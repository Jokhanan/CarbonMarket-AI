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16D831" w14:textId="5A7F0C94" w:rsidR="0002272D" w:rsidRPr="0073796B" w:rsidRDefault="00605B29" w:rsidP="00526774">
      <w:pPr>
        <w:pStyle w:val="Heading1"/>
      </w:pPr>
      <w:bookmarkStart w:id="1" w:name="_Toc106134250"/>
      <w:bookmarkStart w:id="2" w:name="_Toc110433935"/>
      <w:bookmarkStart w:id="3" w:name="_Toc113262582"/>
      <w:bookmarkStart w:id="4" w:name="_Toc130825293"/>
      <w:bookmarkStart w:id="5" w:name="_Toc135818283"/>
      <w:bookmarkStart w:id="6" w:name="_Toc136058870"/>
      <w:bookmarkStart w:id="7" w:name="_Toc136505554"/>
      <w:bookmarkStart w:id="8" w:name="_Toc138752917"/>
      <w:r w:rsidRPr="0073796B">
        <w:t>SAFEGUARDING PRINCIPLES &amp; REQUIREMENTS</w:t>
      </w:r>
      <w:bookmarkEnd w:id="1"/>
      <w:bookmarkEnd w:id="2"/>
      <w:bookmarkEnd w:id="3"/>
      <w:bookmarkEnd w:id="4"/>
      <w:bookmarkEnd w:id="5"/>
      <w:bookmarkEnd w:id="6"/>
      <w:bookmarkEnd w:id="7"/>
      <w:bookmarkEnd w:id="8"/>
    </w:p>
    <w:p w14:paraId="32709004" w14:textId="17C9B9E5" w:rsidR="00F92931" w:rsidRPr="005E36C8" w:rsidRDefault="00526774" w:rsidP="00852FC3">
      <w:pPr>
        <w:snapToGrid w:val="0"/>
        <w:spacing w:after="120"/>
      </w:pPr>
      <w:r>
        <w:rPr>
          <w:noProof/>
          <w14:cntxtAlts w14:val="0"/>
        </w:rPr>
      </w:r>
      <w:r w:rsidR="00526774">
        <w:rPr>
          <w:noProof/>
          <w14:cntxtAlts w14:val="0"/>
        </w:rPr>
        <w:pict w14:anchorId="54F99F07">
          <v:rect id="_x0000_i1025" alt="" style="width:451.3pt;height:.05pt;mso-width-percent:0;mso-height-percent:0;mso-width-percent:0;mso-height-percent:0" o:hralign="center" o:hrstd="t" o:hr="t" fillcolor="#a0a0a0" stroked="f"/>
        </w:pict>
      </w:r>
    </w:p>
    <w:p w14:paraId="2351B67B" w14:textId="3870285F" w:rsidR="000829DE" w:rsidRPr="005A141E" w:rsidRDefault="00120A29" w:rsidP="005A141E">
      <w:r w:rsidRPr="005A141E">
        <w:rPr>
          <w:color w:val="00B9BD"/>
        </w:rPr>
        <w:t xml:space="preserve">PUBLICATION DATE </w:t>
      </w:r>
      <w:r w:rsidRPr="005A141E">
        <w:softHyphen/>
        <w:t xml:space="preserve"> </w:t>
      </w:r>
      <w:r w:rsidRPr="005A141E">
        <w:rPr>
          <w:highlight w:val="yellow"/>
        </w:rPr>
        <w:t>DD/MM/2023</w:t>
      </w:r>
    </w:p>
    <w:p w14:paraId="10D25C09" w14:textId="32B015AF" w:rsidR="000829DE" w:rsidRPr="005A141E" w:rsidRDefault="00120A29" w:rsidP="005A141E">
      <w:r w:rsidRPr="005A141E">
        <w:rPr>
          <w:color w:val="00B9BD"/>
        </w:rPr>
        <w:t xml:space="preserve">VERSION </w:t>
      </w:r>
      <w:r w:rsidRPr="005A141E">
        <w:t>2.</w:t>
      </w:r>
      <w:ins w:id="9" w:author="Anshika Gupta" w:date="2023-06-27T10:20:00Z">
        <w:r w:rsidR="00637E37">
          <w:t>1</w:t>
        </w:r>
      </w:ins>
    </w:p>
    <w:p w14:paraId="71218674" w14:textId="63442F34" w:rsidR="000829DE" w:rsidRPr="005A141E" w:rsidRDefault="00120A29" w:rsidP="005A141E">
      <w:r w:rsidRPr="005A141E">
        <w:rPr>
          <w:color w:val="00B9BD"/>
        </w:rPr>
        <w:t xml:space="preserve">NEXT PLANNED UPDATE </w:t>
      </w:r>
      <w:del w:id="10" w:author="Anshika Gupta" w:date="2023-06-27T14:50:00Z">
        <w:r w:rsidRPr="005A141E">
          <w:rPr>
            <w:highlight w:val="yellow"/>
          </w:rPr>
          <w:delText>DD/MM/202</w:delText>
        </w:r>
        <w:r w:rsidR="005A141E">
          <w:delText>5</w:delText>
        </w:r>
      </w:del>
      <w:ins w:id="11" w:author="Anshika Gupta" w:date="2023-06-27T14:50:00Z">
        <w:r w:rsidR="007E20A3">
          <w:t>18/06/2025</w:t>
        </w:r>
      </w:ins>
    </w:p>
    <w:p w14:paraId="2E301165" w14:textId="77777777" w:rsidR="000829DE" w:rsidRPr="005A141E" w:rsidRDefault="000829DE" w:rsidP="005A141E"/>
    <w:p w14:paraId="480DE626" w14:textId="77777777" w:rsidR="00120A29" w:rsidRPr="005A141E" w:rsidRDefault="00120A29" w:rsidP="005A141E">
      <w:pPr>
        <w:rPr>
          <w:color w:val="00B9BD"/>
        </w:rPr>
      </w:pPr>
      <w:r w:rsidRPr="005A141E">
        <w:rPr>
          <w:color w:val="00B9BD"/>
        </w:rPr>
        <w:t>CONTACT DETAILS</w:t>
      </w:r>
    </w:p>
    <w:p w14:paraId="58430D94" w14:textId="77777777" w:rsidR="00120A29" w:rsidRPr="005A141E" w:rsidRDefault="00120A29" w:rsidP="005A141E">
      <w:pPr>
        <w:rPr>
          <w:sz w:val="20"/>
          <w:szCs w:val="22"/>
        </w:rPr>
      </w:pPr>
      <w:bookmarkStart w:id="12" w:name="_Toc67201930"/>
      <w:bookmarkStart w:id="13" w:name="_Toc67202067"/>
      <w:bookmarkStart w:id="14" w:name="_Toc83140607"/>
      <w:bookmarkStart w:id="15" w:name="_Toc83140680"/>
      <w:bookmarkStart w:id="16" w:name="_Toc83220061"/>
      <w:bookmarkStart w:id="17" w:name="_Toc83304815"/>
      <w:r w:rsidRPr="005A141E">
        <w:rPr>
          <w:sz w:val="20"/>
          <w:szCs w:val="22"/>
        </w:rPr>
        <w:t>The Gold Standard Foundation</w:t>
      </w:r>
      <w:bookmarkEnd w:id="12"/>
      <w:bookmarkEnd w:id="13"/>
      <w:bookmarkEnd w:id="14"/>
      <w:bookmarkEnd w:id="15"/>
      <w:bookmarkEnd w:id="16"/>
      <w:bookmarkEnd w:id="17"/>
      <w:r w:rsidRPr="005A141E">
        <w:rPr>
          <w:sz w:val="20"/>
          <w:szCs w:val="22"/>
        </w:rPr>
        <w:br/>
        <w:t>International Environment House 2</w:t>
      </w:r>
    </w:p>
    <w:p w14:paraId="1F6CD570" w14:textId="77777777" w:rsidR="00120A29" w:rsidRPr="00526774" w:rsidRDefault="00120A29" w:rsidP="005A141E">
      <w:pPr>
        <w:rPr>
          <w:sz w:val="20"/>
          <w:szCs w:val="22"/>
          <w:lang w:val="fr-FR"/>
        </w:rPr>
      </w:pPr>
      <w:r w:rsidRPr="00526774">
        <w:rPr>
          <w:sz w:val="20"/>
          <w:szCs w:val="22"/>
          <w:lang w:val="fr-FR"/>
        </w:rPr>
        <w:t>Chemin de Balexert 7-9</w:t>
      </w:r>
    </w:p>
    <w:p w14:paraId="2D44E808" w14:textId="77777777" w:rsidR="00120A29" w:rsidRPr="00526774" w:rsidRDefault="00120A29" w:rsidP="005A141E">
      <w:pPr>
        <w:rPr>
          <w:sz w:val="20"/>
          <w:szCs w:val="22"/>
          <w:lang w:val="fr-FR"/>
        </w:rPr>
      </w:pPr>
      <w:r w:rsidRPr="00526774">
        <w:rPr>
          <w:sz w:val="20"/>
          <w:szCs w:val="22"/>
          <w:lang w:val="fr-FR"/>
        </w:rPr>
        <w:t>1219 Châtelaine Geneva, Switzerland</w:t>
      </w:r>
    </w:p>
    <w:p w14:paraId="4786332D" w14:textId="77777777" w:rsidR="00120A29" w:rsidRPr="005A141E" w:rsidRDefault="00120A29" w:rsidP="005A141E">
      <w:pPr>
        <w:rPr>
          <w:sz w:val="20"/>
          <w:szCs w:val="22"/>
        </w:rPr>
      </w:pPr>
      <w:r w:rsidRPr="005A141E">
        <w:rPr>
          <w:sz w:val="20"/>
          <w:szCs w:val="22"/>
        </w:rPr>
        <w:t>Tel +41 22 788 70 80</w:t>
      </w:r>
    </w:p>
    <w:p w14:paraId="02662F00" w14:textId="77777777" w:rsidR="00120A29" w:rsidRPr="005A141E" w:rsidRDefault="00120A29" w:rsidP="005A141E">
      <w:pPr>
        <w:rPr>
          <w:sz w:val="20"/>
          <w:szCs w:val="22"/>
        </w:rPr>
      </w:pPr>
      <w:r w:rsidRPr="005A141E">
        <w:rPr>
          <w:sz w:val="20"/>
          <w:szCs w:val="22"/>
        </w:rPr>
        <w:t xml:space="preserve">Email </w:t>
      </w:r>
      <w:hyperlink r:id="rId11" w:history="1">
        <w:r w:rsidRPr="005A141E">
          <w:rPr>
            <w:rStyle w:val="Hyperlink"/>
            <w:sz w:val="20"/>
            <w:szCs w:val="22"/>
          </w:rPr>
          <w:t>help@goldstandard.org</w:t>
        </w:r>
      </w:hyperlink>
    </w:p>
    <w:p w14:paraId="2D274F45" w14:textId="30ED54DE" w:rsidR="007D2F0B" w:rsidRPr="005E36C8" w:rsidRDefault="00526774" w:rsidP="00844414">
      <w:pPr>
        <w:pStyle w:val="FootnoteText"/>
      </w:pPr>
      <w:r>
        <w:rPr>
          <w:noProof/>
          <w14:cntxtAlts w14:val="0"/>
        </w:rPr>
      </w:r>
      <w:r w:rsidR="00526774">
        <w:rPr>
          <w:noProof/>
          <w14:cntxtAlts w14:val="0"/>
        </w:rPr>
        <w:pict w14:anchorId="2B0A0E2A">
          <v:rect id="_x0000_i1026" alt="" style="width:451.3pt;height:.05pt;mso-width-percent:0;mso-height-percent:0;mso-width-percent:0;mso-height-percent:0" o:hralign="center" o:hrstd="t" o:hr="t" fillcolor="#a0a0a0" stroked="f"/>
        </w:pict>
      </w:r>
    </w:p>
    <w:p w14:paraId="5818E58D" w14:textId="77777777" w:rsidR="00765E86" w:rsidRPr="005E36C8" w:rsidRDefault="00765E86" w:rsidP="004E5D58">
      <w:pPr>
        <w:pStyle w:val="Heading6"/>
        <w:spacing w:line="360" w:lineRule="auto"/>
        <w:contextualSpacing/>
      </w:pPr>
      <w:bookmarkStart w:id="18" w:name="_Toc106134251"/>
      <w:bookmarkStart w:id="19" w:name="_Toc110433936"/>
      <w:bookmarkStart w:id="20" w:name="_Toc113262583"/>
      <w:bookmarkStart w:id="21" w:name="_Toc135818284"/>
      <w:r w:rsidRPr="009B7399">
        <w:rPr>
          <w:b/>
          <w:bCs/>
          <w:sz w:val="36"/>
          <w:szCs w:val="40"/>
        </w:rPr>
        <w:t>SUMMARY</w:t>
      </w:r>
      <w:bookmarkEnd w:id="18"/>
      <w:bookmarkEnd w:id="19"/>
      <w:bookmarkEnd w:id="20"/>
      <w:bookmarkEnd w:id="21"/>
    </w:p>
    <w:p w14:paraId="017DD399" w14:textId="2BE83D21" w:rsidR="00765E86" w:rsidRPr="005E36C8" w:rsidRDefault="00DF7B32" w:rsidP="00852FC3">
      <w:pPr>
        <w:snapToGrid w:val="0"/>
        <w:rPr>
          <w:ins w:id="22" w:author="Anshika Gupta" w:date="2022-08-01T20:17:00Z"/>
        </w:rPr>
      </w:pPr>
      <w:r>
        <w:t>C</w:t>
      </w:r>
      <w:r w:rsidR="0096632E" w:rsidRPr="005E36C8">
        <w:t>limate and development projects</w:t>
      </w:r>
      <w:r w:rsidR="0070566E" w:rsidRPr="005E36C8">
        <w:t xml:space="preserve"> are multi-dimensional and often impact more than one </w:t>
      </w:r>
      <w:r w:rsidR="00BE17E3">
        <w:t xml:space="preserve">environmental, social </w:t>
      </w:r>
      <w:r w:rsidR="00C64105">
        <w:t>and/</w:t>
      </w:r>
      <w:r w:rsidR="00D66D4C">
        <w:t xml:space="preserve">or economic </w:t>
      </w:r>
      <w:r w:rsidR="0070566E" w:rsidRPr="005E36C8">
        <w:t xml:space="preserve">aspect. This require various safeguards to be established and implemented to ensure </w:t>
      </w:r>
      <w:r w:rsidR="00EE7187" w:rsidRPr="005E36C8">
        <w:t xml:space="preserve">that any potential negative impact is identified and mitigated at the right moment. </w:t>
      </w:r>
      <w:r w:rsidR="004C1A2D" w:rsidRPr="005E36C8">
        <w:t xml:space="preserve">This document </w:t>
      </w:r>
      <w:r w:rsidR="002959C4">
        <w:t>outlines</w:t>
      </w:r>
      <w:r w:rsidR="004C1A2D" w:rsidRPr="005E36C8">
        <w:t xml:space="preserve"> </w:t>
      </w:r>
      <w:r w:rsidR="00214D78" w:rsidRPr="005E36C8">
        <w:t xml:space="preserve">the process of </w:t>
      </w:r>
      <w:r w:rsidR="00180BA5" w:rsidRPr="005E36C8">
        <w:t>assessing a development project against the established safeguarding principles</w:t>
      </w:r>
      <w:r w:rsidR="00DB73EC" w:rsidRPr="005E36C8">
        <w:t>.</w:t>
      </w:r>
    </w:p>
    <w:p w14:paraId="05A18743" w14:textId="77777777" w:rsidR="00D82A84" w:rsidRPr="005E36C8" w:rsidRDefault="00D82A84" w:rsidP="00852FC3">
      <w:pPr>
        <w:snapToGrid w:val="0"/>
        <w:rPr>
          <w:ins w:id="23" w:author="Anshika Gupta" w:date="2022-08-01T20:17:00Z"/>
        </w:rPr>
      </w:pPr>
    </w:p>
    <w:p w14:paraId="0B589DC7" w14:textId="66B61BDF" w:rsidR="00D82A84" w:rsidRPr="005E36C8" w:rsidRDefault="00D82A84" w:rsidP="00852FC3">
      <w:pPr>
        <w:snapToGrid w:val="0"/>
      </w:pPr>
    </w:p>
    <w:p w14:paraId="532B395F" w14:textId="77777777" w:rsidR="00084B59" w:rsidRPr="005E36C8" w:rsidRDefault="00084B59" w:rsidP="00852FC3">
      <w:pPr>
        <w:snapToGrid w:val="0"/>
        <w:spacing w:after="120"/>
      </w:pPr>
    </w:p>
    <w:p w14:paraId="3C44D278" w14:textId="1C017EEB" w:rsidR="0018149B" w:rsidRPr="005E36C8" w:rsidRDefault="0018149B" w:rsidP="00852FC3">
      <w:r w:rsidRPr="005E36C8">
        <w:br w:type="page"/>
      </w:r>
    </w:p>
    <w:p w14:paraId="374B2C8C" w14:textId="00A01467" w:rsidR="00084B59" w:rsidRPr="00603EA3" w:rsidRDefault="00084B59" w:rsidP="008E3CA4">
      <w:pPr>
        <w:pStyle w:val="H5"/>
        <w:rPr>
          <w:color w:val="FF0000"/>
          <w:sz w:val="28"/>
          <w:szCs w:val="28"/>
        </w:rPr>
      </w:pPr>
      <w:bookmarkStart w:id="24" w:name="_Toc106134252"/>
      <w:bookmarkStart w:id="25" w:name="_Toc136058871"/>
      <w:bookmarkStart w:id="26" w:name="_Toc136505555"/>
      <w:bookmarkStart w:id="27" w:name="_Toc138752918"/>
      <w:r w:rsidRPr="00603EA3">
        <w:rPr>
          <w:color w:val="FF0000"/>
          <w:sz w:val="28"/>
          <w:szCs w:val="28"/>
        </w:rPr>
        <w:lastRenderedPageBreak/>
        <w:t>TABLE OF CONTENTS</w:t>
      </w:r>
      <w:bookmarkEnd w:id="24"/>
      <w:bookmarkEnd w:id="25"/>
      <w:bookmarkEnd w:id="26"/>
      <w:bookmarkEnd w:id="27"/>
    </w:p>
    <w:p w14:paraId="719B05C2" w14:textId="026811FB" w:rsidR="00644287" w:rsidRDefault="004B229F" w:rsidP="00644287">
      <w:pPr>
        <w:pStyle w:val="TOC1"/>
        <w:tabs>
          <w:tab w:val="right" w:leader="dot" w:pos="9622"/>
        </w:tabs>
        <w:rPr>
          <w:ins w:id="28" w:author="Anshika Gupta" w:date="2023-06-27T10:08:00Z"/>
          <w:rFonts w:eastAsiaTheme="minorEastAsia" w:cstheme="minorBidi"/>
          <w:noProof/>
          <w:color w:val="auto"/>
          <w:kern w:val="2"/>
          <w:sz w:val="24"/>
          <w:lang w:val="en-IN" w:eastAsia="en-GB"/>
          <w14:ligatures w14:val="standardContextual"/>
          <w14:cntxtAlts w14:val="0"/>
        </w:rPr>
      </w:pPr>
      <w:r>
        <w:rPr>
          <w:color w:val="4D4D4C"/>
        </w:rPr>
        <w:fldChar w:fldCharType="begin"/>
      </w:r>
      <w:r>
        <w:rPr>
          <w:color w:val="4D4D4C"/>
        </w:rPr>
        <w:instrText xml:space="preserve"> TOC \o "1-5" \h \z \u </w:instrText>
      </w:r>
      <w:r>
        <w:rPr>
          <w:color w:val="4D4D4C"/>
        </w:rPr>
        <w:fldChar w:fldCharType="separate"/>
      </w:r>
    </w:p>
    <w:p w14:paraId="6338DE95" w14:textId="420C41C8" w:rsidR="00644287" w:rsidRDefault="00644287">
      <w:pPr>
        <w:pStyle w:val="TOC3"/>
        <w:rPr>
          <w:ins w:id="29" w:author="Anshika Gupta" w:date="2023-06-27T10:08:00Z"/>
          <w:rFonts w:eastAsiaTheme="minorEastAsia" w:cstheme="minorBidi"/>
          <w:color w:val="auto"/>
          <w:kern w:val="2"/>
          <w:sz w:val="24"/>
          <w:szCs w:val="24"/>
          <w:lang w:val="en-IN" w:eastAsia="en-GB"/>
          <w14:ligatures w14:val="standardContextual"/>
          <w14:cntxtAlts w14:val="0"/>
        </w:rPr>
      </w:pPr>
      <w:ins w:id="30" w:author="Anshika Gupta" w:date="2023-06-27T10:08:00Z">
        <w:r w:rsidRPr="00A736F2">
          <w:rPr>
            <w:rStyle w:val="Hyperlink"/>
          </w:rPr>
          <w:fldChar w:fldCharType="begin"/>
        </w:r>
        <w:r w:rsidRPr="00A736F2">
          <w:rPr>
            <w:rStyle w:val="Hyperlink"/>
          </w:rPr>
          <w:instrText xml:space="preserve"> </w:instrText>
        </w:r>
        <w:r>
          <w:instrText>HYPERLINK \l "_Toc138752919"</w:instrText>
        </w:r>
        <w:r w:rsidRPr="00A736F2">
          <w:rPr>
            <w:rStyle w:val="Hyperlink"/>
          </w:rPr>
          <w:instrText xml:space="preserve"> </w:instrText>
        </w:r>
        <w:r w:rsidRPr="00A736F2">
          <w:rPr>
            <w:rStyle w:val="Hyperlink"/>
          </w:rPr>
        </w:r>
        <w:r w:rsidRPr="00A736F2">
          <w:rPr>
            <w:rStyle w:val="Hyperlink"/>
          </w:rPr>
          <w:fldChar w:fldCharType="separate"/>
        </w:r>
        <w:r w:rsidRPr="00A736F2">
          <w:rPr>
            <w:rStyle w:val="Hyperlink"/>
            <w:rFonts w:ascii="Verdana" w:hAnsi="Verdana"/>
          </w:rPr>
          <w:t>1|</w:t>
        </w:r>
        <w:r>
          <w:rPr>
            <w:rFonts w:eastAsiaTheme="minorEastAsia" w:cstheme="minorBidi"/>
            <w:color w:val="auto"/>
            <w:kern w:val="2"/>
            <w:sz w:val="24"/>
            <w:szCs w:val="24"/>
            <w:lang w:val="en-IN" w:eastAsia="en-GB"/>
            <w14:ligatures w14:val="standardContextual"/>
            <w14:cntxtAlts w14:val="0"/>
          </w:rPr>
          <w:tab/>
        </w:r>
        <w:r w:rsidRPr="00A736F2">
          <w:rPr>
            <w:rStyle w:val="Hyperlink"/>
          </w:rPr>
          <w:t>SCOPE AND APPLICABILITY</w:t>
        </w:r>
        <w:r>
          <w:rPr>
            <w:webHidden/>
          </w:rPr>
          <w:tab/>
        </w:r>
        <w:r>
          <w:rPr>
            <w:webHidden/>
          </w:rPr>
          <w:fldChar w:fldCharType="begin"/>
        </w:r>
        <w:r>
          <w:rPr>
            <w:webHidden/>
          </w:rPr>
          <w:instrText xml:space="preserve"> PAGEREF _Toc138752919 \h </w:instrText>
        </w:r>
      </w:ins>
      <w:r>
        <w:rPr>
          <w:webHidden/>
        </w:rPr>
      </w:r>
      <w:r>
        <w:rPr>
          <w:webHidden/>
        </w:rPr>
        <w:fldChar w:fldCharType="separate"/>
      </w:r>
      <w:ins w:id="31" w:author="Anshika Gupta" w:date="2023-06-27T10:08:00Z">
        <w:r>
          <w:rPr>
            <w:webHidden/>
          </w:rPr>
          <w:t>3</w:t>
        </w:r>
        <w:r>
          <w:rPr>
            <w:webHidden/>
          </w:rPr>
          <w:fldChar w:fldCharType="end"/>
        </w:r>
        <w:r w:rsidRPr="00A736F2">
          <w:rPr>
            <w:rStyle w:val="Hyperlink"/>
          </w:rPr>
          <w:fldChar w:fldCharType="end"/>
        </w:r>
      </w:ins>
    </w:p>
    <w:p w14:paraId="17BFE4C1" w14:textId="238E0BE7" w:rsidR="00644287" w:rsidRDefault="00644287">
      <w:pPr>
        <w:pStyle w:val="TOC3"/>
        <w:rPr>
          <w:ins w:id="32" w:author="Anshika Gupta" w:date="2023-06-27T10:08:00Z"/>
          <w:rFonts w:eastAsiaTheme="minorEastAsia" w:cstheme="minorBidi"/>
          <w:color w:val="auto"/>
          <w:kern w:val="2"/>
          <w:sz w:val="24"/>
          <w:szCs w:val="24"/>
          <w:lang w:val="en-IN" w:eastAsia="en-GB"/>
          <w14:ligatures w14:val="standardContextual"/>
          <w14:cntxtAlts w14:val="0"/>
        </w:rPr>
      </w:pPr>
      <w:ins w:id="33" w:author="Anshika Gupta" w:date="2023-06-27T10:08:00Z">
        <w:r w:rsidRPr="00A736F2">
          <w:rPr>
            <w:rStyle w:val="Hyperlink"/>
          </w:rPr>
          <w:fldChar w:fldCharType="begin"/>
        </w:r>
        <w:r w:rsidRPr="00A736F2">
          <w:rPr>
            <w:rStyle w:val="Hyperlink"/>
          </w:rPr>
          <w:instrText xml:space="preserve"> </w:instrText>
        </w:r>
        <w:r>
          <w:instrText>HYPERLINK \l "_Toc138752920"</w:instrText>
        </w:r>
        <w:r w:rsidRPr="00A736F2">
          <w:rPr>
            <w:rStyle w:val="Hyperlink"/>
          </w:rPr>
          <w:instrText xml:space="preserve"> </w:instrText>
        </w:r>
        <w:r w:rsidRPr="00A736F2">
          <w:rPr>
            <w:rStyle w:val="Hyperlink"/>
          </w:rPr>
        </w:r>
        <w:r w:rsidRPr="00A736F2">
          <w:rPr>
            <w:rStyle w:val="Hyperlink"/>
          </w:rPr>
          <w:fldChar w:fldCharType="separate"/>
        </w:r>
        <w:r w:rsidRPr="00A736F2">
          <w:rPr>
            <w:rStyle w:val="Hyperlink"/>
            <w:rFonts w:ascii="Verdana" w:hAnsi="Verdana"/>
          </w:rPr>
          <w:t>2|</w:t>
        </w:r>
        <w:r>
          <w:rPr>
            <w:rFonts w:eastAsiaTheme="minorEastAsia" w:cstheme="minorBidi"/>
            <w:color w:val="auto"/>
            <w:kern w:val="2"/>
            <w:sz w:val="24"/>
            <w:szCs w:val="24"/>
            <w:lang w:val="en-IN" w:eastAsia="en-GB"/>
            <w14:ligatures w14:val="standardContextual"/>
            <w14:cntxtAlts w14:val="0"/>
          </w:rPr>
          <w:tab/>
        </w:r>
        <w:r w:rsidRPr="00A736F2">
          <w:rPr>
            <w:rStyle w:val="Hyperlink"/>
          </w:rPr>
          <w:t>ENTRY INTO FORCE</w:t>
        </w:r>
        <w:r>
          <w:rPr>
            <w:webHidden/>
          </w:rPr>
          <w:tab/>
        </w:r>
        <w:r>
          <w:rPr>
            <w:webHidden/>
          </w:rPr>
          <w:fldChar w:fldCharType="begin"/>
        </w:r>
        <w:r>
          <w:rPr>
            <w:webHidden/>
          </w:rPr>
          <w:instrText xml:space="preserve"> PAGEREF _Toc138752920 \h </w:instrText>
        </w:r>
      </w:ins>
      <w:r>
        <w:rPr>
          <w:webHidden/>
        </w:rPr>
      </w:r>
      <w:r>
        <w:rPr>
          <w:webHidden/>
        </w:rPr>
        <w:fldChar w:fldCharType="separate"/>
      </w:r>
      <w:ins w:id="34" w:author="Anshika Gupta" w:date="2023-06-27T10:08:00Z">
        <w:r>
          <w:rPr>
            <w:webHidden/>
          </w:rPr>
          <w:t>4</w:t>
        </w:r>
        <w:r>
          <w:rPr>
            <w:webHidden/>
          </w:rPr>
          <w:fldChar w:fldCharType="end"/>
        </w:r>
        <w:r w:rsidRPr="00A736F2">
          <w:rPr>
            <w:rStyle w:val="Hyperlink"/>
          </w:rPr>
          <w:fldChar w:fldCharType="end"/>
        </w:r>
      </w:ins>
    </w:p>
    <w:p w14:paraId="37B785CC" w14:textId="73651204" w:rsidR="00644287" w:rsidRDefault="00644287">
      <w:pPr>
        <w:pStyle w:val="TOC3"/>
        <w:rPr>
          <w:ins w:id="35" w:author="Anshika Gupta" w:date="2023-06-27T10:08:00Z"/>
          <w:rFonts w:eastAsiaTheme="minorEastAsia" w:cstheme="minorBidi"/>
          <w:color w:val="auto"/>
          <w:kern w:val="2"/>
          <w:sz w:val="24"/>
          <w:szCs w:val="24"/>
          <w:lang w:val="en-IN" w:eastAsia="en-GB"/>
          <w14:ligatures w14:val="standardContextual"/>
          <w14:cntxtAlts w14:val="0"/>
        </w:rPr>
      </w:pPr>
      <w:ins w:id="36" w:author="Anshika Gupta" w:date="2023-06-27T10:08:00Z">
        <w:r w:rsidRPr="00A736F2">
          <w:rPr>
            <w:rStyle w:val="Hyperlink"/>
          </w:rPr>
          <w:fldChar w:fldCharType="begin"/>
        </w:r>
        <w:r w:rsidRPr="00A736F2">
          <w:rPr>
            <w:rStyle w:val="Hyperlink"/>
          </w:rPr>
          <w:instrText xml:space="preserve"> </w:instrText>
        </w:r>
        <w:r>
          <w:instrText>HYPERLINK \l "_Toc138752921"</w:instrText>
        </w:r>
        <w:r w:rsidRPr="00A736F2">
          <w:rPr>
            <w:rStyle w:val="Hyperlink"/>
          </w:rPr>
          <w:instrText xml:space="preserve"> </w:instrText>
        </w:r>
        <w:r w:rsidRPr="00A736F2">
          <w:rPr>
            <w:rStyle w:val="Hyperlink"/>
          </w:rPr>
        </w:r>
        <w:r w:rsidRPr="00A736F2">
          <w:rPr>
            <w:rStyle w:val="Hyperlink"/>
          </w:rPr>
          <w:fldChar w:fldCharType="separate"/>
        </w:r>
        <w:r w:rsidRPr="00A736F2">
          <w:rPr>
            <w:rStyle w:val="Hyperlink"/>
            <w:rFonts w:ascii="Verdana" w:hAnsi="Verdana"/>
          </w:rPr>
          <w:t>3|</w:t>
        </w:r>
        <w:r>
          <w:rPr>
            <w:rFonts w:eastAsiaTheme="minorEastAsia" w:cstheme="minorBidi"/>
            <w:color w:val="auto"/>
            <w:kern w:val="2"/>
            <w:sz w:val="24"/>
            <w:szCs w:val="24"/>
            <w:lang w:val="en-IN" w:eastAsia="en-GB"/>
            <w14:ligatures w14:val="standardContextual"/>
            <w14:cntxtAlts w14:val="0"/>
          </w:rPr>
          <w:tab/>
        </w:r>
        <w:r w:rsidRPr="00A736F2">
          <w:rPr>
            <w:rStyle w:val="Hyperlink"/>
          </w:rPr>
          <w:t>DEFINITIONS</w:t>
        </w:r>
        <w:r>
          <w:rPr>
            <w:webHidden/>
          </w:rPr>
          <w:tab/>
        </w:r>
        <w:r>
          <w:rPr>
            <w:webHidden/>
          </w:rPr>
          <w:fldChar w:fldCharType="begin"/>
        </w:r>
        <w:r>
          <w:rPr>
            <w:webHidden/>
          </w:rPr>
          <w:instrText xml:space="preserve"> PAGEREF _Toc138752921 \h </w:instrText>
        </w:r>
      </w:ins>
      <w:r>
        <w:rPr>
          <w:webHidden/>
        </w:rPr>
      </w:r>
      <w:r>
        <w:rPr>
          <w:webHidden/>
        </w:rPr>
        <w:fldChar w:fldCharType="separate"/>
      </w:r>
      <w:ins w:id="37" w:author="Anshika Gupta" w:date="2023-06-27T10:08:00Z">
        <w:r>
          <w:rPr>
            <w:webHidden/>
          </w:rPr>
          <w:t>4</w:t>
        </w:r>
        <w:r>
          <w:rPr>
            <w:webHidden/>
          </w:rPr>
          <w:fldChar w:fldCharType="end"/>
        </w:r>
        <w:r w:rsidRPr="00A736F2">
          <w:rPr>
            <w:rStyle w:val="Hyperlink"/>
          </w:rPr>
          <w:fldChar w:fldCharType="end"/>
        </w:r>
      </w:ins>
    </w:p>
    <w:p w14:paraId="1694BA1B" w14:textId="25625EBE" w:rsidR="00644287" w:rsidRDefault="00644287">
      <w:pPr>
        <w:pStyle w:val="TOC3"/>
        <w:rPr>
          <w:ins w:id="38" w:author="Anshika Gupta" w:date="2023-06-27T10:08:00Z"/>
          <w:rFonts w:eastAsiaTheme="minorEastAsia" w:cstheme="minorBidi"/>
          <w:color w:val="auto"/>
          <w:kern w:val="2"/>
          <w:sz w:val="24"/>
          <w:szCs w:val="24"/>
          <w:lang w:val="en-IN" w:eastAsia="en-GB"/>
          <w14:ligatures w14:val="standardContextual"/>
          <w14:cntxtAlts w14:val="0"/>
        </w:rPr>
      </w:pPr>
      <w:ins w:id="39" w:author="Anshika Gupta" w:date="2023-06-27T10:08:00Z">
        <w:r w:rsidRPr="00A736F2">
          <w:rPr>
            <w:rStyle w:val="Hyperlink"/>
          </w:rPr>
          <w:fldChar w:fldCharType="begin"/>
        </w:r>
        <w:r w:rsidRPr="00A736F2">
          <w:rPr>
            <w:rStyle w:val="Hyperlink"/>
          </w:rPr>
          <w:instrText xml:space="preserve"> </w:instrText>
        </w:r>
        <w:r>
          <w:instrText>HYPERLINK \l "_Toc138752922"</w:instrText>
        </w:r>
        <w:r w:rsidRPr="00A736F2">
          <w:rPr>
            <w:rStyle w:val="Hyperlink"/>
          </w:rPr>
          <w:instrText xml:space="preserve"> </w:instrText>
        </w:r>
        <w:r w:rsidRPr="00A736F2">
          <w:rPr>
            <w:rStyle w:val="Hyperlink"/>
          </w:rPr>
        </w:r>
        <w:r w:rsidRPr="00A736F2">
          <w:rPr>
            <w:rStyle w:val="Hyperlink"/>
          </w:rPr>
          <w:fldChar w:fldCharType="separate"/>
        </w:r>
        <w:r w:rsidRPr="00A736F2">
          <w:rPr>
            <w:rStyle w:val="Hyperlink"/>
            <w:rFonts w:ascii="Verdana" w:hAnsi="Verdana"/>
          </w:rPr>
          <w:t>4|</w:t>
        </w:r>
        <w:r>
          <w:rPr>
            <w:rFonts w:eastAsiaTheme="minorEastAsia" w:cstheme="minorBidi"/>
            <w:color w:val="auto"/>
            <w:kern w:val="2"/>
            <w:sz w:val="24"/>
            <w:szCs w:val="24"/>
            <w:lang w:val="en-IN" w:eastAsia="en-GB"/>
            <w14:ligatures w14:val="standardContextual"/>
            <w14:cntxtAlts w14:val="0"/>
          </w:rPr>
          <w:tab/>
        </w:r>
        <w:r w:rsidRPr="00A736F2">
          <w:rPr>
            <w:rStyle w:val="Hyperlink"/>
          </w:rPr>
          <w:t>REQUIREMENT</w:t>
        </w:r>
        <w:r>
          <w:rPr>
            <w:webHidden/>
          </w:rPr>
          <w:tab/>
        </w:r>
        <w:r>
          <w:rPr>
            <w:webHidden/>
          </w:rPr>
          <w:fldChar w:fldCharType="begin"/>
        </w:r>
        <w:r>
          <w:rPr>
            <w:webHidden/>
          </w:rPr>
          <w:instrText xml:space="preserve"> PAGEREF _Toc138752922 \h </w:instrText>
        </w:r>
      </w:ins>
      <w:r>
        <w:rPr>
          <w:webHidden/>
        </w:rPr>
      </w:r>
      <w:r>
        <w:rPr>
          <w:webHidden/>
        </w:rPr>
        <w:fldChar w:fldCharType="separate"/>
      </w:r>
      <w:ins w:id="40" w:author="Anshika Gupta" w:date="2023-06-27T10:08:00Z">
        <w:r>
          <w:rPr>
            <w:webHidden/>
          </w:rPr>
          <w:t>8</w:t>
        </w:r>
        <w:r>
          <w:rPr>
            <w:webHidden/>
          </w:rPr>
          <w:fldChar w:fldCharType="end"/>
        </w:r>
        <w:r w:rsidRPr="00A736F2">
          <w:rPr>
            <w:rStyle w:val="Hyperlink"/>
          </w:rPr>
          <w:fldChar w:fldCharType="end"/>
        </w:r>
      </w:ins>
    </w:p>
    <w:p w14:paraId="62B44CDD" w14:textId="3AFA1DD1" w:rsidR="00644287" w:rsidRDefault="00644287">
      <w:pPr>
        <w:pStyle w:val="TOC5"/>
        <w:tabs>
          <w:tab w:val="left" w:pos="1540"/>
          <w:tab w:val="right" w:leader="dot" w:pos="9622"/>
        </w:tabs>
        <w:rPr>
          <w:ins w:id="41" w:author="Anshika Gupta" w:date="2023-06-27T10:08:00Z"/>
          <w:rFonts w:eastAsiaTheme="minorEastAsia" w:cstheme="minorBidi"/>
          <w:noProof/>
          <w:color w:val="auto"/>
          <w:kern w:val="2"/>
          <w:sz w:val="24"/>
          <w:szCs w:val="24"/>
          <w:lang w:val="en-IN" w:eastAsia="en-GB"/>
          <w14:ligatures w14:val="standardContextual"/>
          <w14:cntxtAlts w14:val="0"/>
        </w:rPr>
      </w:pPr>
      <w:ins w:id="42" w:author="Anshika Gupta" w:date="2023-06-27T10:08:00Z">
        <w:r w:rsidRPr="00A736F2">
          <w:rPr>
            <w:rStyle w:val="Hyperlink"/>
            <w:noProof/>
          </w:rPr>
          <w:fldChar w:fldCharType="begin"/>
        </w:r>
        <w:r w:rsidRPr="00A736F2">
          <w:rPr>
            <w:rStyle w:val="Hyperlink"/>
            <w:noProof/>
          </w:rPr>
          <w:instrText xml:space="preserve"> </w:instrText>
        </w:r>
        <w:r>
          <w:rPr>
            <w:noProof/>
          </w:rPr>
          <w:instrText>HYPERLINK \l "_Toc138752923"</w:instrText>
        </w:r>
        <w:r w:rsidRPr="00A736F2">
          <w:rPr>
            <w:rStyle w:val="Hyperlink"/>
            <w:noProof/>
          </w:rPr>
          <w:instrText xml:space="preserve"> </w:instrText>
        </w:r>
        <w:r w:rsidRPr="00A736F2">
          <w:rPr>
            <w:rStyle w:val="Hyperlink"/>
            <w:noProof/>
          </w:rPr>
        </w:r>
        <w:r w:rsidRPr="00A736F2">
          <w:rPr>
            <w:rStyle w:val="Hyperlink"/>
            <w:noProof/>
          </w:rPr>
          <w:fldChar w:fldCharType="separate"/>
        </w:r>
        <w:r w:rsidRPr="00A736F2">
          <w:rPr>
            <w:rStyle w:val="Hyperlink"/>
            <w:noProof/>
          </w:rPr>
          <w:t>4.1 |</w:t>
        </w:r>
        <w:r>
          <w:rPr>
            <w:rFonts w:eastAsiaTheme="minorEastAsia" w:cstheme="minorBidi"/>
            <w:noProof/>
            <w:color w:val="auto"/>
            <w:kern w:val="2"/>
            <w:sz w:val="24"/>
            <w:szCs w:val="24"/>
            <w:lang w:val="en-IN" w:eastAsia="en-GB"/>
            <w14:ligatures w14:val="standardContextual"/>
            <w14:cntxtAlts w14:val="0"/>
          </w:rPr>
          <w:tab/>
        </w:r>
        <w:r w:rsidRPr="00A736F2">
          <w:rPr>
            <w:rStyle w:val="Hyperlink"/>
            <w:noProof/>
          </w:rPr>
          <w:t>General requirements</w:t>
        </w:r>
        <w:r>
          <w:rPr>
            <w:noProof/>
            <w:webHidden/>
          </w:rPr>
          <w:tab/>
        </w:r>
        <w:r>
          <w:rPr>
            <w:noProof/>
            <w:webHidden/>
          </w:rPr>
          <w:fldChar w:fldCharType="begin"/>
        </w:r>
        <w:r>
          <w:rPr>
            <w:noProof/>
            <w:webHidden/>
          </w:rPr>
          <w:instrText xml:space="preserve"> PAGEREF _Toc138752923 \h </w:instrText>
        </w:r>
      </w:ins>
      <w:r>
        <w:rPr>
          <w:noProof/>
          <w:webHidden/>
        </w:rPr>
      </w:r>
      <w:r>
        <w:rPr>
          <w:noProof/>
          <w:webHidden/>
        </w:rPr>
        <w:fldChar w:fldCharType="separate"/>
      </w:r>
      <w:ins w:id="43" w:author="Anshika Gupta" w:date="2023-06-27T10:08:00Z">
        <w:r>
          <w:rPr>
            <w:noProof/>
            <w:webHidden/>
          </w:rPr>
          <w:t>8</w:t>
        </w:r>
        <w:r>
          <w:rPr>
            <w:noProof/>
            <w:webHidden/>
          </w:rPr>
          <w:fldChar w:fldCharType="end"/>
        </w:r>
        <w:r w:rsidRPr="00A736F2">
          <w:rPr>
            <w:rStyle w:val="Hyperlink"/>
            <w:noProof/>
          </w:rPr>
          <w:fldChar w:fldCharType="end"/>
        </w:r>
      </w:ins>
    </w:p>
    <w:p w14:paraId="39F596D3" w14:textId="78ABBDE6" w:rsidR="00644287" w:rsidRDefault="00644287">
      <w:pPr>
        <w:pStyle w:val="TOC5"/>
        <w:tabs>
          <w:tab w:val="left" w:pos="1540"/>
          <w:tab w:val="right" w:leader="dot" w:pos="9622"/>
        </w:tabs>
        <w:rPr>
          <w:ins w:id="44" w:author="Anshika Gupta" w:date="2023-06-27T10:08:00Z"/>
          <w:rFonts w:eastAsiaTheme="minorEastAsia" w:cstheme="minorBidi"/>
          <w:noProof/>
          <w:color w:val="auto"/>
          <w:kern w:val="2"/>
          <w:sz w:val="24"/>
          <w:szCs w:val="24"/>
          <w:lang w:val="en-IN" w:eastAsia="en-GB"/>
          <w14:ligatures w14:val="standardContextual"/>
          <w14:cntxtAlts w14:val="0"/>
        </w:rPr>
      </w:pPr>
      <w:ins w:id="45" w:author="Anshika Gupta" w:date="2023-06-27T10:08:00Z">
        <w:r w:rsidRPr="00A736F2">
          <w:rPr>
            <w:rStyle w:val="Hyperlink"/>
            <w:noProof/>
          </w:rPr>
          <w:fldChar w:fldCharType="begin"/>
        </w:r>
        <w:r w:rsidRPr="00A736F2">
          <w:rPr>
            <w:rStyle w:val="Hyperlink"/>
            <w:noProof/>
          </w:rPr>
          <w:instrText xml:space="preserve"> </w:instrText>
        </w:r>
        <w:r>
          <w:rPr>
            <w:noProof/>
          </w:rPr>
          <w:instrText>HYPERLINK \l "_Toc138752925"</w:instrText>
        </w:r>
        <w:r w:rsidRPr="00A736F2">
          <w:rPr>
            <w:rStyle w:val="Hyperlink"/>
            <w:noProof/>
          </w:rPr>
          <w:instrText xml:space="preserve"> </w:instrText>
        </w:r>
        <w:r w:rsidRPr="00A736F2">
          <w:rPr>
            <w:rStyle w:val="Hyperlink"/>
            <w:noProof/>
          </w:rPr>
        </w:r>
        <w:r w:rsidRPr="00A736F2">
          <w:rPr>
            <w:rStyle w:val="Hyperlink"/>
            <w:noProof/>
          </w:rPr>
          <w:fldChar w:fldCharType="separate"/>
        </w:r>
        <w:r w:rsidRPr="00A736F2">
          <w:rPr>
            <w:rStyle w:val="Hyperlink"/>
            <w:noProof/>
          </w:rPr>
          <w:t>4.2 |</w:t>
        </w:r>
        <w:r>
          <w:rPr>
            <w:rFonts w:eastAsiaTheme="minorEastAsia" w:cstheme="minorBidi"/>
            <w:noProof/>
            <w:color w:val="auto"/>
            <w:kern w:val="2"/>
            <w:sz w:val="24"/>
            <w:szCs w:val="24"/>
            <w:lang w:val="en-IN" w:eastAsia="en-GB"/>
            <w14:ligatures w14:val="standardContextual"/>
            <w14:cntxtAlts w14:val="0"/>
          </w:rPr>
          <w:tab/>
        </w:r>
        <w:r w:rsidRPr="00A736F2">
          <w:rPr>
            <w:rStyle w:val="Hyperlink"/>
            <w:noProof/>
          </w:rPr>
          <w:t>Expert stakeholder requirements</w:t>
        </w:r>
        <w:r>
          <w:rPr>
            <w:noProof/>
            <w:webHidden/>
          </w:rPr>
          <w:tab/>
        </w:r>
        <w:r>
          <w:rPr>
            <w:noProof/>
            <w:webHidden/>
          </w:rPr>
          <w:fldChar w:fldCharType="begin"/>
        </w:r>
        <w:r>
          <w:rPr>
            <w:noProof/>
            <w:webHidden/>
          </w:rPr>
          <w:instrText xml:space="preserve"> PAGEREF _Toc138752925 \h </w:instrText>
        </w:r>
      </w:ins>
      <w:r>
        <w:rPr>
          <w:noProof/>
          <w:webHidden/>
        </w:rPr>
      </w:r>
      <w:r>
        <w:rPr>
          <w:noProof/>
          <w:webHidden/>
        </w:rPr>
        <w:fldChar w:fldCharType="separate"/>
      </w:r>
      <w:ins w:id="46" w:author="Anshika Gupta" w:date="2023-06-27T10:08:00Z">
        <w:r>
          <w:rPr>
            <w:noProof/>
            <w:webHidden/>
          </w:rPr>
          <w:t>9</w:t>
        </w:r>
        <w:r>
          <w:rPr>
            <w:noProof/>
            <w:webHidden/>
          </w:rPr>
          <w:fldChar w:fldCharType="end"/>
        </w:r>
        <w:r w:rsidRPr="00A736F2">
          <w:rPr>
            <w:rStyle w:val="Hyperlink"/>
            <w:noProof/>
          </w:rPr>
          <w:fldChar w:fldCharType="end"/>
        </w:r>
      </w:ins>
    </w:p>
    <w:p w14:paraId="1DA7DCA5" w14:textId="38D5D5CD" w:rsidR="00644287" w:rsidRDefault="00644287">
      <w:pPr>
        <w:pStyle w:val="TOC5"/>
        <w:tabs>
          <w:tab w:val="left" w:pos="1540"/>
          <w:tab w:val="right" w:leader="dot" w:pos="9622"/>
        </w:tabs>
        <w:rPr>
          <w:ins w:id="47" w:author="Anshika Gupta" w:date="2023-06-27T10:08:00Z"/>
          <w:rFonts w:eastAsiaTheme="minorEastAsia" w:cstheme="minorBidi"/>
          <w:noProof/>
          <w:color w:val="auto"/>
          <w:kern w:val="2"/>
          <w:sz w:val="24"/>
          <w:szCs w:val="24"/>
          <w:lang w:val="en-IN" w:eastAsia="en-GB"/>
          <w14:ligatures w14:val="standardContextual"/>
          <w14:cntxtAlts w14:val="0"/>
        </w:rPr>
      </w:pPr>
      <w:ins w:id="48" w:author="Anshika Gupta" w:date="2023-06-27T10:08:00Z">
        <w:r w:rsidRPr="00A736F2">
          <w:rPr>
            <w:rStyle w:val="Hyperlink"/>
            <w:noProof/>
          </w:rPr>
          <w:fldChar w:fldCharType="begin"/>
        </w:r>
        <w:r w:rsidRPr="00A736F2">
          <w:rPr>
            <w:rStyle w:val="Hyperlink"/>
            <w:noProof/>
          </w:rPr>
          <w:instrText xml:space="preserve"> </w:instrText>
        </w:r>
        <w:r>
          <w:rPr>
            <w:noProof/>
          </w:rPr>
          <w:instrText>HYPERLINK \l "_Toc138752926"</w:instrText>
        </w:r>
        <w:r w:rsidRPr="00A736F2">
          <w:rPr>
            <w:rStyle w:val="Hyperlink"/>
            <w:noProof/>
          </w:rPr>
          <w:instrText xml:space="preserve"> </w:instrText>
        </w:r>
        <w:r w:rsidRPr="00A736F2">
          <w:rPr>
            <w:rStyle w:val="Hyperlink"/>
            <w:noProof/>
          </w:rPr>
        </w:r>
        <w:r w:rsidRPr="00A736F2">
          <w:rPr>
            <w:rStyle w:val="Hyperlink"/>
            <w:noProof/>
          </w:rPr>
          <w:fldChar w:fldCharType="separate"/>
        </w:r>
        <w:r w:rsidRPr="00A736F2">
          <w:rPr>
            <w:rStyle w:val="Hyperlink"/>
            <w:noProof/>
          </w:rPr>
          <w:t>4.3 |</w:t>
        </w:r>
        <w:r>
          <w:rPr>
            <w:rFonts w:eastAsiaTheme="minorEastAsia" w:cstheme="minorBidi"/>
            <w:noProof/>
            <w:color w:val="auto"/>
            <w:kern w:val="2"/>
            <w:sz w:val="24"/>
            <w:szCs w:val="24"/>
            <w:lang w:val="en-IN" w:eastAsia="en-GB"/>
            <w14:ligatures w14:val="standardContextual"/>
            <w14:cntxtAlts w14:val="0"/>
          </w:rPr>
          <w:tab/>
        </w:r>
        <w:r w:rsidRPr="00A736F2">
          <w:rPr>
            <w:rStyle w:val="Hyperlink"/>
            <w:noProof/>
          </w:rPr>
          <w:t>Supporting document and evidence</w:t>
        </w:r>
        <w:r>
          <w:rPr>
            <w:noProof/>
            <w:webHidden/>
          </w:rPr>
          <w:tab/>
        </w:r>
        <w:r>
          <w:rPr>
            <w:noProof/>
            <w:webHidden/>
          </w:rPr>
          <w:fldChar w:fldCharType="begin"/>
        </w:r>
        <w:r>
          <w:rPr>
            <w:noProof/>
            <w:webHidden/>
          </w:rPr>
          <w:instrText xml:space="preserve"> PAGEREF _Toc138752926 \h </w:instrText>
        </w:r>
      </w:ins>
      <w:r>
        <w:rPr>
          <w:noProof/>
          <w:webHidden/>
        </w:rPr>
      </w:r>
      <w:r>
        <w:rPr>
          <w:noProof/>
          <w:webHidden/>
        </w:rPr>
        <w:fldChar w:fldCharType="separate"/>
      </w:r>
      <w:ins w:id="49" w:author="Anshika Gupta" w:date="2023-06-27T10:08:00Z">
        <w:r>
          <w:rPr>
            <w:noProof/>
            <w:webHidden/>
          </w:rPr>
          <w:t>10</w:t>
        </w:r>
        <w:r>
          <w:rPr>
            <w:noProof/>
            <w:webHidden/>
          </w:rPr>
          <w:fldChar w:fldCharType="end"/>
        </w:r>
        <w:r w:rsidRPr="00A736F2">
          <w:rPr>
            <w:rStyle w:val="Hyperlink"/>
            <w:noProof/>
          </w:rPr>
          <w:fldChar w:fldCharType="end"/>
        </w:r>
      </w:ins>
    </w:p>
    <w:p w14:paraId="4BC85E10" w14:textId="1A1ACAD7" w:rsidR="00644287" w:rsidRDefault="00644287">
      <w:pPr>
        <w:pStyle w:val="TOC3"/>
        <w:rPr>
          <w:ins w:id="50" w:author="Anshika Gupta" w:date="2023-06-27T10:08:00Z"/>
          <w:rFonts w:eastAsiaTheme="minorEastAsia" w:cstheme="minorBidi"/>
          <w:color w:val="auto"/>
          <w:kern w:val="2"/>
          <w:sz w:val="24"/>
          <w:szCs w:val="24"/>
          <w:lang w:val="en-IN" w:eastAsia="en-GB"/>
          <w14:ligatures w14:val="standardContextual"/>
          <w14:cntxtAlts w14:val="0"/>
        </w:rPr>
      </w:pPr>
      <w:ins w:id="51" w:author="Anshika Gupta" w:date="2023-06-27T10:08:00Z">
        <w:r w:rsidRPr="00A736F2">
          <w:rPr>
            <w:rStyle w:val="Hyperlink"/>
          </w:rPr>
          <w:fldChar w:fldCharType="begin"/>
        </w:r>
        <w:r w:rsidRPr="00A736F2">
          <w:rPr>
            <w:rStyle w:val="Hyperlink"/>
          </w:rPr>
          <w:instrText xml:space="preserve"> </w:instrText>
        </w:r>
        <w:r>
          <w:instrText>HYPERLINK \l "_Toc138752927"</w:instrText>
        </w:r>
        <w:r w:rsidRPr="00A736F2">
          <w:rPr>
            <w:rStyle w:val="Hyperlink"/>
          </w:rPr>
          <w:instrText xml:space="preserve"> </w:instrText>
        </w:r>
        <w:r w:rsidRPr="00A736F2">
          <w:rPr>
            <w:rStyle w:val="Hyperlink"/>
          </w:rPr>
        </w:r>
        <w:r w:rsidRPr="00A736F2">
          <w:rPr>
            <w:rStyle w:val="Hyperlink"/>
          </w:rPr>
          <w:fldChar w:fldCharType="separate"/>
        </w:r>
        <w:r w:rsidRPr="00A736F2">
          <w:rPr>
            <w:rStyle w:val="Hyperlink"/>
            <w:rFonts w:ascii="Verdana" w:hAnsi="Verdana"/>
          </w:rPr>
          <w:t>5|</w:t>
        </w:r>
        <w:r>
          <w:rPr>
            <w:rFonts w:eastAsiaTheme="minorEastAsia" w:cstheme="minorBidi"/>
            <w:color w:val="auto"/>
            <w:kern w:val="2"/>
            <w:sz w:val="24"/>
            <w:szCs w:val="24"/>
            <w:lang w:val="en-IN" w:eastAsia="en-GB"/>
            <w14:ligatures w14:val="standardContextual"/>
            <w14:cntxtAlts w14:val="0"/>
          </w:rPr>
          <w:tab/>
        </w:r>
        <w:r w:rsidRPr="00A736F2">
          <w:rPr>
            <w:rStyle w:val="Hyperlink"/>
          </w:rPr>
          <w:t>ASSESSMENT PROCEDURE</w:t>
        </w:r>
        <w:r>
          <w:rPr>
            <w:webHidden/>
          </w:rPr>
          <w:tab/>
        </w:r>
        <w:r>
          <w:rPr>
            <w:webHidden/>
          </w:rPr>
          <w:fldChar w:fldCharType="begin"/>
        </w:r>
        <w:r>
          <w:rPr>
            <w:webHidden/>
          </w:rPr>
          <w:instrText xml:space="preserve"> PAGEREF _Toc138752927 \h </w:instrText>
        </w:r>
      </w:ins>
      <w:r>
        <w:rPr>
          <w:webHidden/>
        </w:rPr>
      </w:r>
      <w:r>
        <w:rPr>
          <w:webHidden/>
        </w:rPr>
        <w:fldChar w:fldCharType="separate"/>
      </w:r>
      <w:ins w:id="52" w:author="Anshika Gupta" w:date="2023-06-27T10:08:00Z">
        <w:r>
          <w:rPr>
            <w:webHidden/>
          </w:rPr>
          <w:t>10</w:t>
        </w:r>
        <w:r>
          <w:rPr>
            <w:webHidden/>
          </w:rPr>
          <w:fldChar w:fldCharType="end"/>
        </w:r>
        <w:r w:rsidRPr="00A736F2">
          <w:rPr>
            <w:rStyle w:val="Hyperlink"/>
          </w:rPr>
          <w:fldChar w:fldCharType="end"/>
        </w:r>
      </w:ins>
    </w:p>
    <w:p w14:paraId="4309661B" w14:textId="1FC5FBBC" w:rsidR="00644287" w:rsidRDefault="00644287">
      <w:pPr>
        <w:pStyle w:val="TOC2"/>
        <w:tabs>
          <w:tab w:val="left" w:pos="880"/>
          <w:tab w:val="right" w:leader="dot" w:pos="9622"/>
        </w:tabs>
        <w:rPr>
          <w:ins w:id="53" w:author="Anshika Gupta" w:date="2023-06-27T10:08:00Z"/>
          <w:rFonts w:eastAsiaTheme="minorEastAsia" w:cstheme="minorBidi"/>
          <w:bCs w:val="0"/>
          <w:caps w:val="0"/>
          <w:noProof/>
          <w:color w:val="auto"/>
          <w:kern w:val="2"/>
          <w:sz w:val="24"/>
          <w:szCs w:val="24"/>
          <w:lang w:val="en-IN" w:eastAsia="en-GB"/>
          <w14:ligatures w14:val="standardContextual"/>
          <w14:cntxtAlts w14:val="0"/>
        </w:rPr>
      </w:pPr>
      <w:ins w:id="54" w:author="Anshika Gupta" w:date="2023-06-27T10:08:00Z">
        <w:r w:rsidRPr="00A736F2">
          <w:rPr>
            <w:rStyle w:val="Hyperlink"/>
            <w:noProof/>
          </w:rPr>
          <w:fldChar w:fldCharType="begin"/>
        </w:r>
        <w:r w:rsidRPr="00A736F2">
          <w:rPr>
            <w:rStyle w:val="Hyperlink"/>
            <w:noProof/>
          </w:rPr>
          <w:instrText xml:space="preserve"> </w:instrText>
        </w:r>
        <w:r>
          <w:rPr>
            <w:noProof/>
          </w:rPr>
          <w:instrText>HYPERLINK \l "_Toc138752929"</w:instrText>
        </w:r>
        <w:r w:rsidRPr="00A736F2">
          <w:rPr>
            <w:rStyle w:val="Hyperlink"/>
            <w:noProof/>
          </w:rPr>
          <w:instrText xml:space="preserve"> </w:instrText>
        </w:r>
        <w:r w:rsidRPr="00A736F2">
          <w:rPr>
            <w:rStyle w:val="Hyperlink"/>
            <w:noProof/>
          </w:rPr>
        </w:r>
        <w:r w:rsidRPr="00A736F2">
          <w:rPr>
            <w:rStyle w:val="Hyperlink"/>
            <w:noProof/>
          </w:rPr>
          <w:fldChar w:fldCharType="separate"/>
        </w:r>
        <w:r w:rsidRPr="00A736F2">
          <w:rPr>
            <w:rStyle w:val="Hyperlink"/>
            <w:rFonts w:ascii="Verdana" w:hAnsi="Verdana"/>
            <w:noProof/>
          </w:rPr>
          <w:t>P.1 |</w:t>
        </w:r>
        <w:r>
          <w:rPr>
            <w:rFonts w:eastAsiaTheme="minorEastAsia" w:cstheme="minorBidi"/>
            <w:bCs w:val="0"/>
            <w:caps w:val="0"/>
            <w:noProof/>
            <w:color w:val="auto"/>
            <w:kern w:val="2"/>
            <w:sz w:val="24"/>
            <w:szCs w:val="24"/>
            <w:lang w:val="en-IN" w:eastAsia="en-GB"/>
            <w14:ligatures w14:val="standardContextual"/>
            <w14:cntxtAlts w14:val="0"/>
          </w:rPr>
          <w:tab/>
        </w:r>
        <w:r w:rsidRPr="00A736F2">
          <w:rPr>
            <w:rStyle w:val="Hyperlink"/>
            <w:noProof/>
          </w:rPr>
          <w:t>Human Rights</w:t>
        </w:r>
        <w:r>
          <w:rPr>
            <w:noProof/>
            <w:webHidden/>
          </w:rPr>
          <w:tab/>
        </w:r>
        <w:r>
          <w:rPr>
            <w:noProof/>
            <w:webHidden/>
          </w:rPr>
          <w:fldChar w:fldCharType="begin"/>
        </w:r>
        <w:r>
          <w:rPr>
            <w:noProof/>
            <w:webHidden/>
          </w:rPr>
          <w:instrText xml:space="preserve"> PAGEREF _Toc138752929 \h </w:instrText>
        </w:r>
      </w:ins>
      <w:r>
        <w:rPr>
          <w:noProof/>
          <w:webHidden/>
        </w:rPr>
      </w:r>
      <w:r>
        <w:rPr>
          <w:noProof/>
          <w:webHidden/>
        </w:rPr>
        <w:fldChar w:fldCharType="separate"/>
      </w:r>
      <w:ins w:id="55" w:author="Anshika Gupta" w:date="2023-06-27T10:08:00Z">
        <w:r>
          <w:rPr>
            <w:noProof/>
            <w:webHidden/>
          </w:rPr>
          <w:t>12</w:t>
        </w:r>
        <w:r>
          <w:rPr>
            <w:noProof/>
            <w:webHidden/>
          </w:rPr>
          <w:fldChar w:fldCharType="end"/>
        </w:r>
        <w:r w:rsidRPr="00A736F2">
          <w:rPr>
            <w:rStyle w:val="Hyperlink"/>
            <w:noProof/>
          </w:rPr>
          <w:fldChar w:fldCharType="end"/>
        </w:r>
      </w:ins>
    </w:p>
    <w:p w14:paraId="5A9EFF43" w14:textId="69FB5B40" w:rsidR="00644287" w:rsidRDefault="00644287">
      <w:pPr>
        <w:pStyle w:val="TOC2"/>
        <w:tabs>
          <w:tab w:val="left" w:pos="880"/>
          <w:tab w:val="right" w:leader="dot" w:pos="9622"/>
        </w:tabs>
        <w:rPr>
          <w:ins w:id="56" w:author="Anshika Gupta" w:date="2023-06-27T10:08:00Z"/>
          <w:rFonts w:eastAsiaTheme="minorEastAsia" w:cstheme="minorBidi"/>
          <w:bCs w:val="0"/>
          <w:caps w:val="0"/>
          <w:noProof/>
          <w:color w:val="auto"/>
          <w:kern w:val="2"/>
          <w:sz w:val="24"/>
          <w:szCs w:val="24"/>
          <w:lang w:val="en-IN" w:eastAsia="en-GB"/>
          <w14:ligatures w14:val="standardContextual"/>
          <w14:cntxtAlts w14:val="0"/>
        </w:rPr>
      </w:pPr>
      <w:ins w:id="57" w:author="Anshika Gupta" w:date="2023-06-27T10:08:00Z">
        <w:r w:rsidRPr="00A736F2">
          <w:rPr>
            <w:rStyle w:val="Hyperlink"/>
            <w:noProof/>
          </w:rPr>
          <w:fldChar w:fldCharType="begin"/>
        </w:r>
        <w:r w:rsidRPr="00A736F2">
          <w:rPr>
            <w:rStyle w:val="Hyperlink"/>
            <w:noProof/>
          </w:rPr>
          <w:instrText xml:space="preserve"> </w:instrText>
        </w:r>
        <w:r>
          <w:rPr>
            <w:noProof/>
          </w:rPr>
          <w:instrText>HYPERLINK \l "_Toc138752930"</w:instrText>
        </w:r>
        <w:r w:rsidRPr="00A736F2">
          <w:rPr>
            <w:rStyle w:val="Hyperlink"/>
            <w:noProof/>
          </w:rPr>
          <w:instrText xml:space="preserve"> </w:instrText>
        </w:r>
        <w:r w:rsidRPr="00A736F2">
          <w:rPr>
            <w:rStyle w:val="Hyperlink"/>
            <w:noProof/>
          </w:rPr>
        </w:r>
        <w:r w:rsidRPr="00A736F2">
          <w:rPr>
            <w:rStyle w:val="Hyperlink"/>
            <w:noProof/>
          </w:rPr>
          <w:fldChar w:fldCharType="separate"/>
        </w:r>
        <w:r w:rsidRPr="00A736F2">
          <w:rPr>
            <w:rStyle w:val="Hyperlink"/>
            <w:rFonts w:ascii="Verdana" w:hAnsi="Verdana"/>
            <w:noProof/>
          </w:rPr>
          <w:t>P.2 |</w:t>
        </w:r>
        <w:r>
          <w:rPr>
            <w:rFonts w:eastAsiaTheme="minorEastAsia" w:cstheme="minorBidi"/>
            <w:bCs w:val="0"/>
            <w:caps w:val="0"/>
            <w:noProof/>
            <w:color w:val="auto"/>
            <w:kern w:val="2"/>
            <w:sz w:val="24"/>
            <w:szCs w:val="24"/>
            <w:lang w:val="en-IN" w:eastAsia="en-GB"/>
            <w14:ligatures w14:val="standardContextual"/>
            <w14:cntxtAlts w14:val="0"/>
          </w:rPr>
          <w:tab/>
        </w:r>
        <w:r w:rsidRPr="00A736F2">
          <w:rPr>
            <w:rStyle w:val="Hyperlink"/>
            <w:noProof/>
          </w:rPr>
          <w:t>Gender Equality and Women’s Empowerment</w:t>
        </w:r>
        <w:r>
          <w:rPr>
            <w:noProof/>
            <w:webHidden/>
          </w:rPr>
          <w:tab/>
        </w:r>
        <w:r>
          <w:rPr>
            <w:noProof/>
            <w:webHidden/>
          </w:rPr>
          <w:fldChar w:fldCharType="begin"/>
        </w:r>
        <w:r>
          <w:rPr>
            <w:noProof/>
            <w:webHidden/>
          </w:rPr>
          <w:instrText xml:space="preserve"> PAGEREF _Toc138752930 \h </w:instrText>
        </w:r>
      </w:ins>
      <w:r>
        <w:rPr>
          <w:noProof/>
          <w:webHidden/>
        </w:rPr>
      </w:r>
      <w:r>
        <w:rPr>
          <w:noProof/>
          <w:webHidden/>
        </w:rPr>
        <w:fldChar w:fldCharType="separate"/>
      </w:r>
      <w:ins w:id="58" w:author="Anshika Gupta" w:date="2023-06-27T10:08:00Z">
        <w:r>
          <w:rPr>
            <w:noProof/>
            <w:webHidden/>
          </w:rPr>
          <w:t>13</w:t>
        </w:r>
        <w:r>
          <w:rPr>
            <w:noProof/>
            <w:webHidden/>
          </w:rPr>
          <w:fldChar w:fldCharType="end"/>
        </w:r>
        <w:r w:rsidRPr="00A736F2">
          <w:rPr>
            <w:rStyle w:val="Hyperlink"/>
            <w:noProof/>
          </w:rPr>
          <w:fldChar w:fldCharType="end"/>
        </w:r>
      </w:ins>
    </w:p>
    <w:p w14:paraId="20B384EF" w14:textId="6AE9F950" w:rsidR="00644287" w:rsidRDefault="00644287">
      <w:pPr>
        <w:pStyle w:val="TOC2"/>
        <w:tabs>
          <w:tab w:val="left" w:pos="880"/>
          <w:tab w:val="right" w:leader="dot" w:pos="9622"/>
        </w:tabs>
        <w:rPr>
          <w:ins w:id="59" w:author="Anshika Gupta" w:date="2023-06-27T10:08:00Z"/>
          <w:rFonts w:eastAsiaTheme="minorEastAsia" w:cstheme="minorBidi"/>
          <w:bCs w:val="0"/>
          <w:caps w:val="0"/>
          <w:noProof/>
          <w:color w:val="auto"/>
          <w:kern w:val="2"/>
          <w:sz w:val="24"/>
          <w:szCs w:val="24"/>
          <w:lang w:val="en-IN" w:eastAsia="en-GB"/>
          <w14:ligatures w14:val="standardContextual"/>
          <w14:cntxtAlts w14:val="0"/>
        </w:rPr>
      </w:pPr>
      <w:ins w:id="60" w:author="Anshika Gupta" w:date="2023-06-27T10:08:00Z">
        <w:r w:rsidRPr="00A736F2">
          <w:rPr>
            <w:rStyle w:val="Hyperlink"/>
            <w:noProof/>
          </w:rPr>
          <w:fldChar w:fldCharType="begin"/>
        </w:r>
        <w:r w:rsidRPr="00A736F2">
          <w:rPr>
            <w:rStyle w:val="Hyperlink"/>
            <w:noProof/>
          </w:rPr>
          <w:instrText xml:space="preserve"> </w:instrText>
        </w:r>
        <w:r>
          <w:rPr>
            <w:noProof/>
          </w:rPr>
          <w:instrText>HYPERLINK \l "_Toc138752931"</w:instrText>
        </w:r>
        <w:r w:rsidRPr="00A736F2">
          <w:rPr>
            <w:rStyle w:val="Hyperlink"/>
            <w:noProof/>
          </w:rPr>
          <w:instrText xml:space="preserve"> </w:instrText>
        </w:r>
        <w:r w:rsidRPr="00A736F2">
          <w:rPr>
            <w:rStyle w:val="Hyperlink"/>
            <w:noProof/>
          </w:rPr>
        </w:r>
        <w:r w:rsidRPr="00A736F2">
          <w:rPr>
            <w:rStyle w:val="Hyperlink"/>
            <w:noProof/>
          </w:rPr>
          <w:fldChar w:fldCharType="separate"/>
        </w:r>
        <w:r w:rsidRPr="00A736F2">
          <w:rPr>
            <w:rStyle w:val="Hyperlink"/>
            <w:rFonts w:ascii="Verdana" w:hAnsi="Verdana"/>
            <w:noProof/>
          </w:rPr>
          <w:t>P.3 |</w:t>
        </w:r>
        <w:r>
          <w:rPr>
            <w:rFonts w:eastAsiaTheme="minorEastAsia" w:cstheme="minorBidi"/>
            <w:bCs w:val="0"/>
            <w:caps w:val="0"/>
            <w:noProof/>
            <w:color w:val="auto"/>
            <w:kern w:val="2"/>
            <w:sz w:val="24"/>
            <w:szCs w:val="24"/>
            <w:lang w:val="en-IN" w:eastAsia="en-GB"/>
            <w14:ligatures w14:val="standardContextual"/>
            <w14:cntxtAlts w14:val="0"/>
          </w:rPr>
          <w:tab/>
        </w:r>
        <w:r w:rsidRPr="00A736F2">
          <w:rPr>
            <w:rStyle w:val="Hyperlink"/>
            <w:noProof/>
          </w:rPr>
          <w:t>Community Health AND Safety</w:t>
        </w:r>
        <w:r>
          <w:rPr>
            <w:noProof/>
            <w:webHidden/>
          </w:rPr>
          <w:tab/>
        </w:r>
        <w:r>
          <w:rPr>
            <w:noProof/>
            <w:webHidden/>
          </w:rPr>
          <w:fldChar w:fldCharType="begin"/>
        </w:r>
        <w:r>
          <w:rPr>
            <w:noProof/>
            <w:webHidden/>
          </w:rPr>
          <w:instrText xml:space="preserve"> PAGEREF _Toc138752931 \h </w:instrText>
        </w:r>
      </w:ins>
      <w:r>
        <w:rPr>
          <w:noProof/>
          <w:webHidden/>
        </w:rPr>
      </w:r>
      <w:r>
        <w:rPr>
          <w:noProof/>
          <w:webHidden/>
        </w:rPr>
        <w:fldChar w:fldCharType="separate"/>
      </w:r>
      <w:ins w:id="61" w:author="Anshika Gupta" w:date="2023-06-27T10:08:00Z">
        <w:r>
          <w:rPr>
            <w:noProof/>
            <w:webHidden/>
          </w:rPr>
          <w:t>14</w:t>
        </w:r>
        <w:r>
          <w:rPr>
            <w:noProof/>
            <w:webHidden/>
          </w:rPr>
          <w:fldChar w:fldCharType="end"/>
        </w:r>
        <w:r w:rsidRPr="00A736F2">
          <w:rPr>
            <w:rStyle w:val="Hyperlink"/>
            <w:noProof/>
          </w:rPr>
          <w:fldChar w:fldCharType="end"/>
        </w:r>
      </w:ins>
    </w:p>
    <w:p w14:paraId="21FF8544" w14:textId="664E71D6" w:rsidR="00644287" w:rsidRDefault="00644287">
      <w:pPr>
        <w:pStyle w:val="TOC2"/>
        <w:tabs>
          <w:tab w:val="left" w:pos="880"/>
          <w:tab w:val="right" w:leader="dot" w:pos="9622"/>
        </w:tabs>
        <w:rPr>
          <w:ins w:id="62" w:author="Anshika Gupta" w:date="2023-06-27T10:08:00Z"/>
          <w:rFonts w:eastAsiaTheme="minorEastAsia" w:cstheme="minorBidi"/>
          <w:bCs w:val="0"/>
          <w:caps w:val="0"/>
          <w:noProof/>
          <w:color w:val="auto"/>
          <w:kern w:val="2"/>
          <w:sz w:val="24"/>
          <w:szCs w:val="24"/>
          <w:lang w:val="en-IN" w:eastAsia="en-GB"/>
          <w14:ligatures w14:val="standardContextual"/>
          <w14:cntxtAlts w14:val="0"/>
        </w:rPr>
      </w:pPr>
      <w:ins w:id="63" w:author="Anshika Gupta" w:date="2023-06-27T10:08:00Z">
        <w:r w:rsidRPr="00A736F2">
          <w:rPr>
            <w:rStyle w:val="Hyperlink"/>
            <w:noProof/>
          </w:rPr>
          <w:fldChar w:fldCharType="begin"/>
        </w:r>
        <w:r w:rsidRPr="00A736F2">
          <w:rPr>
            <w:rStyle w:val="Hyperlink"/>
            <w:noProof/>
          </w:rPr>
          <w:instrText xml:space="preserve"> </w:instrText>
        </w:r>
        <w:r>
          <w:rPr>
            <w:noProof/>
          </w:rPr>
          <w:instrText>HYPERLINK \l "_Toc138752932"</w:instrText>
        </w:r>
        <w:r w:rsidRPr="00A736F2">
          <w:rPr>
            <w:rStyle w:val="Hyperlink"/>
            <w:noProof/>
          </w:rPr>
          <w:instrText xml:space="preserve"> </w:instrText>
        </w:r>
        <w:r w:rsidRPr="00A736F2">
          <w:rPr>
            <w:rStyle w:val="Hyperlink"/>
            <w:noProof/>
          </w:rPr>
        </w:r>
        <w:r w:rsidRPr="00A736F2">
          <w:rPr>
            <w:rStyle w:val="Hyperlink"/>
            <w:noProof/>
          </w:rPr>
          <w:fldChar w:fldCharType="separate"/>
        </w:r>
        <w:r w:rsidRPr="00A736F2">
          <w:rPr>
            <w:rStyle w:val="Hyperlink"/>
            <w:rFonts w:ascii="Verdana" w:hAnsi="Verdana"/>
            <w:noProof/>
          </w:rPr>
          <w:t>P.4 |</w:t>
        </w:r>
        <w:r>
          <w:rPr>
            <w:rFonts w:eastAsiaTheme="minorEastAsia" w:cstheme="minorBidi"/>
            <w:bCs w:val="0"/>
            <w:caps w:val="0"/>
            <w:noProof/>
            <w:color w:val="auto"/>
            <w:kern w:val="2"/>
            <w:sz w:val="24"/>
            <w:szCs w:val="24"/>
            <w:lang w:val="en-IN" w:eastAsia="en-GB"/>
            <w14:ligatures w14:val="standardContextual"/>
            <w14:cntxtAlts w14:val="0"/>
          </w:rPr>
          <w:tab/>
        </w:r>
        <w:r w:rsidRPr="00A736F2">
          <w:rPr>
            <w:rStyle w:val="Hyperlink"/>
            <w:noProof/>
          </w:rPr>
          <w:t>Cultural Heritage, Indigenous People, Displacement and Resettlement</w:t>
        </w:r>
        <w:r>
          <w:rPr>
            <w:noProof/>
            <w:webHidden/>
          </w:rPr>
          <w:tab/>
        </w:r>
        <w:r>
          <w:rPr>
            <w:noProof/>
            <w:webHidden/>
          </w:rPr>
          <w:fldChar w:fldCharType="begin"/>
        </w:r>
        <w:r>
          <w:rPr>
            <w:noProof/>
            <w:webHidden/>
          </w:rPr>
          <w:instrText xml:space="preserve"> PAGEREF _Toc138752932 \h </w:instrText>
        </w:r>
      </w:ins>
      <w:r>
        <w:rPr>
          <w:noProof/>
          <w:webHidden/>
        </w:rPr>
      </w:r>
      <w:r>
        <w:rPr>
          <w:noProof/>
          <w:webHidden/>
        </w:rPr>
        <w:fldChar w:fldCharType="separate"/>
      </w:r>
      <w:ins w:id="64" w:author="Anshika Gupta" w:date="2023-06-27T10:08:00Z">
        <w:r>
          <w:rPr>
            <w:noProof/>
            <w:webHidden/>
          </w:rPr>
          <w:t>15</w:t>
        </w:r>
        <w:r>
          <w:rPr>
            <w:noProof/>
            <w:webHidden/>
          </w:rPr>
          <w:fldChar w:fldCharType="end"/>
        </w:r>
        <w:r w:rsidRPr="00A736F2">
          <w:rPr>
            <w:rStyle w:val="Hyperlink"/>
            <w:noProof/>
          </w:rPr>
          <w:fldChar w:fldCharType="end"/>
        </w:r>
      </w:ins>
    </w:p>
    <w:p w14:paraId="31AAF6FA" w14:textId="7E4F85CE" w:rsidR="00644287" w:rsidRDefault="00644287">
      <w:pPr>
        <w:pStyle w:val="TOC2"/>
        <w:tabs>
          <w:tab w:val="left" w:pos="880"/>
          <w:tab w:val="right" w:leader="dot" w:pos="9622"/>
        </w:tabs>
        <w:rPr>
          <w:ins w:id="65" w:author="Anshika Gupta" w:date="2023-06-27T10:08:00Z"/>
          <w:rFonts w:eastAsiaTheme="minorEastAsia" w:cstheme="minorBidi"/>
          <w:bCs w:val="0"/>
          <w:caps w:val="0"/>
          <w:noProof/>
          <w:color w:val="auto"/>
          <w:kern w:val="2"/>
          <w:sz w:val="24"/>
          <w:szCs w:val="24"/>
          <w:lang w:val="en-IN" w:eastAsia="en-GB"/>
          <w14:ligatures w14:val="standardContextual"/>
          <w14:cntxtAlts w14:val="0"/>
        </w:rPr>
      </w:pPr>
      <w:ins w:id="66" w:author="Anshika Gupta" w:date="2023-06-27T10:08:00Z">
        <w:r w:rsidRPr="00A736F2">
          <w:rPr>
            <w:rStyle w:val="Hyperlink"/>
            <w:noProof/>
          </w:rPr>
          <w:fldChar w:fldCharType="begin"/>
        </w:r>
        <w:r w:rsidRPr="00A736F2">
          <w:rPr>
            <w:rStyle w:val="Hyperlink"/>
            <w:noProof/>
          </w:rPr>
          <w:instrText xml:space="preserve"> </w:instrText>
        </w:r>
        <w:r>
          <w:rPr>
            <w:noProof/>
          </w:rPr>
          <w:instrText>HYPERLINK \l "_Toc138752937"</w:instrText>
        </w:r>
        <w:r w:rsidRPr="00A736F2">
          <w:rPr>
            <w:rStyle w:val="Hyperlink"/>
            <w:noProof/>
          </w:rPr>
          <w:instrText xml:space="preserve"> </w:instrText>
        </w:r>
        <w:r w:rsidRPr="00A736F2">
          <w:rPr>
            <w:rStyle w:val="Hyperlink"/>
            <w:noProof/>
          </w:rPr>
        </w:r>
        <w:r w:rsidRPr="00A736F2">
          <w:rPr>
            <w:rStyle w:val="Hyperlink"/>
            <w:noProof/>
          </w:rPr>
          <w:fldChar w:fldCharType="separate"/>
        </w:r>
        <w:r w:rsidRPr="00A736F2">
          <w:rPr>
            <w:rStyle w:val="Hyperlink"/>
            <w:rFonts w:ascii="Verdana" w:hAnsi="Verdana" w:cstheme="majorBidi"/>
            <w:noProof/>
          </w:rPr>
          <w:t>P.5 |</w:t>
        </w:r>
        <w:r>
          <w:rPr>
            <w:rFonts w:eastAsiaTheme="minorEastAsia" w:cstheme="minorBidi"/>
            <w:bCs w:val="0"/>
            <w:caps w:val="0"/>
            <w:noProof/>
            <w:color w:val="auto"/>
            <w:kern w:val="2"/>
            <w:sz w:val="24"/>
            <w:szCs w:val="24"/>
            <w:lang w:val="en-IN" w:eastAsia="en-GB"/>
            <w14:ligatures w14:val="standardContextual"/>
            <w14:cntxtAlts w14:val="0"/>
          </w:rPr>
          <w:tab/>
        </w:r>
        <w:r w:rsidRPr="00A736F2">
          <w:rPr>
            <w:rStyle w:val="Hyperlink"/>
            <w:noProof/>
          </w:rPr>
          <w:t>Corruption</w:t>
        </w:r>
        <w:r>
          <w:rPr>
            <w:noProof/>
            <w:webHidden/>
          </w:rPr>
          <w:tab/>
        </w:r>
        <w:r>
          <w:rPr>
            <w:noProof/>
            <w:webHidden/>
          </w:rPr>
          <w:fldChar w:fldCharType="begin"/>
        </w:r>
        <w:r>
          <w:rPr>
            <w:noProof/>
            <w:webHidden/>
          </w:rPr>
          <w:instrText xml:space="preserve"> PAGEREF _Toc138752937 \h </w:instrText>
        </w:r>
      </w:ins>
      <w:r>
        <w:rPr>
          <w:noProof/>
          <w:webHidden/>
        </w:rPr>
      </w:r>
      <w:r>
        <w:rPr>
          <w:noProof/>
          <w:webHidden/>
        </w:rPr>
        <w:fldChar w:fldCharType="separate"/>
      </w:r>
      <w:ins w:id="67" w:author="Anshika Gupta" w:date="2023-06-27T10:08:00Z">
        <w:r>
          <w:rPr>
            <w:noProof/>
            <w:webHidden/>
          </w:rPr>
          <w:t>20</w:t>
        </w:r>
        <w:r>
          <w:rPr>
            <w:noProof/>
            <w:webHidden/>
          </w:rPr>
          <w:fldChar w:fldCharType="end"/>
        </w:r>
        <w:r w:rsidRPr="00A736F2">
          <w:rPr>
            <w:rStyle w:val="Hyperlink"/>
            <w:noProof/>
          </w:rPr>
          <w:fldChar w:fldCharType="end"/>
        </w:r>
      </w:ins>
    </w:p>
    <w:p w14:paraId="06D19C61" w14:textId="46494626" w:rsidR="00644287" w:rsidRDefault="00644287">
      <w:pPr>
        <w:pStyle w:val="TOC2"/>
        <w:tabs>
          <w:tab w:val="left" w:pos="880"/>
          <w:tab w:val="right" w:leader="dot" w:pos="9622"/>
        </w:tabs>
        <w:rPr>
          <w:ins w:id="68" w:author="Anshika Gupta" w:date="2023-06-27T10:08:00Z"/>
          <w:rFonts w:eastAsiaTheme="minorEastAsia" w:cstheme="minorBidi"/>
          <w:bCs w:val="0"/>
          <w:caps w:val="0"/>
          <w:noProof/>
          <w:color w:val="auto"/>
          <w:kern w:val="2"/>
          <w:sz w:val="24"/>
          <w:szCs w:val="24"/>
          <w:lang w:val="en-IN" w:eastAsia="en-GB"/>
          <w14:ligatures w14:val="standardContextual"/>
          <w14:cntxtAlts w14:val="0"/>
        </w:rPr>
      </w:pPr>
      <w:ins w:id="69" w:author="Anshika Gupta" w:date="2023-06-27T10:08:00Z">
        <w:r w:rsidRPr="00A736F2">
          <w:rPr>
            <w:rStyle w:val="Hyperlink"/>
            <w:noProof/>
          </w:rPr>
          <w:fldChar w:fldCharType="begin"/>
        </w:r>
        <w:r w:rsidRPr="00A736F2">
          <w:rPr>
            <w:rStyle w:val="Hyperlink"/>
            <w:noProof/>
          </w:rPr>
          <w:instrText xml:space="preserve"> </w:instrText>
        </w:r>
        <w:r>
          <w:rPr>
            <w:noProof/>
          </w:rPr>
          <w:instrText>HYPERLINK \l "_Toc138752938"</w:instrText>
        </w:r>
        <w:r w:rsidRPr="00A736F2">
          <w:rPr>
            <w:rStyle w:val="Hyperlink"/>
            <w:noProof/>
          </w:rPr>
          <w:instrText xml:space="preserve"> </w:instrText>
        </w:r>
        <w:r w:rsidRPr="00A736F2">
          <w:rPr>
            <w:rStyle w:val="Hyperlink"/>
            <w:noProof/>
          </w:rPr>
        </w:r>
        <w:r w:rsidRPr="00A736F2">
          <w:rPr>
            <w:rStyle w:val="Hyperlink"/>
            <w:noProof/>
          </w:rPr>
          <w:fldChar w:fldCharType="separate"/>
        </w:r>
        <w:r w:rsidRPr="00A736F2">
          <w:rPr>
            <w:rStyle w:val="Hyperlink"/>
            <w:rFonts w:ascii="Verdana" w:hAnsi="Verdana"/>
            <w:noProof/>
          </w:rPr>
          <w:t>P.6 |</w:t>
        </w:r>
        <w:r>
          <w:rPr>
            <w:rFonts w:eastAsiaTheme="minorEastAsia" w:cstheme="minorBidi"/>
            <w:bCs w:val="0"/>
            <w:caps w:val="0"/>
            <w:noProof/>
            <w:color w:val="auto"/>
            <w:kern w:val="2"/>
            <w:sz w:val="24"/>
            <w:szCs w:val="24"/>
            <w:lang w:val="en-IN" w:eastAsia="en-GB"/>
            <w14:ligatures w14:val="standardContextual"/>
            <w14:cntxtAlts w14:val="0"/>
          </w:rPr>
          <w:tab/>
        </w:r>
        <w:r w:rsidRPr="00A736F2">
          <w:rPr>
            <w:rStyle w:val="Hyperlink"/>
            <w:noProof/>
          </w:rPr>
          <w:t>Economic Impacts</w:t>
        </w:r>
        <w:r>
          <w:rPr>
            <w:noProof/>
            <w:webHidden/>
          </w:rPr>
          <w:tab/>
        </w:r>
        <w:r>
          <w:rPr>
            <w:noProof/>
            <w:webHidden/>
          </w:rPr>
          <w:fldChar w:fldCharType="begin"/>
        </w:r>
        <w:r>
          <w:rPr>
            <w:noProof/>
            <w:webHidden/>
          </w:rPr>
          <w:instrText xml:space="preserve"> PAGEREF _Toc138752938 \h </w:instrText>
        </w:r>
      </w:ins>
      <w:r>
        <w:rPr>
          <w:noProof/>
          <w:webHidden/>
        </w:rPr>
      </w:r>
      <w:r>
        <w:rPr>
          <w:noProof/>
          <w:webHidden/>
        </w:rPr>
        <w:fldChar w:fldCharType="separate"/>
      </w:r>
      <w:ins w:id="70" w:author="Anshika Gupta" w:date="2023-06-27T10:08:00Z">
        <w:r>
          <w:rPr>
            <w:noProof/>
            <w:webHidden/>
          </w:rPr>
          <w:t>20</w:t>
        </w:r>
        <w:r>
          <w:rPr>
            <w:noProof/>
            <w:webHidden/>
          </w:rPr>
          <w:fldChar w:fldCharType="end"/>
        </w:r>
        <w:r w:rsidRPr="00A736F2">
          <w:rPr>
            <w:rStyle w:val="Hyperlink"/>
            <w:noProof/>
          </w:rPr>
          <w:fldChar w:fldCharType="end"/>
        </w:r>
      </w:ins>
    </w:p>
    <w:p w14:paraId="05483B6E" w14:textId="0AB2D1E1" w:rsidR="00644287" w:rsidRDefault="00644287">
      <w:pPr>
        <w:pStyle w:val="TOC2"/>
        <w:tabs>
          <w:tab w:val="left" w:pos="880"/>
          <w:tab w:val="right" w:leader="dot" w:pos="9622"/>
        </w:tabs>
        <w:rPr>
          <w:ins w:id="71" w:author="Anshika Gupta" w:date="2023-06-27T10:08:00Z"/>
          <w:rFonts w:eastAsiaTheme="minorEastAsia" w:cstheme="minorBidi"/>
          <w:bCs w:val="0"/>
          <w:caps w:val="0"/>
          <w:noProof/>
          <w:color w:val="auto"/>
          <w:kern w:val="2"/>
          <w:sz w:val="24"/>
          <w:szCs w:val="24"/>
          <w:lang w:val="en-IN" w:eastAsia="en-GB"/>
          <w14:ligatures w14:val="standardContextual"/>
          <w14:cntxtAlts w14:val="0"/>
        </w:rPr>
      </w:pPr>
      <w:ins w:id="72" w:author="Anshika Gupta" w:date="2023-06-27T10:08:00Z">
        <w:r w:rsidRPr="00A736F2">
          <w:rPr>
            <w:rStyle w:val="Hyperlink"/>
            <w:noProof/>
          </w:rPr>
          <w:fldChar w:fldCharType="begin"/>
        </w:r>
        <w:r w:rsidRPr="00A736F2">
          <w:rPr>
            <w:rStyle w:val="Hyperlink"/>
            <w:noProof/>
          </w:rPr>
          <w:instrText xml:space="preserve"> </w:instrText>
        </w:r>
        <w:r>
          <w:rPr>
            <w:noProof/>
          </w:rPr>
          <w:instrText>HYPERLINK \l "_Toc138752941"</w:instrText>
        </w:r>
        <w:r w:rsidRPr="00A736F2">
          <w:rPr>
            <w:rStyle w:val="Hyperlink"/>
            <w:noProof/>
          </w:rPr>
          <w:instrText xml:space="preserve"> </w:instrText>
        </w:r>
        <w:r w:rsidRPr="00A736F2">
          <w:rPr>
            <w:rStyle w:val="Hyperlink"/>
            <w:noProof/>
          </w:rPr>
        </w:r>
        <w:r w:rsidRPr="00A736F2">
          <w:rPr>
            <w:rStyle w:val="Hyperlink"/>
            <w:noProof/>
          </w:rPr>
          <w:fldChar w:fldCharType="separate"/>
        </w:r>
        <w:r w:rsidRPr="00A736F2">
          <w:rPr>
            <w:rStyle w:val="Hyperlink"/>
            <w:rFonts w:ascii="Verdana" w:hAnsi="Verdana"/>
            <w:noProof/>
          </w:rPr>
          <w:t>P.7 |</w:t>
        </w:r>
        <w:r>
          <w:rPr>
            <w:rFonts w:eastAsiaTheme="minorEastAsia" w:cstheme="minorBidi"/>
            <w:bCs w:val="0"/>
            <w:caps w:val="0"/>
            <w:noProof/>
            <w:color w:val="auto"/>
            <w:kern w:val="2"/>
            <w:sz w:val="24"/>
            <w:szCs w:val="24"/>
            <w:lang w:val="en-IN" w:eastAsia="en-GB"/>
            <w14:ligatures w14:val="standardContextual"/>
            <w14:cntxtAlts w14:val="0"/>
          </w:rPr>
          <w:tab/>
        </w:r>
        <w:r w:rsidRPr="00A736F2">
          <w:rPr>
            <w:rStyle w:val="Hyperlink"/>
            <w:noProof/>
          </w:rPr>
          <w:t>Climate and Energy</w:t>
        </w:r>
        <w:r>
          <w:rPr>
            <w:noProof/>
            <w:webHidden/>
          </w:rPr>
          <w:tab/>
        </w:r>
        <w:r>
          <w:rPr>
            <w:noProof/>
            <w:webHidden/>
          </w:rPr>
          <w:fldChar w:fldCharType="begin"/>
        </w:r>
        <w:r>
          <w:rPr>
            <w:noProof/>
            <w:webHidden/>
          </w:rPr>
          <w:instrText xml:space="preserve"> PAGEREF _Toc138752941 \h </w:instrText>
        </w:r>
      </w:ins>
      <w:r>
        <w:rPr>
          <w:noProof/>
          <w:webHidden/>
        </w:rPr>
      </w:r>
      <w:r>
        <w:rPr>
          <w:noProof/>
          <w:webHidden/>
        </w:rPr>
        <w:fldChar w:fldCharType="separate"/>
      </w:r>
      <w:ins w:id="73" w:author="Anshika Gupta" w:date="2023-06-27T10:08:00Z">
        <w:r>
          <w:rPr>
            <w:noProof/>
            <w:webHidden/>
          </w:rPr>
          <w:t>26</w:t>
        </w:r>
        <w:r>
          <w:rPr>
            <w:noProof/>
            <w:webHidden/>
          </w:rPr>
          <w:fldChar w:fldCharType="end"/>
        </w:r>
        <w:r w:rsidRPr="00A736F2">
          <w:rPr>
            <w:rStyle w:val="Hyperlink"/>
            <w:noProof/>
          </w:rPr>
          <w:fldChar w:fldCharType="end"/>
        </w:r>
      </w:ins>
    </w:p>
    <w:p w14:paraId="50639E4A" w14:textId="1D637A6D" w:rsidR="00644287" w:rsidRDefault="00644287">
      <w:pPr>
        <w:pStyle w:val="TOC2"/>
        <w:tabs>
          <w:tab w:val="left" w:pos="880"/>
          <w:tab w:val="right" w:leader="dot" w:pos="9622"/>
        </w:tabs>
        <w:rPr>
          <w:ins w:id="74" w:author="Anshika Gupta" w:date="2023-06-27T10:08:00Z"/>
          <w:rFonts w:eastAsiaTheme="minorEastAsia" w:cstheme="minorBidi"/>
          <w:bCs w:val="0"/>
          <w:caps w:val="0"/>
          <w:noProof/>
          <w:color w:val="auto"/>
          <w:kern w:val="2"/>
          <w:sz w:val="24"/>
          <w:szCs w:val="24"/>
          <w:lang w:val="en-IN" w:eastAsia="en-GB"/>
          <w14:ligatures w14:val="standardContextual"/>
          <w14:cntxtAlts w14:val="0"/>
        </w:rPr>
      </w:pPr>
      <w:ins w:id="75" w:author="Anshika Gupta" w:date="2023-06-27T10:08:00Z">
        <w:r w:rsidRPr="00A736F2">
          <w:rPr>
            <w:rStyle w:val="Hyperlink"/>
            <w:noProof/>
          </w:rPr>
          <w:fldChar w:fldCharType="begin"/>
        </w:r>
        <w:r w:rsidRPr="00A736F2">
          <w:rPr>
            <w:rStyle w:val="Hyperlink"/>
            <w:noProof/>
          </w:rPr>
          <w:instrText xml:space="preserve"> </w:instrText>
        </w:r>
        <w:r>
          <w:rPr>
            <w:noProof/>
          </w:rPr>
          <w:instrText>HYPERLINK \l "_Toc138752944"</w:instrText>
        </w:r>
        <w:r w:rsidRPr="00A736F2">
          <w:rPr>
            <w:rStyle w:val="Hyperlink"/>
            <w:noProof/>
          </w:rPr>
          <w:instrText xml:space="preserve"> </w:instrText>
        </w:r>
        <w:r w:rsidRPr="00A736F2">
          <w:rPr>
            <w:rStyle w:val="Hyperlink"/>
            <w:noProof/>
          </w:rPr>
        </w:r>
        <w:r w:rsidRPr="00A736F2">
          <w:rPr>
            <w:rStyle w:val="Hyperlink"/>
            <w:noProof/>
          </w:rPr>
          <w:fldChar w:fldCharType="separate"/>
        </w:r>
        <w:r w:rsidRPr="00A736F2">
          <w:rPr>
            <w:rStyle w:val="Hyperlink"/>
            <w:rFonts w:ascii="Verdana" w:hAnsi="Verdana"/>
            <w:noProof/>
          </w:rPr>
          <w:t>P.8 |</w:t>
        </w:r>
        <w:r>
          <w:rPr>
            <w:rFonts w:eastAsiaTheme="minorEastAsia" w:cstheme="minorBidi"/>
            <w:bCs w:val="0"/>
            <w:caps w:val="0"/>
            <w:noProof/>
            <w:color w:val="auto"/>
            <w:kern w:val="2"/>
            <w:sz w:val="24"/>
            <w:szCs w:val="24"/>
            <w:lang w:val="en-IN" w:eastAsia="en-GB"/>
            <w14:ligatures w14:val="standardContextual"/>
            <w14:cntxtAlts w14:val="0"/>
          </w:rPr>
          <w:tab/>
        </w:r>
        <w:r w:rsidRPr="00A736F2">
          <w:rPr>
            <w:rStyle w:val="Hyperlink"/>
            <w:noProof/>
          </w:rPr>
          <w:t>Water</w:t>
        </w:r>
        <w:r>
          <w:rPr>
            <w:noProof/>
            <w:webHidden/>
          </w:rPr>
          <w:tab/>
        </w:r>
        <w:r>
          <w:rPr>
            <w:noProof/>
            <w:webHidden/>
          </w:rPr>
          <w:fldChar w:fldCharType="begin"/>
        </w:r>
        <w:r>
          <w:rPr>
            <w:noProof/>
            <w:webHidden/>
          </w:rPr>
          <w:instrText xml:space="preserve"> PAGEREF _Toc138752944 \h </w:instrText>
        </w:r>
      </w:ins>
      <w:r>
        <w:rPr>
          <w:noProof/>
          <w:webHidden/>
        </w:rPr>
      </w:r>
      <w:r>
        <w:rPr>
          <w:noProof/>
          <w:webHidden/>
        </w:rPr>
        <w:fldChar w:fldCharType="separate"/>
      </w:r>
      <w:ins w:id="76" w:author="Anshika Gupta" w:date="2023-06-27T10:08:00Z">
        <w:r>
          <w:rPr>
            <w:noProof/>
            <w:webHidden/>
          </w:rPr>
          <w:t>27</w:t>
        </w:r>
        <w:r>
          <w:rPr>
            <w:noProof/>
            <w:webHidden/>
          </w:rPr>
          <w:fldChar w:fldCharType="end"/>
        </w:r>
        <w:r w:rsidRPr="00A736F2">
          <w:rPr>
            <w:rStyle w:val="Hyperlink"/>
            <w:noProof/>
          </w:rPr>
          <w:fldChar w:fldCharType="end"/>
        </w:r>
      </w:ins>
    </w:p>
    <w:p w14:paraId="368DD2C0" w14:textId="58F5A8C6" w:rsidR="00644287" w:rsidRDefault="00644287">
      <w:pPr>
        <w:pStyle w:val="TOC2"/>
        <w:tabs>
          <w:tab w:val="left" w:pos="880"/>
          <w:tab w:val="right" w:leader="dot" w:pos="9622"/>
        </w:tabs>
        <w:rPr>
          <w:ins w:id="77" w:author="Anshika Gupta" w:date="2023-06-27T10:08:00Z"/>
          <w:rFonts w:eastAsiaTheme="minorEastAsia" w:cstheme="minorBidi"/>
          <w:bCs w:val="0"/>
          <w:caps w:val="0"/>
          <w:noProof/>
          <w:color w:val="auto"/>
          <w:kern w:val="2"/>
          <w:sz w:val="24"/>
          <w:szCs w:val="24"/>
          <w:lang w:val="en-IN" w:eastAsia="en-GB"/>
          <w14:ligatures w14:val="standardContextual"/>
          <w14:cntxtAlts w14:val="0"/>
        </w:rPr>
      </w:pPr>
      <w:ins w:id="78" w:author="Anshika Gupta" w:date="2023-06-27T10:08:00Z">
        <w:r w:rsidRPr="00A736F2">
          <w:rPr>
            <w:rStyle w:val="Hyperlink"/>
            <w:noProof/>
          </w:rPr>
          <w:fldChar w:fldCharType="begin"/>
        </w:r>
        <w:r w:rsidRPr="00A736F2">
          <w:rPr>
            <w:rStyle w:val="Hyperlink"/>
            <w:noProof/>
          </w:rPr>
          <w:instrText xml:space="preserve"> </w:instrText>
        </w:r>
        <w:r>
          <w:rPr>
            <w:noProof/>
          </w:rPr>
          <w:instrText>HYPERLINK \l "_Toc138752947"</w:instrText>
        </w:r>
        <w:r w:rsidRPr="00A736F2">
          <w:rPr>
            <w:rStyle w:val="Hyperlink"/>
            <w:noProof/>
          </w:rPr>
          <w:instrText xml:space="preserve"> </w:instrText>
        </w:r>
        <w:r w:rsidRPr="00A736F2">
          <w:rPr>
            <w:rStyle w:val="Hyperlink"/>
            <w:noProof/>
          </w:rPr>
        </w:r>
        <w:r w:rsidRPr="00A736F2">
          <w:rPr>
            <w:rStyle w:val="Hyperlink"/>
            <w:noProof/>
          </w:rPr>
          <w:fldChar w:fldCharType="separate"/>
        </w:r>
        <w:r w:rsidRPr="00A736F2">
          <w:rPr>
            <w:rStyle w:val="Hyperlink"/>
            <w:rFonts w:ascii="Verdana" w:hAnsi="Verdana"/>
            <w:noProof/>
          </w:rPr>
          <w:t>P.9 |</w:t>
        </w:r>
        <w:r>
          <w:rPr>
            <w:rFonts w:eastAsiaTheme="minorEastAsia" w:cstheme="minorBidi"/>
            <w:bCs w:val="0"/>
            <w:caps w:val="0"/>
            <w:noProof/>
            <w:color w:val="auto"/>
            <w:kern w:val="2"/>
            <w:sz w:val="24"/>
            <w:szCs w:val="24"/>
            <w:lang w:val="en-IN" w:eastAsia="en-GB"/>
            <w14:ligatures w14:val="standardContextual"/>
            <w14:cntxtAlts w14:val="0"/>
          </w:rPr>
          <w:tab/>
        </w:r>
        <w:r w:rsidRPr="00A736F2">
          <w:rPr>
            <w:rStyle w:val="Hyperlink"/>
            <w:noProof/>
          </w:rPr>
          <w:t>Environment, ecology and land use</w:t>
        </w:r>
        <w:r>
          <w:rPr>
            <w:noProof/>
            <w:webHidden/>
          </w:rPr>
          <w:tab/>
        </w:r>
        <w:r>
          <w:rPr>
            <w:noProof/>
            <w:webHidden/>
          </w:rPr>
          <w:fldChar w:fldCharType="begin"/>
        </w:r>
        <w:r>
          <w:rPr>
            <w:noProof/>
            <w:webHidden/>
          </w:rPr>
          <w:instrText xml:space="preserve"> PAGEREF _Toc138752947 \h </w:instrText>
        </w:r>
      </w:ins>
      <w:r>
        <w:rPr>
          <w:noProof/>
          <w:webHidden/>
        </w:rPr>
      </w:r>
      <w:r>
        <w:rPr>
          <w:noProof/>
          <w:webHidden/>
        </w:rPr>
        <w:fldChar w:fldCharType="separate"/>
      </w:r>
      <w:ins w:id="79" w:author="Anshika Gupta" w:date="2023-06-27T10:08:00Z">
        <w:r>
          <w:rPr>
            <w:noProof/>
            <w:webHidden/>
          </w:rPr>
          <w:t>28</w:t>
        </w:r>
        <w:r>
          <w:rPr>
            <w:noProof/>
            <w:webHidden/>
          </w:rPr>
          <w:fldChar w:fldCharType="end"/>
        </w:r>
        <w:r w:rsidRPr="00A736F2">
          <w:rPr>
            <w:rStyle w:val="Hyperlink"/>
            <w:noProof/>
          </w:rPr>
          <w:fldChar w:fldCharType="end"/>
        </w:r>
      </w:ins>
    </w:p>
    <w:p w14:paraId="0C9BA56A" w14:textId="6F900FEB" w:rsidR="00644287" w:rsidRDefault="00644287">
      <w:pPr>
        <w:pStyle w:val="TOC3"/>
        <w:rPr>
          <w:ins w:id="80" w:author="Anshika Gupta" w:date="2023-06-27T10:08:00Z"/>
          <w:rFonts w:eastAsiaTheme="minorEastAsia" w:cstheme="minorBidi"/>
          <w:color w:val="auto"/>
          <w:kern w:val="2"/>
          <w:sz w:val="24"/>
          <w:szCs w:val="24"/>
          <w:lang w:val="en-IN" w:eastAsia="en-GB"/>
          <w14:ligatures w14:val="standardContextual"/>
          <w14:cntxtAlts w14:val="0"/>
        </w:rPr>
      </w:pPr>
      <w:ins w:id="81" w:author="Anshika Gupta" w:date="2023-06-27T10:08:00Z">
        <w:r w:rsidRPr="00A736F2">
          <w:rPr>
            <w:rStyle w:val="Hyperlink"/>
          </w:rPr>
          <w:fldChar w:fldCharType="begin"/>
        </w:r>
        <w:r w:rsidRPr="00A736F2">
          <w:rPr>
            <w:rStyle w:val="Hyperlink"/>
          </w:rPr>
          <w:instrText xml:space="preserve"> </w:instrText>
        </w:r>
        <w:r>
          <w:instrText>HYPERLINK \l "_Toc138752960"</w:instrText>
        </w:r>
        <w:r w:rsidRPr="00A736F2">
          <w:rPr>
            <w:rStyle w:val="Hyperlink"/>
          </w:rPr>
          <w:instrText xml:space="preserve"> </w:instrText>
        </w:r>
        <w:r w:rsidRPr="00A736F2">
          <w:rPr>
            <w:rStyle w:val="Hyperlink"/>
          </w:rPr>
        </w:r>
        <w:r w:rsidRPr="00A736F2">
          <w:rPr>
            <w:rStyle w:val="Hyperlink"/>
          </w:rPr>
          <w:fldChar w:fldCharType="separate"/>
        </w:r>
        <w:r w:rsidRPr="00A736F2">
          <w:rPr>
            <w:rStyle w:val="Hyperlink"/>
          </w:rPr>
          <w:t>Annex 1: Safeguarding principles assessment questions</w:t>
        </w:r>
        <w:r>
          <w:rPr>
            <w:webHidden/>
          </w:rPr>
          <w:tab/>
        </w:r>
        <w:r>
          <w:rPr>
            <w:webHidden/>
          </w:rPr>
          <w:fldChar w:fldCharType="begin"/>
        </w:r>
        <w:r>
          <w:rPr>
            <w:webHidden/>
          </w:rPr>
          <w:instrText xml:space="preserve"> PAGEREF _Toc138752960 \h </w:instrText>
        </w:r>
      </w:ins>
      <w:r>
        <w:rPr>
          <w:webHidden/>
        </w:rPr>
      </w:r>
      <w:r>
        <w:rPr>
          <w:webHidden/>
        </w:rPr>
        <w:fldChar w:fldCharType="separate"/>
      </w:r>
      <w:ins w:id="82" w:author="Anshika Gupta" w:date="2023-06-27T10:08:00Z">
        <w:r>
          <w:rPr>
            <w:webHidden/>
          </w:rPr>
          <w:t>40</w:t>
        </w:r>
        <w:r>
          <w:rPr>
            <w:webHidden/>
          </w:rPr>
          <w:fldChar w:fldCharType="end"/>
        </w:r>
        <w:r w:rsidRPr="00A736F2">
          <w:rPr>
            <w:rStyle w:val="Hyperlink"/>
          </w:rPr>
          <w:fldChar w:fldCharType="end"/>
        </w:r>
      </w:ins>
    </w:p>
    <w:p w14:paraId="4A257AC5" w14:textId="6B22A4A9" w:rsidR="00644287" w:rsidRDefault="00644287">
      <w:pPr>
        <w:pStyle w:val="TOC5"/>
        <w:tabs>
          <w:tab w:val="right" w:leader="dot" w:pos="9622"/>
        </w:tabs>
        <w:rPr>
          <w:ins w:id="83" w:author="Anshika Gupta" w:date="2023-06-27T10:08:00Z"/>
          <w:rFonts w:eastAsiaTheme="minorEastAsia" w:cstheme="minorBidi"/>
          <w:noProof/>
          <w:color w:val="auto"/>
          <w:kern w:val="2"/>
          <w:sz w:val="24"/>
          <w:szCs w:val="24"/>
          <w:lang w:val="en-IN" w:eastAsia="en-GB"/>
          <w14:ligatures w14:val="standardContextual"/>
          <w14:cntxtAlts w14:val="0"/>
        </w:rPr>
      </w:pPr>
      <w:ins w:id="84" w:author="Anshika Gupta" w:date="2023-06-27T10:08:00Z">
        <w:r w:rsidRPr="00A736F2">
          <w:rPr>
            <w:rStyle w:val="Hyperlink"/>
            <w:noProof/>
          </w:rPr>
          <w:fldChar w:fldCharType="begin"/>
        </w:r>
        <w:r w:rsidRPr="00A736F2">
          <w:rPr>
            <w:rStyle w:val="Hyperlink"/>
            <w:noProof/>
          </w:rPr>
          <w:instrText xml:space="preserve"> </w:instrText>
        </w:r>
        <w:r>
          <w:rPr>
            <w:noProof/>
          </w:rPr>
          <w:instrText>HYPERLINK \l "_Toc138752961"</w:instrText>
        </w:r>
        <w:r w:rsidRPr="00A736F2">
          <w:rPr>
            <w:rStyle w:val="Hyperlink"/>
            <w:noProof/>
          </w:rPr>
          <w:instrText xml:space="preserve"> </w:instrText>
        </w:r>
        <w:r w:rsidRPr="00A736F2">
          <w:rPr>
            <w:rStyle w:val="Hyperlink"/>
            <w:noProof/>
          </w:rPr>
        </w:r>
        <w:r w:rsidRPr="00A736F2">
          <w:rPr>
            <w:rStyle w:val="Hyperlink"/>
            <w:noProof/>
          </w:rPr>
          <w:fldChar w:fldCharType="separate"/>
        </w:r>
        <w:r w:rsidRPr="00A736F2">
          <w:rPr>
            <w:rStyle w:val="Hyperlink"/>
            <w:noProof/>
          </w:rPr>
          <w:t>Assessment questions</w:t>
        </w:r>
        <w:r>
          <w:rPr>
            <w:noProof/>
            <w:webHidden/>
          </w:rPr>
          <w:tab/>
        </w:r>
        <w:r>
          <w:rPr>
            <w:noProof/>
            <w:webHidden/>
          </w:rPr>
          <w:fldChar w:fldCharType="begin"/>
        </w:r>
        <w:r>
          <w:rPr>
            <w:noProof/>
            <w:webHidden/>
          </w:rPr>
          <w:instrText xml:space="preserve"> PAGEREF _Toc138752961 \h </w:instrText>
        </w:r>
      </w:ins>
      <w:r>
        <w:rPr>
          <w:noProof/>
          <w:webHidden/>
        </w:rPr>
      </w:r>
      <w:r>
        <w:rPr>
          <w:noProof/>
          <w:webHidden/>
        </w:rPr>
        <w:fldChar w:fldCharType="separate"/>
      </w:r>
      <w:ins w:id="85" w:author="Anshika Gupta" w:date="2023-06-27T10:08:00Z">
        <w:r>
          <w:rPr>
            <w:noProof/>
            <w:webHidden/>
          </w:rPr>
          <w:t>41</w:t>
        </w:r>
        <w:r>
          <w:rPr>
            <w:noProof/>
            <w:webHidden/>
          </w:rPr>
          <w:fldChar w:fldCharType="end"/>
        </w:r>
        <w:r w:rsidRPr="00A736F2">
          <w:rPr>
            <w:rStyle w:val="Hyperlink"/>
            <w:noProof/>
          </w:rPr>
          <w:fldChar w:fldCharType="end"/>
        </w:r>
      </w:ins>
    </w:p>
    <w:p w14:paraId="1AE3B84D" w14:textId="40D62D54" w:rsidR="00644287" w:rsidRDefault="00644287">
      <w:pPr>
        <w:pStyle w:val="TOC1"/>
        <w:tabs>
          <w:tab w:val="right" w:leader="dot" w:pos="9622"/>
        </w:tabs>
        <w:rPr>
          <w:ins w:id="86" w:author="Anshika Gupta" w:date="2023-06-27T10:08:00Z"/>
          <w:rFonts w:asciiTheme="minorHAnsi" w:eastAsiaTheme="minorEastAsia" w:hAnsiTheme="minorHAnsi" w:cstheme="minorBidi"/>
          <w:bCs w:val="0"/>
          <w:iCs w:val="0"/>
          <w:caps w:val="0"/>
          <w:noProof/>
          <w:color w:val="auto"/>
          <w:kern w:val="2"/>
          <w:sz w:val="24"/>
          <w:lang w:val="en-IN" w:eastAsia="en-GB"/>
          <w14:ligatures w14:val="standardContextual"/>
          <w14:cntxtAlts w14:val="0"/>
        </w:rPr>
      </w:pPr>
      <w:ins w:id="87" w:author="Anshika Gupta" w:date="2023-06-27T10:08:00Z">
        <w:r w:rsidRPr="00A736F2">
          <w:rPr>
            <w:rStyle w:val="Hyperlink"/>
            <w:noProof/>
          </w:rPr>
          <w:fldChar w:fldCharType="begin"/>
        </w:r>
        <w:r w:rsidRPr="00A736F2">
          <w:rPr>
            <w:rStyle w:val="Hyperlink"/>
            <w:noProof/>
          </w:rPr>
          <w:instrText xml:space="preserve"> </w:instrText>
        </w:r>
        <w:r>
          <w:rPr>
            <w:noProof/>
          </w:rPr>
          <w:instrText>HYPERLINK \l "_Toc138752962"</w:instrText>
        </w:r>
        <w:r w:rsidRPr="00A736F2">
          <w:rPr>
            <w:rStyle w:val="Hyperlink"/>
            <w:noProof/>
          </w:rPr>
          <w:instrText xml:space="preserve"> </w:instrText>
        </w:r>
        <w:r w:rsidRPr="00A736F2">
          <w:rPr>
            <w:rStyle w:val="Hyperlink"/>
            <w:noProof/>
          </w:rPr>
        </w:r>
        <w:r w:rsidRPr="00A736F2">
          <w:rPr>
            <w:rStyle w:val="Hyperlink"/>
            <w:noProof/>
          </w:rPr>
          <w:fldChar w:fldCharType="separate"/>
        </w:r>
        <w:r w:rsidRPr="00A736F2">
          <w:rPr>
            <w:rStyle w:val="Hyperlink"/>
            <w:b/>
            <w:noProof/>
          </w:rPr>
          <w:t>Document History</w:t>
        </w:r>
        <w:r>
          <w:rPr>
            <w:noProof/>
            <w:webHidden/>
          </w:rPr>
          <w:tab/>
        </w:r>
        <w:r>
          <w:rPr>
            <w:noProof/>
            <w:webHidden/>
          </w:rPr>
          <w:fldChar w:fldCharType="begin"/>
        </w:r>
        <w:r>
          <w:rPr>
            <w:noProof/>
            <w:webHidden/>
          </w:rPr>
          <w:instrText xml:space="preserve"> PAGEREF _Toc138752962 \h </w:instrText>
        </w:r>
      </w:ins>
      <w:r>
        <w:rPr>
          <w:noProof/>
          <w:webHidden/>
        </w:rPr>
      </w:r>
      <w:r>
        <w:rPr>
          <w:noProof/>
          <w:webHidden/>
        </w:rPr>
        <w:fldChar w:fldCharType="separate"/>
      </w:r>
      <w:ins w:id="88" w:author="Anshika Gupta" w:date="2023-06-27T10:08:00Z">
        <w:r>
          <w:rPr>
            <w:noProof/>
            <w:webHidden/>
          </w:rPr>
          <w:t>65</w:t>
        </w:r>
        <w:r>
          <w:rPr>
            <w:noProof/>
            <w:webHidden/>
          </w:rPr>
          <w:fldChar w:fldCharType="end"/>
        </w:r>
        <w:r w:rsidRPr="00A736F2">
          <w:rPr>
            <w:rStyle w:val="Hyperlink"/>
            <w:noProof/>
          </w:rPr>
          <w:fldChar w:fldCharType="end"/>
        </w:r>
      </w:ins>
    </w:p>
    <w:p w14:paraId="31916A36" w14:textId="2D22288E" w:rsidR="000E06E5" w:rsidRPr="000E06E5" w:rsidDel="00644287" w:rsidRDefault="000E06E5" w:rsidP="000E06E5">
      <w:pPr>
        <w:pStyle w:val="TOC1"/>
        <w:tabs>
          <w:tab w:val="right" w:leader="dot" w:pos="9622"/>
        </w:tabs>
        <w:rPr>
          <w:del w:id="89" w:author="Anshika Gupta" w:date="2023-06-27T10:08:00Z"/>
          <w:rFonts w:asciiTheme="minorHAnsi" w:eastAsiaTheme="minorEastAsia" w:hAnsiTheme="minorHAnsi" w:cstheme="minorBidi"/>
          <w:bCs w:val="0"/>
          <w:iCs w:val="0"/>
          <w:caps w:val="0"/>
          <w:noProof/>
          <w:color w:val="auto"/>
          <w:kern w:val="2"/>
          <w:sz w:val="24"/>
          <w:lang w:val="en-IN" w:eastAsia="en-GB"/>
          <w14:ligatures w14:val="standardContextual"/>
          <w14:cntxtAlts w14:val="0"/>
        </w:rPr>
      </w:pPr>
    </w:p>
    <w:p w14:paraId="32A45915" w14:textId="7A90C005" w:rsidR="000E06E5" w:rsidDel="00644287" w:rsidRDefault="000E06E5">
      <w:pPr>
        <w:pStyle w:val="TOC3"/>
        <w:rPr>
          <w:del w:id="90" w:author="Anshika Gupta" w:date="2023-06-27T10:08:00Z"/>
          <w:rFonts w:eastAsiaTheme="minorEastAsia" w:cstheme="minorBidi"/>
          <w:color w:val="auto"/>
          <w:kern w:val="2"/>
          <w:sz w:val="24"/>
          <w:szCs w:val="24"/>
          <w:lang w:val="en-IN" w:eastAsia="en-GB"/>
          <w14:ligatures w14:val="standardContextual"/>
          <w14:cntxtAlts w14:val="0"/>
        </w:rPr>
      </w:pPr>
      <w:del w:id="91" w:author="Anshika Gupta" w:date="2023-06-27T10:08:00Z">
        <w:r w:rsidRPr="00644287" w:rsidDel="00644287">
          <w:rPr>
            <w:rFonts w:ascii="Verdana" w:hAnsi="Verdana"/>
            <w:sz w:val="22"/>
          </w:rPr>
          <w:delText>1|</w:delText>
        </w:r>
        <w:r w:rsidDel="00644287">
          <w:rPr>
            <w:rFonts w:eastAsiaTheme="minorEastAsia" w:cstheme="minorBidi"/>
            <w:color w:val="auto"/>
            <w:kern w:val="2"/>
            <w:sz w:val="24"/>
            <w:szCs w:val="24"/>
            <w:lang w:val="en-IN" w:eastAsia="en-GB"/>
            <w14:ligatures w14:val="standardContextual"/>
            <w14:cntxtAlts w14:val="0"/>
          </w:rPr>
          <w:tab/>
        </w:r>
        <w:r w:rsidRPr="00644287" w:rsidDel="00644287">
          <w:rPr>
            <w:sz w:val="22"/>
          </w:rPr>
          <w:delText>SCOPE AND APPLICABILITY</w:delText>
        </w:r>
        <w:r w:rsidDel="00644287">
          <w:rPr>
            <w:webHidden/>
          </w:rPr>
          <w:tab/>
          <w:delText>4</w:delText>
        </w:r>
      </w:del>
    </w:p>
    <w:p w14:paraId="65FA4EB2" w14:textId="2B9DAA55" w:rsidR="000E06E5" w:rsidDel="00644287" w:rsidRDefault="000E06E5">
      <w:pPr>
        <w:pStyle w:val="TOC3"/>
        <w:rPr>
          <w:del w:id="92" w:author="Anshika Gupta" w:date="2023-06-27T10:08:00Z"/>
          <w:rFonts w:eastAsiaTheme="minorEastAsia" w:cstheme="minorBidi"/>
          <w:color w:val="auto"/>
          <w:kern w:val="2"/>
          <w:sz w:val="24"/>
          <w:szCs w:val="24"/>
          <w:lang w:val="en-IN" w:eastAsia="en-GB"/>
          <w14:ligatures w14:val="standardContextual"/>
          <w14:cntxtAlts w14:val="0"/>
        </w:rPr>
      </w:pPr>
      <w:del w:id="93" w:author="Anshika Gupta" w:date="2023-06-27T10:08:00Z">
        <w:r w:rsidRPr="00644287" w:rsidDel="00644287">
          <w:rPr>
            <w:rFonts w:ascii="Verdana" w:hAnsi="Verdana"/>
            <w:sz w:val="22"/>
          </w:rPr>
          <w:delText>2|</w:delText>
        </w:r>
        <w:r w:rsidDel="00644287">
          <w:rPr>
            <w:rFonts w:eastAsiaTheme="minorEastAsia" w:cstheme="minorBidi"/>
            <w:color w:val="auto"/>
            <w:kern w:val="2"/>
            <w:sz w:val="24"/>
            <w:szCs w:val="24"/>
            <w:lang w:val="en-IN" w:eastAsia="en-GB"/>
            <w14:ligatures w14:val="standardContextual"/>
            <w14:cntxtAlts w14:val="0"/>
          </w:rPr>
          <w:tab/>
        </w:r>
        <w:r w:rsidRPr="00644287" w:rsidDel="00644287">
          <w:rPr>
            <w:sz w:val="22"/>
          </w:rPr>
          <w:delText>ENTRY INTO FORCE</w:delText>
        </w:r>
        <w:r w:rsidDel="00644287">
          <w:rPr>
            <w:webHidden/>
          </w:rPr>
          <w:tab/>
          <w:delText>4</w:delText>
        </w:r>
      </w:del>
    </w:p>
    <w:p w14:paraId="4EA9FB39" w14:textId="389AB8AF" w:rsidR="000E06E5" w:rsidDel="00644287" w:rsidRDefault="000E06E5">
      <w:pPr>
        <w:pStyle w:val="TOC3"/>
        <w:rPr>
          <w:del w:id="94" w:author="Anshika Gupta" w:date="2023-06-27T10:08:00Z"/>
          <w:rFonts w:eastAsiaTheme="minorEastAsia" w:cstheme="minorBidi"/>
          <w:color w:val="auto"/>
          <w:kern w:val="2"/>
          <w:sz w:val="24"/>
          <w:szCs w:val="24"/>
          <w:lang w:val="en-IN" w:eastAsia="en-GB"/>
          <w14:ligatures w14:val="standardContextual"/>
          <w14:cntxtAlts w14:val="0"/>
        </w:rPr>
      </w:pPr>
      <w:del w:id="95" w:author="Anshika Gupta" w:date="2023-06-27T10:08:00Z">
        <w:r w:rsidRPr="00644287" w:rsidDel="00644287">
          <w:rPr>
            <w:rFonts w:ascii="Verdana" w:hAnsi="Verdana"/>
            <w:sz w:val="22"/>
          </w:rPr>
          <w:delText>3|</w:delText>
        </w:r>
        <w:r w:rsidDel="00644287">
          <w:rPr>
            <w:rFonts w:eastAsiaTheme="minorEastAsia" w:cstheme="minorBidi"/>
            <w:color w:val="auto"/>
            <w:kern w:val="2"/>
            <w:sz w:val="24"/>
            <w:szCs w:val="24"/>
            <w:lang w:val="en-IN" w:eastAsia="en-GB"/>
            <w14:ligatures w14:val="standardContextual"/>
            <w14:cntxtAlts w14:val="0"/>
          </w:rPr>
          <w:tab/>
        </w:r>
        <w:r w:rsidRPr="00644287" w:rsidDel="00644287">
          <w:rPr>
            <w:sz w:val="22"/>
          </w:rPr>
          <w:delText>DEFINITIONS</w:delText>
        </w:r>
        <w:r w:rsidDel="00644287">
          <w:rPr>
            <w:webHidden/>
          </w:rPr>
          <w:tab/>
          <w:delText>5</w:delText>
        </w:r>
      </w:del>
    </w:p>
    <w:p w14:paraId="6A179D82" w14:textId="723AE37B" w:rsidR="000E06E5" w:rsidDel="00644287" w:rsidRDefault="000E06E5">
      <w:pPr>
        <w:pStyle w:val="TOC3"/>
        <w:rPr>
          <w:del w:id="96" w:author="Anshika Gupta" w:date="2023-06-27T10:08:00Z"/>
          <w:rFonts w:eastAsiaTheme="minorEastAsia" w:cstheme="minorBidi"/>
          <w:color w:val="auto"/>
          <w:kern w:val="2"/>
          <w:sz w:val="24"/>
          <w:szCs w:val="24"/>
          <w:lang w:val="en-IN" w:eastAsia="en-GB"/>
          <w14:ligatures w14:val="standardContextual"/>
          <w14:cntxtAlts w14:val="0"/>
        </w:rPr>
      </w:pPr>
      <w:del w:id="97" w:author="Anshika Gupta" w:date="2023-06-27T10:08:00Z">
        <w:r w:rsidRPr="00644287" w:rsidDel="00644287">
          <w:rPr>
            <w:rFonts w:ascii="Verdana" w:hAnsi="Verdana"/>
            <w:sz w:val="22"/>
          </w:rPr>
          <w:delText>4|</w:delText>
        </w:r>
        <w:r w:rsidDel="00644287">
          <w:rPr>
            <w:rFonts w:eastAsiaTheme="minorEastAsia" w:cstheme="minorBidi"/>
            <w:color w:val="auto"/>
            <w:kern w:val="2"/>
            <w:sz w:val="24"/>
            <w:szCs w:val="24"/>
            <w:lang w:val="en-IN" w:eastAsia="en-GB"/>
            <w14:ligatures w14:val="standardContextual"/>
            <w14:cntxtAlts w14:val="0"/>
          </w:rPr>
          <w:tab/>
        </w:r>
        <w:r w:rsidRPr="00644287" w:rsidDel="00644287">
          <w:rPr>
            <w:sz w:val="22"/>
          </w:rPr>
          <w:delText>REQUIREMENT</w:delText>
        </w:r>
        <w:r w:rsidDel="00644287">
          <w:rPr>
            <w:webHidden/>
          </w:rPr>
          <w:tab/>
          <w:delText>9</w:delText>
        </w:r>
      </w:del>
    </w:p>
    <w:p w14:paraId="27028255" w14:textId="201C80DB" w:rsidR="000E06E5" w:rsidDel="00644287" w:rsidRDefault="000E06E5">
      <w:pPr>
        <w:pStyle w:val="TOC5"/>
        <w:tabs>
          <w:tab w:val="left" w:pos="1540"/>
          <w:tab w:val="right" w:leader="dot" w:pos="9622"/>
        </w:tabs>
        <w:rPr>
          <w:del w:id="98" w:author="Anshika Gupta" w:date="2023-06-27T10:08:00Z"/>
          <w:rFonts w:eastAsiaTheme="minorEastAsia" w:cstheme="minorBidi"/>
          <w:noProof/>
          <w:color w:val="auto"/>
          <w:kern w:val="2"/>
          <w:sz w:val="24"/>
          <w:szCs w:val="24"/>
          <w:lang w:val="en-IN" w:eastAsia="en-GB"/>
          <w14:ligatures w14:val="standardContextual"/>
          <w14:cntxtAlts w14:val="0"/>
        </w:rPr>
      </w:pPr>
      <w:del w:id="99" w:author="Anshika Gupta" w:date="2023-06-27T10:08:00Z">
        <w:r w:rsidRPr="00644287" w:rsidDel="00644287">
          <w:rPr>
            <w:noProof/>
            <w:sz w:val="22"/>
          </w:rPr>
          <w:delText>4.1 |</w:delText>
        </w:r>
        <w:r w:rsidDel="00644287">
          <w:rPr>
            <w:rFonts w:eastAsiaTheme="minorEastAsia" w:cstheme="minorBidi"/>
            <w:noProof/>
            <w:color w:val="auto"/>
            <w:kern w:val="2"/>
            <w:sz w:val="24"/>
            <w:szCs w:val="24"/>
            <w:lang w:val="en-IN" w:eastAsia="en-GB"/>
            <w14:ligatures w14:val="standardContextual"/>
            <w14:cntxtAlts w14:val="0"/>
          </w:rPr>
          <w:tab/>
        </w:r>
        <w:r w:rsidRPr="00644287" w:rsidDel="00644287">
          <w:rPr>
            <w:noProof/>
            <w:sz w:val="22"/>
          </w:rPr>
          <w:delText>General requirements</w:delText>
        </w:r>
        <w:r w:rsidDel="00644287">
          <w:rPr>
            <w:noProof/>
            <w:webHidden/>
          </w:rPr>
          <w:tab/>
          <w:delText>9</w:delText>
        </w:r>
      </w:del>
    </w:p>
    <w:p w14:paraId="264EC541" w14:textId="3616879B" w:rsidR="000E06E5" w:rsidDel="00644287" w:rsidRDefault="000E06E5">
      <w:pPr>
        <w:pStyle w:val="TOC5"/>
        <w:tabs>
          <w:tab w:val="left" w:pos="1540"/>
          <w:tab w:val="right" w:leader="dot" w:pos="9622"/>
        </w:tabs>
        <w:rPr>
          <w:del w:id="100" w:author="Anshika Gupta" w:date="2023-06-27T10:08:00Z"/>
          <w:rFonts w:eastAsiaTheme="minorEastAsia" w:cstheme="minorBidi"/>
          <w:noProof/>
          <w:color w:val="auto"/>
          <w:kern w:val="2"/>
          <w:sz w:val="24"/>
          <w:szCs w:val="24"/>
          <w:lang w:val="en-IN" w:eastAsia="en-GB"/>
          <w14:ligatures w14:val="standardContextual"/>
          <w14:cntxtAlts w14:val="0"/>
        </w:rPr>
      </w:pPr>
      <w:del w:id="101" w:author="Anshika Gupta" w:date="2023-06-27T10:08:00Z">
        <w:r w:rsidRPr="00644287" w:rsidDel="00644287">
          <w:rPr>
            <w:noProof/>
            <w:sz w:val="22"/>
          </w:rPr>
          <w:delText>4.2 |</w:delText>
        </w:r>
        <w:r w:rsidDel="00644287">
          <w:rPr>
            <w:rFonts w:eastAsiaTheme="minorEastAsia" w:cstheme="minorBidi"/>
            <w:noProof/>
            <w:color w:val="auto"/>
            <w:kern w:val="2"/>
            <w:sz w:val="24"/>
            <w:szCs w:val="24"/>
            <w:lang w:val="en-IN" w:eastAsia="en-GB"/>
            <w14:ligatures w14:val="standardContextual"/>
            <w14:cntxtAlts w14:val="0"/>
          </w:rPr>
          <w:tab/>
        </w:r>
        <w:r w:rsidRPr="00644287" w:rsidDel="00644287">
          <w:rPr>
            <w:noProof/>
            <w:sz w:val="22"/>
          </w:rPr>
          <w:delText>Expert stakeholder requirements</w:delText>
        </w:r>
        <w:r w:rsidDel="00644287">
          <w:rPr>
            <w:noProof/>
            <w:webHidden/>
          </w:rPr>
          <w:tab/>
          <w:delText>10</w:delText>
        </w:r>
      </w:del>
    </w:p>
    <w:p w14:paraId="36F2284E" w14:textId="1D334883" w:rsidR="000E06E5" w:rsidDel="00644287" w:rsidRDefault="000E06E5">
      <w:pPr>
        <w:pStyle w:val="TOC5"/>
        <w:tabs>
          <w:tab w:val="left" w:pos="1540"/>
          <w:tab w:val="right" w:leader="dot" w:pos="9622"/>
        </w:tabs>
        <w:rPr>
          <w:del w:id="102" w:author="Anshika Gupta" w:date="2023-06-27T10:08:00Z"/>
          <w:rFonts w:eastAsiaTheme="minorEastAsia" w:cstheme="minorBidi"/>
          <w:noProof/>
          <w:color w:val="auto"/>
          <w:kern w:val="2"/>
          <w:sz w:val="24"/>
          <w:szCs w:val="24"/>
          <w:lang w:val="en-IN" w:eastAsia="en-GB"/>
          <w14:ligatures w14:val="standardContextual"/>
          <w14:cntxtAlts w14:val="0"/>
        </w:rPr>
      </w:pPr>
      <w:del w:id="103" w:author="Anshika Gupta" w:date="2023-06-27T10:08:00Z">
        <w:r w:rsidRPr="00644287" w:rsidDel="00644287">
          <w:rPr>
            <w:noProof/>
            <w:sz w:val="22"/>
          </w:rPr>
          <w:delText>4.3 |</w:delText>
        </w:r>
        <w:r w:rsidDel="00644287">
          <w:rPr>
            <w:rFonts w:eastAsiaTheme="minorEastAsia" w:cstheme="minorBidi"/>
            <w:noProof/>
            <w:color w:val="auto"/>
            <w:kern w:val="2"/>
            <w:sz w:val="24"/>
            <w:szCs w:val="24"/>
            <w:lang w:val="en-IN" w:eastAsia="en-GB"/>
            <w14:ligatures w14:val="standardContextual"/>
            <w14:cntxtAlts w14:val="0"/>
          </w:rPr>
          <w:tab/>
        </w:r>
        <w:r w:rsidRPr="00644287" w:rsidDel="00644287">
          <w:rPr>
            <w:noProof/>
            <w:sz w:val="22"/>
          </w:rPr>
          <w:delText>Supporting document and evidence</w:delText>
        </w:r>
        <w:r w:rsidDel="00644287">
          <w:rPr>
            <w:noProof/>
            <w:webHidden/>
          </w:rPr>
          <w:tab/>
          <w:delText>11</w:delText>
        </w:r>
      </w:del>
    </w:p>
    <w:p w14:paraId="0300FC13" w14:textId="0E482E93" w:rsidR="000E06E5" w:rsidDel="00644287" w:rsidRDefault="000E06E5">
      <w:pPr>
        <w:pStyle w:val="TOC3"/>
        <w:rPr>
          <w:del w:id="104" w:author="Anshika Gupta" w:date="2023-06-27T10:08:00Z"/>
          <w:rFonts w:eastAsiaTheme="minorEastAsia" w:cstheme="minorBidi"/>
          <w:color w:val="auto"/>
          <w:kern w:val="2"/>
          <w:sz w:val="24"/>
          <w:szCs w:val="24"/>
          <w:lang w:val="en-IN" w:eastAsia="en-GB"/>
          <w14:ligatures w14:val="standardContextual"/>
          <w14:cntxtAlts w14:val="0"/>
        </w:rPr>
      </w:pPr>
      <w:del w:id="105" w:author="Anshika Gupta" w:date="2023-06-27T10:08:00Z">
        <w:r w:rsidRPr="00644287" w:rsidDel="00644287">
          <w:rPr>
            <w:rFonts w:ascii="Verdana" w:hAnsi="Verdana"/>
            <w:sz w:val="22"/>
          </w:rPr>
          <w:delText>5|</w:delText>
        </w:r>
        <w:r w:rsidDel="00644287">
          <w:rPr>
            <w:rFonts w:eastAsiaTheme="minorEastAsia" w:cstheme="minorBidi"/>
            <w:color w:val="auto"/>
            <w:kern w:val="2"/>
            <w:sz w:val="24"/>
            <w:szCs w:val="24"/>
            <w:lang w:val="en-IN" w:eastAsia="en-GB"/>
            <w14:ligatures w14:val="standardContextual"/>
            <w14:cntxtAlts w14:val="0"/>
          </w:rPr>
          <w:tab/>
        </w:r>
        <w:r w:rsidRPr="00644287" w:rsidDel="00644287">
          <w:rPr>
            <w:sz w:val="22"/>
          </w:rPr>
          <w:delText>ASSESSMENT PROCEDURE</w:delText>
        </w:r>
        <w:r w:rsidDel="00644287">
          <w:rPr>
            <w:webHidden/>
          </w:rPr>
          <w:tab/>
          <w:delText>11</w:delText>
        </w:r>
      </w:del>
    </w:p>
    <w:p w14:paraId="57D3202B" w14:textId="0CEDE673" w:rsidR="000E06E5" w:rsidDel="00644287" w:rsidRDefault="000E06E5">
      <w:pPr>
        <w:pStyle w:val="TOC3"/>
        <w:rPr>
          <w:del w:id="106" w:author="Anshika Gupta" w:date="2023-06-27T10:08:00Z"/>
          <w:rFonts w:eastAsiaTheme="minorEastAsia" w:cstheme="minorBidi"/>
          <w:color w:val="auto"/>
          <w:kern w:val="2"/>
          <w:sz w:val="24"/>
          <w:szCs w:val="24"/>
          <w:lang w:val="en-IN" w:eastAsia="en-GB"/>
          <w14:ligatures w14:val="standardContextual"/>
          <w14:cntxtAlts w14:val="0"/>
        </w:rPr>
      </w:pPr>
      <w:del w:id="107" w:author="Anshika Gupta" w:date="2023-06-27T10:08:00Z">
        <w:r w:rsidRPr="00644287" w:rsidDel="00644287">
          <w:rPr>
            <w:rFonts w:ascii="Verdana" w:hAnsi="Verdana"/>
            <w:sz w:val="22"/>
          </w:rPr>
          <w:delText>7|</w:delText>
        </w:r>
        <w:r w:rsidDel="00644287">
          <w:rPr>
            <w:rFonts w:eastAsiaTheme="minorEastAsia" w:cstheme="minorBidi"/>
            <w:color w:val="auto"/>
            <w:kern w:val="2"/>
            <w:sz w:val="24"/>
            <w:szCs w:val="24"/>
            <w:lang w:val="en-IN" w:eastAsia="en-GB"/>
            <w14:ligatures w14:val="standardContextual"/>
            <w14:cntxtAlts w14:val="0"/>
          </w:rPr>
          <w:tab/>
        </w:r>
        <w:r w:rsidRPr="00644287" w:rsidDel="00644287">
          <w:rPr>
            <w:sz w:val="22"/>
          </w:rPr>
          <w:delText>SAFEGUARDING PRINCIPLES AND REQUIREMENTS</w:delText>
        </w:r>
        <w:r w:rsidDel="00644287">
          <w:rPr>
            <w:webHidden/>
          </w:rPr>
          <w:tab/>
          <w:delText>12</w:delText>
        </w:r>
      </w:del>
    </w:p>
    <w:p w14:paraId="59860576" w14:textId="7FC77F17" w:rsidR="000E06E5" w:rsidDel="00644287" w:rsidRDefault="000E06E5">
      <w:pPr>
        <w:pStyle w:val="TOC2"/>
        <w:tabs>
          <w:tab w:val="left" w:pos="880"/>
          <w:tab w:val="right" w:leader="dot" w:pos="9622"/>
        </w:tabs>
        <w:rPr>
          <w:del w:id="108" w:author="Anshika Gupta" w:date="2023-06-27T10:08:00Z"/>
          <w:rFonts w:eastAsiaTheme="minorEastAsia" w:cstheme="minorBidi"/>
          <w:bCs w:val="0"/>
          <w:caps w:val="0"/>
          <w:noProof/>
          <w:color w:val="auto"/>
          <w:kern w:val="2"/>
          <w:sz w:val="24"/>
          <w:szCs w:val="24"/>
          <w:lang w:val="en-IN" w:eastAsia="en-GB"/>
          <w14:ligatures w14:val="standardContextual"/>
          <w14:cntxtAlts w14:val="0"/>
        </w:rPr>
      </w:pPr>
      <w:del w:id="109" w:author="Anshika Gupta" w:date="2023-06-27T10:08:00Z">
        <w:r w:rsidRPr="00644287" w:rsidDel="00644287">
          <w:rPr>
            <w:rFonts w:ascii="Verdana" w:hAnsi="Verdana"/>
            <w:noProof/>
          </w:rPr>
          <w:delText>P.1 |</w:delText>
        </w:r>
        <w:r w:rsidDel="00644287">
          <w:rPr>
            <w:rFonts w:eastAsiaTheme="minorEastAsia" w:cstheme="minorBidi"/>
            <w:bCs w:val="0"/>
            <w:caps w:val="0"/>
            <w:noProof/>
            <w:color w:val="auto"/>
            <w:kern w:val="2"/>
            <w:sz w:val="24"/>
            <w:szCs w:val="24"/>
            <w:lang w:val="en-IN" w:eastAsia="en-GB"/>
            <w14:ligatures w14:val="standardContextual"/>
            <w14:cntxtAlts w14:val="0"/>
          </w:rPr>
          <w:tab/>
        </w:r>
        <w:r w:rsidRPr="00644287" w:rsidDel="00644287">
          <w:rPr>
            <w:noProof/>
          </w:rPr>
          <w:delText>Human Rights</w:delText>
        </w:r>
        <w:r w:rsidDel="00644287">
          <w:rPr>
            <w:noProof/>
            <w:webHidden/>
          </w:rPr>
          <w:tab/>
          <w:delText>12</w:delText>
        </w:r>
      </w:del>
    </w:p>
    <w:p w14:paraId="058C69AB" w14:textId="2761D3F3" w:rsidR="000E06E5" w:rsidDel="00644287" w:rsidRDefault="000E06E5">
      <w:pPr>
        <w:pStyle w:val="TOC2"/>
        <w:tabs>
          <w:tab w:val="left" w:pos="880"/>
          <w:tab w:val="right" w:leader="dot" w:pos="9622"/>
        </w:tabs>
        <w:rPr>
          <w:del w:id="110" w:author="Anshika Gupta" w:date="2023-06-27T10:08:00Z"/>
          <w:rFonts w:eastAsiaTheme="minorEastAsia" w:cstheme="minorBidi"/>
          <w:bCs w:val="0"/>
          <w:caps w:val="0"/>
          <w:noProof/>
          <w:color w:val="auto"/>
          <w:kern w:val="2"/>
          <w:sz w:val="24"/>
          <w:szCs w:val="24"/>
          <w:lang w:val="en-IN" w:eastAsia="en-GB"/>
          <w14:ligatures w14:val="standardContextual"/>
          <w14:cntxtAlts w14:val="0"/>
        </w:rPr>
      </w:pPr>
      <w:del w:id="111" w:author="Anshika Gupta" w:date="2023-06-27T10:08:00Z">
        <w:r w:rsidRPr="00644287" w:rsidDel="00644287">
          <w:rPr>
            <w:rFonts w:ascii="Verdana" w:hAnsi="Verdana"/>
            <w:noProof/>
          </w:rPr>
          <w:delText>P.2 |</w:delText>
        </w:r>
        <w:r w:rsidDel="00644287">
          <w:rPr>
            <w:rFonts w:eastAsiaTheme="minorEastAsia" w:cstheme="minorBidi"/>
            <w:bCs w:val="0"/>
            <w:caps w:val="0"/>
            <w:noProof/>
            <w:color w:val="auto"/>
            <w:kern w:val="2"/>
            <w:sz w:val="24"/>
            <w:szCs w:val="24"/>
            <w:lang w:val="en-IN" w:eastAsia="en-GB"/>
            <w14:ligatures w14:val="standardContextual"/>
            <w14:cntxtAlts w14:val="0"/>
          </w:rPr>
          <w:tab/>
        </w:r>
        <w:r w:rsidRPr="00644287" w:rsidDel="00644287">
          <w:rPr>
            <w:noProof/>
          </w:rPr>
          <w:delText>Gender Equality and Women’s Empowerment</w:delText>
        </w:r>
        <w:r w:rsidDel="00644287">
          <w:rPr>
            <w:noProof/>
            <w:webHidden/>
          </w:rPr>
          <w:tab/>
          <w:delText>13</w:delText>
        </w:r>
      </w:del>
    </w:p>
    <w:p w14:paraId="76BE8AE0" w14:textId="68034CDB" w:rsidR="000E06E5" w:rsidDel="00644287" w:rsidRDefault="000E06E5">
      <w:pPr>
        <w:pStyle w:val="TOC2"/>
        <w:tabs>
          <w:tab w:val="left" w:pos="880"/>
          <w:tab w:val="right" w:leader="dot" w:pos="9622"/>
        </w:tabs>
        <w:rPr>
          <w:del w:id="112" w:author="Anshika Gupta" w:date="2023-06-27T10:08:00Z"/>
          <w:rFonts w:eastAsiaTheme="minorEastAsia" w:cstheme="minorBidi"/>
          <w:bCs w:val="0"/>
          <w:caps w:val="0"/>
          <w:noProof/>
          <w:color w:val="auto"/>
          <w:kern w:val="2"/>
          <w:sz w:val="24"/>
          <w:szCs w:val="24"/>
          <w:lang w:val="en-IN" w:eastAsia="en-GB"/>
          <w14:ligatures w14:val="standardContextual"/>
          <w14:cntxtAlts w14:val="0"/>
        </w:rPr>
      </w:pPr>
      <w:del w:id="113" w:author="Anshika Gupta" w:date="2023-06-27T10:08:00Z">
        <w:r w:rsidRPr="00644287" w:rsidDel="00644287">
          <w:rPr>
            <w:rFonts w:ascii="Verdana" w:hAnsi="Verdana"/>
            <w:noProof/>
          </w:rPr>
          <w:delText>P.3 |</w:delText>
        </w:r>
        <w:r w:rsidDel="00644287">
          <w:rPr>
            <w:rFonts w:eastAsiaTheme="minorEastAsia" w:cstheme="minorBidi"/>
            <w:bCs w:val="0"/>
            <w:caps w:val="0"/>
            <w:noProof/>
            <w:color w:val="auto"/>
            <w:kern w:val="2"/>
            <w:sz w:val="24"/>
            <w:szCs w:val="24"/>
            <w:lang w:val="en-IN" w:eastAsia="en-GB"/>
            <w14:ligatures w14:val="standardContextual"/>
            <w14:cntxtAlts w14:val="0"/>
          </w:rPr>
          <w:tab/>
        </w:r>
        <w:r w:rsidRPr="00644287" w:rsidDel="00644287">
          <w:rPr>
            <w:noProof/>
          </w:rPr>
          <w:delText>Community Health AND Safety</w:delText>
        </w:r>
        <w:r w:rsidDel="00644287">
          <w:rPr>
            <w:noProof/>
            <w:webHidden/>
          </w:rPr>
          <w:tab/>
          <w:delText>15</w:delText>
        </w:r>
      </w:del>
    </w:p>
    <w:p w14:paraId="06E2B7B4" w14:textId="50372D32" w:rsidR="000E06E5" w:rsidDel="00644287" w:rsidRDefault="000E06E5">
      <w:pPr>
        <w:pStyle w:val="TOC2"/>
        <w:tabs>
          <w:tab w:val="left" w:pos="880"/>
          <w:tab w:val="right" w:leader="dot" w:pos="9622"/>
        </w:tabs>
        <w:rPr>
          <w:del w:id="114" w:author="Anshika Gupta" w:date="2023-06-27T10:08:00Z"/>
          <w:rFonts w:eastAsiaTheme="minorEastAsia" w:cstheme="minorBidi"/>
          <w:bCs w:val="0"/>
          <w:caps w:val="0"/>
          <w:noProof/>
          <w:color w:val="auto"/>
          <w:kern w:val="2"/>
          <w:sz w:val="24"/>
          <w:szCs w:val="24"/>
          <w:lang w:val="en-IN" w:eastAsia="en-GB"/>
          <w14:ligatures w14:val="standardContextual"/>
          <w14:cntxtAlts w14:val="0"/>
        </w:rPr>
      </w:pPr>
      <w:del w:id="115" w:author="Anshika Gupta" w:date="2023-06-27T10:08:00Z">
        <w:r w:rsidRPr="00644287" w:rsidDel="00644287">
          <w:rPr>
            <w:rFonts w:ascii="Verdana" w:hAnsi="Verdana"/>
            <w:noProof/>
          </w:rPr>
          <w:delText>P.4 |</w:delText>
        </w:r>
        <w:r w:rsidDel="00644287">
          <w:rPr>
            <w:rFonts w:eastAsiaTheme="minorEastAsia" w:cstheme="minorBidi"/>
            <w:bCs w:val="0"/>
            <w:caps w:val="0"/>
            <w:noProof/>
            <w:color w:val="auto"/>
            <w:kern w:val="2"/>
            <w:sz w:val="24"/>
            <w:szCs w:val="24"/>
            <w:lang w:val="en-IN" w:eastAsia="en-GB"/>
            <w14:ligatures w14:val="standardContextual"/>
            <w14:cntxtAlts w14:val="0"/>
          </w:rPr>
          <w:tab/>
        </w:r>
        <w:r w:rsidRPr="00644287" w:rsidDel="00644287">
          <w:rPr>
            <w:noProof/>
          </w:rPr>
          <w:delText>Cultural Heritage, Indigenous People, Displacement and Resettlement</w:delText>
        </w:r>
        <w:r w:rsidDel="00644287">
          <w:rPr>
            <w:noProof/>
            <w:webHidden/>
          </w:rPr>
          <w:tab/>
          <w:delText>16</w:delText>
        </w:r>
      </w:del>
    </w:p>
    <w:p w14:paraId="42AE1F79" w14:textId="5C7EA871" w:rsidR="000E06E5" w:rsidDel="00644287" w:rsidRDefault="000E06E5">
      <w:pPr>
        <w:pStyle w:val="TOC3"/>
        <w:rPr>
          <w:del w:id="116" w:author="Anshika Gupta" w:date="2023-06-27T10:08:00Z"/>
          <w:rFonts w:eastAsiaTheme="minorEastAsia" w:cstheme="minorBidi"/>
          <w:color w:val="auto"/>
          <w:kern w:val="2"/>
          <w:sz w:val="24"/>
          <w:szCs w:val="24"/>
          <w:lang w:val="en-IN" w:eastAsia="en-GB"/>
          <w14:ligatures w14:val="standardContextual"/>
          <w14:cntxtAlts w14:val="0"/>
        </w:rPr>
      </w:pPr>
      <w:del w:id="117" w:author="Anshika Gupta" w:date="2023-06-27T10:08:00Z">
        <w:r w:rsidRPr="00644287" w:rsidDel="00644287">
          <w:rPr>
            <w:bCs/>
            <w:sz w:val="22"/>
            <w14:scene3d>
              <w14:camera w14:prst="orthographicFront"/>
              <w14:lightRig w14:rig="threePt" w14:dir="t">
                <w14:rot w14:lat="0" w14:lon="0" w14:rev="0"/>
              </w14:lightRig>
            </w14:scene3d>
          </w:rPr>
          <w:delText>P.4.1 |</w:delText>
        </w:r>
        <w:r w:rsidDel="00644287">
          <w:rPr>
            <w:rFonts w:eastAsiaTheme="minorEastAsia" w:cstheme="minorBidi"/>
            <w:color w:val="auto"/>
            <w:kern w:val="2"/>
            <w:sz w:val="24"/>
            <w:szCs w:val="24"/>
            <w:lang w:val="en-IN" w:eastAsia="en-GB"/>
            <w14:ligatures w14:val="standardContextual"/>
            <w14:cntxtAlts w14:val="0"/>
          </w:rPr>
          <w:tab/>
        </w:r>
        <w:r w:rsidRPr="00644287" w:rsidDel="00644287">
          <w:rPr>
            <w:sz w:val="22"/>
          </w:rPr>
          <w:delText>Sites of cultural and historical heritage</w:delText>
        </w:r>
        <w:r w:rsidDel="00644287">
          <w:rPr>
            <w:webHidden/>
          </w:rPr>
          <w:tab/>
          <w:delText>17</w:delText>
        </w:r>
      </w:del>
    </w:p>
    <w:p w14:paraId="2CFA4FCE" w14:textId="489F390B" w:rsidR="000E06E5" w:rsidDel="00644287" w:rsidRDefault="000E06E5">
      <w:pPr>
        <w:pStyle w:val="TOC3"/>
        <w:rPr>
          <w:del w:id="118" w:author="Anshika Gupta" w:date="2023-06-27T10:08:00Z"/>
          <w:rFonts w:eastAsiaTheme="minorEastAsia" w:cstheme="minorBidi"/>
          <w:color w:val="auto"/>
          <w:kern w:val="2"/>
          <w:sz w:val="24"/>
          <w:szCs w:val="24"/>
          <w:lang w:val="en-IN" w:eastAsia="en-GB"/>
          <w14:ligatures w14:val="standardContextual"/>
          <w14:cntxtAlts w14:val="0"/>
        </w:rPr>
      </w:pPr>
      <w:del w:id="119" w:author="Anshika Gupta" w:date="2023-06-27T10:08:00Z">
        <w:r w:rsidRPr="00644287" w:rsidDel="00644287">
          <w:rPr>
            <w:bCs/>
            <w:sz w:val="22"/>
            <w14:scene3d>
              <w14:camera w14:prst="orthographicFront"/>
              <w14:lightRig w14:rig="threePt" w14:dir="t">
                <w14:rot w14:lat="0" w14:lon="0" w14:rev="0"/>
              </w14:lightRig>
            </w14:scene3d>
          </w:rPr>
          <w:delText>P.4.2 |</w:delText>
        </w:r>
        <w:r w:rsidDel="00644287">
          <w:rPr>
            <w:rFonts w:eastAsiaTheme="minorEastAsia" w:cstheme="minorBidi"/>
            <w:color w:val="auto"/>
            <w:kern w:val="2"/>
            <w:sz w:val="24"/>
            <w:szCs w:val="24"/>
            <w:lang w:val="en-IN" w:eastAsia="en-GB"/>
            <w14:ligatures w14:val="standardContextual"/>
            <w14:cntxtAlts w14:val="0"/>
          </w:rPr>
          <w:tab/>
        </w:r>
        <w:r w:rsidRPr="00644287" w:rsidDel="00644287">
          <w:rPr>
            <w:sz w:val="22"/>
          </w:rPr>
          <w:delText>Forced Eviction and Displacement</w:delText>
        </w:r>
        <w:r w:rsidDel="00644287">
          <w:rPr>
            <w:webHidden/>
          </w:rPr>
          <w:tab/>
          <w:delText>17</w:delText>
        </w:r>
      </w:del>
    </w:p>
    <w:p w14:paraId="19D46C6D" w14:textId="29EE0BD4" w:rsidR="000E06E5" w:rsidDel="00644287" w:rsidRDefault="000E06E5">
      <w:pPr>
        <w:pStyle w:val="TOC3"/>
        <w:rPr>
          <w:del w:id="120" w:author="Anshika Gupta" w:date="2023-06-27T10:08:00Z"/>
          <w:rFonts w:eastAsiaTheme="minorEastAsia" w:cstheme="minorBidi"/>
          <w:color w:val="auto"/>
          <w:kern w:val="2"/>
          <w:sz w:val="24"/>
          <w:szCs w:val="24"/>
          <w:lang w:val="en-IN" w:eastAsia="en-GB"/>
          <w14:ligatures w14:val="standardContextual"/>
          <w14:cntxtAlts w14:val="0"/>
        </w:rPr>
      </w:pPr>
      <w:del w:id="121" w:author="Anshika Gupta" w:date="2023-06-27T10:08:00Z">
        <w:r w:rsidRPr="00644287" w:rsidDel="00644287">
          <w:rPr>
            <w:bCs/>
            <w:sz w:val="22"/>
            <w14:scene3d>
              <w14:camera w14:prst="orthographicFront"/>
              <w14:lightRig w14:rig="threePt" w14:dir="t">
                <w14:rot w14:lat="0" w14:lon="0" w14:rev="0"/>
              </w14:lightRig>
            </w14:scene3d>
          </w:rPr>
          <w:delText>P.4.3 |</w:delText>
        </w:r>
        <w:r w:rsidDel="00644287">
          <w:rPr>
            <w:rFonts w:eastAsiaTheme="minorEastAsia" w:cstheme="minorBidi"/>
            <w:color w:val="auto"/>
            <w:kern w:val="2"/>
            <w:sz w:val="24"/>
            <w:szCs w:val="24"/>
            <w:lang w:val="en-IN" w:eastAsia="en-GB"/>
            <w14:ligatures w14:val="standardContextual"/>
            <w14:cntxtAlts w14:val="0"/>
          </w:rPr>
          <w:tab/>
        </w:r>
        <w:r w:rsidRPr="00644287" w:rsidDel="00644287">
          <w:rPr>
            <w:sz w:val="22"/>
          </w:rPr>
          <w:delText>Land tenure and other rights</w:delText>
        </w:r>
        <w:r w:rsidDel="00644287">
          <w:rPr>
            <w:webHidden/>
          </w:rPr>
          <w:tab/>
          <w:delText>18</w:delText>
        </w:r>
      </w:del>
    </w:p>
    <w:p w14:paraId="05505C3B" w14:textId="33C7B1DF" w:rsidR="000E06E5" w:rsidDel="00644287" w:rsidRDefault="000E06E5">
      <w:pPr>
        <w:pStyle w:val="TOC3"/>
        <w:rPr>
          <w:del w:id="122" w:author="Anshika Gupta" w:date="2023-06-27T10:08:00Z"/>
          <w:rFonts w:eastAsiaTheme="minorEastAsia" w:cstheme="minorBidi"/>
          <w:color w:val="auto"/>
          <w:kern w:val="2"/>
          <w:sz w:val="24"/>
          <w:szCs w:val="24"/>
          <w:lang w:val="en-IN" w:eastAsia="en-GB"/>
          <w14:ligatures w14:val="standardContextual"/>
          <w14:cntxtAlts w14:val="0"/>
        </w:rPr>
      </w:pPr>
      <w:del w:id="123" w:author="Anshika Gupta" w:date="2023-06-27T10:08:00Z">
        <w:r w:rsidRPr="00644287" w:rsidDel="00644287">
          <w:rPr>
            <w:bCs/>
            <w:sz w:val="22"/>
            <w:lang w:val="en-SG"/>
            <w14:scene3d>
              <w14:camera w14:prst="orthographicFront"/>
              <w14:lightRig w14:rig="threePt" w14:dir="t">
                <w14:rot w14:lat="0" w14:lon="0" w14:rev="0"/>
              </w14:lightRig>
            </w14:scene3d>
          </w:rPr>
          <w:delText>P.4.4 |</w:delText>
        </w:r>
        <w:r w:rsidDel="00644287">
          <w:rPr>
            <w:rFonts w:eastAsiaTheme="minorEastAsia" w:cstheme="minorBidi"/>
            <w:color w:val="auto"/>
            <w:kern w:val="2"/>
            <w:sz w:val="24"/>
            <w:szCs w:val="24"/>
            <w:lang w:val="en-IN" w:eastAsia="en-GB"/>
            <w14:ligatures w14:val="standardContextual"/>
            <w14:cntxtAlts w14:val="0"/>
          </w:rPr>
          <w:tab/>
        </w:r>
        <w:r w:rsidRPr="00644287" w:rsidDel="00644287">
          <w:rPr>
            <w:sz w:val="22"/>
          </w:rPr>
          <w:delText>Indigenous peoples</w:delText>
        </w:r>
        <w:r w:rsidDel="00644287">
          <w:rPr>
            <w:webHidden/>
          </w:rPr>
          <w:tab/>
          <w:delText>19</w:delText>
        </w:r>
      </w:del>
    </w:p>
    <w:p w14:paraId="76EEF39C" w14:textId="62E9D2A6" w:rsidR="000E06E5" w:rsidDel="00644287" w:rsidRDefault="000E06E5">
      <w:pPr>
        <w:pStyle w:val="TOC2"/>
        <w:tabs>
          <w:tab w:val="left" w:pos="880"/>
          <w:tab w:val="right" w:leader="dot" w:pos="9622"/>
        </w:tabs>
        <w:rPr>
          <w:del w:id="124" w:author="Anshika Gupta" w:date="2023-06-27T10:08:00Z"/>
          <w:rFonts w:eastAsiaTheme="minorEastAsia" w:cstheme="minorBidi"/>
          <w:bCs w:val="0"/>
          <w:caps w:val="0"/>
          <w:noProof/>
          <w:color w:val="auto"/>
          <w:kern w:val="2"/>
          <w:sz w:val="24"/>
          <w:szCs w:val="24"/>
          <w:lang w:val="en-IN" w:eastAsia="en-GB"/>
          <w14:ligatures w14:val="standardContextual"/>
          <w14:cntxtAlts w14:val="0"/>
        </w:rPr>
      </w:pPr>
      <w:del w:id="125" w:author="Anshika Gupta" w:date="2023-06-27T10:08:00Z">
        <w:r w:rsidRPr="00644287" w:rsidDel="00644287">
          <w:rPr>
            <w:rFonts w:ascii="Verdana" w:hAnsi="Verdana" w:cstheme="majorBidi"/>
            <w:noProof/>
          </w:rPr>
          <w:delText>P.5 |</w:delText>
        </w:r>
        <w:r w:rsidDel="00644287">
          <w:rPr>
            <w:rFonts w:eastAsiaTheme="minorEastAsia" w:cstheme="minorBidi"/>
            <w:bCs w:val="0"/>
            <w:caps w:val="0"/>
            <w:noProof/>
            <w:color w:val="auto"/>
            <w:kern w:val="2"/>
            <w:sz w:val="24"/>
            <w:szCs w:val="24"/>
            <w:lang w:val="en-IN" w:eastAsia="en-GB"/>
            <w14:ligatures w14:val="standardContextual"/>
            <w14:cntxtAlts w14:val="0"/>
          </w:rPr>
          <w:tab/>
        </w:r>
        <w:r w:rsidRPr="00644287" w:rsidDel="00644287">
          <w:rPr>
            <w:noProof/>
          </w:rPr>
          <w:delText>Corruption</w:delText>
        </w:r>
        <w:r w:rsidDel="00644287">
          <w:rPr>
            <w:noProof/>
            <w:webHidden/>
          </w:rPr>
          <w:tab/>
          <w:delText>21</w:delText>
        </w:r>
      </w:del>
    </w:p>
    <w:p w14:paraId="4804A002" w14:textId="5C54A854" w:rsidR="000E06E5" w:rsidDel="00644287" w:rsidRDefault="000E06E5">
      <w:pPr>
        <w:pStyle w:val="TOC2"/>
        <w:tabs>
          <w:tab w:val="left" w:pos="880"/>
          <w:tab w:val="right" w:leader="dot" w:pos="9622"/>
        </w:tabs>
        <w:rPr>
          <w:del w:id="126" w:author="Anshika Gupta" w:date="2023-06-27T10:08:00Z"/>
          <w:rFonts w:eastAsiaTheme="minorEastAsia" w:cstheme="minorBidi"/>
          <w:bCs w:val="0"/>
          <w:caps w:val="0"/>
          <w:noProof/>
          <w:color w:val="auto"/>
          <w:kern w:val="2"/>
          <w:sz w:val="24"/>
          <w:szCs w:val="24"/>
          <w:lang w:val="en-IN" w:eastAsia="en-GB"/>
          <w14:ligatures w14:val="standardContextual"/>
          <w14:cntxtAlts w14:val="0"/>
        </w:rPr>
      </w:pPr>
      <w:del w:id="127" w:author="Anshika Gupta" w:date="2023-06-27T10:08:00Z">
        <w:r w:rsidRPr="00644287" w:rsidDel="00644287">
          <w:rPr>
            <w:rFonts w:ascii="Verdana" w:hAnsi="Verdana"/>
            <w:noProof/>
          </w:rPr>
          <w:delText>P.6 |</w:delText>
        </w:r>
        <w:r w:rsidDel="00644287">
          <w:rPr>
            <w:rFonts w:eastAsiaTheme="minorEastAsia" w:cstheme="minorBidi"/>
            <w:bCs w:val="0"/>
            <w:caps w:val="0"/>
            <w:noProof/>
            <w:color w:val="auto"/>
            <w:kern w:val="2"/>
            <w:sz w:val="24"/>
            <w:szCs w:val="24"/>
            <w:lang w:val="en-IN" w:eastAsia="en-GB"/>
            <w14:ligatures w14:val="standardContextual"/>
            <w14:cntxtAlts w14:val="0"/>
          </w:rPr>
          <w:tab/>
        </w:r>
        <w:r w:rsidRPr="00644287" w:rsidDel="00644287">
          <w:rPr>
            <w:noProof/>
          </w:rPr>
          <w:delText>Economic Impacts</w:delText>
        </w:r>
        <w:r w:rsidDel="00644287">
          <w:rPr>
            <w:noProof/>
            <w:webHidden/>
          </w:rPr>
          <w:tab/>
          <w:delText>21</w:delText>
        </w:r>
      </w:del>
    </w:p>
    <w:p w14:paraId="747B3BC6" w14:textId="343AF6C7" w:rsidR="000E06E5" w:rsidDel="00644287" w:rsidRDefault="000E06E5">
      <w:pPr>
        <w:pStyle w:val="TOC3"/>
        <w:rPr>
          <w:del w:id="128" w:author="Anshika Gupta" w:date="2023-06-27T10:08:00Z"/>
          <w:rFonts w:eastAsiaTheme="minorEastAsia" w:cstheme="minorBidi"/>
          <w:color w:val="auto"/>
          <w:kern w:val="2"/>
          <w:sz w:val="24"/>
          <w:szCs w:val="24"/>
          <w:lang w:val="en-IN" w:eastAsia="en-GB"/>
          <w14:ligatures w14:val="standardContextual"/>
          <w14:cntxtAlts w14:val="0"/>
        </w:rPr>
      </w:pPr>
      <w:del w:id="129" w:author="Anshika Gupta" w:date="2023-06-27T10:08:00Z">
        <w:r w:rsidRPr="00644287" w:rsidDel="00644287">
          <w:rPr>
            <w:bCs/>
            <w:sz w:val="22"/>
            <w14:scene3d>
              <w14:camera w14:prst="orthographicFront"/>
              <w14:lightRig w14:rig="threePt" w14:dir="t">
                <w14:rot w14:lat="0" w14:lon="0" w14:rev="0"/>
              </w14:lightRig>
            </w14:scene3d>
          </w:rPr>
          <w:delText>P.6.1 |</w:delText>
        </w:r>
        <w:r w:rsidDel="00644287">
          <w:rPr>
            <w:rFonts w:eastAsiaTheme="minorEastAsia" w:cstheme="minorBidi"/>
            <w:color w:val="auto"/>
            <w:kern w:val="2"/>
            <w:sz w:val="24"/>
            <w:szCs w:val="24"/>
            <w:lang w:val="en-IN" w:eastAsia="en-GB"/>
            <w14:ligatures w14:val="standardContextual"/>
            <w14:cntxtAlts w14:val="0"/>
          </w:rPr>
          <w:tab/>
        </w:r>
        <w:r w:rsidRPr="00644287" w:rsidDel="00644287">
          <w:rPr>
            <w:sz w:val="22"/>
          </w:rPr>
          <w:delText>Labour Rights and Working Conditions</w:delText>
        </w:r>
        <w:r w:rsidDel="00644287">
          <w:rPr>
            <w:webHidden/>
          </w:rPr>
          <w:tab/>
          <w:delText>22</w:delText>
        </w:r>
      </w:del>
    </w:p>
    <w:p w14:paraId="36B10CF9" w14:textId="723D06E3" w:rsidR="000E06E5" w:rsidDel="00644287" w:rsidRDefault="000E06E5">
      <w:pPr>
        <w:pStyle w:val="TOC3"/>
        <w:rPr>
          <w:del w:id="130" w:author="Anshika Gupta" w:date="2023-06-27T10:08:00Z"/>
          <w:rFonts w:eastAsiaTheme="minorEastAsia" w:cstheme="minorBidi"/>
          <w:color w:val="auto"/>
          <w:kern w:val="2"/>
          <w:sz w:val="24"/>
          <w:szCs w:val="24"/>
          <w:lang w:val="en-IN" w:eastAsia="en-GB"/>
          <w14:ligatures w14:val="standardContextual"/>
          <w14:cntxtAlts w14:val="0"/>
        </w:rPr>
      </w:pPr>
      <w:del w:id="131" w:author="Anshika Gupta" w:date="2023-06-27T10:08:00Z">
        <w:r w:rsidRPr="00644287" w:rsidDel="00644287">
          <w:rPr>
            <w:bCs/>
            <w:sz w:val="22"/>
            <w14:scene3d>
              <w14:camera w14:prst="orthographicFront"/>
              <w14:lightRig w14:rig="threePt" w14:dir="t">
                <w14:rot w14:lat="0" w14:lon="0" w14:rev="0"/>
              </w14:lightRig>
            </w14:scene3d>
          </w:rPr>
          <w:delText>P.6.2 |</w:delText>
        </w:r>
        <w:r w:rsidDel="00644287">
          <w:rPr>
            <w:rFonts w:eastAsiaTheme="minorEastAsia" w:cstheme="minorBidi"/>
            <w:color w:val="auto"/>
            <w:kern w:val="2"/>
            <w:sz w:val="24"/>
            <w:szCs w:val="24"/>
            <w:lang w:val="en-IN" w:eastAsia="en-GB"/>
            <w14:ligatures w14:val="standardContextual"/>
            <w14:cntxtAlts w14:val="0"/>
          </w:rPr>
          <w:tab/>
        </w:r>
        <w:r w:rsidRPr="00644287" w:rsidDel="00644287">
          <w:rPr>
            <w:sz w:val="22"/>
          </w:rPr>
          <w:delText>Negative Economic Consequences</w:delText>
        </w:r>
        <w:r w:rsidDel="00644287">
          <w:rPr>
            <w:webHidden/>
          </w:rPr>
          <w:tab/>
          <w:delText>26</w:delText>
        </w:r>
      </w:del>
    </w:p>
    <w:p w14:paraId="414B719E" w14:textId="1839540C" w:rsidR="000E06E5" w:rsidDel="00644287" w:rsidRDefault="000E06E5">
      <w:pPr>
        <w:pStyle w:val="TOC2"/>
        <w:tabs>
          <w:tab w:val="left" w:pos="880"/>
          <w:tab w:val="right" w:leader="dot" w:pos="9622"/>
        </w:tabs>
        <w:rPr>
          <w:del w:id="132" w:author="Anshika Gupta" w:date="2023-06-27T10:08:00Z"/>
          <w:rFonts w:eastAsiaTheme="minorEastAsia" w:cstheme="minorBidi"/>
          <w:bCs w:val="0"/>
          <w:caps w:val="0"/>
          <w:noProof/>
          <w:color w:val="auto"/>
          <w:kern w:val="2"/>
          <w:sz w:val="24"/>
          <w:szCs w:val="24"/>
          <w:lang w:val="en-IN" w:eastAsia="en-GB"/>
          <w14:ligatures w14:val="standardContextual"/>
          <w14:cntxtAlts w14:val="0"/>
        </w:rPr>
      </w:pPr>
      <w:del w:id="133" w:author="Anshika Gupta" w:date="2023-06-27T10:08:00Z">
        <w:r w:rsidRPr="00644287" w:rsidDel="00644287">
          <w:rPr>
            <w:rFonts w:ascii="Verdana" w:hAnsi="Verdana"/>
            <w:noProof/>
          </w:rPr>
          <w:delText>P.7 |</w:delText>
        </w:r>
        <w:r w:rsidDel="00644287">
          <w:rPr>
            <w:rFonts w:eastAsiaTheme="minorEastAsia" w:cstheme="minorBidi"/>
            <w:bCs w:val="0"/>
            <w:caps w:val="0"/>
            <w:noProof/>
            <w:color w:val="auto"/>
            <w:kern w:val="2"/>
            <w:sz w:val="24"/>
            <w:szCs w:val="24"/>
            <w:lang w:val="en-IN" w:eastAsia="en-GB"/>
            <w14:ligatures w14:val="standardContextual"/>
            <w14:cntxtAlts w14:val="0"/>
          </w:rPr>
          <w:tab/>
        </w:r>
        <w:r w:rsidRPr="00644287" w:rsidDel="00644287">
          <w:rPr>
            <w:noProof/>
          </w:rPr>
          <w:delText>Climate and Energy</w:delText>
        </w:r>
        <w:r w:rsidDel="00644287">
          <w:rPr>
            <w:noProof/>
            <w:webHidden/>
          </w:rPr>
          <w:tab/>
          <w:delText>27</w:delText>
        </w:r>
      </w:del>
    </w:p>
    <w:p w14:paraId="065286FB" w14:textId="161D4590" w:rsidR="000E06E5" w:rsidDel="00644287" w:rsidRDefault="000E06E5">
      <w:pPr>
        <w:pStyle w:val="TOC3"/>
        <w:rPr>
          <w:del w:id="134" w:author="Anshika Gupta" w:date="2023-06-27T10:08:00Z"/>
          <w:rFonts w:eastAsiaTheme="minorEastAsia" w:cstheme="minorBidi"/>
          <w:color w:val="auto"/>
          <w:kern w:val="2"/>
          <w:sz w:val="24"/>
          <w:szCs w:val="24"/>
          <w:lang w:val="en-IN" w:eastAsia="en-GB"/>
          <w14:ligatures w14:val="standardContextual"/>
          <w14:cntxtAlts w14:val="0"/>
        </w:rPr>
      </w:pPr>
      <w:del w:id="135" w:author="Anshika Gupta" w:date="2023-06-27T10:08:00Z">
        <w:r w:rsidRPr="00644287" w:rsidDel="00644287">
          <w:rPr>
            <w:bCs/>
            <w:sz w:val="22"/>
            <w14:scene3d>
              <w14:camera w14:prst="orthographicFront"/>
              <w14:lightRig w14:rig="threePt" w14:dir="t">
                <w14:rot w14:lat="0" w14:lon="0" w14:rev="0"/>
              </w14:lightRig>
            </w14:scene3d>
          </w:rPr>
          <w:delText>P.7.1 |</w:delText>
        </w:r>
        <w:r w:rsidDel="00644287">
          <w:rPr>
            <w:rFonts w:eastAsiaTheme="minorEastAsia" w:cstheme="minorBidi"/>
            <w:color w:val="auto"/>
            <w:kern w:val="2"/>
            <w:sz w:val="24"/>
            <w:szCs w:val="24"/>
            <w:lang w:val="en-IN" w:eastAsia="en-GB"/>
            <w14:ligatures w14:val="standardContextual"/>
            <w14:cntxtAlts w14:val="0"/>
          </w:rPr>
          <w:tab/>
        </w:r>
        <w:r w:rsidRPr="00644287" w:rsidDel="00644287">
          <w:rPr>
            <w:sz w:val="22"/>
          </w:rPr>
          <w:delText>GHG Emissions</w:delText>
        </w:r>
        <w:r w:rsidDel="00644287">
          <w:rPr>
            <w:webHidden/>
          </w:rPr>
          <w:tab/>
          <w:delText>27</w:delText>
        </w:r>
      </w:del>
    </w:p>
    <w:p w14:paraId="2710F0B9" w14:textId="051BFEDD" w:rsidR="000E06E5" w:rsidDel="00644287" w:rsidRDefault="000E06E5">
      <w:pPr>
        <w:pStyle w:val="TOC3"/>
        <w:rPr>
          <w:del w:id="136" w:author="Anshika Gupta" w:date="2023-06-27T10:08:00Z"/>
          <w:rFonts w:eastAsiaTheme="minorEastAsia" w:cstheme="minorBidi"/>
          <w:color w:val="auto"/>
          <w:kern w:val="2"/>
          <w:sz w:val="24"/>
          <w:szCs w:val="24"/>
          <w:lang w:val="en-IN" w:eastAsia="en-GB"/>
          <w14:ligatures w14:val="standardContextual"/>
          <w14:cntxtAlts w14:val="0"/>
        </w:rPr>
      </w:pPr>
      <w:del w:id="137" w:author="Anshika Gupta" w:date="2023-06-27T10:08:00Z">
        <w:r w:rsidRPr="00644287" w:rsidDel="00644287">
          <w:rPr>
            <w:bCs/>
            <w:sz w:val="22"/>
            <w14:scene3d>
              <w14:camera w14:prst="orthographicFront"/>
              <w14:lightRig w14:rig="threePt" w14:dir="t">
                <w14:rot w14:lat="0" w14:lon="0" w14:rev="0"/>
              </w14:lightRig>
            </w14:scene3d>
          </w:rPr>
          <w:delText>P.7.2 |</w:delText>
        </w:r>
        <w:r w:rsidDel="00644287">
          <w:rPr>
            <w:rFonts w:eastAsiaTheme="minorEastAsia" w:cstheme="minorBidi"/>
            <w:color w:val="auto"/>
            <w:kern w:val="2"/>
            <w:sz w:val="24"/>
            <w:szCs w:val="24"/>
            <w:lang w:val="en-IN" w:eastAsia="en-GB"/>
            <w14:ligatures w14:val="standardContextual"/>
            <w14:cntxtAlts w14:val="0"/>
          </w:rPr>
          <w:tab/>
        </w:r>
        <w:r w:rsidRPr="00644287" w:rsidDel="00644287">
          <w:rPr>
            <w:sz w:val="22"/>
          </w:rPr>
          <w:delText>Energy supply</w:delText>
        </w:r>
        <w:r w:rsidDel="00644287">
          <w:rPr>
            <w:webHidden/>
          </w:rPr>
          <w:tab/>
          <w:delText>27</w:delText>
        </w:r>
      </w:del>
    </w:p>
    <w:p w14:paraId="4FEFC31F" w14:textId="6AEA3EE7" w:rsidR="000E06E5" w:rsidDel="00644287" w:rsidRDefault="000E06E5">
      <w:pPr>
        <w:pStyle w:val="TOC2"/>
        <w:tabs>
          <w:tab w:val="left" w:pos="880"/>
          <w:tab w:val="right" w:leader="dot" w:pos="9622"/>
        </w:tabs>
        <w:rPr>
          <w:del w:id="138" w:author="Anshika Gupta" w:date="2023-06-27T10:08:00Z"/>
          <w:rFonts w:eastAsiaTheme="minorEastAsia" w:cstheme="minorBidi"/>
          <w:bCs w:val="0"/>
          <w:caps w:val="0"/>
          <w:noProof/>
          <w:color w:val="auto"/>
          <w:kern w:val="2"/>
          <w:sz w:val="24"/>
          <w:szCs w:val="24"/>
          <w:lang w:val="en-IN" w:eastAsia="en-GB"/>
          <w14:ligatures w14:val="standardContextual"/>
          <w14:cntxtAlts w14:val="0"/>
        </w:rPr>
      </w:pPr>
      <w:del w:id="139" w:author="Anshika Gupta" w:date="2023-06-27T10:08:00Z">
        <w:r w:rsidRPr="00644287" w:rsidDel="00644287">
          <w:rPr>
            <w:rFonts w:ascii="Verdana" w:hAnsi="Verdana"/>
            <w:noProof/>
          </w:rPr>
          <w:delText>P.8 |</w:delText>
        </w:r>
        <w:r w:rsidDel="00644287">
          <w:rPr>
            <w:rFonts w:eastAsiaTheme="minorEastAsia" w:cstheme="minorBidi"/>
            <w:bCs w:val="0"/>
            <w:caps w:val="0"/>
            <w:noProof/>
            <w:color w:val="auto"/>
            <w:kern w:val="2"/>
            <w:sz w:val="24"/>
            <w:szCs w:val="24"/>
            <w:lang w:val="en-IN" w:eastAsia="en-GB"/>
            <w14:ligatures w14:val="standardContextual"/>
            <w14:cntxtAlts w14:val="0"/>
          </w:rPr>
          <w:tab/>
        </w:r>
        <w:r w:rsidRPr="00644287" w:rsidDel="00644287">
          <w:rPr>
            <w:noProof/>
          </w:rPr>
          <w:delText>Water</w:delText>
        </w:r>
        <w:r w:rsidDel="00644287">
          <w:rPr>
            <w:noProof/>
            <w:webHidden/>
          </w:rPr>
          <w:tab/>
          <w:delText>27</w:delText>
        </w:r>
      </w:del>
    </w:p>
    <w:p w14:paraId="3C1D54E7" w14:textId="151F7451" w:rsidR="000E06E5" w:rsidDel="00644287" w:rsidRDefault="000E06E5">
      <w:pPr>
        <w:pStyle w:val="TOC3"/>
        <w:rPr>
          <w:del w:id="140" w:author="Anshika Gupta" w:date="2023-06-27T10:08:00Z"/>
          <w:rFonts w:eastAsiaTheme="minorEastAsia" w:cstheme="minorBidi"/>
          <w:color w:val="auto"/>
          <w:kern w:val="2"/>
          <w:sz w:val="24"/>
          <w:szCs w:val="24"/>
          <w:lang w:val="en-IN" w:eastAsia="en-GB"/>
          <w14:ligatures w14:val="standardContextual"/>
          <w14:cntxtAlts w14:val="0"/>
        </w:rPr>
      </w:pPr>
      <w:del w:id="141" w:author="Anshika Gupta" w:date="2023-06-27T10:08:00Z">
        <w:r w:rsidRPr="00644287" w:rsidDel="00644287">
          <w:rPr>
            <w:bCs/>
            <w:sz w:val="22"/>
            <w:lang w:val="en-SG"/>
            <w14:scene3d>
              <w14:camera w14:prst="orthographicFront"/>
              <w14:lightRig w14:rig="threePt" w14:dir="t">
                <w14:rot w14:lat="0" w14:lon="0" w14:rev="0"/>
              </w14:lightRig>
            </w14:scene3d>
          </w:rPr>
          <w:delText>P.8.1 |</w:delText>
        </w:r>
        <w:r w:rsidDel="00644287">
          <w:rPr>
            <w:rFonts w:eastAsiaTheme="minorEastAsia" w:cstheme="minorBidi"/>
            <w:color w:val="auto"/>
            <w:kern w:val="2"/>
            <w:sz w:val="24"/>
            <w:szCs w:val="24"/>
            <w:lang w:val="en-IN" w:eastAsia="en-GB"/>
            <w14:ligatures w14:val="standardContextual"/>
            <w14:cntxtAlts w14:val="0"/>
          </w:rPr>
          <w:tab/>
        </w:r>
        <w:r w:rsidRPr="00644287" w:rsidDel="00644287">
          <w:rPr>
            <w:sz w:val="22"/>
          </w:rPr>
          <w:delText>Impact on Natural Water Patterns/Flows</w:delText>
        </w:r>
        <w:r w:rsidDel="00644287">
          <w:rPr>
            <w:webHidden/>
          </w:rPr>
          <w:tab/>
          <w:delText>27</w:delText>
        </w:r>
      </w:del>
    </w:p>
    <w:p w14:paraId="4C4EF730" w14:textId="48E1B7AA" w:rsidR="000E06E5" w:rsidDel="00644287" w:rsidRDefault="000E06E5">
      <w:pPr>
        <w:pStyle w:val="TOC3"/>
        <w:rPr>
          <w:del w:id="142" w:author="Anshika Gupta" w:date="2023-06-27T10:08:00Z"/>
          <w:rFonts w:eastAsiaTheme="minorEastAsia" w:cstheme="minorBidi"/>
          <w:color w:val="auto"/>
          <w:kern w:val="2"/>
          <w:sz w:val="24"/>
          <w:szCs w:val="24"/>
          <w:lang w:val="en-IN" w:eastAsia="en-GB"/>
          <w14:ligatures w14:val="standardContextual"/>
          <w14:cntxtAlts w14:val="0"/>
        </w:rPr>
      </w:pPr>
      <w:del w:id="143" w:author="Anshika Gupta" w:date="2023-06-27T10:08:00Z">
        <w:r w:rsidRPr="00644287" w:rsidDel="00644287">
          <w:rPr>
            <w:bCs/>
            <w:sz w:val="22"/>
            <w14:scene3d>
              <w14:camera w14:prst="orthographicFront"/>
              <w14:lightRig w14:rig="threePt" w14:dir="t">
                <w14:rot w14:lat="0" w14:lon="0" w14:rev="0"/>
              </w14:lightRig>
            </w14:scene3d>
          </w:rPr>
          <w:delText>P.8.2 |</w:delText>
        </w:r>
        <w:r w:rsidDel="00644287">
          <w:rPr>
            <w:rFonts w:eastAsiaTheme="minorEastAsia" w:cstheme="minorBidi"/>
            <w:color w:val="auto"/>
            <w:kern w:val="2"/>
            <w:sz w:val="24"/>
            <w:szCs w:val="24"/>
            <w:lang w:val="en-IN" w:eastAsia="en-GB"/>
            <w14:ligatures w14:val="standardContextual"/>
            <w14:cntxtAlts w14:val="0"/>
          </w:rPr>
          <w:tab/>
        </w:r>
        <w:r w:rsidRPr="00644287" w:rsidDel="00644287">
          <w:rPr>
            <w:sz w:val="22"/>
          </w:rPr>
          <w:delText>Erosion and/or Water Body Instability</w:delText>
        </w:r>
        <w:r w:rsidDel="00644287">
          <w:rPr>
            <w:webHidden/>
          </w:rPr>
          <w:tab/>
          <w:delText>28</w:delText>
        </w:r>
      </w:del>
    </w:p>
    <w:p w14:paraId="0C6DBB0A" w14:textId="32C5332B" w:rsidR="000E06E5" w:rsidDel="00644287" w:rsidRDefault="000E06E5">
      <w:pPr>
        <w:pStyle w:val="TOC2"/>
        <w:tabs>
          <w:tab w:val="left" w:pos="880"/>
          <w:tab w:val="right" w:leader="dot" w:pos="9622"/>
        </w:tabs>
        <w:rPr>
          <w:del w:id="144" w:author="Anshika Gupta" w:date="2023-06-27T10:08:00Z"/>
          <w:rFonts w:eastAsiaTheme="minorEastAsia" w:cstheme="minorBidi"/>
          <w:bCs w:val="0"/>
          <w:caps w:val="0"/>
          <w:noProof/>
          <w:color w:val="auto"/>
          <w:kern w:val="2"/>
          <w:sz w:val="24"/>
          <w:szCs w:val="24"/>
          <w:lang w:val="en-IN" w:eastAsia="en-GB"/>
          <w14:ligatures w14:val="standardContextual"/>
          <w14:cntxtAlts w14:val="0"/>
        </w:rPr>
      </w:pPr>
      <w:del w:id="145" w:author="Anshika Gupta" w:date="2023-06-27T10:08:00Z">
        <w:r w:rsidRPr="00644287" w:rsidDel="00644287">
          <w:rPr>
            <w:rFonts w:ascii="Verdana" w:hAnsi="Verdana"/>
            <w:noProof/>
          </w:rPr>
          <w:delText>P.9 |</w:delText>
        </w:r>
        <w:r w:rsidDel="00644287">
          <w:rPr>
            <w:rFonts w:eastAsiaTheme="minorEastAsia" w:cstheme="minorBidi"/>
            <w:bCs w:val="0"/>
            <w:caps w:val="0"/>
            <w:noProof/>
            <w:color w:val="auto"/>
            <w:kern w:val="2"/>
            <w:sz w:val="24"/>
            <w:szCs w:val="24"/>
            <w:lang w:val="en-IN" w:eastAsia="en-GB"/>
            <w14:ligatures w14:val="standardContextual"/>
            <w14:cntxtAlts w14:val="0"/>
          </w:rPr>
          <w:tab/>
        </w:r>
        <w:r w:rsidRPr="00644287" w:rsidDel="00644287">
          <w:rPr>
            <w:noProof/>
          </w:rPr>
          <w:delText>Environment, ecology and land use</w:delText>
        </w:r>
        <w:r w:rsidDel="00644287">
          <w:rPr>
            <w:noProof/>
            <w:webHidden/>
          </w:rPr>
          <w:tab/>
          <w:delText>28</w:delText>
        </w:r>
      </w:del>
    </w:p>
    <w:p w14:paraId="68AD36DD" w14:textId="6A5ADE17" w:rsidR="000E06E5" w:rsidDel="00644287" w:rsidRDefault="000E06E5">
      <w:pPr>
        <w:pStyle w:val="TOC3"/>
        <w:rPr>
          <w:del w:id="146" w:author="Anshika Gupta" w:date="2023-06-27T10:08:00Z"/>
          <w:rFonts w:eastAsiaTheme="minorEastAsia" w:cstheme="minorBidi"/>
          <w:color w:val="auto"/>
          <w:kern w:val="2"/>
          <w:sz w:val="24"/>
          <w:szCs w:val="24"/>
          <w:lang w:val="en-IN" w:eastAsia="en-GB"/>
          <w14:ligatures w14:val="standardContextual"/>
          <w14:cntxtAlts w14:val="0"/>
        </w:rPr>
      </w:pPr>
      <w:del w:id="147" w:author="Anshika Gupta" w:date="2023-06-27T10:08:00Z">
        <w:r w:rsidRPr="00644287" w:rsidDel="00644287">
          <w:rPr>
            <w:bCs/>
            <w:sz w:val="22"/>
            <w:lang w:val="en-SG"/>
            <w14:scene3d>
              <w14:camera w14:prst="orthographicFront"/>
              <w14:lightRig w14:rig="threePt" w14:dir="t">
                <w14:rot w14:lat="0" w14:lon="0" w14:rev="0"/>
              </w14:lightRig>
            </w14:scene3d>
          </w:rPr>
          <w:delText>P.9.1 |</w:delText>
        </w:r>
        <w:r w:rsidDel="00644287">
          <w:rPr>
            <w:rFonts w:eastAsiaTheme="minorEastAsia" w:cstheme="minorBidi"/>
            <w:color w:val="auto"/>
            <w:kern w:val="2"/>
            <w:sz w:val="24"/>
            <w:szCs w:val="24"/>
            <w:lang w:val="en-IN" w:eastAsia="en-GB"/>
            <w14:ligatures w14:val="standardContextual"/>
            <w14:cntxtAlts w14:val="0"/>
          </w:rPr>
          <w:tab/>
        </w:r>
        <w:r w:rsidRPr="00644287" w:rsidDel="00644287">
          <w:rPr>
            <w:sz w:val="22"/>
          </w:rPr>
          <w:delText>Landscape Modification and Soil</w:delText>
        </w:r>
        <w:r w:rsidDel="00644287">
          <w:rPr>
            <w:webHidden/>
          </w:rPr>
          <w:tab/>
          <w:delText>28</w:delText>
        </w:r>
      </w:del>
    </w:p>
    <w:p w14:paraId="581E9A05" w14:textId="7C7132D5" w:rsidR="000E06E5" w:rsidDel="00644287" w:rsidRDefault="000E06E5">
      <w:pPr>
        <w:pStyle w:val="TOC3"/>
        <w:rPr>
          <w:del w:id="148" w:author="Anshika Gupta" w:date="2023-06-27T10:08:00Z"/>
          <w:rFonts w:eastAsiaTheme="minorEastAsia" w:cstheme="minorBidi"/>
          <w:color w:val="auto"/>
          <w:kern w:val="2"/>
          <w:sz w:val="24"/>
          <w:szCs w:val="24"/>
          <w:lang w:val="en-IN" w:eastAsia="en-GB"/>
          <w14:ligatures w14:val="standardContextual"/>
          <w14:cntxtAlts w14:val="0"/>
        </w:rPr>
      </w:pPr>
      <w:del w:id="149" w:author="Anshika Gupta" w:date="2023-06-27T10:08:00Z">
        <w:r w:rsidRPr="00644287" w:rsidDel="00644287">
          <w:rPr>
            <w:bCs/>
            <w:sz w:val="22"/>
            <w:lang w:val="en-SG"/>
            <w14:scene3d>
              <w14:camera w14:prst="orthographicFront"/>
              <w14:lightRig w14:rig="threePt" w14:dir="t">
                <w14:rot w14:lat="0" w14:lon="0" w14:rev="0"/>
              </w14:lightRig>
            </w14:scene3d>
          </w:rPr>
          <w:delText>P.9.2 |</w:delText>
        </w:r>
        <w:r w:rsidDel="00644287">
          <w:rPr>
            <w:rFonts w:eastAsiaTheme="minorEastAsia" w:cstheme="minorBidi"/>
            <w:color w:val="auto"/>
            <w:kern w:val="2"/>
            <w:sz w:val="24"/>
            <w:szCs w:val="24"/>
            <w:lang w:val="en-IN" w:eastAsia="en-GB"/>
            <w14:ligatures w14:val="standardContextual"/>
            <w14:cntxtAlts w14:val="0"/>
          </w:rPr>
          <w:tab/>
        </w:r>
        <w:r w:rsidRPr="00644287" w:rsidDel="00644287">
          <w:rPr>
            <w:sz w:val="22"/>
          </w:rPr>
          <w:delText>Vulnerability to Natural Disaster</w:delText>
        </w:r>
        <w:r w:rsidDel="00644287">
          <w:rPr>
            <w:webHidden/>
          </w:rPr>
          <w:tab/>
          <w:delText>29</w:delText>
        </w:r>
      </w:del>
    </w:p>
    <w:p w14:paraId="29079493" w14:textId="0679E4EE" w:rsidR="000E06E5" w:rsidDel="00644287" w:rsidRDefault="000E06E5">
      <w:pPr>
        <w:pStyle w:val="TOC3"/>
        <w:rPr>
          <w:del w:id="150" w:author="Anshika Gupta" w:date="2023-06-27T10:08:00Z"/>
          <w:rFonts w:eastAsiaTheme="minorEastAsia" w:cstheme="minorBidi"/>
          <w:color w:val="auto"/>
          <w:kern w:val="2"/>
          <w:sz w:val="24"/>
          <w:szCs w:val="24"/>
          <w:lang w:val="en-IN" w:eastAsia="en-GB"/>
          <w14:ligatures w14:val="standardContextual"/>
          <w14:cntxtAlts w14:val="0"/>
        </w:rPr>
      </w:pPr>
      <w:del w:id="151" w:author="Anshika Gupta" w:date="2023-06-27T10:08:00Z">
        <w:r w:rsidRPr="00644287" w:rsidDel="00644287">
          <w:rPr>
            <w:bCs/>
            <w:sz w:val="22"/>
            <w14:scene3d>
              <w14:camera w14:prst="orthographicFront"/>
              <w14:lightRig w14:rig="threePt" w14:dir="t">
                <w14:rot w14:lat="0" w14:lon="0" w14:rev="0"/>
              </w14:lightRig>
            </w14:scene3d>
          </w:rPr>
          <w:delText>P.9.3 |</w:delText>
        </w:r>
        <w:r w:rsidDel="00644287">
          <w:rPr>
            <w:rFonts w:eastAsiaTheme="minorEastAsia" w:cstheme="minorBidi"/>
            <w:color w:val="auto"/>
            <w:kern w:val="2"/>
            <w:sz w:val="24"/>
            <w:szCs w:val="24"/>
            <w:lang w:val="en-IN" w:eastAsia="en-GB"/>
            <w14:ligatures w14:val="standardContextual"/>
            <w14:cntxtAlts w14:val="0"/>
          </w:rPr>
          <w:tab/>
        </w:r>
        <w:r w:rsidRPr="00644287" w:rsidDel="00644287">
          <w:rPr>
            <w:sz w:val="22"/>
          </w:rPr>
          <w:delText>Biosafety and Genetic Resources</w:delText>
        </w:r>
        <w:r w:rsidDel="00644287">
          <w:rPr>
            <w:webHidden/>
          </w:rPr>
          <w:tab/>
          <w:delText>29</w:delText>
        </w:r>
      </w:del>
    </w:p>
    <w:p w14:paraId="22DB8E51" w14:textId="4597B702" w:rsidR="000E06E5" w:rsidDel="00644287" w:rsidRDefault="000E06E5">
      <w:pPr>
        <w:pStyle w:val="TOC3"/>
        <w:rPr>
          <w:del w:id="152" w:author="Anshika Gupta" w:date="2023-06-27T10:08:00Z"/>
          <w:rFonts w:eastAsiaTheme="minorEastAsia" w:cstheme="minorBidi"/>
          <w:color w:val="auto"/>
          <w:kern w:val="2"/>
          <w:sz w:val="24"/>
          <w:szCs w:val="24"/>
          <w:lang w:val="en-IN" w:eastAsia="en-GB"/>
          <w14:ligatures w14:val="standardContextual"/>
          <w14:cntxtAlts w14:val="0"/>
        </w:rPr>
      </w:pPr>
      <w:del w:id="153" w:author="Anshika Gupta" w:date="2023-06-27T10:08:00Z">
        <w:r w:rsidRPr="00644287" w:rsidDel="00644287">
          <w:rPr>
            <w:bCs/>
            <w:sz w:val="22"/>
            <w14:scene3d>
              <w14:camera w14:prst="orthographicFront"/>
              <w14:lightRig w14:rig="threePt" w14:dir="t">
                <w14:rot w14:lat="0" w14:lon="0" w14:rev="0"/>
              </w14:lightRig>
            </w14:scene3d>
          </w:rPr>
          <w:delText>P.9.4 |</w:delText>
        </w:r>
        <w:r w:rsidDel="00644287">
          <w:rPr>
            <w:rFonts w:eastAsiaTheme="minorEastAsia" w:cstheme="minorBidi"/>
            <w:color w:val="auto"/>
            <w:kern w:val="2"/>
            <w:sz w:val="24"/>
            <w:szCs w:val="24"/>
            <w:lang w:val="en-IN" w:eastAsia="en-GB"/>
            <w14:ligatures w14:val="standardContextual"/>
            <w14:cntxtAlts w14:val="0"/>
          </w:rPr>
          <w:tab/>
        </w:r>
        <w:r w:rsidRPr="00644287" w:rsidDel="00644287">
          <w:rPr>
            <w:sz w:val="22"/>
          </w:rPr>
          <w:delText>Release of pollutants</w:delText>
        </w:r>
        <w:r w:rsidDel="00644287">
          <w:rPr>
            <w:webHidden/>
          </w:rPr>
          <w:tab/>
          <w:delText>29</w:delText>
        </w:r>
      </w:del>
    </w:p>
    <w:p w14:paraId="5BEF74C5" w14:textId="56E97207" w:rsidR="000E06E5" w:rsidDel="00644287" w:rsidRDefault="000E06E5">
      <w:pPr>
        <w:pStyle w:val="TOC3"/>
        <w:rPr>
          <w:del w:id="154" w:author="Anshika Gupta" w:date="2023-06-27T10:08:00Z"/>
          <w:rFonts w:eastAsiaTheme="minorEastAsia" w:cstheme="minorBidi"/>
          <w:color w:val="auto"/>
          <w:kern w:val="2"/>
          <w:sz w:val="24"/>
          <w:szCs w:val="24"/>
          <w:lang w:val="en-IN" w:eastAsia="en-GB"/>
          <w14:ligatures w14:val="standardContextual"/>
          <w14:cntxtAlts w14:val="0"/>
        </w:rPr>
      </w:pPr>
      <w:del w:id="155" w:author="Anshika Gupta" w:date="2023-06-27T10:08:00Z">
        <w:r w:rsidRPr="00644287" w:rsidDel="00644287">
          <w:rPr>
            <w:bCs/>
            <w:sz w:val="22"/>
            <w:lang w:val="en-SG"/>
            <w14:scene3d>
              <w14:camera w14:prst="orthographicFront"/>
              <w14:lightRig w14:rig="threePt" w14:dir="t">
                <w14:rot w14:lat="0" w14:lon="0" w14:rev="0"/>
              </w14:lightRig>
            </w14:scene3d>
          </w:rPr>
          <w:delText>P.9.5 |</w:delText>
        </w:r>
        <w:r w:rsidDel="00644287">
          <w:rPr>
            <w:rFonts w:eastAsiaTheme="minorEastAsia" w:cstheme="minorBidi"/>
            <w:color w:val="auto"/>
            <w:kern w:val="2"/>
            <w:sz w:val="24"/>
            <w:szCs w:val="24"/>
            <w:lang w:val="en-IN" w:eastAsia="en-GB"/>
            <w14:ligatures w14:val="standardContextual"/>
            <w14:cntxtAlts w14:val="0"/>
          </w:rPr>
          <w:tab/>
        </w:r>
        <w:r w:rsidRPr="00644287" w:rsidDel="00644287">
          <w:rPr>
            <w:sz w:val="22"/>
          </w:rPr>
          <w:delText>Hazardous and Non-hazardous Waste</w:delText>
        </w:r>
        <w:r w:rsidDel="00644287">
          <w:rPr>
            <w:webHidden/>
          </w:rPr>
          <w:tab/>
          <w:delText>30</w:delText>
        </w:r>
      </w:del>
    </w:p>
    <w:p w14:paraId="0C5F7E04" w14:textId="31BB8E9A" w:rsidR="000E06E5" w:rsidDel="00644287" w:rsidRDefault="000E06E5">
      <w:pPr>
        <w:pStyle w:val="TOC3"/>
        <w:rPr>
          <w:del w:id="156" w:author="Anshika Gupta" w:date="2023-06-27T10:08:00Z"/>
          <w:rFonts w:eastAsiaTheme="minorEastAsia" w:cstheme="minorBidi"/>
          <w:color w:val="auto"/>
          <w:kern w:val="2"/>
          <w:sz w:val="24"/>
          <w:szCs w:val="24"/>
          <w:lang w:val="en-IN" w:eastAsia="en-GB"/>
          <w14:ligatures w14:val="standardContextual"/>
          <w14:cntxtAlts w14:val="0"/>
        </w:rPr>
      </w:pPr>
      <w:del w:id="157" w:author="Anshika Gupta" w:date="2023-06-27T10:08:00Z">
        <w:r w:rsidRPr="00644287" w:rsidDel="00644287">
          <w:rPr>
            <w:bCs/>
            <w:sz w:val="22"/>
            <w:lang w:val="en-SG"/>
            <w14:scene3d>
              <w14:camera w14:prst="orthographicFront"/>
              <w14:lightRig w14:rig="threePt" w14:dir="t">
                <w14:rot w14:lat="0" w14:lon="0" w14:rev="0"/>
              </w14:lightRig>
            </w14:scene3d>
          </w:rPr>
          <w:delText>P.9.6 |</w:delText>
        </w:r>
        <w:r w:rsidDel="00644287">
          <w:rPr>
            <w:rFonts w:eastAsiaTheme="minorEastAsia" w:cstheme="minorBidi"/>
            <w:color w:val="auto"/>
            <w:kern w:val="2"/>
            <w:sz w:val="24"/>
            <w:szCs w:val="24"/>
            <w:lang w:val="en-IN" w:eastAsia="en-GB"/>
            <w14:ligatures w14:val="standardContextual"/>
            <w14:cntxtAlts w14:val="0"/>
          </w:rPr>
          <w:tab/>
        </w:r>
        <w:r w:rsidRPr="00644287" w:rsidDel="00644287">
          <w:rPr>
            <w:sz w:val="22"/>
          </w:rPr>
          <w:delText>Pesticides &amp; Fertilisers</w:delText>
        </w:r>
        <w:r w:rsidDel="00644287">
          <w:rPr>
            <w:webHidden/>
          </w:rPr>
          <w:tab/>
          <w:delText>32</w:delText>
        </w:r>
      </w:del>
    </w:p>
    <w:p w14:paraId="467207C4" w14:textId="529A30B5" w:rsidR="000E06E5" w:rsidDel="00644287" w:rsidRDefault="000E06E5">
      <w:pPr>
        <w:pStyle w:val="TOC3"/>
        <w:rPr>
          <w:del w:id="158" w:author="Anshika Gupta" w:date="2023-06-27T10:08:00Z"/>
          <w:rFonts w:eastAsiaTheme="minorEastAsia" w:cstheme="minorBidi"/>
          <w:color w:val="auto"/>
          <w:kern w:val="2"/>
          <w:sz w:val="24"/>
          <w:szCs w:val="24"/>
          <w:lang w:val="en-IN" w:eastAsia="en-GB"/>
          <w14:ligatures w14:val="standardContextual"/>
          <w14:cntxtAlts w14:val="0"/>
        </w:rPr>
      </w:pPr>
      <w:del w:id="159" w:author="Anshika Gupta" w:date="2023-06-27T10:08:00Z">
        <w:r w:rsidRPr="00644287" w:rsidDel="00644287">
          <w:rPr>
            <w:bCs/>
            <w:sz w:val="22"/>
            <w14:scene3d>
              <w14:camera w14:prst="orthographicFront"/>
              <w14:lightRig w14:rig="threePt" w14:dir="t">
                <w14:rot w14:lat="0" w14:lon="0" w14:rev="0"/>
              </w14:lightRig>
            </w14:scene3d>
          </w:rPr>
          <w:delText>P.9.7 |</w:delText>
        </w:r>
        <w:r w:rsidDel="00644287">
          <w:rPr>
            <w:rFonts w:eastAsiaTheme="minorEastAsia" w:cstheme="minorBidi"/>
            <w:color w:val="auto"/>
            <w:kern w:val="2"/>
            <w:sz w:val="24"/>
            <w:szCs w:val="24"/>
            <w:lang w:val="en-IN" w:eastAsia="en-GB"/>
            <w14:ligatures w14:val="standardContextual"/>
            <w14:cntxtAlts w14:val="0"/>
          </w:rPr>
          <w:tab/>
        </w:r>
        <w:r w:rsidRPr="00644287" w:rsidDel="00644287">
          <w:rPr>
            <w:sz w:val="22"/>
          </w:rPr>
          <w:delText>Harvesting of Forests</w:delText>
        </w:r>
        <w:r w:rsidDel="00644287">
          <w:rPr>
            <w:webHidden/>
          </w:rPr>
          <w:tab/>
          <w:delText>33</w:delText>
        </w:r>
      </w:del>
    </w:p>
    <w:p w14:paraId="1FA0B968" w14:textId="10AA3A57" w:rsidR="000E06E5" w:rsidDel="00644287" w:rsidRDefault="000E06E5">
      <w:pPr>
        <w:pStyle w:val="TOC3"/>
        <w:rPr>
          <w:del w:id="160" w:author="Anshika Gupta" w:date="2023-06-27T10:08:00Z"/>
          <w:rFonts w:eastAsiaTheme="minorEastAsia" w:cstheme="minorBidi"/>
          <w:color w:val="auto"/>
          <w:kern w:val="2"/>
          <w:sz w:val="24"/>
          <w:szCs w:val="24"/>
          <w:lang w:val="en-IN" w:eastAsia="en-GB"/>
          <w14:ligatures w14:val="standardContextual"/>
          <w14:cntxtAlts w14:val="0"/>
        </w:rPr>
      </w:pPr>
      <w:del w:id="161" w:author="Anshika Gupta" w:date="2023-06-27T10:08:00Z">
        <w:r w:rsidRPr="00644287" w:rsidDel="00644287">
          <w:rPr>
            <w:bCs/>
            <w:sz w:val="22"/>
            <w14:scene3d>
              <w14:camera w14:prst="orthographicFront"/>
              <w14:lightRig w14:rig="threePt" w14:dir="t">
                <w14:rot w14:lat="0" w14:lon="0" w14:rev="0"/>
              </w14:lightRig>
            </w14:scene3d>
          </w:rPr>
          <w:delText>P.9.8 |</w:delText>
        </w:r>
        <w:r w:rsidDel="00644287">
          <w:rPr>
            <w:rFonts w:eastAsiaTheme="minorEastAsia" w:cstheme="minorBidi"/>
            <w:color w:val="auto"/>
            <w:kern w:val="2"/>
            <w:sz w:val="24"/>
            <w:szCs w:val="24"/>
            <w:lang w:val="en-IN" w:eastAsia="en-GB"/>
            <w14:ligatures w14:val="standardContextual"/>
            <w14:cntxtAlts w14:val="0"/>
          </w:rPr>
          <w:tab/>
        </w:r>
        <w:r w:rsidRPr="00644287" w:rsidDel="00644287">
          <w:rPr>
            <w:sz w:val="22"/>
          </w:rPr>
          <w:delText>Food Security</w:delText>
        </w:r>
        <w:r w:rsidDel="00644287">
          <w:rPr>
            <w:webHidden/>
          </w:rPr>
          <w:tab/>
          <w:delText>34</w:delText>
        </w:r>
      </w:del>
    </w:p>
    <w:p w14:paraId="73F57E08" w14:textId="516B796A" w:rsidR="000E06E5" w:rsidDel="00644287" w:rsidRDefault="000E06E5">
      <w:pPr>
        <w:pStyle w:val="TOC3"/>
        <w:rPr>
          <w:del w:id="162" w:author="Anshika Gupta" w:date="2023-06-27T10:08:00Z"/>
          <w:rFonts w:eastAsiaTheme="minorEastAsia" w:cstheme="minorBidi"/>
          <w:color w:val="auto"/>
          <w:kern w:val="2"/>
          <w:sz w:val="24"/>
          <w:szCs w:val="24"/>
          <w:lang w:val="en-IN" w:eastAsia="en-GB"/>
          <w14:ligatures w14:val="standardContextual"/>
          <w14:cntxtAlts w14:val="0"/>
        </w:rPr>
      </w:pPr>
      <w:del w:id="163" w:author="Anshika Gupta" w:date="2023-06-27T10:08:00Z">
        <w:r w:rsidRPr="00644287" w:rsidDel="00644287">
          <w:rPr>
            <w:bCs/>
            <w:sz w:val="22"/>
            <w14:scene3d>
              <w14:camera w14:prst="orthographicFront"/>
              <w14:lightRig w14:rig="threePt" w14:dir="t">
                <w14:rot w14:lat="0" w14:lon="0" w14:rev="0"/>
              </w14:lightRig>
            </w14:scene3d>
          </w:rPr>
          <w:delText>P.9.9 |</w:delText>
        </w:r>
        <w:r w:rsidDel="00644287">
          <w:rPr>
            <w:rFonts w:eastAsiaTheme="minorEastAsia" w:cstheme="minorBidi"/>
            <w:color w:val="auto"/>
            <w:kern w:val="2"/>
            <w:sz w:val="24"/>
            <w:szCs w:val="24"/>
            <w:lang w:val="en-IN" w:eastAsia="en-GB"/>
            <w14:ligatures w14:val="standardContextual"/>
            <w14:cntxtAlts w14:val="0"/>
          </w:rPr>
          <w:tab/>
        </w:r>
        <w:r w:rsidRPr="00644287" w:rsidDel="00644287">
          <w:rPr>
            <w:sz w:val="22"/>
          </w:rPr>
          <w:delText>Animal Welfare</w:delText>
        </w:r>
        <w:r w:rsidDel="00644287">
          <w:rPr>
            <w:webHidden/>
          </w:rPr>
          <w:tab/>
          <w:delText>34</w:delText>
        </w:r>
      </w:del>
    </w:p>
    <w:p w14:paraId="2BF0DC0A" w14:textId="59F5C6DD" w:rsidR="000E06E5" w:rsidDel="00644287" w:rsidRDefault="000E06E5">
      <w:pPr>
        <w:pStyle w:val="TOC3"/>
        <w:rPr>
          <w:del w:id="164" w:author="Anshika Gupta" w:date="2023-06-27T10:08:00Z"/>
          <w:rFonts w:eastAsiaTheme="minorEastAsia" w:cstheme="minorBidi"/>
          <w:color w:val="auto"/>
          <w:kern w:val="2"/>
          <w:sz w:val="24"/>
          <w:szCs w:val="24"/>
          <w:lang w:val="en-IN" w:eastAsia="en-GB"/>
          <w14:ligatures w14:val="standardContextual"/>
          <w14:cntxtAlts w14:val="0"/>
        </w:rPr>
      </w:pPr>
      <w:del w:id="165" w:author="Anshika Gupta" w:date="2023-06-27T10:08:00Z">
        <w:r w:rsidRPr="00644287" w:rsidDel="00644287">
          <w:rPr>
            <w:bCs/>
            <w:sz w:val="22"/>
            <w:lang w:val="en-SG"/>
            <w14:scene3d>
              <w14:camera w14:prst="orthographicFront"/>
              <w14:lightRig w14:rig="threePt" w14:dir="t">
                <w14:rot w14:lat="0" w14:lon="0" w14:rev="0"/>
              </w14:lightRig>
            </w14:scene3d>
          </w:rPr>
          <w:delText>P.9.10 |</w:delText>
        </w:r>
        <w:r w:rsidRPr="00644287" w:rsidDel="00644287">
          <w:rPr>
            <w:sz w:val="22"/>
          </w:rPr>
          <w:delText>High Conservation Value Areas and Critical Habitats</w:delText>
        </w:r>
        <w:r w:rsidDel="00644287">
          <w:rPr>
            <w:webHidden/>
          </w:rPr>
          <w:tab/>
          <w:delText>36</w:delText>
        </w:r>
      </w:del>
    </w:p>
    <w:p w14:paraId="52362B19" w14:textId="6846F63D" w:rsidR="000E06E5" w:rsidDel="00644287" w:rsidRDefault="000E06E5">
      <w:pPr>
        <w:pStyle w:val="TOC3"/>
        <w:rPr>
          <w:del w:id="166" w:author="Anshika Gupta" w:date="2023-06-27T10:08:00Z"/>
          <w:rFonts w:eastAsiaTheme="minorEastAsia" w:cstheme="minorBidi"/>
          <w:color w:val="auto"/>
          <w:kern w:val="2"/>
          <w:sz w:val="24"/>
          <w:szCs w:val="24"/>
          <w:lang w:val="en-IN" w:eastAsia="en-GB"/>
          <w14:ligatures w14:val="standardContextual"/>
          <w14:cntxtAlts w14:val="0"/>
        </w:rPr>
      </w:pPr>
      <w:del w:id="167" w:author="Anshika Gupta" w:date="2023-06-27T10:08:00Z">
        <w:r w:rsidRPr="00644287" w:rsidDel="00644287">
          <w:rPr>
            <w:bCs/>
            <w:sz w:val="22"/>
            <w14:scene3d>
              <w14:camera w14:prst="orthographicFront"/>
              <w14:lightRig w14:rig="threePt" w14:dir="t">
                <w14:rot w14:lat="0" w14:lon="0" w14:rev="0"/>
              </w14:lightRig>
            </w14:scene3d>
          </w:rPr>
          <w:delText>P.9.11 |</w:delText>
        </w:r>
        <w:r w:rsidRPr="00644287" w:rsidDel="00644287">
          <w:rPr>
            <w:sz w:val="22"/>
          </w:rPr>
          <w:delText>Endangered Species</w:delText>
        </w:r>
        <w:r w:rsidDel="00644287">
          <w:rPr>
            <w:webHidden/>
          </w:rPr>
          <w:tab/>
          <w:delText>38</w:delText>
        </w:r>
      </w:del>
    </w:p>
    <w:p w14:paraId="03203228" w14:textId="1A2AE644" w:rsidR="000E06E5" w:rsidDel="00644287" w:rsidRDefault="000E06E5">
      <w:pPr>
        <w:pStyle w:val="TOC3"/>
        <w:rPr>
          <w:del w:id="168" w:author="Anshika Gupta" w:date="2023-06-27T10:08:00Z"/>
          <w:rFonts w:eastAsiaTheme="minorEastAsia" w:cstheme="minorBidi"/>
          <w:color w:val="auto"/>
          <w:kern w:val="2"/>
          <w:sz w:val="24"/>
          <w:szCs w:val="24"/>
          <w:lang w:val="en-IN" w:eastAsia="en-GB"/>
          <w14:ligatures w14:val="standardContextual"/>
          <w14:cntxtAlts w14:val="0"/>
        </w:rPr>
      </w:pPr>
      <w:del w:id="169" w:author="Anshika Gupta" w:date="2023-06-27T10:08:00Z">
        <w:r w:rsidRPr="00644287" w:rsidDel="00644287">
          <w:rPr>
            <w:bCs/>
            <w:sz w:val="22"/>
            <w14:scene3d>
              <w14:camera w14:prst="orthographicFront"/>
              <w14:lightRig w14:rig="threePt" w14:dir="t">
                <w14:rot w14:lat="0" w14:lon="0" w14:rev="0"/>
              </w14:lightRig>
            </w14:scene3d>
          </w:rPr>
          <w:delText>P.9.12 |</w:delText>
        </w:r>
        <w:r w:rsidRPr="00644287" w:rsidDel="00644287">
          <w:rPr>
            <w:sz w:val="22"/>
          </w:rPr>
          <w:delText>Invasive Alien species</w:delText>
        </w:r>
        <w:r w:rsidDel="00644287">
          <w:rPr>
            <w:webHidden/>
          </w:rPr>
          <w:tab/>
          <w:delText>39</w:delText>
        </w:r>
      </w:del>
    </w:p>
    <w:p w14:paraId="0530D45E" w14:textId="79B4CFD9" w:rsidR="000E06E5" w:rsidDel="00644287" w:rsidRDefault="000E06E5">
      <w:pPr>
        <w:pStyle w:val="TOC3"/>
        <w:rPr>
          <w:del w:id="170" w:author="Anshika Gupta" w:date="2023-06-27T10:08:00Z"/>
          <w:rFonts w:eastAsiaTheme="minorEastAsia" w:cstheme="minorBidi"/>
          <w:color w:val="auto"/>
          <w:kern w:val="2"/>
          <w:sz w:val="24"/>
          <w:szCs w:val="24"/>
          <w:lang w:val="en-IN" w:eastAsia="en-GB"/>
          <w14:ligatures w14:val="standardContextual"/>
          <w14:cntxtAlts w14:val="0"/>
        </w:rPr>
      </w:pPr>
      <w:del w:id="171" w:author="Anshika Gupta" w:date="2023-06-27T10:08:00Z">
        <w:r w:rsidRPr="00644287" w:rsidDel="00644287">
          <w:rPr>
            <w:sz w:val="22"/>
          </w:rPr>
          <w:delText>Annex 1: Safeguarding principles assessment questions</w:delText>
        </w:r>
        <w:r w:rsidDel="00644287">
          <w:rPr>
            <w:webHidden/>
          </w:rPr>
          <w:tab/>
          <w:delText>40</w:delText>
        </w:r>
      </w:del>
    </w:p>
    <w:p w14:paraId="3D4FD798" w14:textId="07CA4255" w:rsidR="000E06E5" w:rsidDel="00644287" w:rsidRDefault="000E06E5">
      <w:pPr>
        <w:pStyle w:val="TOC5"/>
        <w:tabs>
          <w:tab w:val="right" w:leader="dot" w:pos="9622"/>
        </w:tabs>
        <w:rPr>
          <w:del w:id="172" w:author="Anshika Gupta" w:date="2023-06-27T10:08:00Z"/>
          <w:rFonts w:eastAsiaTheme="minorEastAsia" w:cstheme="minorBidi"/>
          <w:noProof/>
          <w:color w:val="auto"/>
          <w:kern w:val="2"/>
          <w:sz w:val="24"/>
          <w:szCs w:val="24"/>
          <w:lang w:val="en-IN" w:eastAsia="en-GB"/>
          <w14:ligatures w14:val="standardContextual"/>
          <w14:cntxtAlts w14:val="0"/>
        </w:rPr>
      </w:pPr>
    </w:p>
    <w:p w14:paraId="3B0EAA97" w14:textId="164216E3" w:rsidR="000E06E5" w:rsidDel="00644287" w:rsidRDefault="000E06E5">
      <w:pPr>
        <w:pStyle w:val="TOC1"/>
        <w:tabs>
          <w:tab w:val="right" w:leader="dot" w:pos="9622"/>
        </w:tabs>
        <w:rPr>
          <w:del w:id="173" w:author="Anshika Gupta" w:date="2023-06-27T10:08:00Z"/>
          <w:rFonts w:asciiTheme="minorHAnsi" w:eastAsiaTheme="minorEastAsia" w:hAnsiTheme="minorHAnsi" w:cstheme="minorBidi"/>
          <w:bCs w:val="0"/>
          <w:iCs w:val="0"/>
          <w:caps w:val="0"/>
          <w:noProof/>
          <w:color w:val="auto"/>
          <w:kern w:val="2"/>
          <w:sz w:val="24"/>
          <w:lang w:val="en-IN" w:eastAsia="en-GB"/>
          <w14:ligatures w14:val="standardContextual"/>
          <w14:cntxtAlts w14:val="0"/>
        </w:rPr>
      </w:pPr>
      <w:del w:id="174" w:author="Anshika Gupta" w:date="2023-06-27T10:08:00Z">
        <w:r w:rsidRPr="00644287" w:rsidDel="00644287">
          <w:rPr>
            <w:rFonts w:asciiTheme="minorHAnsi" w:hAnsiTheme="minorHAnsi"/>
            <w:b/>
            <w:noProof/>
          </w:rPr>
          <w:delText>Document History</w:delText>
        </w:r>
        <w:r w:rsidDel="00644287">
          <w:rPr>
            <w:noProof/>
            <w:webHidden/>
          </w:rPr>
          <w:tab/>
          <w:delText>60</w:delText>
        </w:r>
      </w:del>
    </w:p>
    <w:p w14:paraId="237FE843" w14:textId="0AC3ABA8" w:rsidR="00644287" w:rsidRDefault="004B229F" w:rsidP="00EF6981">
      <w:pPr>
        <w:pStyle w:val="TOC2"/>
        <w:tabs>
          <w:tab w:val="right" w:leader="underscore" w:pos="9622"/>
        </w:tabs>
        <w:spacing w:after="60"/>
        <w:rPr>
          <w:ins w:id="175" w:author="Anshika Gupta" w:date="2023-06-27T10:10:00Z"/>
          <w:color w:val="4D4D4C"/>
        </w:rPr>
      </w:pPr>
      <w:r>
        <w:rPr>
          <w:color w:val="4D4D4C"/>
        </w:rPr>
        <w:fldChar w:fldCharType="end"/>
      </w:r>
    </w:p>
    <w:p w14:paraId="0F9CFB8A" w14:textId="77777777" w:rsidR="00644287" w:rsidRDefault="00644287">
      <w:pPr>
        <w:rPr>
          <w:ins w:id="176" w:author="Anshika Gupta" w:date="2023-06-27T10:10:00Z"/>
          <w:rFonts w:asciiTheme="minorHAnsi" w:hAnsiTheme="minorHAnsi"/>
          <w:bCs/>
          <w:caps/>
          <w:szCs w:val="22"/>
        </w:rPr>
      </w:pPr>
      <w:ins w:id="177" w:author="Anshika Gupta" w:date="2023-06-27T10:10:00Z">
        <w:r>
          <w:br w:type="page"/>
        </w:r>
      </w:ins>
    </w:p>
    <w:p w14:paraId="1F920C9D" w14:textId="23D1A022" w:rsidR="006B45CA" w:rsidRPr="005B3BBA" w:rsidRDefault="006B45CA" w:rsidP="005B3BBA">
      <w:pPr>
        <w:snapToGrid w:val="0"/>
        <w:spacing w:after="120"/>
      </w:pPr>
    </w:p>
    <w:p w14:paraId="5AD070A5" w14:textId="2488F116" w:rsidR="006F1E95" w:rsidRPr="005E36C8" w:rsidRDefault="00B45371" w:rsidP="007A79F4">
      <w:pPr>
        <w:pStyle w:val="H3"/>
        <w:numPr>
          <w:ilvl w:val="0"/>
          <w:numId w:val="52"/>
        </w:numPr>
      </w:pPr>
      <w:bookmarkStart w:id="178" w:name="_Toc138752919"/>
      <w:r w:rsidRPr="005E36C8">
        <w:t>SCOPE AND APPLICABILITY</w:t>
      </w:r>
      <w:bookmarkEnd w:id="178"/>
    </w:p>
    <w:p w14:paraId="3AAA74CD" w14:textId="6D3D9630" w:rsidR="00F26C62" w:rsidRPr="005E36C8" w:rsidRDefault="00F26C62" w:rsidP="00852FC3">
      <w:pPr>
        <w:pStyle w:val="P"/>
      </w:pPr>
      <w:r w:rsidRPr="005E36C8">
        <w:t>Interventions are never one-dimensional.</w:t>
      </w:r>
      <w:r w:rsidR="00EA50B5" w:rsidRPr="005E36C8">
        <w:t xml:space="preserve"> </w:t>
      </w:r>
      <w:r w:rsidRPr="005E36C8">
        <w:t xml:space="preserve">The interconnected nature of climate and </w:t>
      </w:r>
      <w:r w:rsidR="005A4F45" w:rsidRPr="005E36C8">
        <w:t>project activities</w:t>
      </w:r>
      <w:r w:rsidRPr="005E36C8">
        <w:t xml:space="preserve"> call for appropriate safeguarding mechanisms. These safeguards help project</w:t>
      </w:r>
      <w:r w:rsidR="008273BD">
        <w:t xml:space="preserve">s </w:t>
      </w:r>
      <w:r w:rsidRPr="005E36C8">
        <w:t>to identify, prevent and mitigate negative, unintended consequences that may arise from a</w:t>
      </w:r>
      <w:ins w:id="179" w:author="Anshika Gupta" w:date="2022-08-01T17:25:00Z">
        <w:r w:rsidR="00B527AE" w:rsidRPr="005E36C8">
          <w:t>ny</w:t>
        </w:r>
      </w:ins>
      <w:r w:rsidRPr="005E36C8">
        <w:t xml:space="preserve"> given intervention. Credible safeguards are important in both</w:t>
      </w:r>
      <w:ins w:id="180" w:author="Anshika Gupta" w:date="2023-06-22T16:42:00Z">
        <w:r w:rsidR="00846857">
          <w:t>;</w:t>
        </w:r>
      </w:ins>
      <w:r w:rsidRPr="005E36C8">
        <w:t xml:space="preserve"> ensuring</w:t>
      </w:r>
      <w:ins w:id="181" w:author="Anshika Gupta" w:date="2023-06-22T16:42:00Z">
        <w:r w:rsidR="00846857">
          <w:t xml:space="preserve"> that the</w:t>
        </w:r>
      </w:ins>
      <w:r w:rsidRPr="005E36C8">
        <w:t xml:space="preserve"> development</w:t>
      </w:r>
      <w:ins w:id="182" w:author="Anshika Gupta" w:date="2023-06-22T16:42:00Z">
        <w:r w:rsidR="00846857">
          <w:t>al</w:t>
        </w:r>
      </w:ins>
      <w:r w:rsidRPr="005E36C8">
        <w:t xml:space="preserve"> outcomes are not undermined as well as gaining public support for climate actions.</w:t>
      </w:r>
    </w:p>
    <w:p w14:paraId="640C5880" w14:textId="569EAEF9" w:rsidR="00F26C62" w:rsidRPr="005E36C8" w:rsidRDefault="00F26C62" w:rsidP="00852FC3">
      <w:pPr>
        <w:pStyle w:val="P"/>
      </w:pPr>
      <w:r w:rsidRPr="005E36C8">
        <w:t xml:space="preserve">The Gold Standard for the Global Goals </w:t>
      </w:r>
      <w:ins w:id="183" w:author="Anshika Gupta" w:date="2023-06-22T16:42:00Z">
        <w:r w:rsidR="009529F8">
          <w:t>(</w:t>
        </w:r>
      </w:ins>
      <w:ins w:id="184" w:author="Anshika Gupta" w:date="2023-06-22T16:43:00Z">
        <w:r w:rsidR="009529F8">
          <w:t xml:space="preserve">GS4GG) </w:t>
        </w:r>
      </w:ins>
      <w:r w:rsidRPr="005E36C8">
        <w:t xml:space="preserve">Safeguarding Principles &amp; Requirements </w:t>
      </w:r>
      <w:ins w:id="185" w:author="Anshika Gupta" w:date="2022-09-05T09:48:00Z">
        <w:r w:rsidR="00C73A30" w:rsidRPr="005E36C8">
          <w:t xml:space="preserve">is </w:t>
        </w:r>
      </w:ins>
      <w:r w:rsidRPr="005E36C8">
        <w:t xml:space="preserve">derived from </w:t>
      </w:r>
      <w:ins w:id="186" w:author="Anshika Gupta" w:date="2022-09-05T09:48:00Z">
        <w:r w:rsidR="00C73A30" w:rsidRPr="005E36C8">
          <w:t>several</w:t>
        </w:r>
      </w:ins>
      <w:r w:rsidRPr="005E36C8">
        <w:t xml:space="preserve"> international conventions, including: </w:t>
      </w:r>
    </w:p>
    <w:p w14:paraId="16459DAD" w14:textId="2D27E42A" w:rsidR="009E69E6" w:rsidRPr="001C02F2" w:rsidRDefault="00573249" w:rsidP="007A79F4">
      <w:pPr>
        <w:pStyle w:val="ListNumber"/>
        <w:numPr>
          <w:ilvl w:val="0"/>
          <w:numId w:val="15"/>
        </w:numPr>
        <w:rPr>
          <w:rStyle w:val="SmartLink1"/>
        </w:rPr>
      </w:pPr>
      <w:hyperlink r:id="rId12" w:history="1">
        <w:r w:rsidR="00516636" w:rsidRPr="001C02F2">
          <w:rPr>
            <w:rStyle w:val="SmartLink1"/>
          </w:rPr>
          <w:t>UNDP's Social and Environmental Standards (SES), 2021</w:t>
        </w:r>
      </w:hyperlink>
      <w:r w:rsidR="001C02F2">
        <w:rPr>
          <w:rStyle w:val="SmartLink1"/>
        </w:rPr>
        <w:t>.</w:t>
      </w:r>
    </w:p>
    <w:p w14:paraId="000A0E16" w14:textId="2B14267D" w:rsidR="009E69E6" w:rsidRPr="001C02F2" w:rsidRDefault="00573249" w:rsidP="007A79F4">
      <w:pPr>
        <w:pStyle w:val="ListNumber"/>
        <w:numPr>
          <w:ilvl w:val="0"/>
          <w:numId w:val="15"/>
        </w:numPr>
        <w:rPr>
          <w:rStyle w:val="SmartLink1"/>
        </w:rPr>
      </w:pPr>
      <w:hyperlink r:id="rId13" w:history="1">
        <w:r w:rsidR="00F0411F" w:rsidRPr="001C02F2">
          <w:rPr>
            <w:rStyle w:val="SmartLink1"/>
          </w:rPr>
          <w:t>UNEP's Environmental, Social and Sustainability Framework, 2020</w:t>
        </w:r>
      </w:hyperlink>
      <w:r w:rsidR="001C02F2" w:rsidRPr="001C02F2">
        <w:rPr>
          <w:rStyle w:val="SmartLink1"/>
        </w:rPr>
        <w:t>.</w:t>
      </w:r>
    </w:p>
    <w:p w14:paraId="749E9F2E" w14:textId="581206FE" w:rsidR="00BE7C7C" w:rsidRPr="001C02F2" w:rsidRDefault="00573249" w:rsidP="007A79F4">
      <w:pPr>
        <w:pStyle w:val="ListNumber"/>
        <w:numPr>
          <w:ilvl w:val="0"/>
          <w:numId w:val="15"/>
        </w:numPr>
        <w:rPr>
          <w:rStyle w:val="SmartLink1"/>
        </w:rPr>
      </w:pPr>
      <w:hyperlink r:id="rId14" w:history="1">
        <w:r w:rsidR="00F0411F" w:rsidRPr="001C02F2">
          <w:rPr>
            <w:rStyle w:val="SmartLink1"/>
          </w:rPr>
          <w:t>International Finance Corporation's Environmental and Social Performance Standard, 2021</w:t>
        </w:r>
      </w:hyperlink>
      <w:r w:rsidR="001C02F2" w:rsidRPr="001C02F2">
        <w:rPr>
          <w:rStyle w:val="SmartLink1"/>
        </w:rPr>
        <w:t>.</w:t>
      </w:r>
    </w:p>
    <w:p w14:paraId="77F3760A" w14:textId="40085681" w:rsidR="002F6EF7" w:rsidRPr="001C02F2" w:rsidRDefault="00573249" w:rsidP="007A79F4">
      <w:pPr>
        <w:pStyle w:val="ListNumber"/>
        <w:numPr>
          <w:ilvl w:val="0"/>
          <w:numId w:val="15"/>
        </w:numPr>
        <w:rPr>
          <w:rStyle w:val="SmartLink1"/>
        </w:rPr>
      </w:pPr>
      <w:hyperlink r:id="rId15" w:history="1">
        <w:r w:rsidR="00F0411F" w:rsidRPr="001C02F2">
          <w:rPr>
            <w:rStyle w:val="SmartLink1"/>
          </w:rPr>
          <w:t>FAO, Framework for Environmental and Social Management</w:t>
        </w:r>
      </w:hyperlink>
      <w:r w:rsidR="001C02F2" w:rsidRPr="001C02F2">
        <w:rPr>
          <w:rStyle w:val="SmartLink1"/>
        </w:rPr>
        <w:t>, 2022.</w:t>
      </w:r>
    </w:p>
    <w:p w14:paraId="30E21CC2" w14:textId="61B727FE" w:rsidR="00BE7C7C" w:rsidRPr="005E36C8" w:rsidRDefault="00E91C95" w:rsidP="00852FC3">
      <w:pPr>
        <w:pStyle w:val="P"/>
      </w:pPr>
      <w:r w:rsidRPr="005E36C8">
        <w:t>This document outlines the overarching safeguarding principles</w:t>
      </w:r>
      <w:r w:rsidR="008874E3" w:rsidRPr="005E36C8">
        <w:t xml:space="preserve"> (</w:t>
      </w:r>
      <w:r w:rsidR="008C039C" w:rsidRPr="008C039C">
        <w:rPr>
          <w:rStyle w:val="SmartLink1"/>
        </w:rPr>
        <w:fldChar w:fldCharType="begin"/>
      </w:r>
      <w:r w:rsidR="008C039C" w:rsidRPr="008C039C">
        <w:rPr>
          <w:rStyle w:val="SmartLink1"/>
        </w:rPr>
        <w:instrText xml:space="preserve"> REF _Ref136060743 \h </w:instrText>
      </w:r>
      <w:r w:rsidR="008C039C">
        <w:rPr>
          <w:rStyle w:val="SmartLink1"/>
        </w:rPr>
        <w:instrText xml:space="preserve"> \* MERGEFORMAT </w:instrText>
      </w:r>
      <w:r w:rsidR="008C039C" w:rsidRPr="008C039C">
        <w:rPr>
          <w:rStyle w:val="SmartLink1"/>
        </w:rPr>
      </w:r>
      <w:r w:rsidR="008C039C" w:rsidRPr="008C039C">
        <w:rPr>
          <w:rStyle w:val="SmartLink1"/>
        </w:rPr>
        <w:fldChar w:fldCharType="separate"/>
      </w:r>
      <w:r w:rsidR="008C039C" w:rsidRPr="008C039C">
        <w:rPr>
          <w:rStyle w:val="SmartLink1"/>
        </w:rPr>
        <w:t>Table 1</w:t>
      </w:r>
      <w:r w:rsidR="008C039C" w:rsidRPr="008C039C">
        <w:rPr>
          <w:rStyle w:val="SmartLink1"/>
        </w:rPr>
        <w:fldChar w:fldCharType="end"/>
      </w:r>
      <w:r w:rsidR="008874E3" w:rsidRPr="005E36C8">
        <w:t>)</w:t>
      </w:r>
      <w:r w:rsidRPr="005E36C8">
        <w:t xml:space="preserve"> </w:t>
      </w:r>
      <w:r w:rsidR="00086F12" w:rsidRPr="005E36C8">
        <w:t xml:space="preserve">and corresponding requirements </w:t>
      </w:r>
      <w:r w:rsidRPr="005E36C8">
        <w:t xml:space="preserve">that a </w:t>
      </w:r>
      <w:ins w:id="187" w:author="Anshika Gupta" w:date="2023-06-22T15:08:00Z">
        <w:r w:rsidR="00980D85">
          <w:t>activity</w:t>
        </w:r>
      </w:ins>
      <w:r w:rsidRPr="005E36C8">
        <w:t xml:space="preserve"> is required to meet throughout the entire project cycle.</w:t>
      </w:r>
    </w:p>
    <w:p w14:paraId="1DA74D90" w14:textId="506F0EC4" w:rsidR="008874E3" w:rsidRPr="005E36C8" w:rsidRDefault="008874E3" w:rsidP="00852FC3">
      <w:pPr>
        <w:pStyle w:val="P"/>
      </w:pPr>
      <w:r w:rsidRPr="005E36C8">
        <w:t>The requirements outlined in this document guide</w:t>
      </w:r>
      <w:r w:rsidR="00E03220" w:rsidRPr="005E36C8">
        <w:t>s</w:t>
      </w:r>
      <w:r w:rsidRPr="005E36C8">
        <w:t xml:space="preserve"> </w:t>
      </w:r>
      <w:r w:rsidR="001D6421">
        <w:t>a</w:t>
      </w:r>
      <w:r w:rsidR="007A1315">
        <w:t xml:space="preserve"> </w:t>
      </w:r>
      <w:r w:rsidRPr="005E36C8">
        <w:t>project</w:t>
      </w:r>
      <w:ins w:id="188" w:author="Anshika Gupta" w:date="2022-08-01T18:41:00Z">
        <w:r w:rsidR="00AD5641" w:rsidRPr="005E36C8">
          <w:t xml:space="preserve"> </w:t>
        </w:r>
      </w:ins>
      <w:r w:rsidR="00900671" w:rsidRPr="005E36C8">
        <w:t>developer</w:t>
      </w:r>
      <w:r w:rsidR="00B97656">
        <w:t xml:space="preserve"> and its representatives</w:t>
      </w:r>
      <w:r w:rsidRPr="005E36C8">
        <w:t>:</w:t>
      </w:r>
    </w:p>
    <w:p w14:paraId="36574117" w14:textId="73B3EEB1" w:rsidR="008874E3" w:rsidRPr="005E36C8" w:rsidRDefault="008874E3" w:rsidP="007A79F4">
      <w:pPr>
        <w:pStyle w:val="ListNumber"/>
        <w:numPr>
          <w:ilvl w:val="0"/>
          <w:numId w:val="59"/>
        </w:numPr>
      </w:pPr>
      <w:r w:rsidRPr="005E36C8">
        <w:t xml:space="preserve">to identify </w:t>
      </w:r>
      <w:r w:rsidR="00F337F7" w:rsidRPr="005E36C8">
        <w:t xml:space="preserve">and evaluate </w:t>
      </w:r>
      <w:r w:rsidRPr="005E36C8">
        <w:t xml:space="preserve">the </w:t>
      </w:r>
      <w:r w:rsidRPr="00B909F0">
        <w:t>risks and adverse outcomes</w:t>
      </w:r>
      <w:r w:rsidRPr="005E36C8">
        <w:t xml:space="preserve"> of </w:t>
      </w:r>
      <w:r w:rsidR="00B06431" w:rsidRPr="005E36C8">
        <w:t xml:space="preserve">the proposed </w:t>
      </w:r>
      <w:r w:rsidRPr="005E36C8">
        <w:t>activities, and</w:t>
      </w:r>
    </w:p>
    <w:p w14:paraId="44715D39" w14:textId="20948F9E" w:rsidR="008874E3" w:rsidRPr="005E36C8" w:rsidRDefault="008874E3" w:rsidP="007A79F4">
      <w:pPr>
        <w:pStyle w:val="ListNumber"/>
        <w:numPr>
          <w:ilvl w:val="0"/>
          <w:numId w:val="59"/>
        </w:numPr>
        <w:rPr>
          <w:ins w:id="189" w:author="Anshika Gupta" w:date="2022-08-01T19:13:00Z"/>
        </w:rPr>
      </w:pPr>
      <w:r w:rsidRPr="005E36C8">
        <w:t xml:space="preserve">to adopt a </w:t>
      </w:r>
      <w:r w:rsidRPr="00B909F0">
        <w:t>mitigation strategy</w:t>
      </w:r>
      <w:r w:rsidRPr="005E36C8">
        <w:t xml:space="preserve"> to avoid</w:t>
      </w:r>
      <w:ins w:id="190" w:author="Anshika Gupta" w:date="2023-06-22T16:44:00Z">
        <w:r w:rsidR="00E149C5">
          <w:t>,</w:t>
        </w:r>
      </w:ins>
      <w:r w:rsidRPr="005E36C8">
        <w:t xml:space="preserve"> or where avoidance is not possible, minimise identified risks, to achieve the stated requirements</w:t>
      </w:r>
      <w:r w:rsidR="00940BAB" w:rsidRPr="005E36C8">
        <w:t>.</w:t>
      </w:r>
    </w:p>
    <w:p w14:paraId="7F207F7E" w14:textId="7C99B577" w:rsidR="00E61B97" w:rsidRPr="005E36C8" w:rsidRDefault="00E61B97" w:rsidP="00852FC3">
      <w:pPr>
        <w:rPr>
          <w:b/>
          <w:bCs/>
        </w:rPr>
      </w:pPr>
    </w:p>
    <w:tbl>
      <w:tblPr>
        <w:tblStyle w:val="GSTableSimple"/>
        <w:tblpPr w:leftFromText="180" w:rightFromText="180" w:vertAnchor="text" w:horzAnchor="margin" w:tblpY="364"/>
        <w:tblW w:w="4999" w:type="pct"/>
        <w:tblLayout w:type="fixed"/>
        <w:tblLook w:val="04A0" w:firstRow="1" w:lastRow="0" w:firstColumn="1" w:lastColumn="0" w:noHBand="0" w:noVBand="1"/>
      </w:tblPr>
      <w:tblGrid>
        <w:gridCol w:w="2279"/>
        <w:gridCol w:w="1681"/>
        <w:gridCol w:w="5670"/>
      </w:tblGrid>
      <w:tr w:rsidR="00A16A85" w:rsidRPr="00A16A85" w14:paraId="3AF9499C" w14:textId="77777777" w:rsidTr="005B3BBA">
        <w:trPr>
          <w:cnfStyle w:val="100000000000" w:firstRow="1" w:lastRow="0" w:firstColumn="0" w:lastColumn="0" w:oddVBand="0" w:evenVBand="0" w:oddHBand="0" w:evenHBand="0" w:firstRowFirstColumn="0" w:firstRowLastColumn="0" w:lastRowFirstColumn="0" w:lastRowLastColumn="0"/>
          <w:trHeight w:val="364"/>
        </w:trPr>
        <w:tc>
          <w:tcPr>
            <w:tcW w:w="5000" w:type="pct"/>
            <w:gridSpan w:val="3"/>
          </w:tcPr>
          <w:p w14:paraId="707B0846" w14:textId="77777777" w:rsidR="00C56BBE" w:rsidRPr="00A16A85" w:rsidRDefault="00C56BBE" w:rsidP="00852FC3">
            <w:pPr>
              <w:pStyle w:val="TablesHeadingGSCyan"/>
              <w:framePr w:hSpace="0" w:wrap="auto" w:vAnchor="margin" w:hAnchor="text" w:yAlign="inline"/>
              <w:spacing w:line="276" w:lineRule="auto"/>
              <w:rPr>
                <w:b/>
                <w:bCs/>
                <w:caps w:val="0"/>
                <w:color w:val="4D4D4C"/>
              </w:rPr>
            </w:pPr>
            <w:r w:rsidRPr="00A16A85">
              <w:rPr>
                <w:b/>
                <w:bCs/>
                <w:color w:val="4D4D4C"/>
              </w:rPr>
              <w:t>Safeguarding Principles</w:t>
            </w:r>
          </w:p>
        </w:tc>
      </w:tr>
      <w:tr w:rsidR="00A16A85" w:rsidRPr="00A16A85" w14:paraId="27662228" w14:textId="77777777" w:rsidTr="005B3BBA">
        <w:trPr>
          <w:cnfStyle w:val="000000100000" w:firstRow="0" w:lastRow="0" w:firstColumn="0" w:lastColumn="0" w:oddVBand="0" w:evenVBand="0" w:oddHBand="1" w:evenHBand="0" w:firstRowFirstColumn="0" w:firstRowLastColumn="0" w:lastRowFirstColumn="0" w:lastRowLastColumn="0"/>
          <w:trHeight w:val="364"/>
        </w:trPr>
        <w:tc>
          <w:tcPr>
            <w:tcW w:w="1183" w:type="pct"/>
            <w:vMerge w:val="restart"/>
          </w:tcPr>
          <w:p w14:paraId="0889B9F8" w14:textId="77777777" w:rsidR="00C56BBE" w:rsidRPr="00A16A85" w:rsidRDefault="00C56BBE" w:rsidP="00852FC3">
            <w:pPr>
              <w:pStyle w:val="TablesHeadingGSCyan"/>
              <w:framePr w:hSpace="0" w:wrap="auto" w:vAnchor="margin" w:hAnchor="text" w:yAlign="inline"/>
              <w:spacing w:line="276" w:lineRule="auto"/>
              <w:rPr>
                <w:caps w:val="0"/>
                <w:color w:val="4D4D4C"/>
              </w:rPr>
            </w:pPr>
            <w:r w:rsidRPr="00A16A85">
              <w:rPr>
                <w:caps w:val="0"/>
                <w:color w:val="4D4D4C"/>
              </w:rPr>
              <w:t xml:space="preserve">Social </w:t>
            </w:r>
          </w:p>
        </w:tc>
        <w:tc>
          <w:tcPr>
            <w:tcW w:w="873" w:type="pct"/>
          </w:tcPr>
          <w:p w14:paraId="26B01FD5" w14:textId="77777777" w:rsidR="00C56BBE" w:rsidRPr="00A16A85" w:rsidRDefault="00C56BBE" w:rsidP="00852FC3">
            <w:pPr>
              <w:pStyle w:val="TablesHeadingGSCyan"/>
              <w:framePr w:hSpace="0" w:wrap="auto" w:vAnchor="margin" w:hAnchor="text" w:yAlign="inline"/>
              <w:spacing w:line="276" w:lineRule="auto"/>
              <w:rPr>
                <w:caps w:val="0"/>
                <w:color w:val="4D4D4C"/>
              </w:rPr>
            </w:pPr>
            <w:r w:rsidRPr="00A16A85">
              <w:rPr>
                <w:caps w:val="0"/>
                <w:color w:val="4D4D4C"/>
              </w:rPr>
              <w:t>Principle 1</w:t>
            </w:r>
          </w:p>
        </w:tc>
        <w:tc>
          <w:tcPr>
            <w:tcW w:w="2944" w:type="pct"/>
          </w:tcPr>
          <w:p w14:paraId="4DC205D2" w14:textId="77777777" w:rsidR="00C56BBE" w:rsidRPr="00A16A85" w:rsidRDefault="00C56BBE" w:rsidP="00852FC3">
            <w:pPr>
              <w:pStyle w:val="TablesHeadingGSCyan"/>
              <w:framePr w:hSpace="0" w:wrap="auto" w:vAnchor="margin" w:hAnchor="text" w:yAlign="inline"/>
              <w:spacing w:line="276" w:lineRule="auto"/>
              <w:rPr>
                <w:caps w:val="0"/>
                <w:color w:val="4D4D4C"/>
              </w:rPr>
            </w:pPr>
            <w:r w:rsidRPr="00A16A85">
              <w:rPr>
                <w:caps w:val="0"/>
                <w:color w:val="4D4D4C"/>
              </w:rPr>
              <w:t>Human Rights</w:t>
            </w:r>
          </w:p>
        </w:tc>
      </w:tr>
      <w:tr w:rsidR="00A16A85" w:rsidRPr="00A16A85" w14:paraId="194E53EB" w14:textId="77777777" w:rsidTr="005B3BBA">
        <w:trPr>
          <w:trHeight w:val="364"/>
        </w:trPr>
        <w:tc>
          <w:tcPr>
            <w:tcW w:w="1183" w:type="pct"/>
            <w:vMerge/>
          </w:tcPr>
          <w:p w14:paraId="14391C58" w14:textId="77777777" w:rsidR="00C56BBE" w:rsidRPr="00A16A85" w:rsidRDefault="00C56BBE" w:rsidP="00852FC3">
            <w:pPr>
              <w:pStyle w:val="TablesHeadingGSCyan"/>
              <w:framePr w:hSpace="0" w:wrap="auto" w:vAnchor="margin" w:hAnchor="text" w:yAlign="inline"/>
              <w:spacing w:line="276" w:lineRule="auto"/>
              <w:rPr>
                <w:caps w:val="0"/>
                <w:color w:val="4D4D4C"/>
              </w:rPr>
            </w:pPr>
          </w:p>
        </w:tc>
        <w:tc>
          <w:tcPr>
            <w:tcW w:w="873" w:type="pct"/>
          </w:tcPr>
          <w:p w14:paraId="6E011E34" w14:textId="77777777" w:rsidR="00C56BBE" w:rsidRPr="00A16A85" w:rsidRDefault="00C56BBE" w:rsidP="00852FC3">
            <w:pPr>
              <w:pStyle w:val="TablesHeadingGSCyan"/>
              <w:framePr w:hSpace="0" w:wrap="auto" w:vAnchor="margin" w:hAnchor="text" w:yAlign="inline"/>
              <w:spacing w:line="276" w:lineRule="auto"/>
              <w:rPr>
                <w:caps w:val="0"/>
                <w:color w:val="4D4D4C"/>
              </w:rPr>
            </w:pPr>
            <w:r w:rsidRPr="00A16A85">
              <w:rPr>
                <w:caps w:val="0"/>
                <w:color w:val="4D4D4C"/>
              </w:rPr>
              <w:t>Principle 2</w:t>
            </w:r>
          </w:p>
        </w:tc>
        <w:tc>
          <w:tcPr>
            <w:tcW w:w="2944" w:type="pct"/>
          </w:tcPr>
          <w:p w14:paraId="3BF0A09C" w14:textId="77777777" w:rsidR="00C56BBE" w:rsidRPr="00A16A85" w:rsidRDefault="00C56BBE" w:rsidP="00852FC3">
            <w:pPr>
              <w:pStyle w:val="TablesHeadingGSCyan"/>
              <w:framePr w:hSpace="0" w:wrap="auto" w:vAnchor="margin" w:hAnchor="text" w:yAlign="inline"/>
              <w:spacing w:line="276" w:lineRule="auto"/>
              <w:rPr>
                <w:caps w:val="0"/>
                <w:color w:val="4D4D4C"/>
              </w:rPr>
            </w:pPr>
            <w:r w:rsidRPr="00A16A85">
              <w:rPr>
                <w:caps w:val="0"/>
                <w:color w:val="4D4D4C"/>
              </w:rPr>
              <w:t>Gender Equality and Women’s Empowerment</w:t>
            </w:r>
          </w:p>
        </w:tc>
      </w:tr>
      <w:tr w:rsidR="00A16A85" w:rsidRPr="00A16A85" w14:paraId="624FC00B" w14:textId="77777777" w:rsidTr="005B3BBA">
        <w:trPr>
          <w:cnfStyle w:val="000000100000" w:firstRow="0" w:lastRow="0" w:firstColumn="0" w:lastColumn="0" w:oddVBand="0" w:evenVBand="0" w:oddHBand="1" w:evenHBand="0" w:firstRowFirstColumn="0" w:firstRowLastColumn="0" w:lastRowFirstColumn="0" w:lastRowLastColumn="0"/>
          <w:trHeight w:val="364"/>
        </w:trPr>
        <w:tc>
          <w:tcPr>
            <w:tcW w:w="1183" w:type="pct"/>
            <w:vMerge/>
          </w:tcPr>
          <w:p w14:paraId="6CF630A4" w14:textId="77777777" w:rsidR="00C56BBE" w:rsidRPr="00A16A85" w:rsidRDefault="00C56BBE" w:rsidP="00852FC3">
            <w:pPr>
              <w:pStyle w:val="TablesHeadingGSCyan"/>
              <w:framePr w:hSpace="0" w:wrap="auto" w:vAnchor="margin" w:hAnchor="text" w:yAlign="inline"/>
              <w:spacing w:line="276" w:lineRule="auto"/>
              <w:rPr>
                <w:caps w:val="0"/>
                <w:color w:val="4D4D4C"/>
              </w:rPr>
            </w:pPr>
          </w:p>
        </w:tc>
        <w:tc>
          <w:tcPr>
            <w:tcW w:w="873" w:type="pct"/>
          </w:tcPr>
          <w:p w14:paraId="3BB4EE5A" w14:textId="77777777" w:rsidR="00C56BBE" w:rsidRPr="00A16A85" w:rsidRDefault="00C56BBE" w:rsidP="00852FC3">
            <w:pPr>
              <w:pStyle w:val="TablesHeadingGSCyan"/>
              <w:framePr w:hSpace="0" w:wrap="auto" w:vAnchor="margin" w:hAnchor="text" w:yAlign="inline"/>
              <w:spacing w:line="276" w:lineRule="auto"/>
              <w:rPr>
                <w:caps w:val="0"/>
                <w:color w:val="4D4D4C"/>
              </w:rPr>
            </w:pPr>
            <w:r w:rsidRPr="00A16A85">
              <w:rPr>
                <w:caps w:val="0"/>
                <w:color w:val="4D4D4C"/>
              </w:rPr>
              <w:t>Principle 3</w:t>
            </w:r>
          </w:p>
        </w:tc>
        <w:tc>
          <w:tcPr>
            <w:tcW w:w="2944" w:type="pct"/>
          </w:tcPr>
          <w:p w14:paraId="2728C664" w14:textId="77777777" w:rsidR="00C56BBE" w:rsidRPr="00A16A85" w:rsidRDefault="00C56BBE" w:rsidP="00852FC3">
            <w:pPr>
              <w:pStyle w:val="TablesHeadingGSCyan"/>
              <w:framePr w:hSpace="0" w:wrap="auto" w:vAnchor="margin" w:hAnchor="text" w:yAlign="inline"/>
              <w:spacing w:line="276" w:lineRule="auto"/>
              <w:rPr>
                <w:caps w:val="0"/>
                <w:color w:val="4D4D4C"/>
              </w:rPr>
            </w:pPr>
            <w:r w:rsidRPr="00A16A85">
              <w:rPr>
                <w:caps w:val="0"/>
                <w:color w:val="4D4D4C"/>
              </w:rPr>
              <w:t>Community Health and Safety</w:t>
            </w:r>
          </w:p>
        </w:tc>
      </w:tr>
      <w:tr w:rsidR="00A16A85" w:rsidRPr="00A16A85" w14:paraId="31B27D96" w14:textId="77777777" w:rsidTr="005B3BBA">
        <w:trPr>
          <w:trHeight w:val="364"/>
        </w:trPr>
        <w:tc>
          <w:tcPr>
            <w:tcW w:w="1183" w:type="pct"/>
            <w:vMerge/>
          </w:tcPr>
          <w:p w14:paraId="28875E68" w14:textId="77777777" w:rsidR="00C56BBE" w:rsidRPr="00A16A85" w:rsidRDefault="00C56BBE" w:rsidP="00852FC3">
            <w:pPr>
              <w:pStyle w:val="TablesHeadingGSCyan"/>
              <w:framePr w:hSpace="0" w:wrap="auto" w:vAnchor="margin" w:hAnchor="text" w:yAlign="inline"/>
              <w:spacing w:line="276" w:lineRule="auto"/>
              <w:rPr>
                <w:caps w:val="0"/>
                <w:color w:val="4D4D4C"/>
              </w:rPr>
            </w:pPr>
          </w:p>
        </w:tc>
        <w:tc>
          <w:tcPr>
            <w:tcW w:w="873" w:type="pct"/>
          </w:tcPr>
          <w:p w14:paraId="6C3D91A6" w14:textId="77777777" w:rsidR="00C56BBE" w:rsidRPr="00A16A85" w:rsidRDefault="00C56BBE" w:rsidP="00852FC3">
            <w:pPr>
              <w:pStyle w:val="TablesHeadingGSCyan"/>
              <w:framePr w:hSpace="0" w:wrap="auto" w:vAnchor="margin" w:hAnchor="text" w:yAlign="inline"/>
              <w:spacing w:line="276" w:lineRule="auto"/>
              <w:rPr>
                <w:caps w:val="0"/>
                <w:color w:val="4D4D4C"/>
              </w:rPr>
            </w:pPr>
            <w:r w:rsidRPr="00A16A85">
              <w:rPr>
                <w:caps w:val="0"/>
                <w:color w:val="4D4D4C"/>
              </w:rPr>
              <w:t>Principle 4</w:t>
            </w:r>
          </w:p>
        </w:tc>
        <w:tc>
          <w:tcPr>
            <w:tcW w:w="2944" w:type="pct"/>
          </w:tcPr>
          <w:p w14:paraId="11096D4B" w14:textId="77777777" w:rsidR="00C56BBE" w:rsidRPr="00A16A85" w:rsidRDefault="00C56BBE" w:rsidP="00852FC3">
            <w:pPr>
              <w:pStyle w:val="TablesHeadingGSCyan"/>
              <w:framePr w:hSpace="0" w:wrap="auto" w:vAnchor="margin" w:hAnchor="text" w:yAlign="inline"/>
              <w:spacing w:line="276" w:lineRule="auto"/>
              <w:rPr>
                <w:caps w:val="0"/>
                <w:color w:val="4D4D4C"/>
              </w:rPr>
            </w:pPr>
            <w:r w:rsidRPr="00A16A85">
              <w:rPr>
                <w:caps w:val="0"/>
                <w:color w:val="4D4D4C"/>
              </w:rPr>
              <w:t>Cultural Heritage, Indigenous Peoples, Displacement and Resettlement</w:t>
            </w:r>
          </w:p>
        </w:tc>
      </w:tr>
      <w:tr w:rsidR="00A16A85" w:rsidRPr="00A16A85" w14:paraId="4257E3F5" w14:textId="77777777" w:rsidTr="005B3BBA">
        <w:trPr>
          <w:cnfStyle w:val="000000100000" w:firstRow="0" w:lastRow="0" w:firstColumn="0" w:lastColumn="0" w:oddVBand="0" w:evenVBand="0" w:oddHBand="1" w:evenHBand="0" w:firstRowFirstColumn="0" w:firstRowLastColumn="0" w:lastRowFirstColumn="0" w:lastRowLastColumn="0"/>
          <w:trHeight w:val="364"/>
        </w:trPr>
        <w:tc>
          <w:tcPr>
            <w:tcW w:w="1183" w:type="pct"/>
            <w:vMerge/>
          </w:tcPr>
          <w:p w14:paraId="2788A4D5" w14:textId="77777777" w:rsidR="00C56BBE" w:rsidRPr="00A16A85" w:rsidRDefault="00C56BBE" w:rsidP="00852FC3">
            <w:pPr>
              <w:pStyle w:val="TablesHeadingGSCyan"/>
              <w:framePr w:hSpace="0" w:wrap="auto" w:vAnchor="margin" w:hAnchor="text" w:yAlign="inline"/>
              <w:spacing w:line="276" w:lineRule="auto"/>
              <w:rPr>
                <w:caps w:val="0"/>
                <w:color w:val="4D4D4C"/>
              </w:rPr>
            </w:pPr>
          </w:p>
        </w:tc>
        <w:tc>
          <w:tcPr>
            <w:tcW w:w="873" w:type="pct"/>
          </w:tcPr>
          <w:p w14:paraId="402841D7" w14:textId="77777777" w:rsidR="00C56BBE" w:rsidRPr="00A16A85" w:rsidRDefault="00C56BBE" w:rsidP="00852FC3">
            <w:pPr>
              <w:pStyle w:val="TablesHeadingGSCyan"/>
              <w:framePr w:hSpace="0" w:wrap="auto" w:vAnchor="margin" w:hAnchor="text" w:yAlign="inline"/>
              <w:spacing w:line="276" w:lineRule="auto"/>
              <w:rPr>
                <w:caps w:val="0"/>
                <w:color w:val="4D4D4C"/>
              </w:rPr>
            </w:pPr>
            <w:r w:rsidRPr="00A16A85">
              <w:rPr>
                <w:caps w:val="0"/>
                <w:color w:val="4D4D4C"/>
              </w:rPr>
              <w:t>Principle 5</w:t>
            </w:r>
          </w:p>
        </w:tc>
        <w:tc>
          <w:tcPr>
            <w:tcW w:w="2944" w:type="pct"/>
          </w:tcPr>
          <w:p w14:paraId="6372B35D" w14:textId="77777777" w:rsidR="00C56BBE" w:rsidRPr="00A16A85" w:rsidRDefault="00C56BBE" w:rsidP="00852FC3">
            <w:pPr>
              <w:pStyle w:val="TablesHeadingGSCyan"/>
              <w:framePr w:hSpace="0" w:wrap="auto" w:vAnchor="margin" w:hAnchor="text" w:yAlign="inline"/>
              <w:spacing w:line="276" w:lineRule="auto"/>
              <w:rPr>
                <w:caps w:val="0"/>
                <w:color w:val="4D4D4C"/>
              </w:rPr>
            </w:pPr>
            <w:r w:rsidRPr="00A16A85">
              <w:rPr>
                <w:caps w:val="0"/>
                <w:color w:val="4D4D4C"/>
              </w:rPr>
              <w:t>Corruption</w:t>
            </w:r>
          </w:p>
        </w:tc>
      </w:tr>
      <w:tr w:rsidR="00A16A85" w:rsidRPr="00A16A85" w14:paraId="310F0E86" w14:textId="77777777" w:rsidTr="005B3BBA">
        <w:trPr>
          <w:trHeight w:val="364"/>
        </w:trPr>
        <w:tc>
          <w:tcPr>
            <w:tcW w:w="1183" w:type="pct"/>
          </w:tcPr>
          <w:p w14:paraId="40D0FA6E" w14:textId="77777777" w:rsidR="00C56BBE" w:rsidRPr="00A16A85" w:rsidRDefault="00C56BBE" w:rsidP="00852FC3">
            <w:pPr>
              <w:pStyle w:val="TablesHeadingGSCyan"/>
              <w:framePr w:hSpace="0" w:wrap="auto" w:vAnchor="margin" w:hAnchor="text" w:yAlign="inline"/>
              <w:spacing w:line="276" w:lineRule="auto"/>
              <w:rPr>
                <w:caps w:val="0"/>
                <w:color w:val="4D4D4C"/>
              </w:rPr>
            </w:pPr>
            <w:r w:rsidRPr="00A16A85">
              <w:rPr>
                <w:caps w:val="0"/>
                <w:color w:val="4D4D4C"/>
              </w:rPr>
              <w:t xml:space="preserve">Economic </w:t>
            </w:r>
          </w:p>
        </w:tc>
        <w:tc>
          <w:tcPr>
            <w:tcW w:w="873" w:type="pct"/>
          </w:tcPr>
          <w:p w14:paraId="2C24324B" w14:textId="77777777" w:rsidR="00C56BBE" w:rsidRPr="00A16A85" w:rsidRDefault="00C56BBE" w:rsidP="00852FC3">
            <w:pPr>
              <w:pStyle w:val="TablesHeadingGSCyan"/>
              <w:framePr w:hSpace="0" w:wrap="auto" w:vAnchor="margin" w:hAnchor="text" w:yAlign="inline"/>
              <w:spacing w:line="276" w:lineRule="auto"/>
              <w:rPr>
                <w:caps w:val="0"/>
                <w:color w:val="4D4D4C"/>
              </w:rPr>
            </w:pPr>
            <w:r w:rsidRPr="00A16A85">
              <w:rPr>
                <w:caps w:val="0"/>
                <w:color w:val="4D4D4C"/>
              </w:rPr>
              <w:t>Principle 6</w:t>
            </w:r>
          </w:p>
        </w:tc>
        <w:tc>
          <w:tcPr>
            <w:tcW w:w="2944" w:type="pct"/>
          </w:tcPr>
          <w:p w14:paraId="03AA230B" w14:textId="77777777" w:rsidR="00C56BBE" w:rsidRPr="00A16A85" w:rsidRDefault="00C56BBE" w:rsidP="00852FC3">
            <w:pPr>
              <w:pStyle w:val="TablesHeadingGSCyan"/>
              <w:framePr w:hSpace="0" w:wrap="auto" w:vAnchor="margin" w:hAnchor="text" w:yAlign="inline"/>
              <w:spacing w:line="276" w:lineRule="auto"/>
              <w:rPr>
                <w:caps w:val="0"/>
                <w:color w:val="4D4D4C"/>
              </w:rPr>
            </w:pPr>
            <w:r w:rsidRPr="00A16A85">
              <w:rPr>
                <w:caps w:val="0"/>
                <w:color w:val="4D4D4C"/>
              </w:rPr>
              <w:t>Economic Impacts</w:t>
            </w:r>
          </w:p>
        </w:tc>
      </w:tr>
      <w:tr w:rsidR="00A16A85" w:rsidRPr="00A16A85" w14:paraId="348B910A" w14:textId="77777777" w:rsidTr="005B3BBA">
        <w:trPr>
          <w:cnfStyle w:val="000000100000" w:firstRow="0" w:lastRow="0" w:firstColumn="0" w:lastColumn="0" w:oddVBand="0" w:evenVBand="0" w:oddHBand="1" w:evenHBand="0" w:firstRowFirstColumn="0" w:firstRowLastColumn="0" w:lastRowFirstColumn="0" w:lastRowLastColumn="0"/>
          <w:trHeight w:val="364"/>
        </w:trPr>
        <w:tc>
          <w:tcPr>
            <w:tcW w:w="1183" w:type="pct"/>
            <w:vMerge w:val="restart"/>
          </w:tcPr>
          <w:p w14:paraId="29AD06FE" w14:textId="77777777" w:rsidR="00C56BBE" w:rsidRPr="00A16A85" w:rsidRDefault="00C56BBE" w:rsidP="00852FC3">
            <w:pPr>
              <w:pStyle w:val="TablesHeadingGSCyan"/>
              <w:framePr w:hSpace="0" w:wrap="auto" w:vAnchor="margin" w:hAnchor="text" w:yAlign="inline"/>
              <w:spacing w:line="276" w:lineRule="auto"/>
              <w:rPr>
                <w:caps w:val="0"/>
                <w:color w:val="4D4D4C"/>
              </w:rPr>
            </w:pPr>
            <w:r w:rsidRPr="00A16A85">
              <w:rPr>
                <w:caps w:val="0"/>
                <w:color w:val="4D4D4C"/>
              </w:rPr>
              <w:t>Environmental and Ecological</w:t>
            </w:r>
          </w:p>
        </w:tc>
        <w:tc>
          <w:tcPr>
            <w:tcW w:w="873" w:type="pct"/>
          </w:tcPr>
          <w:p w14:paraId="6DF20FB8" w14:textId="77777777" w:rsidR="00C56BBE" w:rsidRPr="00A16A85" w:rsidRDefault="00C56BBE" w:rsidP="00852FC3">
            <w:pPr>
              <w:pStyle w:val="TablesHeadingGSCyan"/>
              <w:framePr w:hSpace="0" w:wrap="auto" w:vAnchor="margin" w:hAnchor="text" w:yAlign="inline"/>
              <w:spacing w:line="276" w:lineRule="auto"/>
              <w:rPr>
                <w:caps w:val="0"/>
                <w:color w:val="4D4D4C"/>
              </w:rPr>
            </w:pPr>
            <w:r w:rsidRPr="00A16A85">
              <w:rPr>
                <w:caps w:val="0"/>
                <w:color w:val="4D4D4C"/>
              </w:rPr>
              <w:t>Principle 7</w:t>
            </w:r>
          </w:p>
        </w:tc>
        <w:tc>
          <w:tcPr>
            <w:tcW w:w="2944" w:type="pct"/>
          </w:tcPr>
          <w:p w14:paraId="7A51F0B0" w14:textId="77777777" w:rsidR="00C56BBE" w:rsidRPr="00A16A85" w:rsidRDefault="00C56BBE" w:rsidP="00852FC3">
            <w:pPr>
              <w:pStyle w:val="TablesHeadingGSCyan"/>
              <w:framePr w:hSpace="0" w:wrap="auto" w:vAnchor="margin" w:hAnchor="text" w:yAlign="inline"/>
              <w:spacing w:line="276" w:lineRule="auto"/>
              <w:rPr>
                <w:caps w:val="0"/>
                <w:color w:val="4D4D4C"/>
              </w:rPr>
            </w:pPr>
            <w:r w:rsidRPr="00A16A85">
              <w:rPr>
                <w:caps w:val="0"/>
                <w:color w:val="4D4D4C"/>
              </w:rPr>
              <w:t>Climate and Energy</w:t>
            </w:r>
          </w:p>
        </w:tc>
      </w:tr>
      <w:tr w:rsidR="00A16A85" w:rsidRPr="00A16A85" w14:paraId="7699E0B7" w14:textId="77777777" w:rsidTr="005B3BBA">
        <w:trPr>
          <w:trHeight w:val="364"/>
        </w:trPr>
        <w:tc>
          <w:tcPr>
            <w:tcW w:w="1183" w:type="pct"/>
            <w:vMerge/>
          </w:tcPr>
          <w:p w14:paraId="69480545" w14:textId="77777777" w:rsidR="00C56BBE" w:rsidRPr="00A16A85" w:rsidRDefault="00C56BBE" w:rsidP="00852FC3">
            <w:pPr>
              <w:pStyle w:val="TablesHeadingGSCyan"/>
              <w:framePr w:hSpace="0" w:wrap="auto" w:vAnchor="margin" w:hAnchor="text" w:yAlign="inline"/>
              <w:spacing w:line="276" w:lineRule="auto"/>
              <w:rPr>
                <w:caps w:val="0"/>
                <w:color w:val="4D4D4C"/>
              </w:rPr>
            </w:pPr>
          </w:p>
        </w:tc>
        <w:tc>
          <w:tcPr>
            <w:tcW w:w="873" w:type="pct"/>
          </w:tcPr>
          <w:p w14:paraId="0AFF23B4" w14:textId="77777777" w:rsidR="00C56BBE" w:rsidRPr="00A16A85" w:rsidRDefault="00C56BBE" w:rsidP="00852FC3">
            <w:pPr>
              <w:pStyle w:val="TablesHeadingGSCyan"/>
              <w:framePr w:hSpace="0" w:wrap="auto" w:vAnchor="margin" w:hAnchor="text" w:yAlign="inline"/>
              <w:spacing w:line="276" w:lineRule="auto"/>
              <w:rPr>
                <w:caps w:val="0"/>
                <w:color w:val="4D4D4C"/>
              </w:rPr>
            </w:pPr>
            <w:r w:rsidRPr="00A16A85">
              <w:rPr>
                <w:caps w:val="0"/>
                <w:color w:val="4D4D4C"/>
              </w:rPr>
              <w:t>Principle 8</w:t>
            </w:r>
          </w:p>
        </w:tc>
        <w:tc>
          <w:tcPr>
            <w:tcW w:w="2944" w:type="pct"/>
          </w:tcPr>
          <w:p w14:paraId="790958A0" w14:textId="77777777" w:rsidR="00C56BBE" w:rsidRPr="00A16A85" w:rsidRDefault="00C56BBE" w:rsidP="00852FC3">
            <w:pPr>
              <w:pStyle w:val="TablesHeadingGSCyan"/>
              <w:framePr w:hSpace="0" w:wrap="auto" w:vAnchor="margin" w:hAnchor="text" w:yAlign="inline"/>
              <w:spacing w:line="276" w:lineRule="auto"/>
              <w:rPr>
                <w:caps w:val="0"/>
                <w:color w:val="4D4D4C"/>
              </w:rPr>
            </w:pPr>
            <w:r w:rsidRPr="00A16A85">
              <w:rPr>
                <w:caps w:val="0"/>
                <w:color w:val="4D4D4C"/>
              </w:rPr>
              <w:t>Water</w:t>
            </w:r>
          </w:p>
        </w:tc>
      </w:tr>
      <w:tr w:rsidR="00A16A85" w:rsidRPr="00A16A85" w14:paraId="11A3A775" w14:textId="77777777" w:rsidTr="005B3BBA">
        <w:trPr>
          <w:cnfStyle w:val="000000100000" w:firstRow="0" w:lastRow="0" w:firstColumn="0" w:lastColumn="0" w:oddVBand="0" w:evenVBand="0" w:oddHBand="1" w:evenHBand="0" w:firstRowFirstColumn="0" w:firstRowLastColumn="0" w:lastRowFirstColumn="0" w:lastRowLastColumn="0"/>
          <w:trHeight w:val="364"/>
        </w:trPr>
        <w:tc>
          <w:tcPr>
            <w:tcW w:w="1183" w:type="pct"/>
            <w:vMerge/>
          </w:tcPr>
          <w:p w14:paraId="084ED095" w14:textId="77777777" w:rsidR="00C56BBE" w:rsidRPr="00A16A85" w:rsidRDefault="00C56BBE" w:rsidP="00852FC3">
            <w:pPr>
              <w:pStyle w:val="TablesHeadingGSCyan"/>
              <w:framePr w:hSpace="0" w:wrap="auto" w:vAnchor="margin" w:hAnchor="text" w:yAlign="inline"/>
              <w:spacing w:line="276" w:lineRule="auto"/>
              <w:rPr>
                <w:caps w:val="0"/>
                <w:color w:val="4D4D4C"/>
              </w:rPr>
            </w:pPr>
          </w:p>
        </w:tc>
        <w:tc>
          <w:tcPr>
            <w:tcW w:w="873" w:type="pct"/>
          </w:tcPr>
          <w:p w14:paraId="52A4A098" w14:textId="77777777" w:rsidR="00C56BBE" w:rsidRPr="00A16A85" w:rsidRDefault="00C56BBE" w:rsidP="00852FC3">
            <w:pPr>
              <w:pStyle w:val="TablesHeadingGSCyan"/>
              <w:framePr w:hSpace="0" w:wrap="auto" w:vAnchor="margin" w:hAnchor="text" w:yAlign="inline"/>
              <w:spacing w:line="276" w:lineRule="auto"/>
              <w:rPr>
                <w:caps w:val="0"/>
                <w:color w:val="4D4D4C"/>
              </w:rPr>
            </w:pPr>
            <w:r w:rsidRPr="00A16A85">
              <w:rPr>
                <w:caps w:val="0"/>
                <w:color w:val="4D4D4C"/>
              </w:rPr>
              <w:t>Principle 9</w:t>
            </w:r>
          </w:p>
        </w:tc>
        <w:tc>
          <w:tcPr>
            <w:tcW w:w="2944" w:type="pct"/>
          </w:tcPr>
          <w:p w14:paraId="10B1D777" w14:textId="77777777" w:rsidR="00C56BBE" w:rsidRPr="00A16A85" w:rsidRDefault="00C56BBE" w:rsidP="00852FC3">
            <w:pPr>
              <w:pStyle w:val="TablesHeadingGSCyan"/>
              <w:framePr w:hSpace="0" w:wrap="auto" w:vAnchor="margin" w:hAnchor="text" w:yAlign="inline"/>
              <w:spacing w:line="276" w:lineRule="auto"/>
              <w:rPr>
                <w:caps w:val="0"/>
                <w:color w:val="4D4D4C"/>
              </w:rPr>
            </w:pPr>
            <w:r w:rsidRPr="00A16A85">
              <w:rPr>
                <w:caps w:val="0"/>
                <w:color w:val="4D4D4C"/>
              </w:rPr>
              <w:t>Environment, Ecology and Land Use</w:t>
            </w:r>
          </w:p>
        </w:tc>
      </w:tr>
    </w:tbl>
    <w:p w14:paraId="7E82160A" w14:textId="4E5BE1F5" w:rsidR="00324D99" w:rsidRPr="00A16A85" w:rsidRDefault="00C56BBE" w:rsidP="00852FC3">
      <w:r w:rsidRPr="00A16A85">
        <w:rPr>
          <w:b/>
          <w:bCs/>
        </w:rPr>
        <w:t xml:space="preserve"> </w:t>
      </w:r>
      <w:bookmarkStart w:id="191" w:name="_Ref136060743"/>
      <w:r w:rsidRPr="00A16A85">
        <w:rPr>
          <w:b/>
          <w:bCs/>
        </w:rPr>
        <w:t xml:space="preserve">Table </w:t>
      </w:r>
      <w:r w:rsidRPr="00A16A85">
        <w:rPr>
          <w:b/>
          <w:bCs/>
        </w:rPr>
        <w:fldChar w:fldCharType="begin"/>
      </w:r>
      <w:r w:rsidRPr="00A16A85">
        <w:rPr>
          <w:b/>
          <w:bCs/>
        </w:rPr>
        <w:instrText xml:space="preserve"> SEQ Table \* ARABIC </w:instrText>
      </w:r>
      <w:r w:rsidRPr="00A16A85">
        <w:rPr>
          <w:b/>
          <w:bCs/>
        </w:rPr>
        <w:fldChar w:fldCharType="separate"/>
      </w:r>
      <w:r w:rsidRPr="00A16A85">
        <w:rPr>
          <w:b/>
          <w:bCs/>
        </w:rPr>
        <w:t>1</w:t>
      </w:r>
      <w:r w:rsidRPr="00A16A85">
        <w:rPr>
          <w:b/>
          <w:bCs/>
        </w:rPr>
        <w:fldChar w:fldCharType="end"/>
      </w:r>
      <w:bookmarkEnd w:id="191"/>
      <w:r w:rsidRPr="00A16A85">
        <w:rPr>
          <w:b/>
          <w:bCs/>
        </w:rPr>
        <w:t xml:space="preserve"> – Safeguarding Principles</w:t>
      </w:r>
    </w:p>
    <w:p w14:paraId="6F2FE12C" w14:textId="72BAACBF" w:rsidR="002322EB" w:rsidRPr="005E36C8" w:rsidRDefault="002322EB" w:rsidP="007A79F4">
      <w:pPr>
        <w:pStyle w:val="H3"/>
        <w:numPr>
          <w:ilvl w:val="0"/>
          <w:numId w:val="52"/>
        </w:numPr>
      </w:pPr>
      <w:bookmarkStart w:id="192" w:name="_Toc138752920"/>
      <w:r w:rsidRPr="005E36C8">
        <w:lastRenderedPageBreak/>
        <w:t>ENTRY INTO FORCE</w:t>
      </w:r>
      <w:bookmarkEnd w:id="192"/>
    </w:p>
    <w:p w14:paraId="74319CB2" w14:textId="0224B53C" w:rsidR="001004FC" w:rsidRDefault="00900671" w:rsidP="00226636">
      <w:pPr>
        <w:pStyle w:val="P"/>
        <w:rPr>
          <w:ins w:id="193" w:author="Anshika Gupta" w:date="2023-06-22T16:47:00Z"/>
        </w:rPr>
      </w:pPr>
      <w:del w:id="194" w:author="Anshika Gupta" w:date="2023-06-22T16:46:00Z">
        <w:r w:rsidRPr="006A369B" w:rsidDel="001004FC">
          <w:rPr>
            <w:highlight w:val="yellow"/>
          </w:rPr>
          <w:delText>dd/mm/3</w:delText>
        </w:r>
      </w:del>
      <w:ins w:id="195" w:author="Anshika Gupta" w:date="2023-06-22T16:46:00Z">
        <w:r w:rsidR="00226636">
          <w:t>The Version 2.0 of the Safeguarding Principles and Requirements enters into force</w:t>
        </w:r>
      </w:ins>
      <w:ins w:id="196" w:author="Anshika Gupta" w:date="2023-06-22T16:47:00Z">
        <w:r w:rsidR="001004FC">
          <w:t xml:space="preserve"> </w:t>
        </w:r>
      </w:ins>
      <w:ins w:id="197" w:author="Anshika Gupta" w:date="2023-06-22T16:46:00Z">
        <w:r w:rsidR="00226636">
          <w:t>90 days after publication date</w:t>
        </w:r>
      </w:ins>
      <w:ins w:id="198" w:author="Anshika Gupta" w:date="2023-06-22T16:48:00Z">
        <w:r w:rsidR="00792D32">
          <w:t xml:space="preserve"> i.e. </w:t>
        </w:r>
      </w:ins>
      <w:ins w:id="199" w:author="Anshika Gupta" w:date="2023-06-27T14:51:00Z">
        <w:r w:rsidR="00880423">
          <w:t>dd</w:t>
        </w:r>
      </w:ins>
      <w:ins w:id="200" w:author="Anshika Gupta" w:date="2023-06-22T16:48:00Z">
        <w:r w:rsidR="00F0631A">
          <w:t>/</w:t>
        </w:r>
      </w:ins>
      <w:ins w:id="201" w:author="Anshika Gupta" w:date="2023-06-27T14:51:00Z">
        <w:r w:rsidR="00880423">
          <w:t>mm</w:t>
        </w:r>
      </w:ins>
      <w:ins w:id="202" w:author="Anshika Gupta" w:date="2023-06-22T16:48:00Z">
        <w:r w:rsidR="00F0631A">
          <w:t>/2023.</w:t>
        </w:r>
      </w:ins>
    </w:p>
    <w:p w14:paraId="75358711" w14:textId="77777777" w:rsidR="00792D32" w:rsidRDefault="001004FC" w:rsidP="00226636">
      <w:pPr>
        <w:pStyle w:val="P"/>
        <w:rPr>
          <w:ins w:id="203" w:author="Anshika Gupta" w:date="2023-06-22T16:47:00Z"/>
        </w:rPr>
      </w:pPr>
      <w:ins w:id="204" w:author="Anshika Gupta" w:date="2023-06-22T16:47:00Z">
        <w:r>
          <w:t>The project developer</w:t>
        </w:r>
      </w:ins>
      <w:ins w:id="205" w:author="Anshika Gupta" w:date="2023-06-22T16:46:00Z">
        <w:r w:rsidR="00226636">
          <w:t xml:space="preserve"> shall demonstrate full compliance with the</w:t>
        </w:r>
      </w:ins>
      <w:ins w:id="206" w:author="Anshika Gupta" w:date="2023-06-22T16:47:00Z">
        <w:r>
          <w:t xml:space="preserve"> </w:t>
        </w:r>
      </w:ins>
      <w:ins w:id="207" w:author="Anshika Gupta" w:date="2023-06-22T16:46:00Z">
        <w:r w:rsidR="00226636">
          <w:t xml:space="preserve">requirements of this </w:t>
        </w:r>
      </w:ins>
      <w:ins w:id="208" w:author="Anshika Gupta" w:date="2023-06-22T16:47:00Z">
        <w:r>
          <w:t>document</w:t>
        </w:r>
      </w:ins>
      <w:ins w:id="209" w:author="Anshika Gupta" w:date="2023-06-22T16:46:00Z">
        <w:r w:rsidR="00226636">
          <w:t xml:space="preserve"> for any </w:t>
        </w:r>
      </w:ins>
      <w:ins w:id="210" w:author="Anshika Gupta" w:date="2023-06-22T16:47:00Z">
        <w:r w:rsidR="00792D32">
          <w:t xml:space="preserve">activity </w:t>
        </w:r>
      </w:ins>
      <w:ins w:id="211" w:author="Anshika Gupta" w:date="2023-06-22T16:46:00Z">
        <w:r w:rsidR="00226636">
          <w:t>for which the</w:t>
        </w:r>
      </w:ins>
      <w:ins w:id="212" w:author="Anshika Gupta" w:date="2023-06-22T16:47:00Z">
        <w:r w:rsidR="00792D32">
          <w:t xml:space="preserve"> </w:t>
        </w:r>
      </w:ins>
      <w:ins w:id="213" w:author="Anshika Gupta" w:date="2023-06-22T16:46:00Z">
        <w:r w:rsidR="00226636">
          <w:t>contract(s) between VVB and the project developer/Coordinating and</w:t>
        </w:r>
      </w:ins>
      <w:ins w:id="214" w:author="Anshika Gupta" w:date="2023-06-22T16:47:00Z">
        <w:r w:rsidR="00792D32">
          <w:t xml:space="preserve"> </w:t>
        </w:r>
      </w:ins>
      <w:ins w:id="215" w:author="Anshika Gupta" w:date="2023-06-22T16:46:00Z">
        <w:r w:rsidR="00226636">
          <w:t>Management Entity (CME) is signed on or after this standard enters into force.</w:t>
        </w:r>
      </w:ins>
    </w:p>
    <w:p w14:paraId="0AC2FC84" w14:textId="419FEF61" w:rsidR="00A305B5" w:rsidRDefault="003C5394" w:rsidP="00226636">
      <w:pPr>
        <w:pStyle w:val="P"/>
        <w:rPr>
          <w:ins w:id="216" w:author="Anshika Gupta" w:date="2023-06-22T16:47:00Z"/>
        </w:rPr>
      </w:pPr>
      <w:ins w:id="217" w:author="Anshika Gupta" w:date="2023-06-27T14:51:00Z">
        <w:r>
          <w:t>Any project listed aft</w:t>
        </w:r>
        <w:r w:rsidR="00DC53A5">
          <w:t>er the date of entry into force</w:t>
        </w:r>
      </w:ins>
      <w:ins w:id="218" w:author="Anshika Gupta" w:date="2023-06-27T14:52:00Z">
        <w:r w:rsidR="00880423">
          <w:t xml:space="preserve"> of this document, shall follow the requirements </w:t>
        </w:r>
        <w:r w:rsidR="00330108">
          <w:t>of</w:t>
        </w:r>
        <w:r w:rsidR="00763DA4">
          <w:t xml:space="preserve"> this document.</w:t>
        </w:r>
      </w:ins>
    </w:p>
    <w:p w14:paraId="7E202AC5" w14:textId="04AED3AF" w:rsidR="00226636" w:rsidRPr="005E36C8" w:rsidRDefault="00226636" w:rsidP="00226636">
      <w:pPr>
        <w:pStyle w:val="P"/>
        <w:rPr>
          <w:ins w:id="219" w:author="Anshika Gupta" w:date="2022-09-02T18:16:00Z"/>
        </w:rPr>
      </w:pPr>
      <w:ins w:id="220" w:author="Anshika Gupta" w:date="2023-06-22T16:46:00Z">
        <w:r>
          <w:t xml:space="preserve">The </w:t>
        </w:r>
      </w:ins>
      <w:ins w:id="221" w:author="Anshika Gupta" w:date="2023-06-22T16:47:00Z">
        <w:r w:rsidR="00792D32">
          <w:t>project develope</w:t>
        </w:r>
      </w:ins>
      <w:ins w:id="222" w:author="Anshika Gupta" w:date="2023-06-22T16:48:00Z">
        <w:r w:rsidR="00792D32">
          <w:t>r</w:t>
        </w:r>
      </w:ins>
      <w:ins w:id="223" w:author="Anshika Gupta" w:date="2023-06-22T16:46:00Z">
        <w:r>
          <w:t xml:space="preserve"> may voluntarily apply </w:t>
        </w:r>
      </w:ins>
      <w:ins w:id="224" w:author="Anshika Gupta" w:date="2023-06-22T16:49:00Z">
        <w:r w:rsidR="00D171B3">
          <w:t>the requirem</w:t>
        </w:r>
      </w:ins>
      <w:ins w:id="225" w:author="Anshika Gupta" w:date="2023-06-22T16:50:00Z">
        <w:r w:rsidR="00D171B3">
          <w:t xml:space="preserve">ents of this document </w:t>
        </w:r>
      </w:ins>
      <w:ins w:id="226" w:author="Anshika Gupta" w:date="2023-06-22T16:46:00Z">
        <w:r>
          <w:t>to any new or ongoing activity for certification after its publication date.</w:t>
        </w:r>
      </w:ins>
    </w:p>
    <w:p w14:paraId="2098E10E" w14:textId="32B2A689" w:rsidR="002322EB" w:rsidRPr="005E36C8" w:rsidRDefault="00706636" w:rsidP="007A79F4">
      <w:pPr>
        <w:pStyle w:val="H3"/>
        <w:numPr>
          <w:ilvl w:val="0"/>
          <w:numId w:val="52"/>
        </w:numPr>
        <w:rPr>
          <w:ins w:id="227" w:author="Anshika Gupta" w:date="2022-09-02T18:16:00Z"/>
        </w:rPr>
      </w:pPr>
      <w:bookmarkStart w:id="228" w:name="_Toc138752921"/>
      <w:ins w:id="229" w:author="Anshika Gupta" w:date="2022-09-02T18:16:00Z">
        <w:r w:rsidRPr="005E36C8">
          <w:t>DEFINITIONS</w:t>
        </w:r>
        <w:bookmarkEnd w:id="228"/>
      </w:ins>
    </w:p>
    <w:p w14:paraId="3F012DCD" w14:textId="32A0E0FD" w:rsidR="00706636" w:rsidRPr="005E36C8" w:rsidRDefault="00AF34AA" w:rsidP="00852FC3">
      <w:pPr>
        <w:pStyle w:val="P"/>
        <w:rPr>
          <w:ins w:id="230" w:author="Anshika Gupta" w:date="2022-09-02T18:18:00Z"/>
        </w:rPr>
      </w:pPr>
      <w:ins w:id="231" w:author="Anshika Gupta" w:date="2022-09-02T18:17:00Z">
        <w:r w:rsidRPr="005E36C8">
          <w:t xml:space="preserve">In addition to definitions contained in </w:t>
        </w:r>
      </w:ins>
      <w:hyperlink r:id="rId16" w:anchor="glossary" w:history="1">
        <w:r w:rsidRPr="005E36C8">
          <w:rPr>
            <w:rStyle w:val="Hyperlink"/>
            <w:rFonts w:ascii="Verdana" w:hAnsi="Verdana"/>
          </w:rPr>
          <w:t>GS4GG – Glossary of terms</w:t>
        </w:r>
      </w:hyperlink>
      <w:ins w:id="232" w:author="Anshika Gupta" w:date="2022-09-02T18:17:00Z">
        <w:r w:rsidRPr="005E36C8">
          <w:t>, the following</w:t>
        </w:r>
      </w:ins>
      <w:ins w:id="233" w:author="Anshika Gupta" w:date="2022-09-02T18:18:00Z">
        <w:r w:rsidRPr="005E36C8">
          <w:t xml:space="preserve"> </w:t>
        </w:r>
      </w:ins>
      <w:ins w:id="234" w:author="Anshika Gupta" w:date="2022-09-02T18:17:00Z">
        <w:r w:rsidRPr="005E36C8">
          <w:t>definitions apply to this document:</w:t>
        </w:r>
      </w:ins>
    </w:p>
    <w:p w14:paraId="5275F488" w14:textId="77E8D39A" w:rsidR="001E6A27" w:rsidRPr="005979B3" w:rsidRDefault="00665B13" w:rsidP="007A79F4">
      <w:pPr>
        <w:pStyle w:val="P"/>
        <w:numPr>
          <w:ilvl w:val="0"/>
          <w:numId w:val="53"/>
        </w:numPr>
      </w:pPr>
      <w:r w:rsidRPr="005979B3">
        <w:rPr>
          <w:b/>
          <w:bCs/>
        </w:rPr>
        <w:t>Biodiversity</w:t>
      </w:r>
      <w:r w:rsidRPr="005979B3">
        <w:rPr>
          <w:b/>
          <w:bCs/>
          <w:i/>
          <w:iCs/>
        </w:rPr>
        <w:t xml:space="preserve"> </w:t>
      </w:r>
      <w:r w:rsidRPr="005979B3">
        <w:t xml:space="preserve">is the variability among living organisms from all sources including, inter alia, terrestrial, marine and other aquatic ecosystems and the ecological complexes of which they are a part; this includes diversity within species, between species, and of ecosystems. The definition from the </w:t>
      </w:r>
      <w:ins w:id="235" w:author="Anshika Gupta" w:date="2023-06-22T16:52:00Z">
        <w:r w:rsidR="00510F7C">
          <w:fldChar w:fldCharType="begin"/>
        </w:r>
        <w:r w:rsidR="00510F7C">
          <w:instrText>HYPERLINK "https://www.cbd.int/convention/articles/?a=cbd-02" \l ":~:text=%22Sustainable%20use%22%20means%20the%20use,of%20present%20and%20future%20generations."</w:instrText>
        </w:r>
        <w:r w:rsidR="00510F7C">
          <w:fldChar w:fldCharType="separate"/>
        </w:r>
        <w:r w:rsidRPr="00510F7C">
          <w:rPr>
            <w:rStyle w:val="Hyperlink"/>
            <w:rFonts w:ascii="Verdana" w:hAnsi="Verdana"/>
          </w:rPr>
          <w:t>Convention on Biological Diversity (Article 2)</w:t>
        </w:r>
        <w:r w:rsidR="00510F7C">
          <w:fldChar w:fldCharType="end"/>
        </w:r>
      </w:ins>
      <w:r w:rsidRPr="005E36C8">
        <w:t xml:space="preserve"> </w:t>
      </w:r>
      <w:r w:rsidRPr="005979B3">
        <w:t>covers plant, animal, forest, aquatic, micro-organism and invertebrate genetic resources and diversity that are vital to food security, nutrition, livelihoods and the resilience and adaptability of global agricultural production systems.</w:t>
      </w:r>
    </w:p>
    <w:p w14:paraId="0837B4B5" w14:textId="2694299F" w:rsidR="00FD3C4D" w:rsidRPr="005979B3" w:rsidRDefault="00FD3C4D" w:rsidP="007A79F4">
      <w:pPr>
        <w:pStyle w:val="P"/>
        <w:numPr>
          <w:ilvl w:val="0"/>
          <w:numId w:val="53"/>
        </w:numPr>
      </w:pPr>
      <w:r w:rsidRPr="005979B3">
        <w:rPr>
          <w:b/>
          <w:bCs/>
        </w:rPr>
        <w:t>Biosafety</w:t>
      </w:r>
      <w:r w:rsidRPr="005979B3">
        <w:t xml:space="preserve"> is the safe working practices associated with handling of biological materials, particularly infectious agents. It addresses containment principles, technologies and practices that are implemented to prevent the unintentional exposure to pathogens and toxins, or their accidental release.</w:t>
      </w:r>
    </w:p>
    <w:p w14:paraId="5B6C359B" w14:textId="77777777" w:rsidR="004706F3" w:rsidRPr="005979B3" w:rsidRDefault="0079309A" w:rsidP="007A79F4">
      <w:pPr>
        <w:pStyle w:val="P"/>
        <w:numPr>
          <w:ilvl w:val="0"/>
          <w:numId w:val="53"/>
        </w:numPr>
      </w:pPr>
      <w:r w:rsidRPr="005979B3">
        <w:rPr>
          <w:b/>
          <w:bCs/>
        </w:rPr>
        <w:t xml:space="preserve">Child labour </w:t>
      </w:r>
      <w:r w:rsidRPr="005979B3">
        <w:t>is defined as work that is inappropriate for a child’s age, affects children’s education, or is likely to harm their health, safety or morals.</w:t>
      </w:r>
    </w:p>
    <w:p w14:paraId="2DEDCFEB" w14:textId="4B473E12" w:rsidR="008E7B09" w:rsidRPr="005979B3" w:rsidRDefault="004706F3" w:rsidP="007A79F4">
      <w:pPr>
        <w:pStyle w:val="P"/>
        <w:numPr>
          <w:ilvl w:val="0"/>
          <w:numId w:val="53"/>
        </w:numPr>
      </w:pPr>
      <w:r w:rsidRPr="005979B3">
        <w:rPr>
          <w:b/>
          <w:bCs/>
        </w:rPr>
        <w:t xml:space="preserve">Critical habitat </w:t>
      </w:r>
      <w:r w:rsidRPr="005979B3">
        <w:t>are areas with high biodiversity value includ</w:t>
      </w:r>
      <w:r w:rsidR="00F33D75" w:rsidRPr="005979B3">
        <w:t>ing any of the</w:t>
      </w:r>
      <w:r w:rsidR="004B6A35" w:rsidRPr="005979B3">
        <w:t xml:space="preserve"> following features</w:t>
      </w:r>
      <w:ins w:id="236" w:author="Anshika Gupta" w:date="2023-05-24T14:34:00Z">
        <w:r w:rsidR="00555981" w:rsidRPr="005979B3">
          <w:t>:</w:t>
        </w:r>
      </w:ins>
      <w:r w:rsidRPr="005979B3">
        <w:t xml:space="preserve"> </w:t>
      </w:r>
    </w:p>
    <w:p w14:paraId="4D8305C1" w14:textId="2E58885D" w:rsidR="008E7B09" w:rsidRPr="005E36C8" w:rsidRDefault="004706F3" w:rsidP="007A79F4">
      <w:pPr>
        <w:pStyle w:val="P"/>
        <w:numPr>
          <w:ilvl w:val="0"/>
          <w:numId w:val="54"/>
        </w:numPr>
      </w:pPr>
      <w:r w:rsidRPr="005979B3">
        <w:t>habitats of significant importance to threatened or endangered</w:t>
      </w:r>
      <w:r w:rsidR="008E7B09" w:rsidRPr="005979B3">
        <w:t xml:space="preserve"> </w:t>
      </w:r>
      <w:r w:rsidRPr="005979B3">
        <w:t xml:space="preserve">species (e.g. as critically endangered, endangered or vulnerable species identified in the </w:t>
      </w:r>
      <w:ins w:id="237" w:author="Anshika Gupta" w:date="2023-06-22T16:56:00Z">
        <w:r w:rsidR="00E25B9D">
          <w:fldChar w:fldCharType="begin"/>
        </w:r>
        <w:r w:rsidR="00E25B9D">
          <w:instrText>HYPERLINK "https://www.iucnredlist.org/"</w:instrText>
        </w:r>
        <w:r w:rsidR="00E25B9D">
          <w:fldChar w:fldCharType="separate"/>
        </w:r>
        <w:r w:rsidRPr="00E25B9D">
          <w:rPr>
            <w:rStyle w:val="Hyperlink"/>
            <w:rFonts w:ascii="Verdana" w:hAnsi="Verdana"/>
          </w:rPr>
          <w:t>International Union for Conservation of Nature (IUCN) Red List of threatened species</w:t>
        </w:r>
        <w:r w:rsidR="00E25B9D">
          <w:fldChar w:fldCharType="end"/>
        </w:r>
      </w:ins>
      <w:r w:rsidRPr="005E36C8">
        <w:t xml:space="preserve">); </w:t>
      </w:r>
    </w:p>
    <w:p w14:paraId="67876702" w14:textId="77777777" w:rsidR="008E7B09" w:rsidRPr="005E36C8" w:rsidRDefault="004706F3" w:rsidP="007A79F4">
      <w:pPr>
        <w:pStyle w:val="P"/>
        <w:numPr>
          <w:ilvl w:val="0"/>
          <w:numId w:val="54"/>
        </w:numPr>
      </w:pPr>
      <w:r w:rsidRPr="005E36C8">
        <w:t xml:space="preserve">habitats of significant importance to endemic and/or restricted-range species; </w:t>
      </w:r>
    </w:p>
    <w:p w14:paraId="2CB24DC1" w14:textId="77777777" w:rsidR="008E7B09" w:rsidRPr="005E36C8" w:rsidRDefault="004706F3" w:rsidP="007A79F4">
      <w:pPr>
        <w:pStyle w:val="P"/>
        <w:numPr>
          <w:ilvl w:val="0"/>
          <w:numId w:val="54"/>
        </w:numPr>
      </w:pPr>
      <w:r w:rsidRPr="005E36C8">
        <w:t xml:space="preserve">habitats that support globally significant concentrations of migratory species and/or congregatory species; </w:t>
      </w:r>
    </w:p>
    <w:p w14:paraId="374EB1D3" w14:textId="77777777" w:rsidR="001E4B38" w:rsidRPr="005E36C8" w:rsidRDefault="004706F3" w:rsidP="007A79F4">
      <w:pPr>
        <w:pStyle w:val="P"/>
        <w:numPr>
          <w:ilvl w:val="0"/>
          <w:numId w:val="54"/>
        </w:numPr>
      </w:pPr>
      <w:r w:rsidRPr="005E36C8">
        <w:lastRenderedPageBreak/>
        <w:t xml:space="preserve">highly threatened and/or unique ecosystems; and/or </w:t>
      </w:r>
    </w:p>
    <w:p w14:paraId="2DF02746" w14:textId="52FD47CB" w:rsidR="004706F3" w:rsidRPr="005E36C8" w:rsidRDefault="004706F3" w:rsidP="007A79F4">
      <w:pPr>
        <w:pStyle w:val="P"/>
        <w:numPr>
          <w:ilvl w:val="0"/>
          <w:numId w:val="54"/>
        </w:numPr>
      </w:pPr>
      <w:r w:rsidRPr="005E36C8">
        <w:t>areas associated with ecological functions or characteristics that are required to sustain the biodiversity in the habitats described above in (</w:t>
      </w:r>
      <w:r w:rsidR="004440A6" w:rsidRPr="005E36C8">
        <w:t>i</w:t>
      </w:r>
      <w:r w:rsidRPr="005E36C8">
        <w:t>) to (</w:t>
      </w:r>
      <w:r w:rsidR="009C10F0" w:rsidRPr="005E36C8">
        <w:t>iv</w:t>
      </w:r>
      <w:r w:rsidRPr="005E36C8">
        <w:t>).</w:t>
      </w:r>
    </w:p>
    <w:p w14:paraId="42526181" w14:textId="1A17523C" w:rsidR="0097602C" w:rsidRPr="005E36C8" w:rsidRDefault="00C41B74" w:rsidP="00852FC3">
      <w:pPr>
        <w:pStyle w:val="P"/>
        <w:numPr>
          <w:ilvl w:val="0"/>
          <w:numId w:val="0"/>
        </w:numPr>
        <w:ind w:left="1440"/>
      </w:pPr>
      <w:r w:rsidRPr="005E36C8">
        <w:t>Critical habitat include</w:t>
      </w:r>
      <w:r w:rsidR="004B5169" w:rsidRPr="005E36C8">
        <w:t>s</w:t>
      </w:r>
      <w:r w:rsidRPr="005E36C8">
        <w:t xml:space="preserve"> those areas that are</w:t>
      </w:r>
      <w:ins w:id="238" w:author="Anshika Gupta" w:date="2023-05-24T14:34:00Z">
        <w:r w:rsidR="00555981">
          <w:t>:</w:t>
        </w:r>
      </w:ins>
      <w:r w:rsidR="004B5169" w:rsidRPr="005E36C8">
        <w:t xml:space="preserve"> </w:t>
      </w:r>
    </w:p>
    <w:p w14:paraId="308B894A" w14:textId="741E986C" w:rsidR="0097602C" w:rsidRPr="005E36C8" w:rsidRDefault="00C41B74" w:rsidP="007A79F4">
      <w:pPr>
        <w:pStyle w:val="P"/>
        <w:numPr>
          <w:ilvl w:val="0"/>
          <w:numId w:val="55"/>
        </w:numPr>
      </w:pPr>
      <w:r w:rsidRPr="005E36C8">
        <w:t>legally protected,</w:t>
      </w:r>
    </w:p>
    <w:p w14:paraId="213E136B" w14:textId="77777777" w:rsidR="005F64BB" w:rsidRPr="005E36C8" w:rsidRDefault="00C41B74" w:rsidP="007A79F4">
      <w:pPr>
        <w:pStyle w:val="P"/>
        <w:numPr>
          <w:ilvl w:val="0"/>
          <w:numId w:val="55"/>
        </w:numPr>
      </w:pPr>
      <w:r w:rsidRPr="005E36C8">
        <w:t>officially proposed for protection,</w:t>
      </w:r>
      <w:r w:rsidR="004B5169" w:rsidRPr="005E36C8">
        <w:t xml:space="preserve"> </w:t>
      </w:r>
    </w:p>
    <w:p w14:paraId="24EB2C88" w14:textId="79777B14" w:rsidR="00F4409B" w:rsidRDefault="00C41B74" w:rsidP="007A79F4">
      <w:pPr>
        <w:pStyle w:val="P"/>
        <w:numPr>
          <w:ilvl w:val="0"/>
          <w:numId w:val="55"/>
        </w:numPr>
        <w:rPr>
          <w:ins w:id="239" w:author="Anshika Gupta" w:date="2023-06-22T17:09:00Z"/>
        </w:rPr>
      </w:pPr>
      <w:r w:rsidRPr="005E36C8">
        <w:t>identified by authoritative sources for their high</w:t>
      </w:r>
      <w:r w:rsidR="005F64BB" w:rsidRPr="005E36C8">
        <w:t xml:space="preserve"> </w:t>
      </w:r>
      <w:r w:rsidRPr="005E36C8">
        <w:t>conservation value</w:t>
      </w:r>
      <w:ins w:id="240" w:author="Anshika Gupta" w:date="2023-06-22T17:09:00Z">
        <w:r w:rsidR="004E5D17">
          <w:t xml:space="preserve"> </w:t>
        </w:r>
      </w:ins>
      <w:del w:id="241" w:author="Anshika Gupta" w:date="2023-06-22T17:09:00Z">
        <w:r w:rsidRPr="005E36C8" w:rsidDel="004E5D17">
          <w:delText xml:space="preserve"> (</w:delText>
        </w:r>
      </w:del>
      <w:r w:rsidRPr="005E36C8">
        <w:t>such as areas that meet criteria of the</w:t>
      </w:r>
      <w:ins w:id="242" w:author="Anshika Gupta" w:date="2023-06-22T17:10:00Z">
        <w:r w:rsidR="00E10F59">
          <w:t>:</w:t>
        </w:r>
      </w:ins>
    </w:p>
    <w:p w14:paraId="5E2BC60F" w14:textId="77777777" w:rsidR="00F4409B" w:rsidRDefault="00C41B74" w:rsidP="007A79F4">
      <w:pPr>
        <w:pStyle w:val="P"/>
        <w:numPr>
          <w:ilvl w:val="1"/>
          <w:numId w:val="55"/>
        </w:numPr>
        <w:rPr>
          <w:ins w:id="243" w:author="Anshika Gupta" w:date="2023-06-22T17:10:00Z"/>
        </w:rPr>
      </w:pPr>
      <w:del w:id="244" w:author="Anshika Gupta" w:date="2023-06-22T17:10:00Z">
        <w:r w:rsidRPr="005E36C8" w:rsidDel="00F4409B">
          <w:delText xml:space="preserve"> </w:delText>
        </w:r>
      </w:del>
      <w:r w:rsidRPr="005E36C8">
        <w:t xml:space="preserve">World Conservation Union classification, </w:t>
      </w:r>
    </w:p>
    <w:p w14:paraId="32D33404" w14:textId="68DF508B" w:rsidR="00F4409B" w:rsidRDefault="00E10F59" w:rsidP="007A79F4">
      <w:pPr>
        <w:pStyle w:val="P"/>
        <w:numPr>
          <w:ilvl w:val="1"/>
          <w:numId w:val="55"/>
        </w:numPr>
        <w:rPr>
          <w:ins w:id="245" w:author="Anshika Gupta" w:date="2023-06-22T17:10:00Z"/>
        </w:rPr>
      </w:pPr>
      <w:ins w:id="246" w:author="Anshika Gupta" w:date="2023-06-22T17:10:00Z">
        <w:r>
          <w:t>T</w:t>
        </w:r>
      </w:ins>
      <w:del w:id="247" w:author="Anshika Gupta" w:date="2023-06-22T17:10:00Z">
        <w:r w:rsidR="00C41B74" w:rsidRPr="005E36C8" w:rsidDel="00E10F59">
          <w:delText>t</w:delText>
        </w:r>
      </w:del>
      <w:r w:rsidR="00C41B74" w:rsidRPr="005E36C8">
        <w:t xml:space="preserve">he </w:t>
      </w:r>
      <w:ins w:id="248" w:author="Anshika Gupta" w:date="2023-06-22T17:08:00Z">
        <w:r w:rsidR="009465BC">
          <w:fldChar w:fldCharType="begin"/>
        </w:r>
        <w:r w:rsidR="009465BC">
          <w:instrText>HYPERLINK "https://www.ramsar.org/document/the-list-of-wetlands-of-international-importance-the-ramsar-list"</w:instrText>
        </w:r>
        <w:r w:rsidR="009465BC">
          <w:fldChar w:fldCharType="separate"/>
        </w:r>
        <w:r w:rsidR="00C41B74" w:rsidRPr="009465BC">
          <w:rPr>
            <w:rStyle w:val="Hyperlink"/>
            <w:rFonts w:ascii="Verdana" w:hAnsi="Verdana"/>
          </w:rPr>
          <w:t xml:space="preserve">Ramsar List of Wetlands of </w:t>
        </w:r>
        <w:del w:id="249" w:author="Anshika Gupta" w:date="2023-06-22T17:08:00Z">
          <w:r w:rsidR="00C41B74" w:rsidRPr="009465BC" w:rsidDel="00D109E4">
            <w:rPr>
              <w:rStyle w:val="Hyperlink"/>
              <w:rFonts w:ascii="Verdana" w:hAnsi="Verdana"/>
            </w:rPr>
            <w:delText>(iv) </w:delText>
          </w:r>
        </w:del>
        <w:r w:rsidR="00C41B74" w:rsidRPr="009465BC">
          <w:rPr>
            <w:rStyle w:val="Hyperlink"/>
            <w:rFonts w:ascii="Verdana" w:hAnsi="Verdana"/>
          </w:rPr>
          <w:t>International Importance</w:t>
        </w:r>
        <w:r w:rsidR="009465BC">
          <w:fldChar w:fldCharType="end"/>
        </w:r>
      </w:ins>
      <w:r w:rsidR="00C41B74" w:rsidRPr="005E36C8">
        <w:t xml:space="preserve">, and </w:t>
      </w:r>
    </w:p>
    <w:p w14:paraId="3A1FBDA4" w14:textId="31BC0453" w:rsidR="00756FE4" w:rsidRPr="005E36C8" w:rsidRDefault="00E10F59" w:rsidP="007A79F4">
      <w:pPr>
        <w:pStyle w:val="P"/>
        <w:numPr>
          <w:ilvl w:val="1"/>
          <w:numId w:val="55"/>
        </w:numPr>
      </w:pPr>
      <w:ins w:id="250" w:author="Anshika Gupta" w:date="2023-06-22T17:10:00Z">
        <w:r>
          <w:t>T</w:t>
        </w:r>
      </w:ins>
      <w:del w:id="251" w:author="Anshika Gupta" w:date="2023-06-22T17:10:00Z">
        <w:r w:rsidR="00C41B74" w:rsidRPr="005E36C8" w:rsidDel="00E10F59">
          <w:delText>t</w:delText>
        </w:r>
      </w:del>
      <w:r w:rsidR="00C41B74" w:rsidRPr="005E36C8">
        <w:t xml:space="preserve">he </w:t>
      </w:r>
      <w:ins w:id="252" w:author="Anshika Gupta" w:date="2023-06-22T17:09:00Z">
        <w:r w:rsidR="004E5D17">
          <w:fldChar w:fldCharType="begin"/>
        </w:r>
        <w:r w:rsidR="004E5D17">
          <w:instrText>HYPERLINK "https://whc.unesco.org/en/list/"</w:instrText>
        </w:r>
        <w:r w:rsidR="004E5D17">
          <w:fldChar w:fldCharType="separate"/>
        </w:r>
        <w:r w:rsidR="00C41B74" w:rsidRPr="004E5D17">
          <w:rPr>
            <w:rStyle w:val="Hyperlink"/>
            <w:rFonts w:ascii="Verdana" w:hAnsi="Verdana"/>
          </w:rPr>
          <w:t>United Nations</w:t>
        </w:r>
        <w:r w:rsidR="003703C3" w:rsidRPr="004E5D17">
          <w:rPr>
            <w:rStyle w:val="Hyperlink"/>
            <w:rFonts w:ascii="Verdana" w:hAnsi="Verdana"/>
          </w:rPr>
          <w:t xml:space="preserve"> Educational,</w:t>
        </w:r>
        <w:r w:rsidR="00C41B74" w:rsidRPr="004E5D17">
          <w:rPr>
            <w:rStyle w:val="Hyperlink"/>
            <w:rFonts w:ascii="Verdana" w:hAnsi="Verdana"/>
          </w:rPr>
          <w:t xml:space="preserve"> Scientific and Cultural Organi</w:t>
        </w:r>
        <w:r w:rsidR="00DA67D4" w:rsidRPr="004E5D17">
          <w:rPr>
            <w:rStyle w:val="Hyperlink"/>
            <w:rFonts w:ascii="Verdana" w:hAnsi="Verdana"/>
          </w:rPr>
          <w:t>s</w:t>
        </w:r>
        <w:r w:rsidR="00C41B74" w:rsidRPr="004E5D17">
          <w:rPr>
            <w:rStyle w:val="Hyperlink"/>
            <w:rFonts w:ascii="Verdana" w:hAnsi="Verdana"/>
          </w:rPr>
          <w:t>ation’s</w:t>
        </w:r>
        <w:r w:rsidR="004E5D17">
          <w:rPr>
            <w:rStyle w:val="Hyperlink"/>
            <w:rFonts w:ascii="Verdana" w:hAnsi="Verdana"/>
          </w:rPr>
          <w:t xml:space="preserve"> (UNESCO)</w:t>
        </w:r>
        <w:r w:rsidR="00C41B74" w:rsidRPr="004E5D17">
          <w:rPr>
            <w:rStyle w:val="Hyperlink"/>
            <w:rFonts w:ascii="Verdana" w:hAnsi="Verdana"/>
          </w:rPr>
          <w:t xml:space="preserve"> world heritage sites</w:t>
        </w:r>
        <w:r w:rsidR="004E5D17">
          <w:fldChar w:fldCharType="end"/>
        </w:r>
      </w:ins>
      <w:del w:id="253" w:author="Anshika Gupta" w:date="2023-06-22T17:11:00Z">
        <w:r w:rsidR="00C41B74" w:rsidRPr="005E36C8" w:rsidDel="00E10F59">
          <w:delText>)</w:delText>
        </w:r>
      </w:del>
      <w:del w:id="254" w:author="Anshika Gupta" w:date="2023-06-22T17:10:00Z">
        <w:r w:rsidR="00C41B74" w:rsidRPr="005E36C8" w:rsidDel="00F4409B">
          <w:delText xml:space="preserve"> or</w:delText>
        </w:r>
      </w:del>
      <w:r w:rsidR="00C41B74" w:rsidRPr="005E36C8">
        <w:t xml:space="preserve"> </w:t>
      </w:r>
    </w:p>
    <w:p w14:paraId="307981C4" w14:textId="14FEB813" w:rsidR="00C41B74" w:rsidRPr="005E36C8" w:rsidRDefault="00C41B74" w:rsidP="007A79F4">
      <w:pPr>
        <w:pStyle w:val="P"/>
        <w:numPr>
          <w:ilvl w:val="0"/>
          <w:numId w:val="55"/>
        </w:numPr>
      </w:pPr>
      <w:r w:rsidRPr="005E36C8">
        <w:t>recogni</w:t>
      </w:r>
      <w:r w:rsidR="00DA67D4">
        <w:t>s</w:t>
      </w:r>
      <w:r w:rsidRPr="005E36C8">
        <w:t>ed as protected by traditional local communities.</w:t>
      </w:r>
    </w:p>
    <w:p w14:paraId="20D9DA4C" w14:textId="0AE8752A" w:rsidR="004D07C8" w:rsidRPr="005979B3" w:rsidRDefault="004D07C8" w:rsidP="007A79F4">
      <w:pPr>
        <w:pStyle w:val="P"/>
        <w:numPr>
          <w:ilvl w:val="0"/>
          <w:numId w:val="53"/>
        </w:numPr>
        <w:rPr>
          <w:rStyle w:val="A9"/>
          <w:color w:val="4D4D4C"/>
          <w:sz w:val="22"/>
          <w:szCs w:val="22"/>
        </w:rPr>
      </w:pPr>
      <w:r w:rsidRPr="005979B3">
        <w:rPr>
          <w:b/>
          <w:bCs/>
        </w:rPr>
        <w:t>Cultural heritage</w:t>
      </w:r>
      <w:r w:rsidRPr="005979B3">
        <w:t xml:space="preserve"> </w:t>
      </w:r>
      <w:r w:rsidR="00F06810" w:rsidRPr="005979B3">
        <w:rPr>
          <w:rStyle w:val="A9"/>
          <w:color w:val="4D4D4C"/>
          <w:sz w:val="22"/>
          <w:szCs w:val="22"/>
        </w:rPr>
        <w:t>reflects and expresses people’s constantly evolving values, beliefs, knowledge, traditions and practices.</w:t>
      </w:r>
      <w:r w:rsidRPr="005979B3">
        <w:t xml:space="preserve"> </w:t>
      </w:r>
      <w:r w:rsidR="006B4DD9" w:rsidRPr="005979B3">
        <w:rPr>
          <w:rStyle w:val="A9"/>
          <w:color w:val="4D4D4C"/>
          <w:sz w:val="22"/>
          <w:szCs w:val="22"/>
        </w:rPr>
        <w:t>Cultural heritage is central to individual and collective identity and memory, providing continuity between past, present and future. The term includes tangible and intangible heritage, which may be recogni</w:t>
      </w:r>
      <w:r w:rsidR="00DA67D4" w:rsidRPr="005979B3">
        <w:rPr>
          <w:rStyle w:val="A9"/>
          <w:color w:val="4D4D4C"/>
          <w:sz w:val="22"/>
          <w:szCs w:val="22"/>
        </w:rPr>
        <w:t>s</w:t>
      </w:r>
      <w:r w:rsidR="006B4DD9" w:rsidRPr="005979B3">
        <w:rPr>
          <w:rStyle w:val="A9"/>
          <w:color w:val="4D4D4C"/>
          <w:sz w:val="22"/>
          <w:szCs w:val="22"/>
        </w:rPr>
        <w:t xml:space="preserve">ed and valued at the local, regional, national, or global level. </w:t>
      </w:r>
      <w:r w:rsidR="00C74D16" w:rsidRPr="005979B3">
        <w:rPr>
          <w:rStyle w:val="A9"/>
          <w:color w:val="4D4D4C"/>
          <w:sz w:val="22"/>
          <w:szCs w:val="22"/>
        </w:rPr>
        <w:t xml:space="preserve">For </w:t>
      </w:r>
      <w:r w:rsidR="006D5ED1" w:rsidRPr="005979B3">
        <w:rPr>
          <w:rStyle w:val="A9"/>
          <w:color w:val="4D4D4C"/>
          <w:sz w:val="22"/>
          <w:szCs w:val="22"/>
        </w:rPr>
        <w:t>example,</w:t>
      </w:r>
      <w:r w:rsidRPr="005979B3">
        <w:rPr>
          <w:rStyle w:val="A9"/>
          <w:color w:val="4D4D4C"/>
          <w:sz w:val="22"/>
          <w:szCs w:val="22"/>
        </w:rPr>
        <w:t xml:space="preserve"> living expressions inherited from the ancestors, such as oral traditions, performing arts, social manners, rituals, festive events, knowledge and practices related to nature and the universe, and knowledge and techniques linked to traditional crafts</w:t>
      </w:r>
      <w:r w:rsidR="00EE6B14" w:rsidRPr="005979B3">
        <w:rPr>
          <w:rStyle w:val="A9"/>
          <w:color w:val="4D4D4C"/>
          <w:sz w:val="22"/>
          <w:szCs w:val="22"/>
        </w:rPr>
        <w:t>.</w:t>
      </w:r>
    </w:p>
    <w:p w14:paraId="3E204DA7" w14:textId="12E391F2" w:rsidR="00BA2FE9" w:rsidRPr="005E36C8" w:rsidRDefault="001D1166" w:rsidP="007A79F4">
      <w:pPr>
        <w:pStyle w:val="P"/>
        <w:numPr>
          <w:ilvl w:val="0"/>
          <w:numId w:val="53"/>
        </w:numPr>
        <w:rPr>
          <w:rStyle w:val="A9"/>
          <w:color w:val="4D4D4C"/>
          <w:sz w:val="22"/>
          <w:szCs w:val="22"/>
        </w:rPr>
      </w:pPr>
      <w:r w:rsidRPr="005E36C8">
        <w:rPr>
          <w:b/>
          <w:bCs/>
        </w:rPr>
        <w:t xml:space="preserve">Ecosystem services </w:t>
      </w:r>
      <w:r w:rsidRPr="005E36C8">
        <w:rPr>
          <w:rStyle w:val="A9"/>
          <w:sz w:val="22"/>
          <w:szCs w:val="22"/>
        </w:rPr>
        <w:t>are the benefits that people derive from ecosystems. Ecosystem services are organi</w:t>
      </w:r>
      <w:r w:rsidR="00DA67D4">
        <w:rPr>
          <w:rStyle w:val="A9"/>
          <w:sz w:val="22"/>
          <w:szCs w:val="22"/>
        </w:rPr>
        <w:t>s</w:t>
      </w:r>
      <w:r w:rsidRPr="005E36C8">
        <w:rPr>
          <w:rStyle w:val="A9"/>
          <w:sz w:val="22"/>
          <w:szCs w:val="22"/>
        </w:rPr>
        <w:t>ed into four categories:</w:t>
      </w:r>
    </w:p>
    <w:p w14:paraId="093BEB1F" w14:textId="3F62A18B" w:rsidR="00BA2FE9" w:rsidRPr="00744A3D" w:rsidRDefault="001D1166" w:rsidP="007A79F4">
      <w:pPr>
        <w:pStyle w:val="P"/>
        <w:numPr>
          <w:ilvl w:val="0"/>
          <w:numId w:val="60"/>
        </w:numPr>
        <w:rPr>
          <w:color w:val="201C1E"/>
        </w:rPr>
      </w:pPr>
      <w:r w:rsidRPr="00744A3D">
        <w:rPr>
          <w:color w:val="201C1E"/>
        </w:rPr>
        <w:t xml:space="preserve">provisioning services that include food, freshwater, wood, timber, </w:t>
      </w:r>
      <w:r w:rsidR="006D5ED1" w:rsidRPr="00744A3D">
        <w:rPr>
          <w:color w:val="201C1E"/>
        </w:rPr>
        <w:t>fibers</w:t>
      </w:r>
      <w:r w:rsidRPr="00744A3D">
        <w:rPr>
          <w:color w:val="201C1E"/>
        </w:rPr>
        <w:t>, medicinal plants and genetic resources</w:t>
      </w:r>
      <w:r w:rsidR="00BE3480" w:rsidRPr="00744A3D">
        <w:rPr>
          <w:color w:val="201C1E"/>
        </w:rPr>
        <w:t>,</w:t>
      </w:r>
      <w:r w:rsidRPr="00744A3D">
        <w:rPr>
          <w:color w:val="201C1E"/>
        </w:rPr>
        <w:t xml:space="preserve"> </w:t>
      </w:r>
    </w:p>
    <w:p w14:paraId="4BC7C81C" w14:textId="77777777" w:rsidR="00BA2FE9" w:rsidRPr="00744A3D" w:rsidRDefault="001D1166" w:rsidP="007A79F4">
      <w:pPr>
        <w:pStyle w:val="P"/>
        <w:numPr>
          <w:ilvl w:val="0"/>
          <w:numId w:val="60"/>
        </w:numPr>
        <w:rPr>
          <w:color w:val="201C1E"/>
        </w:rPr>
      </w:pPr>
      <w:r w:rsidRPr="00744A3D">
        <w:rPr>
          <w:color w:val="201C1E"/>
        </w:rPr>
        <w:t xml:space="preserve">regulating services that include surface water purification, carbon storage and sequestration, climate regulation, protection from natural hazards, </w:t>
      </w:r>
    </w:p>
    <w:p w14:paraId="59D945B3" w14:textId="77777777" w:rsidR="00BA2FE9" w:rsidRPr="00744A3D" w:rsidRDefault="001D1166" w:rsidP="007A79F4">
      <w:pPr>
        <w:pStyle w:val="P"/>
        <w:numPr>
          <w:ilvl w:val="0"/>
          <w:numId w:val="60"/>
        </w:numPr>
        <w:rPr>
          <w:color w:val="201C1E"/>
        </w:rPr>
      </w:pPr>
      <w:r w:rsidRPr="00744A3D">
        <w:rPr>
          <w:color w:val="201C1E"/>
        </w:rPr>
        <w:t>cultural services that include natural areas that are sacred sites and areas of importance for recreation and aesthetic enjoyment, and</w:t>
      </w:r>
    </w:p>
    <w:p w14:paraId="70DA71FC" w14:textId="59124E69" w:rsidR="0094378D" w:rsidRPr="00744A3D" w:rsidRDefault="001D1166" w:rsidP="007A79F4">
      <w:pPr>
        <w:pStyle w:val="P"/>
        <w:numPr>
          <w:ilvl w:val="0"/>
          <w:numId w:val="60"/>
        </w:numPr>
        <w:rPr>
          <w:color w:val="201C1E"/>
        </w:rPr>
      </w:pPr>
      <w:r w:rsidRPr="00744A3D">
        <w:rPr>
          <w:color w:val="201C1E"/>
        </w:rPr>
        <w:t>supporting services that include soil formation, nutrient cycling and primary production.</w:t>
      </w:r>
    </w:p>
    <w:p w14:paraId="1D536002" w14:textId="77777777" w:rsidR="00CE23AF" w:rsidRPr="005E36C8" w:rsidRDefault="004D07C8" w:rsidP="007A79F4">
      <w:pPr>
        <w:pStyle w:val="P"/>
        <w:numPr>
          <w:ilvl w:val="0"/>
          <w:numId w:val="53"/>
        </w:numPr>
      </w:pPr>
      <w:r w:rsidRPr="005E36C8">
        <w:rPr>
          <w:b/>
          <w:bCs/>
        </w:rPr>
        <w:t xml:space="preserve">Expert stakeholder </w:t>
      </w:r>
      <w:r w:rsidRPr="005E36C8">
        <w:t xml:space="preserve">refers to the individuals that hold specific expertise or knowledge about the organisation, process, or activity being audited and/or about the context and practices to which the project is applied. A Stakeholder is considered an expert if the expert holds over 10 years of relevant, contextually specific professional, academic or practical </w:t>
      </w:r>
      <w:r w:rsidRPr="005E36C8">
        <w:lastRenderedPageBreak/>
        <w:t>experience of relevant topic. Higher academic qualifications are preferred but can be justified as not required if necessary.</w:t>
      </w:r>
    </w:p>
    <w:p w14:paraId="687E6942" w14:textId="5CFF1FE4" w:rsidR="003472C9" w:rsidRPr="005E36C8" w:rsidRDefault="005E018F" w:rsidP="007A79F4">
      <w:pPr>
        <w:pStyle w:val="P"/>
        <w:numPr>
          <w:ilvl w:val="0"/>
          <w:numId w:val="53"/>
        </w:numPr>
        <w:rPr>
          <w:color w:val="211D1E"/>
          <w:szCs w:val="22"/>
        </w:rPr>
      </w:pPr>
      <w:r w:rsidRPr="005E36C8">
        <w:rPr>
          <w:b/>
          <w:bCs/>
        </w:rPr>
        <w:t>Forced eviction</w:t>
      </w:r>
      <w:r w:rsidR="00A90422" w:rsidRPr="005E36C8">
        <w:rPr>
          <w:b/>
          <w:bCs/>
        </w:rPr>
        <w:t xml:space="preserve"> </w:t>
      </w:r>
      <w:r w:rsidR="00A90422" w:rsidRPr="005E36C8">
        <w:t>include acts involving the coerced or involuntary displacement of individuals, groups, or communities from homes and/or lands and common property resources that they occupied or depended upon, and that consequently eliminate</w:t>
      </w:r>
      <w:ins w:id="255" w:author="Anshika Gupta" w:date="2023-06-22T17:21:00Z">
        <w:r w:rsidR="004A2848">
          <w:t>s</w:t>
        </w:r>
      </w:ins>
      <w:r w:rsidR="00A90422" w:rsidRPr="005E36C8">
        <w:t xml:space="preserve"> or limit</w:t>
      </w:r>
      <w:ins w:id="256" w:author="Anshika Gupta" w:date="2023-06-22T17:21:00Z">
        <w:r w:rsidR="004A2848">
          <w:t>s</w:t>
        </w:r>
      </w:ins>
      <w:r w:rsidR="00A90422" w:rsidRPr="005E36C8">
        <w:t xml:space="preserve"> their ability to reside or work in a particular dwelling, residence, or location without the provision of and access to, appropriate forms of legal and other protection.</w:t>
      </w:r>
    </w:p>
    <w:p w14:paraId="4C528E62" w14:textId="77777777" w:rsidR="00223ACD" w:rsidRPr="005E36C8" w:rsidRDefault="00A5150C" w:rsidP="007A79F4">
      <w:pPr>
        <w:pStyle w:val="P"/>
        <w:numPr>
          <w:ilvl w:val="0"/>
          <w:numId w:val="53"/>
        </w:numPr>
        <w:rPr>
          <w:color w:val="211D1E"/>
          <w:szCs w:val="22"/>
        </w:rPr>
      </w:pPr>
      <w:r w:rsidRPr="005E36C8">
        <w:rPr>
          <w:b/>
          <w:bCs/>
        </w:rPr>
        <w:t>Forced labour</w:t>
      </w:r>
      <w:r w:rsidRPr="005E36C8">
        <w:t xml:space="preserve"> consists of any work or service not voluntarily performed and is exacted from an individual under coercion, threat of force or penalty.</w:t>
      </w:r>
      <w:r w:rsidR="00AD18DE" w:rsidRPr="005E36C8">
        <w:t xml:space="preserve"> </w:t>
      </w:r>
    </w:p>
    <w:p w14:paraId="2188CF9A" w14:textId="5B644508" w:rsidR="00A5150C" w:rsidRPr="005E36C8" w:rsidRDefault="00223ACD" w:rsidP="00852FC3">
      <w:pPr>
        <w:pStyle w:val="P"/>
        <w:numPr>
          <w:ilvl w:val="0"/>
          <w:numId w:val="0"/>
        </w:numPr>
        <w:ind w:left="1440"/>
        <w:rPr>
          <w:color w:val="211D1E"/>
          <w:szCs w:val="22"/>
        </w:rPr>
      </w:pPr>
      <w:r w:rsidRPr="005E36C8">
        <w:t xml:space="preserve">Work is on a voluntary basis when it is done with the free and informed consent of a worker. Such consent must exist throughout the employment relationship and the worker must have the possibility to revoke freely given consent. In particular, there can be no “voluntary offer” under threat or other circumstances of restriction or deceit. To assess the authenticity of a free and informed consent, it is necessary to ensure that no external constraint or indirect coercion has been carried out, either by an act of the authorities or by an employer’s practice. Refer to the </w:t>
      </w:r>
      <w:ins w:id="257" w:author="Anshika Gupta" w:date="2023-06-22T17:23:00Z">
        <w:r w:rsidR="004E100D">
          <w:fldChar w:fldCharType="begin"/>
        </w:r>
        <w:r w:rsidR="004E100D">
          <w:instrText>HYPERLINK "https://www.ilo.org/dyn/normlex/en/f?p=NORMLEXPUB:12100:0::NO::P12100_ILO_CODE:C029"</w:instrText>
        </w:r>
        <w:r w:rsidR="004E100D">
          <w:fldChar w:fldCharType="separate"/>
        </w:r>
        <w:r w:rsidRPr="004E100D">
          <w:rPr>
            <w:rStyle w:val="Hyperlink"/>
            <w:rFonts w:ascii="Verdana" w:hAnsi="Verdana"/>
          </w:rPr>
          <w:t>Forced Labour Convention, 1930</w:t>
        </w:r>
        <w:r w:rsidR="004E100D">
          <w:fldChar w:fldCharType="end"/>
        </w:r>
      </w:ins>
      <w:r w:rsidRPr="005E36C8">
        <w:t xml:space="preserve"> (No.29), as well as the </w:t>
      </w:r>
      <w:ins w:id="258" w:author="Anshika Gupta" w:date="2023-06-22T17:24:00Z">
        <w:r w:rsidR="004C17A4">
          <w:fldChar w:fldCharType="begin"/>
        </w:r>
        <w:r w:rsidR="004C17A4">
          <w:instrText>HYPERLINK "https://www.ilo.org/dyn/normlex/en/f?p=NORMLEXPUB:12100:0::NO::P12100_ILO_CODE:P029"</w:instrText>
        </w:r>
        <w:r w:rsidR="004C17A4">
          <w:fldChar w:fldCharType="separate"/>
        </w:r>
        <w:r w:rsidRPr="004C17A4">
          <w:rPr>
            <w:rStyle w:val="Hyperlink"/>
            <w:rFonts w:ascii="Verdana" w:hAnsi="Verdana"/>
          </w:rPr>
          <w:t>Protocol of 2014 to the Forced Labour Convention</w:t>
        </w:r>
        <w:r w:rsidR="004C17A4">
          <w:fldChar w:fldCharType="end"/>
        </w:r>
      </w:ins>
      <w:r w:rsidRPr="005E36C8">
        <w:t>.</w:t>
      </w:r>
    </w:p>
    <w:p w14:paraId="6F0293AC" w14:textId="2128DEC6" w:rsidR="00A602E6" w:rsidRPr="005E36C8" w:rsidRDefault="00A602E6" w:rsidP="007A79F4">
      <w:pPr>
        <w:pStyle w:val="P"/>
        <w:numPr>
          <w:ilvl w:val="0"/>
          <w:numId w:val="53"/>
        </w:numPr>
      </w:pPr>
      <w:r w:rsidRPr="005E36C8">
        <w:rPr>
          <w:b/>
          <w:bCs/>
        </w:rPr>
        <w:t>Free, prior and informed consent</w:t>
      </w:r>
      <w:r w:rsidRPr="00E977F3">
        <w:rPr>
          <w:b/>
          <w:bCs/>
        </w:rPr>
        <w:t xml:space="preserve"> (FPIC)</w:t>
      </w:r>
      <w:r w:rsidRPr="005E36C8">
        <w:t xml:space="preserve"> is a self-standing Indigenous Peoples right that was initially developed in some Conventions, developed in 1989 in the ILO Convention 169 and later enshrined as FPIC in the </w:t>
      </w:r>
      <w:ins w:id="259" w:author="Anshika Gupta" w:date="2023-06-22T17:27:00Z">
        <w:r w:rsidR="00A8557D">
          <w:fldChar w:fldCharType="begin"/>
        </w:r>
      </w:ins>
      <w:ins w:id="260" w:author="Anshika Gupta" w:date="2023-06-22T17:28:00Z">
        <w:r w:rsidR="00E92FB1">
          <w:instrText>HYPERLINK "https://social.desa.un.org/issues/indigenous-peoples/united-nations-declaration-on-the-rights-of-indigenous-peoples"</w:instrText>
        </w:r>
      </w:ins>
      <w:ins w:id="261" w:author="Anshika Gupta" w:date="2023-06-22T17:27:00Z">
        <w:r w:rsidR="00A8557D">
          <w:fldChar w:fldCharType="separate"/>
        </w:r>
        <w:r w:rsidRPr="00A8557D">
          <w:rPr>
            <w:rStyle w:val="Hyperlink"/>
            <w:rFonts w:ascii="Verdana" w:hAnsi="Verdana"/>
          </w:rPr>
          <w:t>2007 UN Declaration on the Rights of Indigenous Peoples</w:t>
        </w:r>
        <w:r w:rsidR="00A8557D">
          <w:fldChar w:fldCharType="end"/>
        </w:r>
      </w:ins>
      <w:r w:rsidRPr="005E36C8">
        <w:t xml:space="preserve"> adopted by the UN General Assembly. </w:t>
      </w:r>
      <w:del w:id="262" w:author="Anshika Gupta" w:date="2023-06-22T17:28:00Z">
        <w:r w:rsidRPr="005E36C8" w:rsidDel="00AD66BD">
          <w:delText>Work is on a voluntary basis when it is done with the free and informed consent of a worker. Such consent must exist throughout the employment relationship and the worker must have the possibility to revoke freely given consent. In particular, there can be no ‘voluntary offer” under threat or other circumstances of restriction or deceit. To assess the authenticity of a free and informed consent, it is necessary to ensure that no external constraint or indirect coercion has been carried out, either by an act of the authorities or by an employer’s practice.</w:delText>
        </w:r>
      </w:del>
    </w:p>
    <w:p w14:paraId="24FD88FD" w14:textId="29BFBCA9" w:rsidR="00FE1CF7" w:rsidRPr="005E36C8" w:rsidRDefault="003B7108" w:rsidP="007A79F4">
      <w:pPr>
        <w:pStyle w:val="P"/>
        <w:numPr>
          <w:ilvl w:val="0"/>
          <w:numId w:val="53"/>
        </w:numPr>
      </w:pPr>
      <w:r w:rsidRPr="005E36C8">
        <w:rPr>
          <w:b/>
          <w:bCs/>
        </w:rPr>
        <w:t>Gender-based violence</w:t>
      </w:r>
      <w:r w:rsidR="000D69DB" w:rsidRPr="005E36C8">
        <w:rPr>
          <w:b/>
          <w:bCs/>
        </w:rPr>
        <w:t xml:space="preserve"> (GBV)</w:t>
      </w:r>
      <w:r w:rsidRPr="005E36C8">
        <w:t xml:space="preserve"> is one of the most extreme forms of discrimination. GBV, which is widespread globally, tends to be exacerbated by food insecurity, poverty and humanitarian emergencies. The types of GBV that are of particular</w:t>
      </w:r>
      <w:del w:id="263" w:author="Anshika Gupta" w:date="2023-06-22T17:29:00Z">
        <w:r w:rsidRPr="005E36C8" w:rsidDel="00E87953">
          <w:delText>ly</w:delText>
        </w:r>
      </w:del>
      <w:r w:rsidRPr="005E36C8">
        <w:t xml:space="preserve"> concern include sexual and physical violence; the denial of resources, opportunities or services; harmful practices (</w:t>
      </w:r>
      <w:r w:rsidR="006D5ED1" w:rsidRPr="005E36C8">
        <w:t>e.g.,</w:t>
      </w:r>
      <w:r w:rsidRPr="005E36C8">
        <w:t xml:space="preserve"> forced and</w:t>
      </w:r>
      <w:ins w:id="264" w:author="Anshika Gupta" w:date="2023-06-22T17:29:00Z">
        <w:r w:rsidR="002B1F7A">
          <w:t>/or</w:t>
        </w:r>
      </w:ins>
      <w:r w:rsidRPr="005E36C8">
        <w:t xml:space="preserve"> child marriage); sexual exploitation and abuse; and emotional and psychological assault. Evidence shows that women and girls tend to be most vulnerable to GBV, but men and particularly boys are also at risk, depending on the context. GBV has severe consequences not only for survivors, but also for their families and communities.</w:t>
      </w:r>
    </w:p>
    <w:p w14:paraId="18999ACE" w14:textId="2CE12422" w:rsidR="00FE1CF7" w:rsidRPr="005E36C8" w:rsidRDefault="004D07C8" w:rsidP="007A79F4">
      <w:pPr>
        <w:pStyle w:val="P"/>
        <w:numPr>
          <w:ilvl w:val="0"/>
          <w:numId w:val="53"/>
        </w:numPr>
        <w:rPr>
          <w:color w:val="211D1E"/>
          <w:szCs w:val="22"/>
        </w:rPr>
      </w:pPr>
      <w:r w:rsidRPr="005E36C8">
        <w:rPr>
          <w:b/>
          <w:bCs/>
        </w:rPr>
        <w:t>Gender equality</w:t>
      </w:r>
      <w:r w:rsidRPr="005E36C8">
        <w:t xml:space="preserve"> refers to the equal rights, responsibilities and opportunities of women and men and girls and boys. Equality does not mean that women and men will become the same but that women’s and men’s rights, responsibilities and opportunities will not depend on whether they are born male or female.</w:t>
      </w:r>
    </w:p>
    <w:p w14:paraId="486FA248" w14:textId="77777777" w:rsidR="003227F9" w:rsidRPr="005E36C8" w:rsidRDefault="003227F9" w:rsidP="007A79F4">
      <w:pPr>
        <w:pStyle w:val="P"/>
        <w:numPr>
          <w:ilvl w:val="0"/>
          <w:numId w:val="53"/>
        </w:numPr>
      </w:pPr>
      <w:r w:rsidRPr="005E36C8">
        <w:rPr>
          <w:b/>
          <w:bCs/>
        </w:rPr>
        <w:t xml:space="preserve">Hazard </w:t>
      </w:r>
      <w:r w:rsidRPr="005E36C8">
        <w:t>is a process, phenomenon or human activity that may cause loss of life, injury or other health impacts, property damage, social and economic disruption or environmental degradation.</w:t>
      </w:r>
    </w:p>
    <w:p w14:paraId="1F3BBCD1" w14:textId="77777777" w:rsidR="003227F9" w:rsidRPr="005E36C8" w:rsidRDefault="004D07C8" w:rsidP="007A79F4">
      <w:pPr>
        <w:pStyle w:val="P"/>
        <w:numPr>
          <w:ilvl w:val="0"/>
          <w:numId w:val="53"/>
        </w:numPr>
        <w:rPr>
          <w:color w:val="211D1E"/>
          <w:szCs w:val="22"/>
        </w:rPr>
      </w:pPr>
      <w:r w:rsidRPr="005E36C8">
        <w:rPr>
          <w:b/>
          <w:bCs/>
        </w:rPr>
        <w:lastRenderedPageBreak/>
        <w:t>Hazardous waste</w:t>
      </w:r>
      <w:r w:rsidRPr="005E36C8">
        <w:t xml:space="preserve"> refers to a waste with properties that make it dangerous or capable of having a harmful effect on human health or the environment.</w:t>
      </w:r>
    </w:p>
    <w:p w14:paraId="719DD9DA" w14:textId="45DC26EA" w:rsidR="007B6670" w:rsidRPr="005E36C8" w:rsidRDefault="004D07C8" w:rsidP="007A79F4">
      <w:pPr>
        <w:pStyle w:val="P"/>
        <w:numPr>
          <w:ilvl w:val="0"/>
          <w:numId w:val="53"/>
        </w:numPr>
      </w:pPr>
      <w:r w:rsidRPr="005E36C8">
        <w:rPr>
          <w:b/>
          <w:bCs/>
        </w:rPr>
        <w:t>Indigenous people</w:t>
      </w:r>
      <w:r w:rsidRPr="005E36C8">
        <w:t xml:space="preserve"> </w:t>
      </w:r>
      <w:r w:rsidR="00821855" w:rsidRPr="005E36C8">
        <w:t>refer</w:t>
      </w:r>
      <w:r w:rsidR="007B6670" w:rsidRPr="005E36C8">
        <w:t xml:space="preserve"> to distinct collectives who answer to any of the more commonly accepted definitions of Indigenous Peoples. Regardless of the local, national and regional terms applied to them, self-identification as a distinct people is a fundamental criterion in the definition of Indigenous Peoples. Other key characteristics of the definition of Indigenous Peoples include: voluntary perpetuation of cultural distinctiveness (e.g. languages, laws, customary cultural, social, economic or political institutions); collective attachment to the lands, territories and resources they have traditionally owned, occupied or otherwise used or acquired; traditional livelihoods and tangible and intangible cultural heritage associated to their lands, territories, and resources; priority in time with respect to occupation and use of specific territory; and an experience of subjugation, marginali</w:t>
      </w:r>
      <w:r w:rsidR="00DA67D4">
        <w:t>s</w:t>
      </w:r>
      <w:r w:rsidR="007B6670" w:rsidRPr="005E36C8">
        <w:t>ation, dispossession, exclusion or discrimination, whether or not these conditions persist. Indigenous Peoples may have a distinct language or dialect, often different from the official language or languages of the country or region in which they reside.</w:t>
      </w:r>
    </w:p>
    <w:p w14:paraId="47AD3BB5" w14:textId="29CDBB8C" w:rsidR="007B6670" w:rsidRPr="005E36C8" w:rsidRDefault="00A87CA2" w:rsidP="007A79F4">
      <w:pPr>
        <w:pStyle w:val="P"/>
        <w:numPr>
          <w:ilvl w:val="0"/>
          <w:numId w:val="53"/>
        </w:numPr>
      </w:pPr>
      <w:r w:rsidRPr="005E36C8">
        <w:rPr>
          <w:b/>
          <w:bCs/>
          <w:lang w:val="en-IN"/>
        </w:rPr>
        <w:t>Marginali</w:t>
      </w:r>
      <w:r w:rsidR="00DA67D4">
        <w:rPr>
          <w:b/>
          <w:bCs/>
          <w:lang w:val="en-IN"/>
        </w:rPr>
        <w:t>s</w:t>
      </w:r>
      <w:r w:rsidRPr="005E36C8">
        <w:rPr>
          <w:b/>
          <w:bCs/>
          <w:lang w:val="en-IN"/>
        </w:rPr>
        <w:t xml:space="preserve">ed, vulnerable or disadvantaged groups </w:t>
      </w:r>
      <w:r w:rsidR="00B936B6" w:rsidRPr="005E36C8">
        <w:t xml:space="preserve">refers to those individuals or groups who, because of their age, gender, ethnicity, religion, disability, economic situation (e.g. smallholders) may be more likely to be adversely affected by project impacts and/or more limited than others to benefit from its rewards. </w:t>
      </w:r>
      <w:r w:rsidR="004D07C8" w:rsidRPr="005E36C8">
        <w:t xml:space="preserve">A few most common marginalised groups are women, youth, poor communities, informal sector workers, ethnic minorities, indigenous peoples, disabled or elderly people, and members of the LGBTQ </w:t>
      </w:r>
      <w:r w:rsidR="00821855" w:rsidRPr="005E36C8">
        <w:t>community.</w:t>
      </w:r>
    </w:p>
    <w:p w14:paraId="30209B7F" w14:textId="7895F93F" w:rsidR="0077112F" w:rsidRPr="005E36C8" w:rsidRDefault="001142F0" w:rsidP="007A79F4">
      <w:pPr>
        <w:pStyle w:val="P"/>
        <w:numPr>
          <w:ilvl w:val="0"/>
          <w:numId w:val="53"/>
        </w:numPr>
      </w:pPr>
      <w:r w:rsidRPr="005E36C8">
        <w:rPr>
          <w:b/>
          <w:bCs/>
        </w:rPr>
        <w:t>Natural habitats</w:t>
      </w:r>
      <w:r w:rsidRPr="005E36C8">
        <w:t xml:space="preserve"> are land and water areas where the biological communities are formed in large part by native plant and animal species, and where human activity has not essentially modified the area’s primary ecological functions and species composition.</w:t>
      </w:r>
    </w:p>
    <w:p w14:paraId="2441452F" w14:textId="3AFDA7F1" w:rsidR="007B6670" w:rsidRPr="005E36C8" w:rsidRDefault="004D07C8" w:rsidP="007A79F4">
      <w:pPr>
        <w:pStyle w:val="P"/>
        <w:numPr>
          <w:ilvl w:val="0"/>
          <w:numId w:val="53"/>
        </w:numPr>
      </w:pPr>
      <w:r w:rsidRPr="005E36C8">
        <w:rPr>
          <w:b/>
          <w:bCs/>
        </w:rPr>
        <w:t>Non-hazardous waste</w:t>
      </w:r>
      <w:r w:rsidRPr="005E36C8">
        <w:t xml:space="preserve"> refers to a waste which does not have properties that make it dangerous or capable of having a harmful effect on human health or the environment.</w:t>
      </w:r>
    </w:p>
    <w:p w14:paraId="627E675C" w14:textId="21B7D3B3" w:rsidR="004D07C8" w:rsidRPr="005E36C8" w:rsidRDefault="004D07C8" w:rsidP="007A79F4">
      <w:pPr>
        <w:pStyle w:val="P"/>
        <w:numPr>
          <w:ilvl w:val="0"/>
          <w:numId w:val="53"/>
        </w:numPr>
        <w:rPr>
          <w:ins w:id="265" w:author="Anshika Gupta" w:date="2023-05-01T15:37:00Z"/>
        </w:rPr>
      </w:pPr>
      <w:r w:rsidRPr="005E36C8">
        <w:rPr>
          <w:b/>
          <w:bCs/>
        </w:rPr>
        <w:t>Pollutant</w:t>
      </w:r>
      <w:r w:rsidRPr="005E36C8">
        <w:t xml:space="preserve"> refers to a substance that is present in concentrations that may harm organisms (humans, plants and animals) or exceed an environmental quality standard.</w:t>
      </w:r>
    </w:p>
    <w:p w14:paraId="3FB47654" w14:textId="54A0A9D9" w:rsidR="0010608B" w:rsidRPr="005E36C8" w:rsidRDefault="0010608B" w:rsidP="007A79F4">
      <w:pPr>
        <w:pStyle w:val="P"/>
        <w:numPr>
          <w:ilvl w:val="0"/>
          <w:numId w:val="53"/>
        </w:numPr>
      </w:pPr>
      <w:r w:rsidRPr="005E36C8">
        <w:rPr>
          <w:b/>
          <w:bCs/>
        </w:rPr>
        <w:t>Primary suppliers</w:t>
      </w:r>
      <w:r w:rsidRPr="005E36C8">
        <w:t xml:space="preserve"> are those suppliers who, on an ongoing basis, provide goods or materials essential for the core business processes of the project. There is no direct contractual or labor relationship between the project and the workers at supplier level, and costs and benefits are paid by primary suppliers.</w:t>
      </w:r>
    </w:p>
    <w:p w14:paraId="5FDEC686" w14:textId="32A0C851" w:rsidR="004A4DC8" w:rsidRPr="005E36C8" w:rsidRDefault="004A4DC8" w:rsidP="007A79F4">
      <w:pPr>
        <w:pStyle w:val="P"/>
        <w:numPr>
          <w:ilvl w:val="0"/>
          <w:numId w:val="53"/>
        </w:numPr>
      </w:pPr>
      <w:r w:rsidRPr="005E36C8">
        <w:rPr>
          <w:b/>
          <w:bCs/>
        </w:rPr>
        <w:t>Protected area</w:t>
      </w:r>
      <w:r w:rsidRPr="005E36C8">
        <w:t xml:space="preserve"> refers to a clearly defined geographical space, recogni</w:t>
      </w:r>
      <w:r w:rsidR="00DA67D4">
        <w:t>s</w:t>
      </w:r>
      <w:r w:rsidRPr="005E36C8">
        <w:t>ed, dedicated and managed,</w:t>
      </w:r>
      <w:r w:rsidR="00233CD4" w:rsidRPr="005E36C8">
        <w:t xml:space="preserve"> </w:t>
      </w:r>
      <w:r w:rsidRPr="005E36C8">
        <w:t xml:space="preserve">through legal or other effective </w:t>
      </w:r>
      <w:r w:rsidRPr="005E36C8">
        <w:lastRenderedPageBreak/>
        <w:t>means, to achieve the long-term conservation of nature with</w:t>
      </w:r>
      <w:r w:rsidR="00233CD4" w:rsidRPr="005E36C8">
        <w:t xml:space="preserve"> </w:t>
      </w:r>
      <w:r w:rsidRPr="005E36C8">
        <w:t>associated ecosystem services and cultural values.</w:t>
      </w:r>
    </w:p>
    <w:p w14:paraId="665AC02C" w14:textId="5D31A723" w:rsidR="00435CA7" w:rsidRPr="005E36C8" w:rsidRDefault="00435CA7" w:rsidP="007A79F4">
      <w:pPr>
        <w:pStyle w:val="P"/>
        <w:numPr>
          <w:ilvl w:val="0"/>
          <w:numId w:val="53"/>
        </w:numPr>
      </w:pPr>
      <w:r w:rsidRPr="005E36C8">
        <w:rPr>
          <w:b/>
          <w:bCs/>
        </w:rPr>
        <w:t>Resettlements</w:t>
      </w:r>
      <w:r w:rsidRPr="005E36C8">
        <w:t xml:space="preserve"> are activities that involve physical and economic displacement, including through land acquisition or  restrictions on land use or access to resources, pose impoverishment risks. Potential impacts may include loss of livelihoods, homelessness, food insecurity, social cohesion, well-being and other adverse impacts. These impacts may lead to social unrest and political </w:t>
      </w:r>
      <w:r w:rsidR="00821855" w:rsidRPr="005E36C8">
        <w:t>instability.</w:t>
      </w:r>
    </w:p>
    <w:p w14:paraId="185AA657" w14:textId="7C2883BB" w:rsidR="00AF34AA" w:rsidRPr="005E36C8" w:rsidRDefault="00DE6450" w:rsidP="007A79F4">
      <w:pPr>
        <w:pStyle w:val="P"/>
        <w:numPr>
          <w:ilvl w:val="0"/>
          <w:numId w:val="53"/>
        </w:numPr>
      </w:pPr>
      <w:r w:rsidRPr="005E36C8">
        <w:rPr>
          <w:b/>
          <w:bCs/>
        </w:rPr>
        <w:t>Tenure</w:t>
      </w:r>
      <w:r w:rsidRPr="005E36C8">
        <w:t xml:space="preserve"> defines access and security of rights to land and other natural resources and affects how farmers or other users decide to use the natural resource; who has the right and the incentives to invest in improvements; and, sometimes who will benefit from the improvements in productivity that result from economic transformation and growth driven by leveraging land assets; or who may lose from changes in use and access to natural resources.</w:t>
      </w:r>
    </w:p>
    <w:p w14:paraId="5A6CFD81" w14:textId="7179F81A" w:rsidR="00685254" w:rsidRPr="005E36C8" w:rsidRDefault="00083F86" w:rsidP="007A79F4">
      <w:pPr>
        <w:pStyle w:val="H3"/>
        <w:numPr>
          <w:ilvl w:val="0"/>
          <w:numId w:val="52"/>
        </w:numPr>
      </w:pPr>
      <w:bookmarkStart w:id="266" w:name="_Toc138752922"/>
      <w:r w:rsidRPr="005E36C8">
        <w:t>REQUIREMENT</w:t>
      </w:r>
      <w:bookmarkEnd w:id="266"/>
    </w:p>
    <w:p w14:paraId="546CB450" w14:textId="70FEC7C5" w:rsidR="00F00D89" w:rsidRPr="005E36C8" w:rsidRDefault="00F00D89" w:rsidP="007A79F4">
      <w:pPr>
        <w:pStyle w:val="H5"/>
        <w:numPr>
          <w:ilvl w:val="1"/>
          <w:numId w:val="52"/>
        </w:numPr>
      </w:pPr>
      <w:bookmarkStart w:id="267" w:name="_Toc138752923"/>
      <w:r w:rsidRPr="005E36C8">
        <w:t>General requirements</w:t>
      </w:r>
      <w:bookmarkEnd w:id="267"/>
    </w:p>
    <w:p w14:paraId="016C7434" w14:textId="184B2DBF" w:rsidR="00DC31C9" w:rsidRPr="005E36C8" w:rsidRDefault="00C75D2D" w:rsidP="00852FC3">
      <w:pPr>
        <w:pStyle w:val="P"/>
        <w:rPr>
          <w:bCs/>
          <w:color w:val="auto"/>
        </w:rPr>
      </w:pPr>
      <w:r w:rsidRPr="005E36C8">
        <w:t xml:space="preserve">All </w:t>
      </w:r>
      <w:r w:rsidR="00B909F0">
        <w:t xml:space="preserve">GS4GG </w:t>
      </w:r>
      <w:r w:rsidRPr="005E36C8">
        <w:t>project</w:t>
      </w:r>
      <w:ins w:id="268" w:author="Anshika Gupta" w:date="2022-07-25T07:58:00Z">
        <w:r w:rsidRPr="005E36C8">
          <w:t xml:space="preserve"> </w:t>
        </w:r>
        <w:r w:rsidR="00FD67E8" w:rsidRPr="005E36C8">
          <w:t xml:space="preserve">activities/PoAs/VPAs (mentioned as </w:t>
        </w:r>
      </w:ins>
      <w:r w:rsidR="00725430" w:rsidRPr="005E36C8">
        <w:t>activity</w:t>
      </w:r>
      <w:ins w:id="269" w:author="Anshika Gupta" w:date="2022-07-25T07:58:00Z">
        <w:r w:rsidR="00FD67E8" w:rsidRPr="005E36C8">
          <w:t xml:space="preserve"> henceforth for </w:t>
        </w:r>
        <w:r w:rsidR="00CD464A" w:rsidRPr="005E36C8">
          <w:t>conciseness)</w:t>
        </w:r>
      </w:ins>
      <w:r w:rsidRPr="005E36C8">
        <w:t xml:space="preserve"> shall</w:t>
      </w:r>
      <w:ins w:id="270" w:author="Anshika Gupta" w:date="2023-05-24T14:36:00Z">
        <w:r w:rsidR="007F38F2">
          <w:t>:</w:t>
        </w:r>
      </w:ins>
      <w:r w:rsidRPr="005E36C8">
        <w:t xml:space="preserve"> </w:t>
      </w:r>
    </w:p>
    <w:p w14:paraId="3FF2A83C" w14:textId="666AA0EC" w:rsidR="001B3164" w:rsidRPr="005E36C8" w:rsidRDefault="00CF5A1B" w:rsidP="007A79F4">
      <w:pPr>
        <w:pStyle w:val="P"/>
        <w:numPr>
          <w:ilvl w:val="0"/>
          <w:numId w:val="16"/>
        </w:numPr>
        <w:rPr>
          <w:bCs/>
          <w:color w:val="auto"/>
        </w:rPr>
      </w:pPr>
      <w:r w:rsidRPr="005E36C8">
        <w:t>undertake upfront assessment</w:t>
      </w:r>
      <w:r w:rsidR="00176430" w:rsidRPr="005E36C8">
        <w:t xml:space="preserve"> </w:t>
      </w:r>
      <w:r w:rsidRPr="005E36C8">
        <w:t>against the</w:t>
      </w:r>
      <w:r w:rsidR="00ED7214" w:rsidRPr="005E36C8">
        <w:t xml:space="preserve"> </w:t>
      </w:r>
      <w:r w:rsidR="007F4994" w:rsidRPr="005E36C8">
        <w:t>S</w:t>
      </w:r>
      <w:r w:rsidR="00ED7214" w:rsidRPr="005E36C8">
        <w:t xml:space="preserve">afeguarding </w:t>
      </w:r>
      <w:r w:rsidR="00FD2D1B" w:rsidRPr="005E36C8">
        <w:t>Principles</w:t>
      </w:r>
      <w:r w:rsidR="00ED7214" w:rsidRPr="005E36C8">
        <w:t xml:space="preserve"> </w:t>
      </w:r>
      <w:r w:rsidR="00FD2D1B" w:rsidRPr="005E36C8">
        <w:t xml:space="preserve">&amp; </w:t>
      </w:r>
      <w:r w:rsidR="007F4994" w:rsidRPr="005E36C8">
        <w:t>R</w:t>
      </w:r>
      <w:r w:rsidR="00FD2D1B" w:rsidRPr="005E36C8">
        <w:t>equirements</w:t>
      </w:r>
      <w:r w:rsidR="007F4994" w:rsidRPr="005E36C8">
        <w:t>, and</w:t>
      </w:r>
    </w:p>
    <w:p w14:paraId="07523ECD" w14:textId="3833DBCF" w:rsidR="006A33D7" w:rsidRPr="005E36C8" w:rsidRDefault="000C3E2B" w:rsidP="007A79F4">
      <w:pPr>
        <w:pStyle w:val="P"/>
        <w:numPr>
          <w:ilvl w:val="0"/>
          <w:numId w:val="16"/>
        </w:numPr>
        <w:rPr>
          <w:bCs/>
          <w:color w:val="auto"/>
        </w:rPr>
      </w:pPr>
      <w:r w:rsidRPr="005E36C8">
        <w:t xml:space="preserve">implement the </w:t>
      </w:r>
      <w:r w:rsidR="00523B1A" w:rsidRPr="005E36C8">
        <w:t xml:space="preserve">activity </w:t>
      </w:r>
      <w:r w:rsidRPr="005E36C8">
        <w:t>in accordance</w:t>
      </w:r>
      <w:ins w:id="271" w:author="Anshika Gupta" w:date="2023-06-26T07:57:00Z">
        <w:r w:rsidR="00107EED">
          <w:t xml:space="preserve"> with</w:t>
        </w:r>
      </w:ins>
      <w:ins w:id="272" w:author="Anshika Gupta" w:date="2023-06-26T07:58:00Z">
        <w:r w:rsidR="00107EED">
          <w:t xml:space="preserve"> the</w:t>
        </w:r>
      </w:ins>
      <w:r w:rsidRPr="005E36C8">
        <w:t xml:space="preserve"> </w:t>
      </w:r>
      <w:r w:rsidR="00FD6046" w:rsidRPr="005E36C8">
        <w:t xml:space="preserve">Safeguarding Principles </w:t>
      </w:r>
      <w:r w:rsidR="00F060FC" w:rsidRPr="005E36C8">
        <w:t>and relevant r</w:t>
      </w:r>
      <w:r w:rsidR="00FD6046" w:rsidRPr="005E36C8">
        <w:t>equirements</w:t>
      </w:r>
      <w:r w:rsidR="00F060FC" w:rsidRPr="005E36C8">
        <w:t xml:space="preserve">, </w:t>
      </w:r>
      <w:r w:rsidR="008B7B57" w:rsidRPr="005E36C8">
        <w:t>and</w:t>
      </w:r>
    </w:p>
    <w:p w14:paraId="7C239156" w14:textId="3338BC22" w:rsidR="00FD6046" w:rsidRPr="005E36C8" w:rsidRDefault="007F1A0F" w:rsidP="007A79F4">
      <w:pPr>
        <w:pStyle w:val="P"/>
        <w:numPr>
          <w:ilvl w:val="0"/>
          <w:numId w:val="16"/>
        </w:numPr>
      </w:pPr>
      <w:r w:rsidRPr="005E36C8">
        <w:t>include measures, c</w:t>
      </w:r>
      <w:r w:rsidR="009C629E" w:rsidRPr="005E36C8">
        <w:t>orresponding to</w:t>
      </w:r>
      <w:r w:rsidRPr="005E36C8">
        <w:t xml:space="preserve"> the identified risks</w:t>
      </w:r>
      <w:r w:rsidR="00F060FC" w:rsidRPr="005E36C8">
        <w:t xml:space="preserve"> </w:t>
      </w:r>
      <w:r w:rsidR="00F060FC" w:rsidRPr="005E36C8">
        <w:rPr>
          <w:u w:val="single"/>
        </w:rPr>
        <w:t>and adverse outcomes</w:t>
      </w:r>
      <w:r w:rsidRPr="005E36C8">
        <w:t>, to minimi</w:t>
      </w:r>
      <w:r w:rsidR="0055141B">
        <w:t>s</w:t>
      </w:r>
      <w:r w:rsidRPr="005E36C8">
        <w:t>e and address negative</w:t>
      </w:r>
      <w:r w:rsidR="009C629E" w:rsidRPr="005E36C8">
        <w:t xml:space="preserve"> </w:t>
      </w:r>
      <w:r w:rsidRPr="005E36C8">
        <w:t xml:space="preserve">impacts, in validated design documents prior to </w:t>
      </w:r>
      <w:r w:rsidR="00FD6046" w:rsidRPr="005E36C8">
        <w:t>design certification</w:t>
      </w:r>
      <w:r w:rsidR="00EF5B34" w:rsidRPr="005E36C8">
        <w:t>, and</w:t>
      </w:r>
    </w:p>
    <w:p w14:paraId="527F341B" w14:textId="77777777" w:rsidR="009F4E9B" w:rsidRDefault="00647954" w:rsidP="007A79F4">
      <w:pPr>
        <w:pStyle w:val="P"/>
        <w:numPr>
          <w:ilvl w:val="0"/>
          <w:numId w:val="16"/>
        </w:numPr>
      </w:pPr>
      <w:r w:rsidRPr="005E36C8">
        <w:t>provide information on</w:t>
      </w:r>
      <w:r w:rsidR="00AD7A26" w:rsidRPr="005E36C8">
        <w:t xml:space="preserve"> </w:t>
      </w:r>
      <w:r w:rsidR="006A1263" w:rsidRPr="005E36C8">
        <w:t xml:space="preserve">measures implemented </w:t>
      </w:r>
      <w:r w:rsidR="00B476D2" w:rsidRPr="005E36C8">
        <w:t xml:space="preserve">to address the </w:t>
      </w:r>
      <w:r w:rsidR="006A1263" w:rsidRPr="005E36C8">
        <w:t xml:space="preserve">identified risks </w:t>
      </w:r>
      <w:r w:rsidR="00681ADA" w:rsidRPr="005E36C8">
        <w:t xml:space="preserve">and status of risk </w:t>
      </w:r>
      <w:r w:rsidR="006A1263" w:rsidRPr="005E36C8">
        <w:t>in the monitoring report</w:t>
      </w:r>
      <w:r w:rsidR="00FA6727">
        <w:t xml:space="preserve"> a</w:t>
      </w:r>
      <w:r w:rsidR="000B6824">
        <w:t>t</w:t>
      </w:r>
      <w:r w:rsidR="00FA6727">
        <w:t xml:space="preserve"> each </w:t>
      </w:r>
      <w:r w:rsidR="000B6824">
        <w:t>verification</w:t>
      </w:r>
      <w:r w:rsidR="006A1263" w:rsidRPr="005E36C8">
        <w:t>.</w:t>
      </w:r>
    </w:p>
    <w:p w14:paraId="0909EE7B" w14:textId="2296453C" w:rsidR="000C3E2B" w:rsidRPr="005E36C8" w:rsidRDefault="007522B6" w:rsidP="007A79F4">
      <w:pPr>
        <w:pStyle w:val="P"/>
        <w:numPr>
          <w:ilvl w:val="0"/>
          <w:numId w:val="16"/>
        </w:numPr>
      </w:pPr>
      <w:r w:rsidRPr="007522B6">
        <w:t>report any grievances related to compliance and safeguarding principles that are registered at any point during the project cycle.</w:t>
      </w:r>
    </w:p>
    <w:p w14:paraId="0C3407DA" w14:textId="743EF215" w:rsidR="00144BB7" w:rsidRPr="005E36C8" w:rsidRDefault="00144BB7" w:rsidP="00852FC3">
      <w:pPr>
        <w:pStyle w:val="P"/>
      </w:pPr>
      <w:r w:rsidRPr="005E36C8">
        <w:t xml:space="preserve">In addition to meeting the requirements under the Safeguarding Principles &amp; Requirements, the project shall comply with applicable national law, including those laws implementing host country obligations under international law. When host country </w:t>
      </w:r>
      <w:r w:rsidR="00864F4E" w:rsidRPr="005E36C8">
        <w:t>requirements</w:t>
      </w:r>
      <w:r w:rsidRPr="005E36C8">
        <w:t xml:space="preserve"> differ from requirements presented in this document, projects </w:t>
      </w:r>
      <w:r w:rsidR="00145132" w:rsidRPr="005E36C8">
        <w:t>shall</w:t>
      </w:r>
      <w:r w:rsidRPr="005E36C8">
        <w:t xml:space="preserve"> </w:t>
      </w:r>
      <w:r w:rsidR="005242A2" w:rsidRPr="005E36C8">
        <w:t xml:space="preserve">comply with the requirements </w:t>
      </w:r>
      <w:r w:rsidRPr="005E36C8">
        <w:t>whichever is more stringent.</w:t>
      </w:r>
    </w:p>
    <w:p w14:paraId="5BE0F7D2" w14:textId="77777777" w:rsidR="00826FE0" w:rsidRPr="005E36C8" w:rsidRDefault="001B3164" w:rsidP="00852FC3">
      <w:pPr>
        <w:pStyle w:val="P"/>
      </w:pPr>
      <w:r w:rsidRPr="005E36C8">
        <w:t xml:space="preserve">The safeguarding assessment shall apply to the Project Scenario, although assessment questions and </w:t>
      </w:r>
      <w:r w:rsidR="007F4994" w:rsidRPr="005E36C8">
        <w:t>r</w:t>
      </w:r>
      <w:r w:rsidRPr="005E36C8">
        <w:t>equirements involve a comparison to the Baseline Scenario(s) and/or the implementation or decommissioning phases of a Project</w:t>
      </w:r>
      <w:r w:rsidR="00D25AEE" w:rsidRPr="005E36C8">
        <w:t>.</w:t>
      </w:r>
      <w:bookmarkStart w:id="273" w:name="_Toc507513225"/>
      <w:bookmarkStart w:id="274" w:name="_Toc21166180"/>
    </w:p>
    <w:p w14:paraId="340CB729" w14:textId="72407F76" w:rsidR="00023A67" w:rsidRPr="005E36C8" w:rsidRDefault="00023A67" w:rsidP="00852FC3">
      <w:pPr>
        <w:pStyle w:val="P"/>
      </w:pPr>
      <w:r w:rsidRPr="005E36C8">
        <w:t xml:space="preserve">Any failure at any time </w:t>
      </w:r>
      <w:r w:rsidR="00FB2D89">
        <w:t>in</w:t>
      </w:r>
      <w:r w:rsidRPr="005E36C8">
        <w:t xml:space="preserve"> completion of the Safeguarding Principles Assessment, including </w:t>
      </w:r>
      <w:r w:rsidR="0040441E">
        <w:t>non</w:t>
      </w:r>
      <w:r w:rsidRPr="005E36C8">
        <w:t xml:space="preserve">conformity with Requirements and Monitoring &amp; </w:t>
      </w:r>
      <w:r w:rsidRPr="005E36C8">
        <w:lastRenderedPageBreak/>
        <w:t xml:space="preserve">Reporting Requirements shall lead to the </w:t>
      </w:r>
      <w:r w:rsidR="0040441E" w:rsidRPr="005E36C8">
        <w:t>invok</w:t>
      </w:r>
      <w:r w:rsidR="0040441E">
        <w:t>ing</w:t>
      </w:r>
      <w:r w:rsidRPr="005E36C8">
        <w:t xml:space="preserve"> the Non-Conformity section of the </w:t>
      </w:r>
      <w:hyperlink r:id="rId17" w:history="1">
        <w:r w:rsidRPr="005E36C8">
          <w:rPr>
            <w:rStyle w:val="Hyperlink"/>
            <w:rFonts w:ascii="Verdana" w:hAnsi="Verdana"/>
          </w:rPr>
          <w:t>Principles and Requirements</w:t>
        </w:r>
      </w:hyperlink>
      <w:r w:rsidRPr="005E36C8">
        <w:t>.</w:t>
      </w:r>
    </w:p>
    <w:p w14:paraId="3058EFD0" w14:textId="0A6DB711" w:rsidR="007272FB" w:rsidRPr="005E36C8" w:rsidRDefault="00A21BAB" w:rsidP="00852FC3">
      <w:pPr>
        <w:pStyle w:val="P"/>
      </w:pPr>
      <w:r w:rsidRPr="005E36C8">
        <w:t xml:space="preserve">The </w:t>
      </w:r>
      <w:r w:rsidR="00725430" w:rsidRPr="005E36C8">
        <w:t xml:space="preserve">activity </w:t>
      </w:r>
      <w:r w:rsidRPr="005E36C8">
        <w:t>shall provide the following information</w:t>
      </w:r>
      <w:r w:rsidR="00EA02F8">
        <w:t xml:space="preserve"> (</w:t>
      </w:r>
      <w:r w:rsidR="00EA02F8" w:rsidRPr="00EA02F8">
        <w:rPr>
          <w:rStyle w:val="SmartLink1"/>
        </w:rPr>
        <w:fldChar w:fldCharType="begin"/>
      </w:r>
      <w:r w:rsidR="00EA02F8" w:rsidRPr="00EA02F8">
        <w:rPr>
          <w:rStyle w:val="SmartLink1"/>
        </w:rPr>
        <w:instrText xml:space="preserve"> REF _Ref136061197 \h </w:instrText>
      </w:r>
      <w:r w:rsidR="00EA02F8">
        <w:rPr>
          <w:rStyle w:val="SmartLink1"/>
        </w:rPr>
        <w:instrText xml:space="preserve"> \* MERGEFORMAT </w:instrText>
      </w:r>
      <w:r w:rsidR="00EA02F8" w:rsidRPr="00EA02F8">
        <w:rPr>
          <w:rStyle w:val="SmartLink1"/>
        </w:rPr>
      </w:r>
      <w:r w:rsidR="00EA02F8" w:rsidRPr="00EA02F8">
        <w:rPr>
          <w:rStyle w:val="SmartLink1"/>
        </w:rPr>
        <w:fldChar w:fldCharType="separate"/>
      </w:r>
      <w:r w:rsidR="00EA02F8" w:rsidRPr="00EA02F8">
        <w:rPr>
          <w:rStyle w:val="SmartLink1"/>
        </w:rPr>
        <w:t>Table 2</w:t>
      </w:r>
      <w:r w:rsidR="00EA02F8" w:rsidRPr="00EA02F8">
        <w:rPr>
          <w:rStyle w:val="SmartLink1"/>
        </w:rPr>
        <w:fldChar w:fldCharType="end"/>
      </w:r>
      <w:r w:rsidR="00EA02F8">
        <w:t>)</w:t>
      </w:r>
      <w:r w:rsidRPr="005E36C8">
        <w:t xml:space="preserve"> </w:t>
      </w:r>
      <w:r w:rsidR="0073449B" w:rsidRPr="005E36C8">
        <w:t>as per</w:t>
      </w:r>
      <w:r w:rsidRPr="005E36C8">
        <w:t xml:space="preserve"> </w:t>
      </w:r>
      <w:r w:rsidR="000D1029" w:rsidRPr="005E36C8">
        <w:t xml:space="preserve">GS4GG </w:t>
      </w:r>
      <w:r w:rsidR="00AF0ED7" w:rsidRPr="005E36C8">
        <w:t xml:space="preserve">certification </w:t>
      </w:r>
      <w:r w:rsidRPr="005E36C8">
        <w:t>stage</w:t>
      </w:r>
      <w:r w:rsidR="000D1029" w:rsidRPr="005E36C8">
        <w:t xml:space="preserve"> as applicable to </w:t>
      </w:r>
      <w:r w:rsidR="00755A2F" w:rsidRPr="005E36C8">
        <w:t>project</w:t>
      </w:r>
      <w:r w:rsidR="00C90A86" w:rsidRPr="005E36C8">
        <w:t xml:space="preserve"> sta</w:t>
      </w:r>
      <w:r w:rsidR="004F69B8" w:rsidRPr="005E36C8">
        <w:t>tus</w:t>
      </w:r>
      <w:r w:rsidR="000D1029" w:rsidRPr="005E36C8">
        <w:t>.</w:t>
      </w:r>
      <w:r w:rsidR="00755A2F" w:rsidRPr="005E36C8">
        <w:t xml:space="preserve"> </w:t>
      </w:r>
    </w:p>
    <w:p w14:paraId="2B8937FE" w14:textId="77777777" w:rsidR="000D1029" w:rsidRPr="005E36C8" w:rsidRDefault="000D1029" w:rsidP="00852FC3">
      <w:pPr>
        <w:pStyle w:val="P"/>
        <w:numPr>
          <w:ilvl w:val="0"/>
          <w:numId w:val="0"/>
        </w:numPr>
        <w:ind w:left="1080"/>
      </w:pPr>
    </w:p>
    <w:p w14:paraId="7E551258" w14:textId="53F9A704" w:rsidR="00725430" w:rsidRPr="007F38F2" w:rsidRDefault="00725430" w:rsidP="00852FC3">
      <w:pPr>
        <w:pStyle w:val="P"/>
        <w:numPr>
          <w:ilvl w:val="0"/>
          <w:numId w:val="0"/>
        </w:numPr>
        <w:ind w:left="1080" w:hanging="1080"/>
        <w:rPr>
          <w:b/>
          <w:bCs/>
        </w:rPr>
      </w:pPr>
      <w:bookmarkStart w:id="275" w:name="_Ref136061197"/>
      <w:r w:rsidRPr="007F38F2">
        <w:rPr>
          <w:b/>
          <w:bCs/>
          <w:szCs w:val="22"/>
        </w:rPr>
        <w:t xml:space="preserve">Table </w:t>
      </w:r>
      <w:r w:rsidRPr="007F38F2">
        <w:rPr>
          <w:b/>
          <w:bCs/>
          <w:szCs w:val="22"/>
        </w:rPr>
        <w:fldChar w:fldCharType="begin"/>
      </w:r>
      <w:r w:rsidRPr="007F38F2">
        <w:rPr>
          <w:b/>
          <w:bCs/>
          <w:szCs w:val="22"/>
        </w:rPr>
        <w:instrText xml:space="preserve"> SEQ Table \* ARABIC </w:instrText>
      </w:r>
      <w:r w:rsidRPr="007F38F2">
        <w:rPr>
          <w:b/>
          <w:bCs/>
          <w:szCs w:val="22"/>
        </w:rPr>
        <w:fldChar w:fldCharType="separate"/>
      </w:r>
      <w:r w:rsidR="00231BF8" w:rsidRPr="007F38F2">
        <w:rPr>
          <w:b/>
          <w:bCs/>
          <w:noProof/>
          <w:szCs w:val="22"/>
        </w:rPr>
        <w:t>2</w:t>
      </w:r>
      <w:r w:rsidRPr="007F38F2">
        <w:rPr>
          <w:b/>
          <w:bCs/>
          <w:szCs w:val="22"/>
        </w:rPr>
        <w:fldChar w:fldCharType="end"/>
      </w:r>
      <w:bookmarkEnd w:id="275"/>
      <w:r w:rsidR="00CD6773" w:rsidRPr="007F38F2">
        <w:rPr>
          <w:b/>
          <w:bCs/>
          <w:szCs w:val="22"/>
        </w:rPr>
        <w:t xml:space="preserve"> – </w:t>
      </w:r>
      <w:r w:rsidR="00CD6773" w:rsidRPr="007F38F2">
        <w:rPr>
          <w:b/>
          <w:bCs/>
        </w:rPr>
        <w:t>Safeguarding Assessment Information</w:t>
      </w:r>
    </w:p>
    <w:tbl>
      <w:tblPr>
        <w:tblStyle w:val="GSTableSimple"/>
        <w:tblpPr w:leftFromText="180" w:rightFromText="180" w:vertAnchor="text" w:horzAnchor="margin" w:tblpY="41"/>
        <w:tblW w:w="4906" w:type="pct"/>
        <w:tblLayout w:type="fixed"/>
        <w:tblLook w:val="04A0" w:firstRow="1" w:lastRow="0" w:firstColumn="1" w:lastColumn="0" w:noHBand="0" w:noVBand="1"/>
      </w:tblPr>
      <w:tblGrid>
        <w:gridCol w:w="2342"/>
        <w:gridCol w:w="7109"/>
      </w:tblGrid>
      <w:tr w:rsidR="007272FB" w:rsidRPr="005E36C8" w14:paraId="057A082C" w14:textId="77777777" w:rsidTr="0034288E">
        <w:trPr>
          <w:cnfStyle w:val="100000000000" w:firstRow="1" w:lastRow="0" w:firstColumn="0" w:lastColumn="0" w:oddVBand="0" w:evenVBand="0" w:oddHBand="0" w:evenHBand="0" w:firstRowFirstColumn="0" w:firstRowLastColumn="0" w:lastRowFirstColumn="0" w:lastRowLastColumn="0"/>
          <w:trHeight w:val="364"/>
        </w:trPr>
        <w:tc>
          <w:tcPr>
            <w:tcW w:w="1239" w:type="pct"/>
          </w:tcPr>
          <w:p w14:paraId="041ACF4E" w14:textId="4342DBB0" w:rsidR="007272FB" w:rsidRPr="007F38F2" w:rsidRDefault="00C34830" w:rsidP="00852FC3">
            <w:pPr>
              <w:pStyle w:val="TablesHeadingGSCyan"/>
              <w:framePr w:hSpace="0" w:wrap="auto" w:vAnchor="margin" w:hAnchor="text" w:yAlign="inline"/>
              <w:spacing w:line="276" w:lineRule="auto"/>
              <w:rPr>
                <w:b/>
                <w:bCs/>
                <w:caps w:val="0"/>
                <w:color w:val="4D4D4C"/>
              </w:rPr>
            </w:pPr>
            <w:r w:rsidRPr="007F38F2">
              <w:rPr>
                <w:b/>
                <w:bCs/>
                <w:caps w:val="0"/>
                <w:color w:val="4D4D4C"/>
              </w:rPr>
              <w:t>Stage</w:t>
            </w:r>
          </w:p>
        </w:tc>
        <w:tc>
          <w:tcPr>
            <w:tcW w:w="3761" w:type="pct"/>
          </w:tcPr>
          <w:p w14:paraId="138F8F52" w14:textId="77777777" w:rsidR="007272FB" w:rsidRPr="007F38F2" w:rsidRDefault="007272FB" w:rsidP="00852FC3">
            <w:pPr>
              <w:pStyle w:val="TablesHeadingGSCyan"/>
              <w:framePr w:hSpace="0" w:wrap="auto" w:vAnchor="margin" w:hAnchor="text" w:yAlign="inline"/>
              <w:spacing w:line="276" w:lineRule="auto"/>
              <w:rPr>
                <w:b/>
                <w:bCs/>
                <w:caps w:val="0"/>
                <w:color w:val="4D4D4C"/>
              </w:rPr>
            </w:pPr>
            <w:r w:rsidRPr="007F38F2">
              <w:rPr>
                <w:b/>
                <w:bCs/>
                <w:caps w:val="0"/>
                <w:color w:val="4D4D4C"/>
              </w:rPr>
              <w:t xml:space="preserve">Information </w:t>
            </w:r>
          </w:p>
        </w:tc>
      </w:tr>
      <w:tr w:rsidR="007272FB" w:rsidRPr="005E36C8" w14:paraId="0967FD9D" w14:textId="77777777" w:rsidTr="0034288E">
        <w:trPr>
          <w:cnfStyle w:val="000000100000" w:firstRow="0" w:lastRow="0" w:firstColumn="0" w:lastColumn="0" w:oddVBand="0" w:evenVBand="0" w:oddHBand="1" w:evenHBand="0" w:firstRowFirstColumn="0" w:firstRowLastColumn="0" w:lastRowFirstColumn="0" w:lastRowLastColumn="0"/>
          <w:trHeight w:val="364"/>
        </w:trPr>
        <w:tc>
          <w:tcPr>
            <w:tcW w:w="1239" w:type="pct"/>
          </w:tcPr>
          <w:p w14:paraId="3598291F" w14:textId="425DFE19" w:rsidR="007272FB" w:rsidRPr="007F38F2" w:rsidRDefault="007272FB" w:rsidP="00852FC3">
            <w:pPr>
              <w:pStyle w:val="TablesHeadingGSCyan"/>
              <w:framePr w:hSpace="0" w:wrap="auto" w:vAnchor="margin" w:hAnchor="text" w:yAlign="inline"/>
              <w:spacing w:line="276" w:lineRule="auto"/>
              <w:rPr>
                <w:caps w:val="0"/>
                <w:color w:val="4D4D4C"/>
              </w:rPr>
            </w:pPr>
            <w:r w:rsidRPr="007F38F2">
              <w:rPr>
                <w:caps w:val="0"/>
                <w:color w:val="4D4D4C"/>
              </w:rPr>
              <w:t>Stakeholder Consultation</w:t>
            </w:r>
          </w:p>
        </w:tc>
        <w:tc>
          <w:tcPr>
            <w:tcW w:w="3761" w:type="pct"/>
          </w:tcPr>
          <w:p w14:paraId="296E5963" w14:textId="0FABF179" w:rsidR="007272FB" w:rsidRPr="007F38F2" w:rsidRDefault="007272FB" w:rsidP="00852FC3">
            <w:pPr>
              <w:pStyle w:val="TablesHeadingGSCyan"/>
              <w:framePr w:hSpace="0" w:wrap="auto" w:vAnchor="margin" w:hAnchor="text" w:yAlign="inline"/>
              <w:spacing w:line="276" w:lineRule="auto"/>
              <w:rPr>
                <w:caps w:val="0"/>
                <w:color w:val="4D4D4C"/>
              </w:rPr>
            </w:pPr>
            <w:r w:rsidRPr="007F38F2">
              <w:rPr>
                <w:caps w:val="0"/>
                <w:color w:val="4D4D4C"/>
              </w:rPr>
              <w:t xml:space="preserve">Draft Safeguarding Principles Assessment including a summary of environmental, social, and economic impacts of projects shall be made available to </w:t>
            </w:r>
            <w:ins w:id="276" w:author="Anshika Gupta" w:date="2023-06-26T08:01:00Z">
              <w:r w:rsidR="00107EED">
                <w:rPr>
                  <w:caps w:val="0"/>
                  <w:color w:val="4D4D4C"/>
                </w:rPr>
                <w:t>s</w:t>
              </w:r>
            </w:ins>
            <w:del w:id="277" w:author="Anshika Gupta" w:date="2023-06-26T08:01:00Z">
              <w:r w:rsidRPr="007F38F2" w:rsidDel="00107EED">
                <w:rPr>
                  <w:caps w:val="0"/>
                  <w:color w:val="4D4D4C"/>
                </w:rPr>
                <w:delText>S</w:delText>
              </w:r>
            </w:del>
            <w:r w:rsidRPr="007F38F2">
              <w:rPr>
                <w:caps w:val="0"/>
                <w:color w:val="4D4D4C"/>
              </w:rPr>
              <w:t>takeholders to gather feedback during stakeholder consultation rounds.</w:t>
            </w:r>
          </w:p>
        </w:tc>
      </w:tr>
      <w:tr w:rsidR="007272FB" w:rsidRPr="005E36C8" w14:paraId="2A22303C" w14:textId="77777777" w:rsidTr="0034288E">
        <w:trPr>
          <w:trHeight w:val="364"/>
        </w:trPr>
        <w:tc>
          <w:tcPr>
            <w:tcW w:w="1239" w:type="pct"/>
          </w:tcPr>
          <w:p w14:paraId="757930EC" w14:textId="77777777" w:rsidR="007272FB" w:rsidRPr="007F38F2" w:rsidRDefault="007272FB" w:rsidP="00852FC3">
            <w:pPr>
              <w:pStyle w:val="TablesHeadingGSCyan"/>
              <w:framePr w:hSpace="0" w:wrap="auto" w:vAnchor="margin" w:hAnchor="text" w:yAlign="inline"/>
              <w:spacing w:line="276" w:lineRule="auto"/>
              <w:rPr>
                <w:caps w:val="0"/>
                <w:color w:val="4D4D4C"/>
              </w:rPr>
            </w:pPr>
            <w:r w:rsidRPr="007F38F2">
              <w:rPr>
                <w:caps w:val="0"/>
                <w:color w:val="4D4D4C"/>
              </w:rPr>
              <w:t>Preliminary Review</w:t>
            </w:r>
          </w:p>
        </w:tc>
        <w:tc>
          <w:tcPr>
            <w:tcW w:w="3761" w:type="pct"/>
          </w:tcPr>
          <w:p w14:paraId="4556B31D" w14:textId="30C30E54" w:rsidR="007272FB" w:rsidRPr="007F38F2" w:rsidRDefault="007E49D2" w:rsidP="00852FC3">
            <w:pPr>
              <w:pStyle w:val="TablesHeadingGSCyan"/>
              <w:framePr w:hSpace="0" w:wrap="auto" w:vAnchor="margin" w:hAnchor="text" w:yAlign="inline"/>
              <w:spacing w:line="276" w:lineRule="auto"/>
              <w:rPr>
                <w:caps w:val="0"/>
                <w:color w:val="4D4D4C"/>
              </w:rPr>
            </w:pPr>
            <w:r w:rsidRPr="007F38F2">
              <w:rPr>
                <w:caps w:val="0"/>
                <w:color w:val="4D4D4C"/>
              </w:rPr>
              <w:t>A summary of Safeguarding Principles Assessment (including any key identified risk</w:t>
            </w:r>
            <w:del w:id="278" w:author="Anshika Gupta" w:date="2023-06-26T08:01:00Z">
              <w:r w:rsidRPr="007F38F2" w:rsidDel="00107EED">
                <w:rPr>
                  <w:caps w:val="0"/>
                  <w:color w:val="4D4D4C"/>
                </w:rPr>
                <w:delText>s</w:delText>
              </w:r>
            </w:del>
            <w:r w:rsidRPr="007F38F2">
              <w:rPr>
                <w:caps w:val="0"/>
                <w:color w:val="4D4D4C"/>
              </w:rPr>
              <w:t xml:space="preserve"> that relate</w:t>
            </w:r>
            <w:ins w:id="279" w:author="Anshika Gupta" w:date="2023-06-26T08:01:00Z">
              <w:r w:rsidR="00107EED">
                <w:rPr>
                  <w:caps w:val="0"/>
                  <w:color w:val="4D4D4C"/>
                </w:rPr>
                <w:t>s</w:t>
              </w:r>
            </w:ins>
            <w:r w:rsidRPr="007F38F2">
              <w:rPr>
                <w:caps w:val="0"/>
                <w:color w:val="4D4D4C"/>
              </w:rPr>
              <w:t xml:space="preserve"> to the project type or context</w:t>
            </w:r>
            <w:r w:rsidR="000E052F" w:rsidRPr="007F38F2">
              <w:rPr>
                <w:caps w:val="0"/>
                <w:color w:val="4D4D4C"/>
              </w:rPr>
              <w:t>)</w:t>
            </w:r>
          </w:p>
        </w:tc>
      </w:tr>
      <w:tr w:rsidR="007272FB" w:rsidRPr="005E36C8" w14:paraId="1D6D21D1" w14:textId="77777777" w:rsidTr="0034288E">
        <w:trPr>
          <w:cnfStyle w:val="000000100000" w:firstRow="0" w:lastRow="0" w:firstColumn="0" w:lastColumn="0" w:oddVBand="0" w:evenVBand="0" w:oddHBand="1" w:evenHBand="0" w:firstRowFirstColumn="0" w:firstRowLastColumn="0" w:lastRowFirstColumn="0" w:lastRowLastColumn="0"/>
          <w:trHeight w:val="364"/>
        </w:trPr>
        <w:tc>
          <w:tcPr>
            <w:tcW w:w="1239" w:type="pct"/>
          </w:tcPr>
          <w:p w14:paraId="7CA13952" w14:textId="77777777" w:rsidR="007272FB" w:rsidRPr="007F38F2" w:rsidRDefault="007272FB" w:rsidP="00852FC3">
            <w:pPr>
              <w:pStyle w:val="TablesHeadingGSCyan"/>
              <w:framePr w:hSpace="0" w:wrap="auto" w:vAnchor="margin" w:hAnchor="text" w:yAlign="inline"/>
              <w:spacing w:line="276" w:lineRule="auto"/>
              <w:rPr>
                <w:caps w:val="0"/>
                <w:color w:val="4D4D4C"/>
              </w:rPr>
            </w:pPr>
            <w:r w:rsidRPr="007F38F2">
              <w:rPr>
                <w:caps w:val="0"/>
                <w:color w:val="4D4D4C"/>
              </w:rPr>
              <w:t>Design Review</w:t>
            </w:r>
          </w:p>
        </w:tc>
        <w:tc>
          <w:tcPr>
            <w:tcW w:w="3761" w:type="pct"/>
          </w:tcPr>
          <w:p w14:paraId="50210296" w14:textId="2F66C9C1" w:rsidR="007272FB" w:rsidRPr="007F38F2" w:rsidRDefault="007272FB" w:rsidP="00852FC3">
            <w:pPr>
              <w:pStyle w:val="TablesHeadingGSCyan"/>
              <w:framePr w:hSpace="0" w:wrap="auto" w:vAnchor="margin" w:hAnchor="text" w:yAlign="inline"/>
              <w:spacing w:line="276" w:lineRule="auto"/>
              <w:rPr>
                <w:caps w:val="0"/>
                <w:color w:val="4D4D4C"/>
              </w:rPr>
            </w:pPr>
            <w:r w:rsidRPr="007F38F2">
              <w:rPr>
                <w:caps w:val="0"/>
                <w:color w:val="4D4D4C"/>
              </w:rPr>
              <w:t xml:space="preserve">A completed Safeguarding Principles Assessment validated by </w:t>
            </w:r>
            <w:r w:rsidR="00197A0C">
              <w:rPr>
                <w:caps w:val="0"/>
                <w:color w:val="4D4D4C"/>
              </w:rPr>
              <w:t>a</w:t>
            </w:r>
            <w:r w:rsidRPr="007F38F2">
              <w:rPr>
                <w:caps w:val="0"/>
                <w:color w:val="4D4D4C"/>
              </w:rPr>
              <w:t xml:space="preserve"> </w:t>
            </w:r>
            <w:ins w:id="280" w:author="Anshika Gupta" w:date="2023-06-26T08:02:00Z">
              <w:r w:rsidR="00107EED">
                <w:rPr>
                  <w:caps w:val="0"/>
                  <w:color w:val="4D4D4C"/>
                </w:rPr>
                <w:fldChar w:fldCharType="begin"/>
              </w:r>
              <w:r w:rsidR="00107EED">
                <w:rPr>
                  <w:caps w:val="0"/>
                  <w:color w:val="4D4D4C"/>
                </w:rPr>
                <w:instrText>HYPERLINK "https://globalgoals.goldstandard.org/verification-validation-bodies/"</w:instrText>
              </w:r>
              <w:r w:rsidR="00107EED">
                <w:rPr>
                  <w:caps w:val="0"/>
                  <w:color w:val="4D4D4C"/>
                </w:rPr>
              </w:r>
              <w:r w:rsidR="00107EED">
                <w:rPr>
                  <w:caps w:val="0"/>
                  <w:color w:val="4D4D4C"/>
                </w:rPr>
                <w:fldChar w:fldCharType="separate"/>
              </w:r>
              <w:r w:rsidRPr="00107EED">
                <w:rPr>
                  <w:rStyle w:val="Hyperlink"/>
                  <w:rFonts w:ascii="Verdana" w:hAnsi="Verdana"/>
                  <w:caps w:val="0"/>
                </w:rPr>
                <w:t>Gold Standard Validation and Verification Body (GS-VVB)</w:t>
              </w:r>
              <w:r w:rsidR="00107EED">
                <w:rPr>
                  <w:caps w:val="0"/>
                  <w:color w:val="4D4D4C"/>
                </w:rPr>
                <w:fldChar w:fldCharType="end"/>
              </w:r>
            </w:ins>
            <w:r w:rsidRPr="007F38F2">
              <w:rPr>
                <w:caps w:val="0"/>
                <w:color w:val="4D4D4C"/>
              </w:rPr>
              <w:t>.</w:t>
            </w:r>
          </w:p>
        </w:tc>
      </w:tr>
      <w:tr w:rsidR="007272FB" w:rsidRPr="005E36C8" w14:paraId="59A6F6E8" w14:textId="77777777" w:rsidTr="0034288E">
        <w:trPr>
          <w:trHeight w:val="364"/>
        </w:trPr>
        <w:tc>
          <w:tcPr>
            <w:tcW w:w="1239" w:type="pct"/>
          </w:tcPr>
          <w:p w14:paraId="7EB702EC" w14:textId="77777777" w:rsidR="007272FB" w:rsidRPr="007F38F2" w:rsidRDefault="007272FB" w:rsidP="00852FC3">
            <w:pPr>
              <w:pStyle w:val="TablesHeadingGSCyan"/>
              <w:framePr w:hSpace="0" w:wrap="auto" w:vAnchor="margin" w:hAnchor="text" w:yAlign="inline"/>
              <w:spacing w:line="276" w:lineRule="auto"/>
              <w:rPr>
                <w:caps w:val="0"/>
                <w:color w:val="4D4D4C"/>
              </w:rPr>
            </w:pPr>
            <w:r w:rsidRPr="007F38F2">
              <w:rPr>
                <w:caps w:val="0"/>
                <w:color w:val="4D4D4C"/>
              </w:rPr>
              <w:t>Performance Review</w:t>
            </w:r>
          </w:p>
        </w:tc>
        <w:tc>
          <w:tcPr>
            <w:tcW w:w="3761" w:type="pct"/>
          </w:tcPr>
          <w:p w14:paraId="4DF81A2F" w14:textId="07AE8DE0" w:rsidR="007272FB" w:rsidRPr="007F38F2" w:rsidRDefault="00602234" w:rsidP="00852FC3">
            <w:pPr>
              <w:pStyle w:val="TablesHeadingGSCyan"/>
              <w:framePr w:hSpace="0" w:wrap="auto" w:vAnchor="margin" w:hAnchor="text" w:yAlign="inline"/>
              <w:spacing w:line="276" w:lineRule="auto"/>
              <w:rPr>
                <w:caps w:val="0"/>
                <w:color w:val="4D4D4C"/>
              </w:rPr>
            </w:pPr>
            <w:r w:rsidRPr="007F38F2">
              <w:rPr>
                <w:caps w:val="0"/>
                <w:color w:val="4D4D4C"/>
              </w:rPr>
              <w:t>Each</w:t>
            </w:r>
            <w:r w:rsidR="007272FB" w:rsidRPr="007F38F2">
              <w:rPr>
                <w:caps w:val="0"/>
                <w:color w:val="4D4D4C"/>
              </w:rPr>
              <w:t xml:space="preserve"> monitoring report sha</w:t>
            </w:r>
            <w:r w:rsidR="0085723B" w:rsidRPr="007F38F2">
              <w:rPr>
                <w:caps w:val="0"/>
                <w:color w:val="4D4D4C"/>
              </w:rPr>
              <w:t>ll</w:t>
            </w:r>
            <w:r w:rsidR="007272FB" w:rsidRPr="007F38F2">
              <w:rPr>
                <w:caps w:val="0"/>
                <w:color w:val="4D4D4C"/>
              </w:rPr>
              <w:t>:</w:t>
            </w:r>
          </w:p>
          <w:p w14:paraId="4211600E" w14:textId="3F9C15F5" w:rsidR="007272FB" w:rsidRPr="007F38F2" w:rsidRDefault="00460C73" w:rsidP="007A79F4">
            <w:pPr>
              <w:pStyle w:val="TablesHeadingGSCyan"/>
              <w:framePr w:hSpace="0" w:wrap="auto" w:vAnchor="margin" w:hAnchor="text" w:yAlign="inline"/>
              <w:numPr>
                <w:ilvl w:val="0"/>
                <w:numId w:val="17"/>
              </w:numPr>
              <w:spacing w:line="276" w:lineRule="auto"/>
              <w:rPr>
                <w:caps w:val="0"/>
                <w:color w:val="4D4D4C"/>
              </w:rPr>
            </w:pPr>
            <w:r w:rsidRPr="007F38F2">
              <w:rPr>
                <w:caps w:val="0"/>
                <w:color w:val="4D4D4C"/>
              </w:rPr>
              <w:t>i</w:t>
            </w:r>
            <w:r w:rsidR="0085723B" w:rsidRPr="007F38F2">
              <w:rPr>
                <w:caps w:val="0"/>
                <w:color w:val="4D4D4C"/>
              </w:rPr>
              <w:t>nclude a</w:t>
            </w:r>
            <w:r w:rsidR="007272FB" w:rsidRPr="007F38F2">
              <w:rPr>
                <w:caps w:val="0"/>
                <w:color w:val="4D4D4C"/>
              </w:rPr>
              <w:t xml:space="preserve">n update on the implementation including information on relative success and failures, or improvements to proposed mitigation </w:t>
            </w:r>
            <w:r w:rsidR="00821855" w:rsidRPr="007F38F2">
              <w:rPr>
                <w:caps w:val="0"/>
                <w:color w:val="4D4D4C"/>
              </w:rPr>
              <w:t>measures.</w:t>
            </w:r>
            <w:r w:rsidR="007272FB" w:rsidRPr="007F38F2">
              <w:rPr>
                <w:caps w:val="0"/>
                <w:color w:val="4D4D4C"/>
              </w:rPr>
              <w:t xml:space="preserve"> </w:t>
            </w:r>
          </w:p>
          <w:p w14:paraId="2F9ED0E7" w14:textId="59A83A88" w:rsidR="007272FB" w:rsidRPr="007F38F2" w:rsidRDefault="00460C73" w:rsidP="007A79F4">
            <w:pPr>
              <w:pStyle w:val="TablesHeadingGSCyan"/>
              <w:framePr w:hSpace="0" w:wrap="auto" w:vAnchor="margin" w:hAnchor="text" w:yAlign="inline"/>
              <w:numPr>
                <w:ilvl w:val="0"/>
                <w:numId w:val="17"/>
              </w:numPr>
              <w:spacing w:line="276" w:lineRule="auto"/>
              <w:rPr>
                <w:caps w:val="0"/>
                <w:color w:val="4D4D4C"/>
              </w:rPr>
            </w:pPr>
            <w:r w:rsidRPr="007F38F2">
              <w:rPr>
                <w:caps w:val="0"/>
                <w:color w:val="4D4D4C"/>
              </w:rPr>
              <w:t>in</w:t>
            </w:r>
            <w:r w:rsidR="00870540" w:rsidRPr="007F38F2">
              <w:rPr>
                <w:caps w:val="0"/>
                <w:color w:val="4D4D4C"/>
              </w:rPr>
              <w:t xml:space="preserve">clude monitored information </w:t>
            </w:r>
            <w:r w:rsidR="003B17BE" w:rsidRPr="007F38F2">
              <w:rPr>
                <w:caps w:val="0"/>
                <w:color w:val="4D4D4C"/>
              </w:rPr>
              <w:t>on</w:t>
            </w:r>
            <w:r w:rsidR="007272FB" w:rsidRPr="007F38F2">
              <w:rPr>
                <w:caps w:val="0"/>
                <w:color w:val="4D4D4C"/>
              </w:rPr>
              <w:t xml:space="preserve"> indicators identified</w:t>
            </w:r>
            <w:r w:rsidR="00870540" w:rsidRPr="007F38F2">
              <w:rPr>
                <w:caps w:val="0"/>
                <w:color w:val="4D4D4C"/>
              </w:rPr>
              <w:t xml:space="preserve"> at design review </w:t>
            </w:r>
            <w:r w:rsidR="003B17BE" w:rsidRPr="007F38F2">
              <w:rPr>
                <w:caps w:val="0"/>
                <w:color w:val="4D4D4C"/>
              </w:rPr>
              <w:t>stage</w:t>
            </w:r>
            <w:r w:rsidR="007272FB" w:rsidRPr="007F38F2">
              <w:rPr>
                <w:caps w:val="0"/>
                <w:color w:val="4D4D4C"/>
              </w:rPr>
              <w:t xml:space="preserve">, including </w:t>
            </w:r>
            <w:r w:rsidR="003B17BE" w:rsidRPr="007F38F2">
              <w:rPr>
                <w:caps w:val="0"/>
                <w:color w:val="4D4D4C"/>
              </w:rPr>
              <w:t xml:space="preserve">information </w:t>
            </w:r>
            <w:r w:rsidR="007272FB" w:rsidRPr="007F38F2">
              <w:rPr>
                <w:caps w:val="0"/>
                <w:color w:val="4D4D4C"/>
              </w:rPr>
              <w:t xml:space="preserve">against pre-set </w:t>
            </w:r>
            <w:r w:rsidR="00821855" w:rsidRPr="007F38F2">
              <w:rPr>
                <w:caps w:val="0"/>
                <w:color w:val="4D4D4C"/>
              </w:rPr>
              <w:t>tolerances.</w:t>
            </w:r>
          </w:p>
          <w:p w14:paraId="6B066BEB" w14:textId="48EE0311" w:rsidR="00165972" w:rsidRDefault="00391F0D" w:rsidP="007A79F4">
            <w:pPr>
              <w:pStyle w:val="TablesHeadingGSCyan"/>
              <w:framePr w:hSpace="0" w:wrap="auto" w:vAnchor="margin" w:hAnchor="text" w:yAlign="inline"/>
              <w:numPr>
                <w:ilvl w:val="0"/>
                <w:numId w:val="17"/>
              </w:numPr>
              <w:spacing w:line="276" w:lineRule="auto"/>
              <w:rPr>
                <w:caps w:val="0"/>
                <w:color w:val="4D4D4C"/>
              </w:rPr>
            </w:pPr>
            <w:r w:rsidRPr="007F38F2">
              <w:rPr>
                <w:caps w:val="0"/>
                <w:color w:val="4D4D4C"/>
              </w:rPr>
              <w:t>update i</w:t>
            </w:r>
            <w:r w:rsidR="007272FB" w:rsidRPr="007F38F2">
              <w:rPr>
                <w:caps w:val="0"/>
                <w:color w:val="4D4D4C"/>
              </w:rPr>
              <w:t xml:space="preserve">nformation on any assessment questions answered ‘Potentially’ or where </w:t>
            </w:r>
            <w:r w:rsidR="00455915" w:rsidRPr="007F38F2">
              <w:rPr>
                <w:caps w:val="0"/>
                <w:color w:val="4D4D4C"/>
              </w:rPr>
              <w:t>r</w:t>
            </w:r>
            <w:r w:rsidR="007272FB" w:rsidRPr="007F38F2">
              <w:rPr>
                <w:caps w:val="0"/>
                <w:color w:val="4D4D4C"/>
              </w:rPr>
              <w:t>equirements call for regular re-</w:t>
            </w:r>
            <w:r w:rsidR="00821855" w:rsidRPr="007F38F2">
              <w:rPr>
                <w:caps w:val="0"/>
                <w:color w:val="4D4D4C"/>
              </w:rPr>
              <w:t>assessment.</w:t>
            </w:r>
          </w:p>
          <w:p w14:paraId="7160BAA5" w14:textId="225770C8" w:rsidR="00133CB0" w:rsidRDefault="007522B6" w:rsidP="007A79F4">
            <w:pPr>
              <w:pStyle w:val="ListParagraph"/>
              <w:numPr>
                <w:ilvl w:val="0"/>
                <w:numId w:val="17"/>
              </w:numPr>
            </w:pPr>
            <w:r w:rsidRPr="007522B6">
              <w:t>report any grievances related to compliance and safeguarding principles that are registered</w:t>
            </w:r>
            <w:r w:rsidR="00873012" w:rsidRPr="00873012">
              <w:t xml:space="preserve"> during the applicable monitoring period, along with details of how they have been resolved</w:t>
            </w:r>
            <w:r w:rsidR="001818BC">
              <w:t>.</w:t>
            </w:r>
          </w:p>
          <w:p w14:paraId="7AC10342" w14:textId="622358D0" w:rsidR="0001593A" w:rsidRPr="00133CB0" w:rsidRDefault="0001593A" w:rsidP="0001593A">
            <w:r>
              <w:t>VVB shall validate/verify the information</w:t>
            </w:r>
            <w:r w:rsidR="007522B6">
              <w:t xml:space="preserve"> </w:t>
            </w:r>
            <w:r w:rsidR="00DC53C1">
              <w:t>provided</w:t>
            </w:r>
            <w:r w:rsidR="007522B6">
              <w:t xml:space="preserve"> in the </w:t>
            </w:r>
            <w:r w:rsidR="00DC53C1">
              <w:t>monitoring</w:t>
            </w:r>
            <w:r>
              <w:t xml:space="preserve"> report and include opinion in the verification report. </w:t>
            </w:r>
          </w:p>
        </w:tc>
      </w:tr>
    </w:tbl>
    <w:p w14:paraId="72A597C2" w14:textId="77777777" w:rsidR="00A15DF2" w:rsidRPr="005E36C8" w:rsidRDefault="00A15DF2" w:rsidP="007A79F4">
      <w:pPr>
        <w:pStyle w:val="H5"/>
        <w:numPr>
          <w:ilvl w:val="1"/>
          <w:numId w:val="52"/>
        </w:numPr>
      </w:pPr>
      <w:bookmarkStart w:id="281" w:name="_Toc136505561"/>
      <w:bookmarkStart w:id="282" w:name="_Toc138752924"/>
      <w:bookmarkStart w:id="283" w:name="_Toc138752925"/>
      <w:bookmarkEnd w:id="281"/>
      <w:bookmarkEnd w:id="282"/>
      <w:r w:rsidRPr="005E36C8">
        <w:t>Expert stakeholder requirements</w:t>
      </w:r>
      <w:bookmarkEnd w:id="283"/>
    </w:p>
    <w:p w14:paraId="7582124E" w14:textId="65EB2508" w:rsidR="00E75EAF" w:rsidRPr="005E36C8" w:rsidRDefault="00677759" w:rsidP="00852FC3">
      <w:pPr>
        <w:pStyle w:val="P"/>
      </w:pPr>
      <w:r w:rsidRPr="005E36C8">
        <w:t>Several</w:t>
      </w:r>
      <w:r w:rsidR="00E95296" w:rsidRPr="005E36C8">
        <w:t xml:space="preserve"> Safeguarding Principles require </w:t>
      </w:r>
      <w:ins w:id="284" w:author="Anshika Gupta" w:date="2022-08-01T21:25:00Z">
        <w:r w:rsidR="005E5944" w:rsidRPr="005E36C8">
          <w:t xml:space="preserve">the </w:t>
        </w:r>
      </w:ins>
      <w:r w:rsidR="00E95296" w:rsidRPr="005E36C8">
        <w:t xml:space="preserve">opinion and recommendations of </w:t>
      </w:r>
      <w:ins w:id="285" w:author="Anshika Gupta" w:date="2023-06-26T08:33:00Z">
        <w:r w:rsidR="000D4901" w:rsidRPr="005E36C8">
          <w:t xml:space="preserve">independent </w:t>
        </w:r>
      </w:ins>
      <w:r w:rsidR="00E95296" w:rsidRPr="005E36C8">
        <w:t xml:space="preserve">Expert Stakeholder(s).These are identified throughout the Safeguarding Principles Requirements and/or in the </w:t>
      </w:r>
      <w:ins w:id="286" w:author="Anshika Gupta" w:date="2022-09-05T10:18:00Z">
        <w:r w:rsidR="006D4B21" w:rsidRPr="005E36C8">
          <w:fldChar w:fldCharType="begin"/>
        </w:r>
        <w:r w:rsidR="006D4B21" w:rsidRPr="005E36C8">
          <w:instrText xml:space="preserve"> HYPERLINK "https://globalgoals.goldstandard.org/200-activity-requirements/" </w:instrText>
        </w:r>
        <w:r w:rsidR="006D4B21" w:rsidRPr="005E36C8">
          <w:fldChar w:fldCharType="separate"/>
        </w:r>
        <w:r w:rsidR="00E95296" w:rsidRPr="005E36C8">
          <w:rPr>
            <w:rStyle w:val="Hyperlink"/>
            <w:rFonts w:ascii="Verdana" w:hAnsi="Verdana"/>
          </w:rPr>
          <w:t>Activity Requirements</w:t>
        </w:r>
        <w:r w:rsidR="006D4B21" w:rsidRPr="005E36C8">
          <w:fldChar w:fldCharType="end"/>
        </w:r>
      </w:ins>
      <w:r w:rsidR="00E95296" w:rsidRPr="005E36C8">
        <w:t xml:space="preserve">. </w:t>
      </w:r>
    </w:p>
    <w:p w14:paraId="630DDE78" w14:textId="24EE6E43" w:rsidR="00EA6797" w:rsidRPr="005E36C8" w:rsidRDefault="00E95296" w:rsidP="007A79F4">
      <w:pPr>
        <w:pStyle w:val="P"/>
        <w:numPr>
          <w:ilvl w:val="0"/>
          <w:numId w:val="62"/>
        </w:numPr>
      </w:pPr>
      <w:r w:rsidRPr="005E36C8">
        <w:t>Where applicable, demonstrate that the Expert Stakeholder</w:t>
      </w:r>
      <w:ins w:id="287" w:author="Anshika Gupta" w:date="2022-09-05T10:42:00Z">
        <w:r w:rsidR="00FE23AF" w:rsidRPr="005E36C8">
          <w:t>(</w:t>
        </w:r>
      </w:ins>
      <w:r w:rsidRPr="005E36C8">
        <w:t>s</w:t>
      </w:r>
      <w:ins w:id="288" w:author="Anshika Gupta" w:date="2022-09-05T10:42:00Z">
        <w:r w:rsidR="00FE23AF" w:rsidRPr="005E36C8">
          <w:t>)</w:t>
        </w:r>
      </w:ins>
      <w:r w:rsidRPr="005E36C8">
        <w:t xml:space="preserve"> </w:t>
      </w:r>
      <w:ins w:id="289" w:author="Anshika Gupta" w:date="2022-09-05T10:42:00Z">
        <w:r w:rsidR="00024A87" w:rsidRPr="005E36C8">
          <w:t xml:space="preserve">has </w:t>
        </w:r>
      </w:ins>
      <w:r w:rsidRPr="005E36C8">
        <w:t xml:space="preserve">conducted a thorough review (and, if needed, an onsite visit) and that their recommendations have been incorporated into the project design. For requirements related to the engagement of an Expert </w:t>
      </w:r>
      <w:r w:rsidRPr="005E36C8">
        <w:lastRenderedPageBreak/>
        <w:t xml:space="preserve">Stakeholder, please refer to the </w:t>
      </w:r>
      <w:hyperlink r:id="rId18" w:history="1">
        <w:r w:rsidRPr="005E36C8">
          <w:rPr>
            <w:rStyle w:val="Hyperlink"/>
          </w:rPr>
          <w:t>Stakeholder Consultation and Engagement Requirements</w:t>
        </w:r>
      </w:hyperlink>
      <w:r w:rsidRPr="005E36C8">
        <w:rPr>
          <w:rStyle w:val="Hyperlink"/>
        </w:rPr>
        <w:t>.</w:t>
      </w:r>
    </w:p>
    <w:p w14:paraId="10280A82" w14:textId="265F9B82" w:rsidR="007167D1" w:rsidRPr="005E36C8" w:rsidRDefault="0008574C" w:rsidP="007A79F4">
      <w:pPr>
        <w:pStyle w:val="P"/>
        <w:numPr>
          <w:ilvl w:val="0"/>
          <w:numId w:val="62"/>
        </w:numPr>
      </w:pPr>
      <w:r w:rsidRPr="005E36C8">
        <w:t>Where a given Safeguarding Requirement, requires the input of independent Expert Stakeholder(s), this appointment shall be made directly by the project developer</w:t>
      </w:r>
      <w:r w:rsidR="00EA6797">
        <w:t xml:space="preserve"> or its representative</w:t>
      </w:r>
      <w:r w:rsidRPr="005E36C8">
        <w:t>. A signed statement from the appointed Expert Stakeholders confirming that they have no conflict of interest or other financial interest in the Project, project developer or associated organisations shall be provided to Gold Standard.</w:t>
      </w:r>
    </w:p>
    <w:p w14:paraId="763BC42A" w14:textId="67467873" w:rsidR="00826AFB" w:rsidRPr="005E36C8" w:rsidRDefault="00C00A0C" w:rsidP="007A79F4">
      <w:pPr>
        <w:pStyle w:val="H5"/>
        <w:numPr>
          <w:ilvl w:val="1"/>
          <w:numId w:val="52"/>
        </w:numPr>
        <w:rPr>
          <w:ins w:id="290" w:author="Anshika Gupta" w:date="2022-09-09T15:42:00Z"/>
        </w:rPr>
      </w:pPr>
      <w:bookmarkStart w:id="291" w:name="_Toc138752926"/>
      <w:r w:rsidRPr="005E36C8">
        <w:t>Supporting</w:t>
      </w:r>
      <w:r w:rsidR="00FA2EA1" w:rsidRPr="005E36C8">
        <w:t xml:space="preserve"> document and evidence</w:t>
      </w:r>
      <w:bookmarkEnd w:id="291"/>
      <w:ins w:id="292" w:author="Anshika Gupta" w:date="2022-09-09T15:42:00Z">
        <w:r w:rsidR="00826AFB" w:rsidRPr="005E36C8">
          <w:t xml:space="preserve"> </w:t>
        </w:r>
      </w:ins>
    </w:p>
    <w:p w14:paraId="2524B5AA" w14:textId="72978DC0" w:rsidR="00AA0607" w:rsidRPr="005E36C8" w:rsidRDefault="00551F15" w:rsidP="00551F15">
      <w:pPr>
        <w:pStyle w:val="P"/>
        <w:rPr>
          <w:ins w:id="293" w:author="Anshika Gupta" w:date="2022-09-09T18:41:00Z"/>
        </w:rPr>
      </w:pPr>
      <w:r w:rsidRPr="00551F15">
        <w:t>In order to demonstrate compliance with safeguarding principles</w:t>
      </w:r>
      <w:r>
        <w:t xml:space="preserve"> and their requirements</w:t>
      </w:r>
      <w:r w:rsidRPr="00551F15">
        <w:t>, evidence</w:t>
      </w:r>
      <w:r w:rsidR="00FE6F7F">
        <w:t>, as needed,</w:t>
      </w:r>
      <w:r w:rsidRPr="00551F15">
        <w:t xml:space="preserve"> </w:t>
      </w:r>
      <w:r>
        <w:t>shall</w:t>
      </w:r>
      <w:r w:rsidRPr="00551F15">
        <w:t xml:space="preserve"> be provided to the validating and/or verifying body. This evidence can </w:t>
      </w:r>
      <w:del w:id="294" w:author="Anshika Gupta" w:date="2023-06-26T08:34:00Z">
        <w:r w:rsidRPr="00551F15" w:rsidDel="000D4901">
          <w:delText>take</w:delText>
        </w:r>
      </w:del>
      <w:ins w:id="295" w:author="Anshika Gupta" w:date="2023-06-26T08:34:00Z">
        <w:r w:rsidR="000D4901">
          <w:t>be in</w:t>
        </w:r>
      </w:ins>
      <w:r w:rsidRPr="00551F15">
        <w:t xml:space="preserve"> many forms, such as an Environmental Impact Assessment (EIA) conducted using national or international standards. The evidence sh</w:t>
      </w:r>
      <w:r>
        <w:t>all</w:t>
      </w:r>
      <w:r w:rsidRPr="00551F15">
        <w:t xml:space="preserve"> support the assessment and/or justifications provided</w:t>
      </w:r>
      <w:ins w:id="296" w:author="Anshika Gupta" w:date="2023-05-01T15:28:00Z">
        <w:r w:rsidR="001E7952" w:rsidRPr="005E36C8">
          <w:t>.</w:t>
        </w:r>
      </w:ins>
    </w:p>
    <w:p w14:paraId="3FF38D01" w14:textId="38880CDC" w:rsidR="00375907" w:rsidRPr="005E36C8" w:rsidRDefault="00375907" w:rsidP="00852FC3">
      <w:pPr>
        <w:pStyle w:val="P"/>
      </w:pPr>
      <w:r w:rsidRPr="005E36C8">
        <w:t xml:space="preserve">The </w:t>
      </w:r>
      <w:r w:rsidR="00BD24ED">
        <w:t>necessary</w:t>
      </w:r>
      <w:r w:rsidR="001E6CBB" w:rsidRPr="005E36C8">
        <w:t xml:space="preserve"> supporting </w:t>
      </w:r>
      <w:r w:rsidRPr="005E36C8">
        <w:t>documents</w:t>
      </w:r>
      <w:r w:rsidR="00BD24ED">
        <w:t xml:space="preserve"> and </w:t>
      </w:r>
      <w:r w:rsidR="001E6CBB" w:rsidRPr="005E36C8">
        <w:t>evidence</w:t>
      </w:r>
      <w:r w:rsidR="0053426C" w:rsidRPr="005E36C8">
        <w:t xml:space="preserve"> </w:t>
      </w:r>
      <w:r w:rsidR="00FD3F1B" w:rsidRPr="005E36C8">
        <w:t xml:space="preserve">shall be </w:t>
      </w:r>
      <w:r w:rsidR="003313BF" w:rsidRPr="005E36C8">
        <w:t>made availab</w:t>
      </w:r>
      <w:r w:rsidR="009050D7" w:rsidRPr="005E36C8">
        <w:t>le</w:t>
      </w:r>
      <w:r w:rsidR="00262EE1" w:rsidRPr="005E36C8">
        <w:t xml:space="preserve"> to </w:t>
      </w:r>
      <w:r w:rsidR="004B3873" w:rsidRPr="005E36C8">
        <w:t>G</w:t>
      </w:r>
      <w:r w:rsidR="009050D7" w:rsidRPr="005E36C8">
        <w:t xml:space="preserve">old </w:t>
      </w:r>
      <w:r w:rsidR="004B3873" w:rsidRPr="005E36C8">
        <w:t>S</w:t>
      </w:r>
      <w:r w:rsidR="009050D7" w:rsidRPr="005E36C8">
        <w:t xml:space="preserve">tandard </w:t>
      </w:r>
      <w:r w:rsidR="00A07DF8" w:rsidRPr="005E36C8">
        <w:t xml:space="preserve">as per the requirements of any findings raised </w:t>
      </w:r>
      <w:r w:rsidR="00DF329D" w:rsidRPr="005E36C8">
        <w:t>during design review or performance review.</w:t>
      </w:r>
    </w:p>
    <w:p w14:paraId="54B20477" w14:textId="0A9750A7" w:rsidR="00975988" w:rsidRPr="005E36C8" w:rsidRDefault="00975988" w:rsidP="00852FC3">
      <w:pPr>
        <w:pStyle w:val="P"/>
      </w:pPr>
      <w:r w:rsidRPr="005E36C8">
        <w:t xml:space="preserve">The </w:t>
      </w:r>
      <w:r w:rsidR="00537695" w:rsidRPr="005E36C8">
        <w:t>supporting documents</w:t>
      </w:r>
      <w:r w:rsidR="00537695">
        <w:t xml:space="preserve"> and </w:t>
      </w:r>
      <w:r w:rsidR="00537695" w:rsidRPr="005E36C8">
        <w:t xml:space="preserve">evidence </w:t>
      </w:r>
      <w:r w:rsidRPr="005E36C8">
        <w:t>shall be made publicly available</w:t>
      </w:r>
      <w:r w:rsidR="00A519C1" w:rsidRPr="005E36C8">
        <w:t xml:space="preserve"> on the </w:t>
      </w:r>
      <w:hyperlink r:id="rId19" w:history="1">
        <w:r w:rsidR="00A519C1" w:rsidRPr="005E36C8">
          <w:rPr>
            <w:rStyle w:val="Hyperlink"/>
            <w:rFonts w:ascii="Verdana" w:hAnsi="Verdana"/>
          </w:rPr>
          <w:t>Impact Registry</w:t>
        </w:r>
      </w:hyperlink>
      <w:r w:rsidRPr="005E36C8">
        <w:t xml:space="preserve"> </w:t>
      </w:r>
      <w:r w:rsidR="00375907" w:rsidRPr="005E36C8">
        <w:t xml:space="preserve">except the confidential </w:t>
      </w:r>
      <w:r w:rsidR="002878B5" w:rsidRPr="005E36C8">
        <w:t>information</w:t>
      </w:r>
      <w:r w:rsidR="00537695">
        <w:t xml:space="preserve"> or </w:t>
      </w:r>
      <w:r w:rsidR="002878B5" w:rsidRPr="005E36C8">
        <w:t xml:space="preserve">document </w:t>
      </w:r>
      <w:r w:rsidRPr="005E36C8">
        <w:t xml:space="preserve">in line with the </w:t>
      </w:r>
      <w:hyperlink r:id="rId20" w:history="1">
        <w:r w:rsidR="00272ACA" w:rsidRPr="005E36C8">
          <w:rPr>
            <w:rStyle w:val="Hyperlink"/>
            <w:rFonts w:ascii="Verdana" w:hAnsi="Verdana"/>
          </w:rPr>
          <w:t xml:space="preserve">Public Disclosure Requirements </w:t>
        </w:r>
        <w:r w:rsidR="0027107B" w:rsidRPr="005E36C8">
          <w:rPr>
            <w:rStyle w:val="Hyperlink"/>
            <w:rFonts w:ascii="Verdana" w:hAnsi="Verdana"/>
          </w:rPr>
          <w:t>for</w:t>
        </w:r>
        <w:r w:rsidR="00272ACA" w:rsidRPr="005E36C8">
          <w:rPr>
            <w:rStyle w:val="Hyperlink"/>
            <w:rFonts w:ascii="Verdana" w:hAnsi="Verdana"/>
          </w:rPr>
          <w:t xml:space="preserve"> Project Documentation</w:t>
        </w:r>
      </w:hyperlink>
      <w:r w:rsidR="0027107B" w:rsidRPr="005E36C8">
        <w:t>.</w:t>
      </w:r>
    </w:p>
    <w:p w14:paraId="64D0938F" w14:textId="69FDC56C" w:rsidR="00123CDF" w:rsidRPr="005E36C8" w:rsidRDefault="00C772DB" w:rsidP="00852FC3">
      <w:pPr>
        <w:pStyle w:val="P"/>
      </w:pPr>
      <w:r>
        <w:t>If the</w:t>
      </w:r>
      <w:r w:rsidR="00377BC2" w:rsidRPr="005E36C8">
        <w:t xml:space="preserve"> </w:t>
      </w:r>
      <w:r w:rsidR="00165972" w:rsidRPr="005E36C8">
        <w:t>supporting document</w:t>
      </w:r>
      <w:r>
        <w:t xml:space="preserve"> or </w:t>
      </w:r>
      <w:r w:rsidR="00165972" w:rsidRPr="005E36C8">
        <w:t>evidence</w:t>
      </w:r>
      <w:r w:rsidR="00BE2A55" w:rsidRPr="005E36C8">
        <w:t xml:space="preserve"> </w:t>
      </w:r>
      <w:r w:rsidR="009050D7" w:rsidRPr="005E36C8">
        <w:t>contain</w:t>
      </w:r>
      <w:r>
        <w:t>s</w:t>
      </w:r>
      <w:r w:rsidR="009050D7" w:rsidRPr="005E36C8">
        <w:t xml:space="preserve"> </w:t>
      </w:r>
      <w:r w:rsidR="00BE2A55" w:rsidRPr="005E36C8">
        <w:t>c</w:t>
      </w:r>
      <w:r w:rsidR="00123CDF" w:rsidRPr="005E36C8">
        <w:t xml:space="preserve">onfidential </w:t>
      </w:r>
      <w:r w:rsidR="009050D7" w:rsidRPr="005E36C8">
        <w:t>information</w:t>
      </w:r>
      <w:r w:rsidR="00BE2A55" w:rsidRPr="005E36C8">
        <w:t xml:space="preserve">, a </w:t>
      </w:r>
      <w:r w:rsidR="00123CDF" w:rsidRPr="005E36C8">
        <w:t>redacted ver</w:t>
      </w:r>
      <w:r w:rsidR="00760C5E" w:rsidRPr="005E36C8">
        <w:t>si</w:t>
      </w:r>
      <w:r w:rsidR="00123CDF" w:rsidRPr="005E36C8">
        <w:t>on</w:t>
      </w:r>
      <w:r w:rsidR="00BE2A55" w:rsidRPr="005E36C8">
        <w:t xml:space="preserve"> of the same document </w:t>
      </w:r>
      <w:r w:rsidR="00D96D9E" w:rsidRPr="005E36C8">
        <w:t>shall</w:t>
      </w:r>
      <w:r w:rsidR="00BE2A55" w:rsidRPr="005E36C8">
        <w:t xml:space="preserve"> be provided</w:t>
      </w:r>
      <w:r w:rsidR="00816376" w:rsidRPr="005E36C8">
        <w:t>.</w:t>
      </w:r>
    </w:p>
    <w:p w14:paraId="396017B5" w14:textId="7E5C2784" w:rsidR="00846AEF" w:rsidRPr="005E36C8" w:rsidRDefault="00D04B40" w:rsidP="007A79F4">
      <w:pPr>
        <w:pStyle w:val="H3"/>
        <w:numPr>
          <w:ilvl w:val="0"/>
          <w:numId w:val="52"/>
        </w:numPr>
      </w:pPr>
      <w:bookmarkStart w:id="297" w:name="_Toc138752927"/>
      <w:r w:rsidRPr="005E36C8">
        <w:t>ASSESSMENT PROCEDURE</w:t>
      </w:r>
      <w:bookmarkEnd w:id="273"/>
      <w:bookmarkEnd w:id="274"/>
      <w:bookmarkEnd w:id="297"/>
    </w:p>
    <w:p w14:paraId="27A65154" w14:textId="0A1A163D" w:rsidR="00923E24" w:rsidRDefault="004007D2" w:rsidP="00852FC3">
      <w:pPr>
        <w:pStyle w:val="P"/>
        <w:rPr>
          <w:ins w:id="298" w:author="Anshika Gupta" w:date="2023-05-24T11:58:00Z"/>
        </w:rPr>
      </w:pPr>
      <w:r w:rsidRPr="005E36C8">
        <w:t>The Safeguarding Principles Assessment procedure set out in this document includes the following elements:</w:t>
      </w:r>
    </w:p>
    <w:p w14:paraId="6408D689" w14:textId="77777777" w:rsidR="002621B2" w:rsidRPr="005E36C8" w:rsidRDefault="002621B2" w:rsidP="002621B2">
      <w:pPr>
        <w:pStyle w:val="P"/>
        <w:numPr>
          <w:ilvl w:val="0"/>
          <w:numId w:val="0"/>
        </w:numPr>
        <w:rPr>
          <w:ins w:id="299" w:author="Anshika Gupta" w:date="2022-08-01T21:30:00Z"/>
        </w:rPr>
      </w:pPr>
    </w:p>
    <w:p w14:paraId="0B8DFA47" w14:textId="62E93515" w:rsidR="002A6838" w:rsidRPr="002621B2" w:rsidRDefault="002A6838" w:rsidP="00852FC3">
      <w:pPr>
        <w:pStyle w:val="P"/>
        <w:numPr>
          <w:ilvl w:val="0"/>
          <w:numId w:val="0"/>
        </w:numPr>
        <w:rPr>
          <w:b/>
          <w:bCs/>
        </w:rPr>
      </w:pPr>
      <w:r w:rsidRPr="002621B2">
        <w:rPr>
          <w:b/>
          <w:bCs/>
        </w:rPr>
        <w:t xml:space="preserve">Table </w:t>
      </w:r>
      <w:r w:rsidR="00BF5048" w:rsidRPr="002621B2">
        <w:rPr>
          <w:b/>
          <w:bCs/>
        </w:rPr>
        <w:fldChar w:fldCharType="begin"/>
      </w:r>
      <w:r w:rsidR="00BF5048" w:rsidRPr="002621B2">
        <w:rPr>
          <w:b/>
          <w:bCs/>
        </w:rPr>
        <w:instrText xml:space="preserve"> SEQ Table \* ARABIC </w:instrText>
      </w:r>
      <w:r w:rsidR="00BF5048" w:rsidRPr="002621B2">
        <w:rPr>
          <w:b/>
          <w:bCs/>
        </w:rPr>
        <w:fldChar w:fldCharType="separate"/>
      </w:r>
      <w:r w:rsidR="00231BF8" w:rsidRPr="002621B2">
        <w:rPr>
          <w:b/>
          <w:bCs/>
          <w:noProof/>
        </w:rPr>
        <w:t>3</w:t>
      </w:r>
      <w:r w:rsidR="00BF5048" w:rsidRPr="002621B2">
        <w:rPr>
          <w:b/>
          <w:bCs/>
          <w:noProof/>
        </w:rPr>
        <w:fldChar w:fldCharType="end"/>
      </w:r>
      <w:r w:rsidRPr="002621B2">
        <w:rPr>
          <w:b/>
          <w:bCs/>
        </w:rPr>
        <w:t xml:space="preserve"> –</w:t>
      </w:r>
      <w:r w:rsidRPr="002621B2">
        <w:rPr>
          <w:b/>
          <w:bCs/>
          <w:caps/>
        </w:rPr>
        <w:t xml:space="preserve"> </w:t>
      </w:r>
      <w:r w:rsidR="00EC680A" w:rsidRPr="002621B2">
        <w:rPr>
          <w:b/>
          <w:bCs/>
        </w:rPr>
        <w:t xml:space="preserve">Key Elements and Objective </w:t>
      </w:r>
      <w:r w:rsidR="007054F7" w:rsidRPr="002621B2">
        <w:rPr>
          <w:b/>
          <w:bCs/>
        </w:rPr>
        <w:t>f</w:t>
      </w:r>
      <w:r w:rsidR="00EC680A" w:rsidRPr="002621B2">
        <w:rPr>
          <w:b/>
          <w:bCs/>
        </w:rPr>
        <w:t>or Safeguarding Assessment</w:t>
      </w:r>
    </w:p>
    <w:tbl>
      <w:tblPr>
        <w:tblStyle w:val="GSTableSimple"/>
        <w:tblW w:w="0" w:type="auto"/>
        <w:tblLook w:val="04A0" w:firstRow="1" w:lastRow="0" w:firstColumn="1" w:lastColumn="0" w:noHBand="0" w:noVBand="1"/>
      </w:tblPr>
      <w:tblGrid>
        <w:gridCol w:w="1878"/>
        <w:gridCol w:w="7482"/>
      </w:tblGrid>
      <w:tr w:rsidR="00505453" w:rsidRPr="0034288E" w14:paraId="3B901193" w14:textId="77777777" w:rsidTr="0034288E">
        <w:trPr>
          <w:cnfStyle w:val="100000000000" w:firstRow="1" w:lastRow="0" w:firstColumn="0" w:lastColumn="0" w:oddVBand="0" w:evenVBand="0" w:oddHBand="0" w:evenHBand="0" w:firstRowFirstColumn="0" w:firstRowLastColumn="0" w:lastRowFirstColumn="0" w:lastRowLastColumn="0"/>
        </w:trPr>
        <w:tc>
          <w:tcPr>
            <w:tcW w:w="1878" w:type="dxa"/>
          </w:tcPr>
          <w:p w14:paraId="49250EB9" w14:textId="4EEF39EA" w:rsidR="00505453" w:rsidRPr="0034288E" w:rsidRDefault="007054F7" w:rsidP="00852FC3">
            <w:pPr>
              <w:rPr>
                <w:b/>
                <w:bCs/>
              </w:rPr>
            </w:pPr>
            <w:r w:rsidRPr="0034288E">
              <w:rPr>
                <w:b/>
                <w:bCs/>
              </w:rPr>
              <w:t>Element</w:t>
            </w:r>
          </w:p>
        </w:tc>
        <w:tc>
          <w:tcPr>
            <w:tcW w:w="7482" w:type="dxa"/>
          </w:tcPr>
          <w:p w14:paraId="2DB2B32A" w14:textId="4102AAC8" w:rsidR="00505453" w:rsidRPr="0034288E" w:rsidRDefault="002A6838" w:rsidP="00852FC3">
            <w:pPr>
              <w:rPr>
                <w:b/>
                <w:bCs/>
              </w:rPr>
            </w:pPr>
            <w:r w:rsidRPr="0034288E">
              <w:rPr>
                <w:b/>
                <w:bCs/>
              </w:rPr>
              <w:t>Objective</w:t>
            </w:r>
          </w:p>
        </w:tc>
      </w:tr>
      <w:tr w:rsidR="00505453" w:rsidRPr="005E36C8" w14:paraId="1785B850" w14:textId="77777777" w:rsidTr="0034288E">
        <w:trPr>
          <w:cnfStyle w:val="000000100000" w:firstRow="0" w:lastRow="0" w:firstColumn="0" w:lastColumn="0" w:oddVBand="0" w:evenVBand="0" w:oddHBand="1" w:evenHBand="0" w:firstRowFirstColumn="0" w:firstRowLastColumn="0" w:lastRowFirstColumn="0" w:lastRowLastColumn="0"/>
        </w:trPr>
        <w:tc>
          <w:tcPr>
            <w:tcW w:w="1878" w:type="dxa"/>
          </w:tcPr>
          <w:p w14:paraId="20FEFA8A" w14:textId="7D4407EF" w:rsidR="00505453" w:rsidRPr="005E36C8" w:rsidRDefault="00505453" w:rsidP="00852FC3">
            <w:r w:rsidRPr="005E36C8">
              <w:t>Principles:</w:t>
            </w:r>
          </w:p>
        </w:tc>
        <w:tc>
          <w:tcPr>
            <w:tcW w:w="7482" w:type="dxa"/>
          </w:tcPr>
          <w:p w14:paraId="70DE3435" w14:textId="0D703B93" w:rsidR="00505453" w:rsidRPr="005E36C8" w:rsidRDefault="00505453" w:rsidP="00852FC3">
            <w:r w:rsidRPr="005E36C8">
              <w:t xml:space="preserve">The overarching principles and rationale for the inclusion of the given assessment. </w:t>
            </w:r>
          </w:p>
        </w:tc>
      </w:tr>
      <w:tr w:rsidR="00505453" w:rsidRPr="005E36C8" w14:paraId="1F93C3F1" w14:textId="77777777" w:rsidTr="0034288E">
        <w:tc>
          <w:tcPr>
            <w:tcW w:w="1878" w:type="dxa"/>
          </w:tcPr>
          <w:p w14:paraId="7FFC8DA1" w14:textId="06820EA5" w:rsidR="00505453" w:rsidRPr="005E36C8" w:rsidRDefault="00505453" w:rsidP="00852FC3">
            <w:r w:rsidRPr="005E36C8">
              <w:lastRenderedPageBreak/>
              <w:t xml:space="preserve">Assessment </w:t>
            </w:r>
            <w:r w:rsidR="007054F7" w:rsidRPr="005E36C8">
              <w:t>q</w:t>
            </w:r>
            <w:r w:rsidRPr="005E36C8">
              <w:t>uestions:</w:t>
            </w:r>
          </w:p>
        </w:tc>
        <w:tc>
          <w:tcPr>
            <w:tcW w:w="7482" w:type="dxa"/>
          </w:tcPr>
          <w:p w14:paraId="6C87924A" w14:textId="77777777" w:rsidR="00505453" w:rsidRDefault="00505453" w:rsidP="00852FC3">
            <w:r w:rsidRPr="005E36C8">
              <w:t xml:space="preserve">The safeguarding assessment questions to identify potential risks and adverse outcomes of the </w:t>
            </w:r>
            <w:r w:rsidR="007054F7" w:rsidRPr="005E36C8">
              <w:t xml:space="preserve">activity </w:t>
            </w:r>
            <w:r w:rsidRPr="005E36C8">
              <w:t xml:space="preserve">and </w:t>
            </w:r>
            <w:r w:rsidR="007054F7" w:rsidRPr="005E36C8">
              <w:t xml:space="preserve">to </w:t>
            </w:r>
            <w:r w:rsidRPr="005E36C8">
              <w:t xml:space="preserve">determine how the </w:t>
            </w:r>
            <w:ins w:id="300" w:author="Anshika Gupta" w:date="2022-08-01T21:31:00Z">
              <w:r w:rsidR="00762D72" w:rsidRPr="005E36C8">
                <w:t>r</w:t>
              </w:r>
            </w:ins>
            <w:r w:rsidRPr="005E36C8">
              <w:t>equirements shall be met for each Principle.</w:t>
            </w:r>
          </w:p>
          <w:p w14:paraId="58D646D1" w14:textId="77777777" w:rsidR="00B57877" w:rsidRDefault="00B57877" w:rsidP="00852FC3"/>
          <w:p w14:paraId="2B9378BC" w14:textId="21AB56EE" w:rsidR="00B33445" w:rsidRDefault="00B57877" w:rsidP="00852FC3">
            <w:del w:id="301" w:author="Anshika Gupta" w:date="2023-06-26T08:36:00Z">
              <w:r w:rsidDel="000D4901">
                <w:delText xml:space="preserve">Note – </w:delText>
              </w:r>
            </w:del>
            <w:r w:rsidR="00A723CF">
              <w:t>It is mandatory to</w:t>
            </w:r>
            <w:r w:rsidR="000F43BC">
              <w:t>:</w:t>
            </w:r>
            <w:r w:rsidR="00A723CF">
              <w:t xml:space="preserve"> </w:t>
            </w:r>
          </w:p>
          <w:p w14:paraId="018C554D" w14:textId="77777777" w:rsidR="00A723CF" w:rsidRDefault="00A723CF" w:rsidP="007A79F4">
            <w:pPr>
              <w:pStyle w:val="ListParagraph"/>
              <w:numPr>
                <w:ilvl w:val="0"/>
                <w:numId w:val="63"/>
              </w:numPr>
            </w:pPr>
            <w:r>
              <w:t>answer all questions and demonstrate compliance with all safeguarding principles and requirements.</w:t>
            </w:r>
          </w:p>
          <w:p w14:paraId="16D25F03" w14:textId="6CCB4A84" w:rsidR="00B33445" w:rsidRPr="005E36C8" w:rsidRDefault="00DC53C1" w:rsidP="007A79F4">
            <w:pPr>
              <w:pStyle w:val="ListParagraph"/>
              <w:numPr>
                <w:ilvl w:val="0"/>
                <w:numId w:val="63"/>
              </w:numPr>
            </w:pPr>
            <w:r w:rsidRPr="007522B6">
              <w:t>report any grievances related to compliance and safeguarding principles that are registered</w:t>
            </w:r>
            <w:r w:rsidR="00352EA8">
              <w:t xml:space="preserve"> at any point during the project cycle.</w:t>
            </w:r>
          </w:p>
        </w:tc>
      </w:tr>
      <w:tr w:rsidR="00505453" w:rsidRPr="005E36C8" w14:paraId="67FA1ACE" w14:textId="77777777" w:rsidTr="0034288E">
        <w:trPr>
          <w:cnfStyle w:val="000000100000" w:firstRow="0" w:lastRow="0" w:firstColumn="0" w:lastColumn="0" w:oddVBand="0" w:evenVBand="0" w:oddHBand="1" w:evenHBand="0" w:firstRowFirstColumn="0" w:firstRowLastColumn="0" w:lastRowFirstColumn="0" w:lastRowLastColumn="0"/>
        </w:trPr>
        <w:tc>
          <w:tcPr>
            <w:tcW w:w="1878" w:type="dxa"/>
          </w:tcPr>
          <w:p w14:paraId="02D0C3D4" w14:textId="6931ED5F" w:rsidR="00505453" w:rsidRPr="005E36C8" w:rsidRDefault="00505453" w:rsidP="00852FC3">
            <w:r w:rsidRPr="005E36C8">
              <w:t>Requirements</w:t>
            </w:r>
            <w:r w:rsidR="009868E5" w:rsidRPr="005E36C8">
              <w:t>:</w:t>
            </w:r>
          </w:p>
        </w:tc>
        <w:tc>
          <w:tcPr>
            <w:tcW w:w="7482" w:type="dxa"/>
          </w:tcPr>
          <w:p w14:paraId="1DF5563D" w14:textId="6B6F790C" w:rsidR="00505453" w:rsidRPr="005E36C8" w:rsidRDefault="00505453" w:rsidP="00852FC3">
            <w:r w:rsidRPr="005E36C8">
              <w:t>The requirements define what a</w:t>
            </w:r>
            <w:r w:rsidR="00277770">
              <w:t>n</w:t>
            </w:r>
            <w:r w:rsidRPr="005E36C8">
              <w:t xml:space="preserve"> </w:t>
            </w:r>
            <w:r w:rsidR="00D44E58" w:rsidRPr="005E36C8">
              <w:t>activity</w:t>
            </w:r>
            <w:r w:rsidRPr="005E36C8">
              <w:t xml:space="preserve"> shall achieve through design, </w:t>
            </w:r>
            <w:r w:rsidR="00F8531F" w:rsidRPr="005E36C8">
              <w:t>management,</w:t>
            </w:r>
            <w:r w:rsidRPr="005E36C8">
              <w:t xml:space="preserve"> or risk mitigation.</w:t>
            </w:r>
          </w:p>
        </w:tc>
      </w:tr>
      <w:tr w:rsidR="000D4901" w:rsidRPr="005E36C8" w14:paraId="57298484" w14:textId="77777777" w:rsidTr="0034288E">
        <w:trPr>
          <w:ins w:id="302" w:author="Anshika Gupta" w:date="2023-06-26T08:37:00Z"/>
        </w:trPr>
        <w:tc>
          <w:tcPr>
            <w:tcW w:w="1878" w:type="dxa"/>
          </w:tcPr>
          <w:p w14:paraId="00B84F40" w14:textId="77777777" w:rsidR="000D4901" w:rsidRPr="005E36C8" w:rsidRDefault="000D4901" w:rsidP="00852FC3">
            <w:pPr>
              <w:rPr>
                <w:ins w:id="303" w:author="Anshika Gupta" w:date="2023-06-26T08:37:00Z"/>
              </w:rPr>
            </w:pPr>
          </w:p>
        </w:tc>
        <w:tc>
          <w:tcPr>
            <w:tcW w:w="7482" w:type="dxa"/>
          </w:tcPr>
          <w:p w14:paraId="39C50A50" w14:textId="77777777" w:rsidR="000D4901" w:rsidRPr="005E36C8" w:rsidRDefault="000D4901" w:rsidP="00852FC3">
            <w:pPr>
              <w:rPr>
                <w:ins w:id="304" w:author="Anshika Gupta" w:date="2023-06-26T08:37:00Z"/>
              </w:rPr>
            </w:pPr>
          </w:p>
        </w:tc>
      </w:tr>
    </w:tbl>
    <w:p w14:paraId="708753EE" w14:textId="77777777" w:rsidR="007B3722" w:rsidRPr="005E36C8" w:rsidRDefault="007B3722" w:rsidP="00852FC3">
      <w:pPr>
        <w:pStyle w:val="P"/>
        <w:numPr>
          <w:ilvl w:val="0"/>
          <w:numId w:val="0"/>
        </w:numPr>
        <w:ind w:left="1080"/>
      </w:pPr>
    </w:p>
    <w:p w14:paraId="18D89406" w14:textId="08F25260" w:rsidR="00EC67CC" w:rsidRPr="005E36C8" w:rsidRDefault="004007D2" w:rsidP="0034288E">
      <w:pPr>
        <w:pStyle w:val="P"/>
      </w:pPr>
      <w:r w:rsidRPr="005E36C8">
        <w:t xml:space="preserve">A non-exhaustive list of assessment questions set out against each </w:t>
      </w:r>
      <w:r w:rsidR="00B66A99" w:rsidRPr="005E36C8">
        <w:t>Safeguar</w:t>
      </w:r>
      <w:r w:rsidR="00C1798B" w:rsidRPr="005E36C8">
        <w:t xml:space="preserve">ding </w:t>
      </w:r>
      <w:r w:rsidRPr="005E36C8">
        <w:t xml:space="preserve">Principle is provided in the </w:t>
      </w:r>
      <w:ins w:id="305" w:author="Anshika Gupta" w:date="2022-09-08T17:15:00Z">
        <w:r w:rsidR="00A05AD2" w:rsidRPr="005E36C8">
          <w:t>Annex 1</w:t>
        </w:r>
      </w:ins>
      <w:r w:rsidRPr="005E36C8">
        <w:t>.</w:t>
      </w:r>
    </w:p>
    <w:p w14:paraId="0B74F211" w14:textId="0DBA4944" w:rsidR="00AC1FEB" w:rsidRPr="005E36C8" w:rsidRDefault="00153B51" w:rsidP="007A79F4">
      <w:pPr>
        <w:pStyle w:val="P"/>
        <w:numPr>
          <w:ilvl w:val="0"/>
          <w:numId w:val="52"/>
        </w:numPr>
      </w:pPr>
      <w:r w:rsidRPr="005E36C8">
        <w:rPr>
          <w:rFonts w:asciiTheme="majorHAnsi" w:eastAsiaTheme="majorEastAsia" w:hAnsiTheme="majorHAnsi" w:cs="Times New Roman (Headings CS)"/>
          <w:b/>
          <w:color w:val="2AB9BD"/>
          <w:sz w:val="24"/>
          <w:lang w:val="en-GB"/>
        </w:rPr>
        <w:t xml:space="preserve">EXCEPTION TO SAFEGUARDING PRINCIPLE AND REQUIREMENT </w:t>
      </w:r>
    </w:p>
    <w:p w14:paraId="0E848C27" w14:textId="2F4E7659" w:rsidR="004007D2" w:rsidRPr="005E36C8" w:rsidRDefault="004007D2" w:rsidP="00852FC3">
      <w:pPr>
        <w:pStyle w:val="P"/>
      </w:pPr>
      <w:r w:rsidRPr="005E36C8">
        <w:t xml:space="preserve">In certain circumstances an exception to a specific Safeguarding Principle or Requirement may be sought. Gold Standard encourages </w:t>
      </w:r>
      <w:r w:rsidR="008A31FD">
        <w:t>stakeholders including project developer</w:t>
      </w:r>
      <w:r w:rsidR="00DB1593">
        <w:t>s</w:t>
      </w:r>
      <w:r w:rsidR="008A31FD">
        <w:t xml:space="preserve"> and </w:t>
      </w:r>
      <w:r w:rsidR="00DB1593">
        <w:t>their</w:t>
      </w:r>
      <w:r w:rsidR="008A31FD">
        <w:t xml:space="preserve"> representatives</w:t>
      </w:r>
      <w:r w:rsidR="00DB1593">
        <w:t>,</w:t>
      </w:r>
      <w:r w:rsidR="00565678" w:rsidRPr="005E36C8">
        <w:t xml:space="preserve"> </w:t>
      </w:r>
      <w:r w:rsidRPr="005E36C8">
        <w:t>to understand and demonstrate the trade-offs associated with</w:t>
      </w:r>
      <w:r w:rsidR="00565678" w:rsidRPr="005E36C8">
        <w:t xml:space="preserve"> the project</w:t>
      </w:r>
      <w:r w:rsidRPr="005E36C8">
        <w:t xml:space="preserve">. In the presence of unavoidable negative impacts that exceed the Requirements and may not be remediated by consultation or mitigation, </w:t>
      </w:r>
      <w:r w:rsidR="0040787A">
        <w:t>a</w:t>
      </w:r>
      <w:r w:rsidRPr="005E36C8">
        <w:t xml:space="preserve"> </w:t>
      </w:r>
      <w:r w:rsidR="0040787A">
        <w:t>d</w:t>
      </w:r>
      <w:r w:rsidRPr="005E36C8">
        <w:t xml:space="preserve">eviation </w:t>
      </w:r>
      <w:r w:rsidR="0040787A">
        <w:t>r</w:t>
      </w:r>
      <w:r w:rsidRPr="005E36C8">
        <w:t>equest</w:t>
      </w:r>
      <w:r w:rsidR="0040787A">
        <w:t xml:space="preserve"> shall be submitted</w:t>
      </w:r>
      <w:r w:rsidRPr="005E36C8">
        <w:t xml:space="preserve"> to Gold Standard for </w:t>
      </w:r>
      <w:r w:rsidR="0040787A">
        <w:t xml:space="preserve">its </w:t>
      </w:r>
      <w:r w:rsidRPr="005E36C8">
        <w:t>review</w:t>
      </w:r>
      <w:r w:rsidR="0040787A">
        <w:t xml:space="preserve"> and assessment</w:t>
      </w:r>
      <w:r w:rsidRPr="005E36C8">
        <w:t xml:space="preserve">. All such requests shall be reviewed by a panel made up of the Gold Standard Secretariat and at least two relevant third-party Expert Stakeholder(s) and a Gold Standard Technical Advisory Committee (TAC) </w:t>
      </w:r>
      <w:ins w:id="306" w:author="Anshika Gupta" w:date="2023-06-26T08:38:00Z">
        <w:r w:rsidR="000D4901">
          <w:t>m</w:t>
        </w:r>
      </w:ins>
      <w:del w:id="307" w:author="Anshika Gupta" w:date="2023-06-26T08:38:00Z">
        <w:r w:rsidRPr="005E36C8" w:rsidDel="000D4901">
          <w:delText>M</w:delText>
        </w:r>
      </w:del>
      <w:r w:rsidRPr="005E36C8">
        <w:t xml:space="preserve">ember. The panel shall make recommendations </w:t>
      </w:r>
      <w:r w:rsidR="00DA3006">
        <w:t>including</w:t>
      </w:r>
      <w:r w:rsidRPr="005E36C8">
        <w:t xml:space="preserve"> any changes to the project to minimise the adverse outcomes. The panel </w:t>
      </w:r>
      <w:r w:rsidR="00EC3716" w:rsidRPr="005E36C8">
        <w:t xml:space="preserve">shall </w:t>
      </w:r>
      <w:r w:rsidRPr="005E36C8">
        <w:t xml:space="preserve">also recommend to Gold Standard as to whether the exception should be accepted or not. The final decision shall be taken by Gold Standard. Examples could include where a </w:t>
      </w:r>
      <w:r w:rsidR="00DA3006">
        <w:t>p</w:t>
      </w:r>
      <w:r w:rsidRPr="005E36C8">
        <w:t xml:space="preserve">roject </w:t>
      </w:r>
      <w:r w:rsidR="00DA3006">
        <w:t>i</w:t>
      </w:r>
      <w:r w:rsidRPr="005E36C8">
        <w:t>ntroduces a major innovation, makes a major positive contribution to sustainable development or where a legitimate body of affected stakeholders is empowered to make decisions on such matters.</w:t>
      </w:r>
    </w:p>
    <w:p w14:paraId="77F23F13" w14:textId="2D7AFC4F" w:rsidR="00971FB3" w:rsidRPr="005E36C8" w:rsidRDefault="00EB69BB" w:rsidP="00633F48">
      <w:pPr>
        <w:pStyle w:val="H3"/>
        <w:ind w:firstLine="0"/>
      </w:pPr>
      <w:bookmarkStart w:id="308" w:name="_Toc136505565"/>
      <w:bookmarkStart w:id="309" w:name="_Toc138752928"/>
      <w:bookmarkEnd w:id="308"/>
      <w:r w:rsidRPr="005E36C8">
        <w:lastRenderedPageBreak/>
        <w:t>SAFEGUARDING PRINCIPLES AND REQUIREMENTS</w:t>
      </w:r>
      <w:bookmarkEnd w:id="309"/>
    </w:p>
    <w:p w14:paraId="44711E2C" w14:textId="5D18F7D1" w:rsidR="00EB69BB" w:rsidRPr="005E36C8" w:rsidRDefault="00EB69BB" w:rsidP="007A79F4">
      <w:pPr>
        <w:pStyle w:val="Heading2"/>
        <w:numPr>
          <w:ilvl w:val="1"/>
          <w:numId w:val="29"/>
        </w:numPr>
      </w:pPr>
      <w:bookmarkStart w:id="310" w:name="_Ref136064878"/>
      <w:bookmarkStart w:id="311" w:name="_Ref136064886"/>
      <w:bookmarkStart w:id="312" w:name="_Toc138752929"/>
      <w:r w:rsidRPr="005E36C8">
        <w:t>Human Rights</w:t>
      </w:r>
      <w:r w:rsidR="001747D1" w:rsidRPr="005E36C8">
        <w:rPr>
          <w:rStyle w:val="FootnoteReference"/>
        </w:rPr>
        <w:footnoteReference w:id="2"/>
      </w:r>
      <w:bookmarkEnd w:id="310"/>
      <w:bookmarkEnd w:id="311"/>
      <w:bookmarkEnd w:id="312"/>
    </w:p>
    <w:p w14:paraId="75AE4EAF" w14:textId="776AF3C5" w:rsidR="00EB69BB" w:rsidRPr="005E36C8" w:rsidRDefault="00EB69BB" w:rsidP="00DB649E">
      <w:r w:rsidRPr="005E36C8">
        <w:t>The Gold Standard:</w:t>
      </w:r>
    </w:p>
    <w:p w14:paraId="110FA587" w14:textId="501C2CC9" w:rsidR="00EB69BB" w:rsidRPr="005E36C8" w:rsidRDefault="00EB69BB" w:rsidP="007A79F4">
      <w:pPr>
        <w:pStyle w:val="ListNumber"/>
        <w:numPr>
          <w:ilvl w:val="0"/>
          <w:numId w:val="27"/>
        </w:numPr>
        <w:spacing w:after="60"/>
      </w:pPr>
      <w:r w:rsidRPr="005E36C8">
        <w:t>Recognises the centrality of human rights to sustainable development, poverty alleviation and ensuring fair distribution of development opportunities and benefits; and supports “</w:t>
      </w:r>
      <w:ins w:id="313" w:author="Anshika Gupta" w:date="2023-06-22T15:04:00Z">
        <w:r w:rsidR="003F540B" w:rsidRPr="000D4901">
          <w:rPr>
            <w:i/>
            <w:iCs/>
          </w:rPr>
          <w:t>promoting and encouraging respect for human rights and for fundamental freedoms for all without distinction as to race, sex, language, or religion</w:t>
        </w:r>
      </w:ins>
      <w:r w:rsidRPr="005E36C8">
        <w:t>”</w:t>
      </w:r>
      <w:ins w:id="314" w:author="Anshika Gupta" w:date="2022-07-11T15:08:00Z">
        <w:r w:rsidR="00EE022C" w:rsidRPr="005E36C8">
          <w:rPr>
            <w:rStyle w:val="FootnoteReference"/>
          </w:rPr>
          <w:footnoteReference w:id="3"/>
        </w:r>
      </w:ins>
      <w:r w:rsidRPr="005E36C8">
        <w:t xml:space="preserve">. </w:t>
      </w:r>
    </w:p>
    <w:p w14:paraId="67ACD5AA" w14:textId="5BA8B47C" w:rsidR="00EB69BB" w:rsidRPr="005E36C8" w:rsidRDefault="00EB69BB" w:rsidP="007A79F4">
      <w:pPr>
        <w:pStyle w:val="ListNumber"/>
        <w:numPr>
          <w:ilvl w:val="0"/>
          <w:numId w:val="27"/>
        </w:numPr>
        <w:spacing w:after="60"/>
      </w:pPr>
      <w:r w:rsidRPr="005E36C8">
        <w:t xml:space="preserve">Does not </w:t>
      </w:r>
      <w:ins w:id="315" w:author="Anshika Gupta" w:date="2022-09-08T18:40:00Z">
        <w:r w:rsidR="00E47287" w:rsidRPr="005E36C8">
          <w:t>recognise</w:t>
        </w:r>
      </w:ins>
      <w:r w:rsidRPr="005E36C8">
        <w:t xml:space="preserve"> or support </w:t>
      </w:r>
      <w:ins w:id="316" w:author="Anshika Gupta" w:date="2023-06-22T15:09:00Z">
        <w:r w:rsidR="001C71A3">
          <w:t>a</w:t>
        </w:r>
      </w:ins>
      <w:ins w:id="317" w:author="Anshika Gupta" w:date="2023-06-22T15:05:00Z">
        <w:r w:rsidR="00FA72E9">
          <w:t>ctivities</w:t>
        </w:r>
      </w:ins>
      <w:ins w:id="318" w:author="Anshika Gupta" w:date="2023-06-22T15:09:00Z">
        <w:r w:rsidR="001C71A3">
          <w:t xml:space="preserve"> </w:t>
        </w:r>
      </w:ins>
      <w:r w:rsidRPr="005E36C8">
        <w:t xml:space="preserve">that may contribute to violations of a State’s human rights obligations and the core international human </w:t>
      </w:r>
      <w:ins w:id="319" w:author="Anshika Gupta" w:date="2022-09-05T09:40:00Z">
        <w:r w:rsidR="00577CA8" w:rsidRPr="005E36C8">
          <w:t>rights treaties</w:t>
        </w:r>
      </w:ins>
      <w:r w:rsidR="00AB6F5E" w:rsidRPr="005E36C8">
        <w:rPr>
          <w:rStyle w:val="FootnoteReference"/>
        </w:rPr>
        <w:footnoteReference w:id="4"/>
      </w:r>
      <w:ins w:id="330" w:author="Anshika Gupta" w:date="2022-09-05T09:40:00Z">
        <w:r w:rsidR="00577CA8" w:rsidRPr="005E36C8">
          <w:t xml:space="preserve"> and</w:t>
        </w:r>
      </w:ins>
      <w:r w:rsidRPr="005E36C8">
        <w:t xml:space="preserve"> seeks to support the protection and fulfilment of human rights.</w:t>
      </w:r>
    </w:p>
    <w:p w14:paraId="43CE6FD5" w14:textId="112A75B4" w:rsidR="00194581" w:rsidRPr="005E36C8" w:rsidRDefault="00EB69BB" w:rsidP="007A79F4">
      <w:pPr>
        <w:pStyle w:val="ListNumber"/>
        <w:numPr>
          <w:ilvl w:val="0"/>
          <w:numId w:val="27"/>
        </w:numPr>
        <w:spacing w:after="60"/>
      </w:pPr>
      <w:r w:rsidRPr="005E36C8">
        <w:t>Upholds the principles of accountability and the rule of law, participation and inclusion, and equality and non-discrimination, noting that prohibited grounds of discrimination include race, ethnicity, gender, age, language, disability, sexual orientation, religion, political or other opinion, national or social or geographical origin, property, birth</w:t>
      </w:r>
      <w:r w:rsidR="00C02DCD" w:rsidRPr="005E36C8">
        <w:t>, health status</w:t>
      </w:r>
      <w:r w:rsidRPr="005E36C8">
        <w:t xml:space="preserve"> or other status including as an indigenous person or as a member of a minority.</w:t>
      </w:r>
    </w:p>
    <w:p w14:paraId="4100EC38" w14:textId="54CD82AF" w:rsidR="00194581" w:rsidRPr="005E36C8" w:rsidRDefault="00194581" w:rsidP="007A79F4">
      <w:pPr>
        <w:pStyle w:val="ListNumber"/>
        <w:numPr>
          <w:ilvl w:val="0"/>
          <w:numId w:val="27"/>
        </w:numPr>
        <w:spacing w:after="60"/>
      </w:pPr>
      <w:r w:rsidRPr="005E36C8">
        <w:t>Recogni</w:t>
      </w:r>
      <w:r w:rsidR="00E933F8" w:rsidRPr="005E36C8">
        <w:t>s</w:t>
      </w:r>
      <w:r w:rsidRPr="005E36C8">
        <w:t>es the human right to development which also implies the full reali</w:t>
      </w:r>
      <w:r w:rsidR="00354FA7">
        <w:t>s</w:t>
      </w:r>
      <w:r w:rsidRPr="005E36C8">
        <w:t>ation of the right of peoples to self-determination, which includes, subject to the relevant provisions of both International Covenants on Human Rights, the exercise of their inalienable right to full sovereignty over all their natural wealth and resources.</w:t>
      </w:r>
    </w:p>
    <w:p w14:paraId="18A5C616" w14:textId="77777777" w:rsidR="00EB69BB" w:rsidRPr="005E36C8" w:rsidRDefault="00EB69BB" w:rsidP="00852FC3"/>
    <w:p w14:paraId="48275A5E" w14:textId="0360B99B" w:rsidR="00EB69BB" w:rsidRPr="005E36C8" w:rsidRDefault="00EB69BB" w:rsidP="00852FC3">
      <w:r w:rsidRPr="005E36C8">
        <w:t xml:space="preserve">The </w:t>
      </w:r>
      <w:r w:rsidR="00A01333" w:rsidRPr="005E36C8">
        <w:t>GS4GG</w:t>
      </w:r>
      <w:r w:rsidRPr="005E36C8">
        <w:t xml:space="preserve"> Certification requires that</w:t>
      </w:r>
      <w:ins w:id="331" w:author="Anshika Gupta" w:date="2023-05-24T14:37:00Z">
        <w:r w:rsidR="00C87229">
          <w:t>:</w:t>
        </w:r>
      </w:ins>
      <w:r w:rsidRPr="005E36C8">
        <w:t xml:space="preserve"> </w:t>
      </w:r>
    </w:p>
    <w:p w14:paraId="58DC6D39" w14:textId="586BADE2" w:rsidR="00AC6198" w:rsidRPr="005E36C8" w:rsidRDefault="00EB69BB" w:rsidP="00852FC3">
      <w:pPr>
        <w:pStyle w:val="ListParagraph"/>
      </w:pPr>
      <w:bookmarkStart w:id="332" w:name="_Ref136065185"/>
      <w:r w:rsidRPr="005E36C8">
        <w:lastRenderedPageBreak/>
        <w:t xml:space="preserve">The </w:t>
      </w:r>
      <w:ins w:id="333" w:author="Anshika Gupta" w:date="2023-06-26T14:22:00Z">
        <w:r w:rsidR="00E153A4">
          <w:t>project developer</w:t>
        </w:r>
      </w:ins>
      <w:r w:rsidR="008A31FD">
        <w:t>, its representatives</w:t>
      </w:r>
      <w:r w:rsidRPr="005E36C8">
        <w:t xml:space="preserve"> and the Project shall respect internationally proclaimed human rights and shall not be complicit in violence or human rights abuses of any kind as defined in the </w:t>
      </w:r>
      <w:bookmarkEnd w:id="332"/>
      <w:r w:rsidR="003E08B2">
        <w:fldChar w:fldCharType="begin"/>
      </w:r>
      <w:r w:rsidR="003E08B2">
        <w:instrText>HYPERLINK "https://www.un.org/en/about-us/universal-declaration-of-human-rights"</w:instrText>
      </w:r>
      <w:r w:rsidR="003E08B2">
        <w:fldChar w:fldCharType="separate"/>
      </w:r>
      <w:r w:rsidRPr="005E36C8">
        <w:rPr>
          <w:rStyle w:val="SmartLink"/>
          <w:sz w:val="22"/>
          <w:szCs w:val="22"/>
          <w:shd w:val="clear" w:color="auto" w:fill="auto"/>
        </w:rPr>
        <w:t>Universal Declaration of Human Rights.</w:t>
      </w:r>
      <w:r w:rsidR="003E08B2">
        <w:rPr>
          <w:rStyle w:val="SmartLink"/>
          <w:sz w:val="22"/>
          <w:szCs w:val="22"/>
          <w:shd w:val="clear" w:color="auto" w:fill="auto"/>
        </w:rPr>
        <w:fldChar w:fldCharType="end"/>
      </w:r>
    </w:p>
    <w:p w14:paraId="4C6F71ED" w14:textId="77777777" w:rsidR="00AC6198" w:rsidRPr="005E36C8" w:rsidRDefault="00EB69BB" w:rsidP="00852FC3">
      <w:pPr>
        <w:pStyle w:val="ListParagraph"/>
      </w:pPr>
      <w:bookmarkStart w:id="334" w:name="_Ref136065215"/>
      <w:r w:rsidRPr="005E36C8">
        <w:t>The Project shall not discriminate with regards to participation and inclusion.</w:t>
      </w:r>
      <w:bookmarkEnd w:id="334"/>
    </w:p>
    <w:p w14:paraId="17D1DC8C" w14:textId="266453BC" w:rsidR="0030666C" w:rsidRPr="005E36C8" w:rsidRDefault="0030666C" w:rsidP="00852FC3">
      <w:pPr>
        <w:pStyle w:val="ListParagraph"/>
      </w:pPr>
      <w:bookmarkStart w:id="335" w:name="_Ref136065221"/>
      <w:r w:rsidRPr="005E36C8">
        <w:t xml:space="preserve">The project shall not </w:t>
      </w:r>
      <w:r w:rsidR="00B80F72" w:rsidRPr="005E36C8">
        <w:t>undermine the national or regional measures for the reali</w:t>
      </w:r>
      <w:r w:rsidR="00354FA7">
        <w:t>s</w:t>
      </w:r>
      <w:r w:rsidR="00B80F72" w:rsidRPr="005E36C8">
        <w:t>ation of the right to development</w:t>
      </w:r>
      <w:r w:rsidR="00BB4285" w:rsidRPr="005E36C8">
        <w:t>.</w:t>
      </w:r>
      <w:bookmarkEnd w:id="335"/>
    </w:p>
    <w:p w14:paraId="161698A9" w14:textId="3E77915B" w:rsidR="00CA357D" w:rsidRPr="005E36C8" w:rsidRDefault="00CA357D" w:rsidP="00852FC3">
      <w:pPr>
        <w:pStyle w:val="Heading2"/>
      </w:pPr>
      <w:bookmarkStart w:id="336" w:name="_Ref136065782"/>
      <w:bookmarkStart w:id="337" w:name="_Ref136065787"/>
      <w:bookmarkStart w:id="338" w:name="_Toc138752930"/>
      <w:r w:rsidRPr="005E36C8">
        <w:t xml:space="preserve">Gender Equality and Women’s </w:t>
      </w:r>
      <w:r w:rsidR="00406401" w:rsidRPr="005E36C8">
        <w:t>Empowerment</w:t>
      </w:r>
      <w:bookmarkEnd w:id="336"/>
      <w:bookmarkEnd w:id="337"/>
      <w:bookmarkEnd w:id="338"/>
    </w:p>
    <w:p w14:paraId="0E081DF5" w14:textId="6A6B52DA" w:rsidR="00CA357D" w:rsidRPr="005E36C8" w:rsidRDefault="00CA357D" w:rsidP="00DB649E">
      <w:r w:rsidRPr="005E36C8">
        <w:t>The Gold Standard:</w:t>
      </w:r>
    </w:p>
    <w:p w14:paraId="795F6748" w14:textId="4B0C7301" w:rsidR="00CA357D" w:rsidRPr="005E36C8" w:rsidRDefault="00CA357D" w:rsidP="007A79F4">
      <w:pPr>
        <w:pStyle w:val="ListNumber"/>
        <w:numPr>
          <w:ilvl w:val="0"/>
          <w:numId w:val="18"/>
        </w:numPr>
      </w:pPr>
      <w:r w:rsidRPr="005E36C8">
        <w:t>Promotes gender equality and the empowerment of women.</w:t>
      </w:r>
    </w:p>
    <w:p w14:paraId="0AEDC75E" w14:textId="05850B50" w:rsidR="00CA357D" w:rsidRPr="005E36C8" w:rsidRDefault="00CA357D" w:rsidP="007A79F4">
      <w:pPr>
        <w:pStyle w:val="ListNumber"/>
        <w:numPr>
          <w:ilvl w:val="0"/>
          <w:numId w:val="18"/>
        </w:numPr>
      </w:pPr>
      <w:r w:rsidRPr="005E36C8">
        <w:t xml:space="preserve">Does not </w:t>
      </w:r>
      <w:r w:rsidR="00373996" w:rsidRPr="005E36C8">
        <w:t>recognise</w:t>
      </w:r>
      <w:r w:rsidRPr="005E36C8">
        <w:t xml:space="preserve"> </w:t>
      </w:r>
      <w:r w:rsidR="001C71A3">
        <w:t>a</w:t>
      </w:r>
      <w:r w:rsidR="00092CEB">
        <w:t>ctivities</w:t>
      </w:r>
      <w:r w:rsidR="001C71A3">
        <w:t xml:space="preserve"> </w:t>
      </w:r>
      <w:r w:rsidRPr="005E36C8">
        <w:t xml:space="preserve">that contribute to discrimination against women </w:t>
      </w:r>
      <w:r w:rsidR="00D24E04" w:rsidRPr="005E36C8">
        <w:t xml:space="preserve">or girls </w:t>
      </w:r>
      <w:r w:rsidRPr="005E36C8">
        <w:t>or reinforce gender-based discrimination and/or inequalities</w:t>
      </w:r>
      <w:ins w:id="339" w:author="Anshika Gupta" w:date="2022-09-08T16:40:00Z">
        <w:r w:rsidR="00E554FC" w:rsidRPr="005E36C8">
          <w:t>.</w:t>
        </w:r>
      </w:ins>
    </w:p>
    <w:p w14:paraId="0799EC91" w14:textId="0237E8FD" w:rsidR="00CA357D" w:rsidRPr="005E36C8" w:rsidRDefault="00CA357D" w:rsidP="007A79F4">
      <w:pPr>
        <w:pStyle w:val="ListNumber"/>
        <w:numPr>
          <w:ilvl w:val="0"/>
          <w:numId w:val="18"/>
        </w:numPr>
      </w:pPr>
      <w:r w:rsidRPr="005E36C8">
        <w:t xml:space="preserve">Recognises and seeks to contribute to SDG 5 – Achieve gender equality and empower all women and girls. The Project shall refer to the </w:t>
      </w:r>
      <w:hyperlink r:id="rId21" w:history="1">
        <w:r w:rsidRPr="005E36C8">
          <w:rPr>
            <w:rStyle w:val="Hyperlink"/>
            <w:rFonts w:ascii="Verdana" w:hAnsi="Verdana"/>
          </w:rPr>
          <w:t>Gold Standard Gender Equality Requirements Guidelines</w:t>
        </w:r>
      </w:hyperlink>
      <w:r w:rsidRPr="005E36C8">
        <w:t xml:space="preserve"> and </w:t>
      </w:r>
      <w:hyperlink r:id="rId22" w:history="1">
        <w:r w:rsidRPr="005E36C8">
          <w:rPr>
            <w:rStyle w:val="Hyperlink"/>
            <w:rFonts w:ascii="Verdana" w:hAnsi="Verdana"/>
          </w:rPr>
          <w:t>Gold Standard Gender Policy</w:t>
        </w:r>
      </w:hyperlink>
      <w:r w:rsidRPr="005E36C8">
        <w:t xml:space="preserve"> for further details in this regard.</w:t>
      </w:r>
    </w:p>
    <w:p w14:paraId="371535C4" w14:textId="77777777" w:rsidR="00CA357D" w:rsidRPr="005E36C8" w:rsidRDefault="00CA357D" w:rsidP="00852FC3"/>
    <w:p w14:paraId="304C8D8D" w14:textId="4FA908A7" w:rsidR="00CA357D" w:rsidRPr="005E36C8" w:rsidRDefault="00CA357D" w:rsidP="00852FC3">
      <w:r w:rsidRPr="005E36C8">
        <w:t xml:space="preserve">The </w:t>
      </w:r>
      <w:r w:rsidR="008F262D" w:rsidRPr="005E36C8">
        <w:t>GS4GG</w:t>
      </w:r>
      <w:r w:rsidRPr="005E36C8">
        <w:t xml:space="preserve"> Certification requires </w:t>
      </w:r>
      <w:r w:rsidR="00577CA8" w:rsidRPr="005E36C8">
        <w:t>that:</w:t>
      </w:r>
    </w:p>
    <w:p w14:paraId="2053CFBC" w14:textId="5F4164A6" w:rsidR="00CA357D" w:rsidRPr="005E36C8" w:rsidRDefault="00CA357D" w:rsidP="00852FC3">
      <w:pPr>
        <w:pStyle w:val="ListParagraph"/>
      </w:pPr>
      <w:bookmarkStart w:id="340" w:name="_Ref136065879"/>
      <w:r w:rsidRPr="005E36C8">
        <w:t xml:space="preserve">The </w:t>
      </w:r>
      <w:r w:rsidR="00277770">
        <w:t>Activity</w:t>
      </w:r>
      <w:r w:rsidR="00C30958" w:rsidRPr="005E36C8">
        <w:t xml:space="preserve"> </w:t>
      </w:r>
      <w:r w:rsidRPr="005E36C8">
        <w:t>shall not directly or indirectly reinforce gender-based discrimination and shall not lead to/contribute to adverse impacts on gender equality and/or the situation of women. Specifically, this shall include (not exhaustive):</w:t>
      </w:r>
      <w:bookmarkEnd w:id="340"/>
    </w:p>
    <w:p w14:paraId="3EF72DFF" w14:textId="72E87929" w:rsidR="00CA357D" w:rsidRPr="005E36C8" w:rsidRDefault="00CA357D" w:rsidP="007A79F4">
      <w:pPr>
        <w:pStyle w:val="ListNumber"/>
        <w:numPr>
          <w:ilvl w:val="0"/>
          <w:numId w:val="19"/>
        </w:numPr>
      </w:pPr>
      <w:r w:rsidRPr="005E36C8">
        <w:t>Sexual harassment and/or any forms of violence against women – address the multiple risks of gender-based violence</w:t>
      </w:r>
      <w:r w:rsidR="00134821" w:rsidRPr="005E36C8">
        <w:t xml:space="preserve"> (GBV)</w:t>
      </w:r>
      <w:r w:rsidRPr="005E36C8">
        <w:t>, including sexual exploitation or human trafficking</w:t>
      </w:r>
      <w:r w:rsidR="00475B64" w:rsidRPr="005E36C8">
        <w:t>.</w:t>
      </w:r>
    </w:p>
    <w:p w14:paraId="6A2D33F0" w14:textId="77777777" w:rsidR="00493795" w:rsidRPr="005E36C8" w:rsidRDefault="00CA357D" w:rsidP="007A79F4">
      <w:pPr>
        <w:pStyle w:val="ListNumber"/>
        <w:numPr>
          <w:ilvl w:val="0"/>
          <w:numId w:val="19"/>
        </w:numPr>
      </w:pPr>
      <w:r w:rsidRPr="005E36C8">
        <w:t>Slavery, imprisonment, physical and mental drudgery, punishment or coercion of women and girls.</w:t>
      </w:r>
      <w:r w:rsidR="000F429D" w:rsidRPr="005E36C8">
        <w:t xml:space="preserve"> </w:t>
      </w:r>
    </w:p>
    <w:p w14:paraId="1E5999C6" w14:textId="0FA80497" w:rsidR="000A1D87" w:rsidRPr="005E36C8" w:rsidRDefault="00053DA5" w:rsidP="007A79F4">
      <w:pPr>
        <w:pStyle w:val="ListNumber"/>
        <w:numPr>
          <w:ilvl w:val="0"/>
          <w:numId w:val="19"/>
        </w:numPr>
      </w:pPr>
      <w:r w:rsidRPr="005E36C8">
        <w:t>R</w:t>
      </w:r>
      <w:r w:rsidR="000F429D" w:rsidRPr="005E36C8">
        <w:t>isk that a</w:t>
      </w:r>
      <w:r w:rsidR="00BE0D30" w:rsidRPr="005E36C8">
        <w:t xml:space="preserve"> project</w:t>
      </w:r>
      <w:r w:rsidR="000F429D" w:rsidRPr="005E36C8">
        <w:t xml:space="preserve"> inadvertently increases women’s work burden and time poverty as these affect women’s freedom of choice and well-being.</w:t>
      </w:r>
    </w:p>
    <w:p w14:paraId="2F937DC9" w14:textId="27F78D32" w:rsidR="00CA357D" w:rsidRPr="005E36C8" w:rsidRDefault="00CA357D" w:rsidP="007A79F4">
      <w:pPr>
        <w:pStyle w:val="ListNumber"/>
        <w:numPr>
          <w:ilvl w:val="0"/>
          <w:numId w:val="19"/>
        </w:numPr>
      </w:pPr>
      <w:r w:rsidRPr="005E36C8">
        <w:t>Restriction of women’s rights or access to resources (natural or economic)</w:t>
      </w:r>
      <w:r w:rsidR="000D0846" w:rsidRPr="005E36C8">
        <w:t>.</w:t>
      </w:r>
    </w:p>
    <w:p w14:paraId="68BF6680" w14:textId="44409DCB" w:rsidR="00E023C8" w:rsidRPr="005E36C8" w:rsidRDefault="004777C9" w:rsidP="007A79F4">
      <w:pPr>
        <w:pStyle w:val="ListNumber"/>
        <w:numPr>
          <w:ilvl w:val="0"/>
          <w:numId w:val="19"/>
        </w:numPr>
      </w:pPr>
      <w:r w:rsidRPr="005E36C8">
        <w:t>R</w:t>
      </w:r>
      <w:r w:rsidR="00CA357D" w:rsidRPr="005E36C8">
        <w:t>ecognise women’s ownership rights regardless of marital status – adopt project measures where possible to support women’s access to inherit and own land, homes, and other assets or natural resources.</w:t>
      </w:r>
    </w:p>
    <w:p w14:paraId="49A12CE1" w14:textId="3F1520C3" w:rsidR="00BB7E0A" w:rsidRPr="005E36C8" w:rsidRDefault="00CA357D" w:rsidP="00852FC3">
      <w:pPr>
        <w:pStyle w:val="ListParagraph"/>
      </w:pPr>
      <w:bookmarkStart w:id="341" w:name="_Ref136145851"/>
      <w:r w:rsidRPr="005E36C8">
        <w:t xml:space="preserve">Projects shall apply the principles of </w:t>
      </w:r>
      <w:r w:rsidR="00577CA8" w:rsidRPr="005E36C8">
        <w:t>non-discrimination</w:t>
      </w:r>
      <w:r w:rsidRPr="005E36C8">
        <w:t>, equal treatment, and equal pay for equal work, specifically:</w:t>
      </w:r>
      <w:bookmarkEnd w:id="341"/>
    </w:p>
    <w:p w14:paraId="292AE972" w14:textId="0B1D2770" w:rsidR="00BB7E0A" w:rsidRPr="005E36C8" w:rsidRDefault="00CA357D" w:rsidP="007A79F4">
      <w:pPr>
        <w:pStyle w:val="ListNumber"/>
        <w:numPr>
          <w:ilvl w:val="0"/>
          <w:numId w:val="42"/>
        </w:numPr>
      </w:pPr>
      <w:r w:rsidRPr="005E36C8">
        <w:t>Where appropriate for the implementation of a Project, paid, volunteer work or community contributions will be organised to provide the conditions for equitable participation of men and women in the identified tasks/activities.</w:t>
      </w:r>
    </w:p>
    <w:p w14:paraId="3B775232" w14:textId="1B090C38" w:rsidR="00BB7E0A" w:rsidRPr="005E36C8" w:rsidRDefault="00CA357D" w:rsidP="007A79F4">
      <w:pPr>
        <w:pStyle w:val="ListNumber"/>
        <w:numPr>
          <w:ilvl w:val="0"/>
          <w:numId w:val="42"/>
        </w:numPr>
      </w:pPr>
      <w:r w:rsidRPr="005E36C8">
        <w:lastRenderedPageBreak/>
        <w:t xml:space="preserve">Introduce conditions that ensure the participation of women or men in </w:t>
      </w:r>
      <w:r w:rsidR="001C71A3">
        <w:t xml:space="preserve">the activity </w:t>
      </w:r>
      <w:r w:rsidRPr="005E36C8">
        <w:t>and benefits based on pregnancy,</w:t>
      </w:r>
      <w:r w:rsidR="002D5DE5">
        <w:t xml:space="preserve"> </w:t>
      </w:r>
      <w:r w:rsidRPr="005E36C8">
        <w:t>maternity/paternity leave, or marital status.</w:t>
      </w:r>
    </w:p>
    <w:p w14:paraId="319ABE82" w14:textId="296F17E8" w:rsidR="00AD3D2B" w:rsidRPr="005E36C8" w:rsidRDefault="00AD3D2B" w:rsidP="007A79F4">
      <w:pPr>
        <w:pStyle w:val="ListNumber"/>
        <w:numPr>
          <w:ilvl w:val="0"/>
          <w:numId w:val="42"/>
        </w:numPr>
      </w:pPr>
      <w:r w:rsidRPr="005E36C8">
        <w:t>Inform both women and men about project objectives in a manner that is appropriate to the local context and tailored to their methods of understanding, and ensure the engagement of women and men</w:t>
      </w:r>
    </w:p>
    <w:p w14:paraId="1F2ECE27" w14:textId="4D82BDEF" w:rsidR="00CA357D" w:rsidRPr="005E36C8" w:rsidRDefault="00AD3D2B" w:rsidP="00806F2D">
      <w:pPr>
        <w:pStyle w:val="ListNumber"/>
        <w:ind w:left="1800"/>
      </w:pPr>
      <w:r w:rsidRPr="005E36C8">
        <w:t>throughout the programme or project cycle</w:t>
      </w:r>
      <w:r w:rsidR="00806F2D">
        <w:t xml:space="preserve">. </w:t>
      </w:r>
      <w:r w:rsidR="00CA357D" w:rsidRPr="005E36C8">
        <w:t>Ensure that these conditions do not limit the access of women or men, as the case may be, to Project participation and benefits.</w:t>
      </w:r>
    </w:p>
    <w:p w14:paraId="70849648" w14:textId="281FEDBC" w:rsidR="00CA357D" w:rsidRPr="005E36C8" w:rsidRDefault="00CA357D" w:rsidP="00852FC3">
      <w:pPr>
        <w:pStyle w:val="ListParagraph"/>
      </w:pPr>
      <w:bookmarkStart w:id="342" w:name="_Ref136148646"/>
      <w:r w:rsidRPr="005E36C8">
        <w:t>The Project shall refer to the country’s national gender strategy or equivalent national commitment to aid in assessing gender risks.</w:t>
      </w:r>
      <w:bookmarkEnd w:id="342"/>
    </w:p>
    <w:p w14:paraId="041637A7" w14:textId="22BDD938" w:rsidR="001E3A4D" w:rsidRPr="005E36C8" w:rsidRDefault="00CA357D" w:rsidP="00852FC3">
      <w:pPr>
        <w:pStyle w:val="ListParagraph"/>
      </w:pPr>
      <w:bookmarkStart w:id="343" w:name="_Ref136149521"/>
      <w:r w:rsidRPr="005E36C8">
        <w:t xml:space="preserve">Based on the responses to </w:t>
      </w:r>
      <w:r w:rsidR="007C0F62" w:rsidRPr="005E36C8">
        <w:t>requirements</w:t>
      </w:r>
      <w:r w:rsidR="007863E7" w:rsidRPr="005E36C8">
        <w:t xml:space="preserve"> above</w:t>
      </w:r>
      <w:r w:rsidRPr="005E36C8">
        <w:t>, Gold Standard may require that the Project seek the input of an Expert Stakeholder(s) and to include their recommendations in the Project design.</w:t>
      </w:r>
      <w:bookmarkEnd w:id="343"/>
    </w:p>
    <w:p w14:paraId="018FCFC6" w14:textId="61567EBF" w:rsidR="00C42DB4" w:rsidRPr="005E36C8" w:rsidRDefault="00C42DB4" w:rsidP="00852FC3">
      <w:pPr>
        <w:pStyle w:val="Heading2"/>
      </w:pPr>
      <w:bookmarkStart w:id="344" w:name="_Toc21166184"/>
      <w:bookmarkStart w:id="345" w:name="_Ref136150338"/>
      <w:bookmarkStart w:id="346" w:name="_Ref136150347"/>
      <w:bookmarkStart w:id="347" w:name="_Toc138752931"/>
      <w:r w:rsidRPr="005E36C8">
        <w:t>Community Health</w:t>
      </w:r>
      <w:r w:rsidR="00CD1DDB" w:rsidRPr="005E36C8">
        <w:t xml:space="preserve"> AND</w:t>
      </w:r>
      <w:r w:rsidR="00B1737F" w:rsidRPr="005E36C8">
        <w:t xml:space="preserve"> </w:t>
      </w:r>
      <w:r w:rsidRPr="005E36C8">
        <w:t>Safety</w:t>
      </w:r>
      <w:bookmarkEnd w:id="344"/>
      <w:r w:rsidR="003C55CA" w:rsidRPr="005E36C8">
        <w:rPr>
          <w:rStyle w:val="FootnoteReference"/>
        </w:rPr>
        <w:footnoteReference w:id="5"/>
      </w:r>
      <w:bookmarkEnd w:id="345"/>
      <w:bookmarkEnd w:id="346"/>
      <w:bookmarkEnd w:id="347"/>
    </w:p>
    <w:p w14:paraId="1AE44B1F" w14:textId="4E3547CE" w:rsidR="00C42DB4" w:rsidRPr="005E36C8" w:rsidRDefault="00C42DB4" w:rsidP="00E86916">
      <w:r w:rsidRPr="005E36C8">
        <w:t>The Gold Standard:</w:t>
      </w:r>
    </w:p>
    <w:p w14:paraId="2147BFB6" w14:textId="6842F80E" w:rsidR="00C42DB4" w:rsidRPr="005E36C8" w:rsidRDefault="00C42DB4" w:rsidP="007A79F4">
      <w:pPr>
        <w:pStyle w:val="ListParagraph"/>
        <w:numPr>
          <w:ilvl w:val="0"/>
          <w:numId w:val="31"/>
        </w:numPr>
      </w:pPr>
      <w:r w:rsidRPr="005E36C8">
        <w:t>Ensures that projects anticipate and avoid adverse impacts on the health and safety of affected communities from both routine and non-routine circumstances</w:t>
      </w:r>
      <w:r w:rsidR="00033B69" w:rsidRPr="005E36C8">
        <w:t xml:space="preserve"> during the Project’s life cycle</w:t>
      </w:r>
      <w:r w:rsidRPr="005E36C8">
        <w:t>.</w:t>
      </w:r>
    </w:p>
    <w:p w14:paraId="05863BE6" w14:textId="4FF5A31B" w:rsidR="00C42DB4" w:rsidRPr="005E36C8" w:rsidRDefault="00C42DB4" w:rsidP="007A79F4">
      <w:pPr>
        <w:pStyle w:val="ListParagraph"/>
        <w:numPr>
          <w:ilvl w:val="0"/>
          <w:numId w:val="31"/>
        </w:numPr>
      </w:pPr>
      <w:r w:rsidRPr="005E36C8">
        <w:t>Ensures that projects provide workers with safe and healthy working conditions and prevent</w:t>
      </w:r>
      <w:r w:rsidR="00A94AF8" w:rsidRPr="005E36C8">
        <w:t>s</w:t>
      </w:r>
      <w:r w:rsidRPr="005E36C8">
        <w:t xml:space="preserve"> accidents, injuries, and disease.</w:t>
      </w:r>
    </w:p>
    <w:p w14:paraId="09B49790" w14:textId="77777777" w:rsidR="00C42DB4" w:rsidRPr="005E36C8" w:rsidRDefault="00C42DB4" w:rsidP="00852FC3"/>
    <w:p w14:paraId="273DBEC4" w14:textId="4F2E8088" w:rsidR="00C42DB4" w:rsidRPr="005E36C8" w:rsidRDefault="00731CFD" w:rsidP="00E86916">
      <w:r w:rsidRPr="005E36C8">
        <w:t xml:space="preserve">The </w:t>
      </w:r>
      <w:r w:rsidR="00736058" w:rsidRPr="005E36C8">
        <w:t>GS4GG</w:t>
      </w:r>
      <w:r w:rsidR="00C42DB4" w:rsidRPr="005E36C8">
        <w:t xml:space="preserve"> Certification requires that</w:t>
      </w:r>
      <w:r w:rsidR="00C87229">
        <w:t>:</w:t>
      </w:r>
    </w:p>
    <w:p w14:paraId="18E257EE" w14:textId="32059DBF" w:rsidR="00F77011" w:rsidRPr="005E36C8" w:rsidRDefault="00F77011" w:rsidP="00852FC3">
      <w:pPr>
        <w:pStyle w:val="ListParagraph"/>
      </w:pPr>
      <w:bookmarkStart w:id="350" w:name="_Ref136151130"/>
      <w:r w:rsidRPr="005E36C8">
        <w:t xml:space="preserve">The </w:t>
      </w:r>
      <w:r w:rsidR="00980D85">
        <w:t>activity</w:t>
      </w:r>
      <w:r w:rsidRPr="005E36C8">
        <w:t xml:space="preserve"> shall avoid community exposure to increased health risks (e.g., pollution, contaminated areas/resources) and disease</w:t>
      </w:r>
      <w:r w:rsidRPr="005E36C8">
        <w:rPr>
          <w:rStyle w:val="FootnoteReference"/>
        </w:rPr>
        <w:footnoteReference w:id="6"/>
      </w:r>
      <w:r w:rsidRPr="005E36C8">
        <w:t xml:space="preserve"> and shall not adversely affect the health of the workers and the community.</w:t>
      </w:r>
      <w:bookmarkEnd w:id="350"/>
    </w:p>
    <w:p w14:paraId="27FC773E" w14:textId="5C716718" w:rsidR="009956F4" w:rsidRPr="005E36C8" w:rsidRDefault="00694E7F" w:rsidP="00852FC3">
      <w:pPr>
        <w:pStyle w:val="ListParagraph"/>
      </w:pPr>
      <w:bookmarkStart w:id="351" w:name="_Ref136151166"/>
      <w:r w:rsidRPr="005E36C8">
        <w:t>The project shall</w:t>
      </w:r>
      <w:r w:rsidR="00C87229">
        <w:t>:</w:t>
      </w:r>
      <w:bookmarkEnd w:id="351"/>
      <w:r w:rsidRPr="005E36C8">
        <w:t xml:space="preserve"> </w:t>
      </w:r>
    </w:p>
    <w:p w14:paraId="23C9C6AD" w14:textId="3680889F" w:rsidR="006E705C" w:rsidRPr="005E36C8" w:rsidRDefault="00656D79" w:rsidP="007A79F4">
      <w:pPr>
        <w:pStyle w:val="ListParagraph"/>
        <w:numPr>
          <w:ilvl w:val="0"/>
          <w:numId w:val="61"/>
        </w:numPr>
      </w:pPr>
      <w:r w:rsidRPr="005E36C8">
        <w:lastRenderedPageBreak/>
        <w:t>undertake</w:t>
      </w:r>
      <w:r w:rsidR="00253DE1" w:rsidRPr="005E36C8">
        <w:t xml:space="preserve"> </w:t>
      </w:r>
      <w:r w:rsidR="006E705C" w:rsidRPr="005E36C8">
        <w:t xml:space="preserve">appropriate </w:t>
      </w:r>
      <w:r w:rsidR="000B2BF2" w:rsidRPr="005E36C8">
        <w:t>health and safety</w:t>
      </w:r>
      <w:r w:rsidR="00694E7F" w:rsidRPr="005E36C8">
        <w:t xml:space="preserve"> </w:t>
      </w:r>
      <w:r w:rsidRPr="005E36C8">
        <w:t>assessment</w:t>
      </w:r>
      <w:r w:rsidR="0013685A" w:rsidRPr="005E36C8">
        <w:t xml:space="preserve"> with considering safety risks to c</w:t>
      </w:r>
      <w:r w:rsidR="000E0ED6" w:rsidRPr="005E36C8">
        <w:t>ommunities</w:t>
      </w:r>
      <w:r w:rsidR="00CD3BB0" w:rsidRPr="005E36C8">
        <w:t>,</w:t>
      </w:r>
      <w:r w:rsidR="00694E7F" w:rsidRPr="005E36C8">
        <w:t xml:space="preserve"> and </w:t>
      </w:r>
    </w:p>
    <w:p w14:paraId="483A95AE" w14:textId="750654A0" w:rsidR="00AE0A21" w:rsidRPr="005E36C8" w:rsidRDefault="00BB3827" w:rsidP="007A79F4">
      <w:pPr>
        <w:pStyle w:val="ListParagraph"/>
        <w:numPr>
          <w:ilvl w:val="0"/>
          <w:numId w:val="61"/>
        </w:numPr>
      </w:pPr>
      <w:r w:rsidRPr="005E36C8">
        <w:t>adopt appropriate avoidance, minimi</w:t>
      </w:r>
      <w:r w:rsidR="00354FA7">
        <w:t>s</w:t>
      </w:r>
      <w:r w:rsidRPr="005E36C8">
        <w:t xml:space="preserve">ation, and mitigation measures </w:t>
      </w:r>
      <w:r w:rsidR="001C60FC" w:rsidRPr="005E36C8">
        <w:t xml:space="preserve">following </w:t>
      </w:r>
      <w:r w:rsidR="002E67FB" w:rsidRPr="005E36C8">
        <w:t xml:space="preserve">national legal requirements, good </w:t>
      </w:r>
      <w:r w:rsidR="001667F8" w:rsidRPr="005E36C8">
        <w:t>international practice</w:t>
      </w:r>
      <w:r w:rsidR="001353DF" w:rsidRPr="005E36C8">
        <w:rPr>
          <w:rStyle w:val="FootnoteReference"/>
        </w:rPr>
        <w:footnoteReference w:id="7"/>
      </w:r>
      <w:r w:rsidR="00C01165" w:rsidRPr="005E36C8">
        <w:t xml:space="preserve"> </w:t>
      </w:r>
      <w:r w:rsidR="00874BB5" w:rsidRPr="005E36C8">
        <w:t xml:space="preserve">and </w:t>
      </w:r>
      <w:r w:rsidR="00C01165" w:rsidRPr="005E36C8">
        <w:t>favour</w:t>
      </w:r>
      <w:r w:rsidR="00874BB5" w:rsidRPr="005E36C8">
        <w:t>ing</w:t>
      </w:r>
      <w:r w:rsidR="00C01165" w:rsidRPr="005E36C8">
        <w:t xml:space="preserve"> the prevention or avoidance of risks and impacts over their minimi</w:t>
      </w:r>
      <w:r w:rsidR="00354FA7">
        <w:t>s</w:t>
      </w:r>
      <w:r w:rsidR="00C01165" w:rsidRPr="005E36C8">
        <w:t>ation and reduction</w:t>
      </w:r>
      <w:r w:rsidR="00874BB5" w:rsidRPr="005E36C8">
        <w:t>, and</w:t>
      </w:r>
      <w:r w:rsidR="00C01165" w:rsidRPr="005E36C8">
        <w:t xml:space="preserve"> </w:t>
      </w:r>
    </w:p>
    <w:p w14:paraId="71698DED" w14:textId="13E97FB5" w:rsidR="00694E7F" w:rsidRPr="005E36C8" w:rsidRDefault="00AE0A21" w:rsidP="007A79F4">
      <w:pPr>
        <w:pStyle w:val="ListParagraph"/>
        <w:numPr>
          <w:ilvl w:val="0"/>
          <w:numId w:val="61"/>
        </w:numPr>
      </w:pPr>
      <w:r w:rsidRPr="005E36C8">
        <w:t xml:space="preserve">ensure </w:t>
      </w:r>
      <w:r w:rsidR="00E73B38" w:rsidRPr="005E36C8">
        <w:t>accidents or incidents associated with projects are appropriately recorded, reported and addressed,</w:t>
      </w:r>
      <w:r w:rsidR="00022148" w:rsidRPr="005E36C8">
        <w:t xml:space="preserve"> and emergency preparedness and response plans are in place</w:t>
      </w:r>
      <w:r w:rsidR="00E73B38" w:rsidRPr="005E36C8">
        <w:t>.</w:t>
      </w:r>
      <w:r w:rsidR="00E9056A" w:rsidRPr="005E36C8">
        <w:t xml:space="preserve"> </w:t>
      </w:r>
    </w:p>
    <w:p w14:paraId="1F95E0F0" w14:textId="0EE96E85" w:rsidR="00694E7F" w:rsidRPr="005E36C8" w:rsidRDefault="00694E7F" w:rsidP="00852FC3">
      <w:pPr>
        <w:pStyle w:val="ListParagraph"/>
      </w:pPr>
      <w:r w:rsidRPr="005E36C8">
        <w:t xml:space="preserve">The assessment and adopted management measures </w:t>
      </w:r>
      <w:r w:rsidR="00F77011" w:rsidRPr="005E36C8">
        <w:t xml:space="preserve">shall </w:t>
      </w:r>
      <w:r w:rsidRPr="005E36C8">
        <w:t>take into account differences in risk exposure and sensitivity of women and men, as well as marginali</w:t>
      </w:r>
      <w:r w:rsidR="00354FA7">
        <w:t>s</w:t>
      </w:r>
      <w:r w:rsidRPr="005E36C8">
        <w:t xml:space="preserve">ed and disadvantaged groups, including children, older persons, persons with disabilities, </w:t>
      </w:r>
      <w:r w:rsidR="00F8531F" w:rsidRPr="005E36C8">
        <w:t>minorities,</w:t>
      </w:r>
      <w:r w:rsidRPr="005E36C8">
        <w:t xml:space="preserve"> and indigenous people.</w:t>
      </w:r>
    </w:p>
    <w:p w14:paraId="5933CCAE" w14:textId="226134ED" w:rsidR="00E12B6C" w:rsidRPr="005E36C8" w:rsidRDefault="00555498" w:rsidP="00852FC3">
      <w:pPr>
        <w:pStyle w:val="ListParagraph"/>
      </w:pPr>
      <w:r w:rsidRPr="005E36C8">
        <w:t xml:space="preserve">The project shall put measures in place to protect workers from inherent risk of the nature of their work/sector including but not limited to physical, chemical, biological and radiological </w:t>
      </w:r>
      <w:r w:rsidR="00F8531F" w:rsidRPr="005E36C8">
        <w:t>hazards,</w:t>
      </w:r>
      <w:r w:rsidRPr="005E36C8">
        <w:t xml:space="preserve"> and specific threats to women.</w:t>
      </w:r>
    </w:p>
    <w:p w14:paraId="0043FD9B" w14:textId="23F71CF9" w:rsidR="00C42DB4" w:rsidRPr="005E36C8" w:rsidRDefault="00C42DB4" w:rsidP="00852FC3">
      <w:pPr>
        <w:pStyle w:val="Heading2"/>
      </w:pPr>
      <w:bookmarkStart w:id="352" w:name="_Toc110433895"/>
      <w:bookmarkStart w:id="353" w:name="_Toc110433944"/>
      <w:bookmarkStart w:id="354" w:name="_Toc113262593"/>
      <w:bookmarkStart w:id="355" w:name="_Toc21166185"/>
      <w:bookmarkStart w:id="356" w:name="_Ref136151496"/>
      <w:bookmarkStart w:id="357" w:name="_Ref136151504"/>
      <w:bookmarkStart w:id="358" w:name="_Toc138752932"/>
      <w:bookmarkEnd w:id="352"/>
      <w:bookmarkEnd w:id="353"/>
      <w:bookmarkEnd w:id="354"/>
      <w:r w:rsidRPr="005E36C8">
        <w:t>Cultural Heritage, Indigenous People, Displacement and Resettlement</w:t>
      </w:r>
      <w:bookmarkEnd w:id="355"/>
      <w:bookmarkEnd w:id="356"/>
      <w:bookmarkEnd w:id="357"/>
      <w:bookmarkEnd w:id="358"/>
    </w:p>
    <w:p w14:paraId="73C4EEE4" w14:textId="0327935C" w:rsidR="00C42DB4" w:rsidRPr="005E36C8" w:rsidRDefault="00C42DB4" w:rsidP="00E10991">
      <w:pPr>
        <w:rPr>
          <w:lang w:val="en-SG"/>
        </w:rPr>
      </w:pPr>
      <w:r w:rsidRPr="005E36C8">
        <w:rPr>
          <w:lang w:val="en-SG"/>
        </w:rPr>
        <w:t xml:space="preserve">The Gold </w:t>
      </w:r>
      <w:r w:rsidRPr="005E36C8">
        <w:t>Standard</w:t>
      </w:r>
      <w:r w:rsidRPr="005E36C8">
        <w:rPr>
          <w:lang w:val="en-SG"/>
        </w:rPr>
        <w:t>:</w:t>
      </w:r>
    </w:p>
    <w:p w14:paraId="650DA54D" w14:textId="5FA9FE7F" w:rsidR="00C42DB4" w:rsidRPr="005E36C8" w:rsidRDefault="00C42DB4" w:rsidP="007A79F4">
      <w:pPr>
        <w:pStyle w:val="ListParagraph"/>
        <w:numPr>
          <w:ilvl w:val="0"/>
          <w:numId w:val="20"/>
        </w:numPr>
      </w:pPr>
      <w:r w:rsidRPr="005E36C8">
        <w:t>Promotes and supports the protection and preservation of cultural heritage</w:t>
      </w:r>
      <w:r w:rsidR="00085AC5" w:rsidRPr="005E36C8">
        <w:rPr>
          <w:rStyle w:val="FootnoteReference"/>
        </w:rPr>
        <w:footnoteReference w:id="8"/>
      </w:r>
      <w:r w:rsidRPr="005E36C8">
        <w:t xml:space="preserve"> and the equitable sharing of benefits from the use of cultural heritage.</w:t>
      </w:r>
    </w:p>
    <w:p w14:paraId="1328854A" w14:textId="06F6DC77" w:rsidR="00753CB0" w:rsidRPr="005E36C8" w:rsidRDefault="00C42DB4" w:rsidP="007A79F4">
      <w:pPr>
        <w:pStyle w:val="ListParagraph"/>
        <w:numPr>
          <w:ilvl w:val="0"/>
          <w:numId w:val="20"/>
        </w:numPr>
      </w:pPr>
      <w:r w:rsidRPr="005E36C8">
        <w:lastRenderedPageBreak/>
        <w:t xml:space="preserve">Advocates the avoidance of </w:t>
      </w:r>
      <w:r w:rsidR="000162DB" w:rsidRPr="005E36C8">
        <w:t xml:space="preserve">inappropriate </w:t>
      </w:r>
      <w:r w:rsidRPr="005E36C8">
        <w:t>alteration, damage</w:t>
      </w:r>
      <w:r w:rsidR="00174090" w:rsidRPr="005E36C8">
        <w:t xml:space="preserve">, </w:t>
      </w:r>
      <w:ins w:id="360" w:author="Anshika Gupta" w:date="2022-09-05T09:40:00Z">
        <w:r w:rsidR="00577CA8" w:rsidRPr="005E36C8">
          <w:t>disruption, or</w:t>
        </w:r>
      </w:ins>
      <w:r w:rsidRPr="005E36C8">
        <w:t xml:space="preserve"> removal of artifacts and objects of cultural value.</w:t>
      </w:r>
    </w:p>
    <w:p w14:paraId="7ABE54F4" w14:textId="64191C20" w:rsidR="00753CB0" w:rsidRPr="005E36C8" w:rsidRDefault="0048741B" w:rsidP="007A79F4">
      <w:pPr>
        <w:pStyle w:val="ListParagraph"/>
        <w:numPr>
          <w:ilvl w:val="0"/>
          <w:numId w:val="20"/>
        </w:numPr>
      </w:pPr>
      <w:r w:rsidRPr="005E36C8">
        <w:t>P</w:t>
      </w:r>
      <w:r w:rsidR="00753CB0" w:rsidRPr="005E36C8">
        <w:t xml:space="preserve">romotes meaningful consultation with stakeholders </w:t>
      </w:r>
      <w:r w:rsidR="0053758C" w:rsidRPr="005E36C8">
        <w:t>including women and youth,</w:t>
      </w:r>
      <w:r w:rsidR="00093BA8" w:rsidRPr="005E36C8">
        <w:t xml:space="preserve"> </w:t>
      </w:r>
      <w:r w:rsidR="00753CB0" w:rsidRPr="005E36C8">
        <w:t xml:space="preserve">regarding preservation, protection, </w:t>
      </w:r>
      <w:ins w:id="361" w:author="Anshika Gupta" w:date="2022-09-05T09:45:00Z">
        <w:r w:rsidR="00F8531F" w:rsidRPr="005E36C8">
          <w:t>utili</w:t>
        </w:r>
      </w:ins>
      <w:r w:rsidR="00354FA7">
        <w:t>s</w:t>
      </w:r>
      <w:ins w:id="362" w:author="Anshika Gupta" w:date="2022-09-05T09:45:00Z">
        <w:r w:rsidR="00F8531F" w:rsidRPr="005E36C8">
          <w:t>ation,</w:t>
        </w:r>
      </w:ins>
      <w:r w:rsidR="00753CB0" w:rsidRPr="005E36C8">
        <w:t xml:space="preserve"> and management of Cultural Heritage</w:t>
      </w:r>
      <w:ins w:id="363" w:author="Anshika Gupta" w:date="2022-09-06T10:18:00Z">
        <w:r w:rsidRPr="005E36C8">
          <w:t>.</w:t>
        </w:r>
      </w:ins>
      <w:r w:rsidR="00753CB0" w:rsidRPr="005E36C8">
        <w:t xml:space="preserve"> </w:t>
      </w:r>
    </w:p>
    <w:p w14:paraId="7B0EF242" w14:textId="77777777" w:rsidR="00C42DB4" w:rsidRPr="005E36C8" w:rsidRDefault="00C42DB4" w:rsidP="007A79F4">
      <w:pPr>
        <w:pStyle w:val="ListParagraph"/>
        <w:numPr>
          <w:ilvl w:val="0"/>
          <w:numId w:val="20"/>
        </w:numPr>
      </w:pPr>
      <w:r w:rsidRPr="005E36C8">
        <w:t>Recognises and respects the prohibition of forced evictions and the use of violence generally.</w:t>
      </w:r>
    </w:p>
    <w:p w14:paraId="703C9416" w14:textId="3258E6E4" w:rsidR="00720EC8" w:rsidRPr="005E36C8" w:rsidRDefault="00720EC8" w:rsidP="007A79F4">
      <w:pPr>
        <w:pStyle w:val="ListParagraph"/>
        <w:numPr>
          <w:ilvl w:val="0"/>
          <w:numId w:val="20"/>
        </w:numPr>
      </w:pPr>
      <w:r w:rsidRPr="005E36C8">
        <w:t>Recogni</w:t>
      </w:r>
      <w:r w:rsidR="00354FA7">
        <w:t>s</w:t>
      </w:r>
      <w:r w:rsidRPr="005E36C8">
        <w:t>e all land and natural resource users with a legitimate claim, including claimants who have informal or customary tenure rights.</w:t>
      </w:r>
    </w:p>
    <w:p w14:paraId="0DC50AE9" w14:textId="6F10BD57" w:rsidR="00C42DB4" w:rsidRPr="005E36C8" w:rsidRDefault="00C42DB4" w:rsidP="007A79F4">
      <w:pPr>
        <w:pStyle w:val="ListParagraph"/>
        <w:numPr>
          <w:ilvl w:val="0"/>
          <w:numId w:val="20"/>
        </w:numPr>
      </w:pPr>
      <w:r w:rsidRPr="005E36C8">
        <w:t>Recognises and fosters full respect for indigenous people</w:t>
      </w:r>
      <w:ins w:id="364" w:author="Anshika Gupta" w:date="2022-09-05T09:43:00Z">
        <w:r w:rsidR="001E1AD4" w:rsidRPr="005E36C8">
          <w:t>’</w:t>
        </w:r>
      </w:ins>
      <w:r w:rsidRPr="005E36C8">
        <w:t>s human rights as recognised under Applicable Law, including but not limited to their rights to self-determination, their lands, resources and territories, traditional livelihoods and cultures.</w:t>
      </w:r>
    </w:p>
    <w:p w14:paraId="4A395ED2" w14:textId="2CF5BFC5" w:rsidR="00C42DB4" w:rsidRPr="005E36C8" w:rsidRDefault="00C42DB4" w:rsidP="007A79F4">
      <w:pPr>
        <w:pStyle w:val="ListParagraph"/>
        <w:numPr>
          <w:ilvl w:val="0"/>
          <w:numId w:val="20"/>
        </w:numPr>
      </w:pPr>
      <w:r w:rsidRPr="005E36C8">
        <w:t>Ensures that Projects that may impact indigenous peoples and local farmers are designed in a spirit of partnership with them, with their full and effective participation, with the objective of securing their free, prior, and informed consent (FPIC) where their rights, lands, resources, territories, traditional livelihoods may be affected.</w:t>
      </w:r>
    </w:p>
    <w:bookmarkStart w:id="365" w:name="_Toc135818295"/>
    <w:bookmarkStart w:id="366" w:name="_Ref136151552"/>
    <w:bookmarkStart w:id="367" w:name="_Ref136151556"/>
    <w:bookmarkStart w:id="368" w:name="_Toc138752933"/>
    <w:p w14:paraId="7B454677" w14:textId="32A020F9" w:rsidR="00782308" w:rsidRPr="005E36C8" w:rsidRDefault="00A50DF5" w:rsidP="00633F48">
      <w:pPr>
        <w:pStyle w:val="Heading3"/>
      </w:pPr>
      <w:r w:rsidRPr="005E36C8">
        <w:rPr>
          <w:noProof/>
          <w14:cntxtAlts w14:val="0"/>
        </w:rPr>
        <mc:AlternateContent>
          <mc:Choice Requires="wpi">
            <w:drawing>
              <wp:anchor distT="0" distB="0" distL="114300" distR="114300" simplePos="0" relativeHeight="251658240" behindDoc="0" locked="0" layoutInCell="1" allowOverlap="1" wp14:anchorId="1CE3B48C" wp14:editId="441DC8A6">
                <wp:simplePos x="0" y="0"/>
                <wp:positionH relativeFrom="column">
                  <wp:posOffset>3473529</wp:posOffset>
                </wp:positionH>
                <wp:positionV relativeFrom="paragraph">
                  <wp:posOffset>230622</wp:posOffset>
                </wp:positionV>
                <wp:extent cx="32400" cy="8280"/>
                <wp:effectExtent l="38100" t="38100" r="43815" b="48895"/>
                <wp:wrapNone/>
                <wp:docPr id="1" name="Ink 1"/>
                <wp:cNvGraphicFramePr/>
                <a:graphic xmlns:a="http://schemas.openxmlformats.org/drawingml/2006/main">
                  <a:graphicData uri="http://schemas.microsoft.com/office/word/2010/wordprocessingInk">
                    <w14:contentPart bwMode="auto" r:id="rId23">
                      <w14:nvContentPartPr>
                        <w14:cNvContentPartPr/>
                      </w14:nvContentPartPr>
                      <w14:xfrm>
                        <a:off x="0" y="0"/>
                        <a:ext cx="32400" cy="8280"/>
                      </w14:xfrm>
                    </w14:contentPart>
                  </a:graphicData>
                </a:graphic>
              </wp:anchor>
            </w:drawing>
          </mc:Choice>
          <mc:Fallback xmlns:w16du="http://schemas.microsoft.com/office/word/2023/wordml/word16du" xmlns:a="http://schemas.openxmlformats.org/drawingml/2006/main">
            <w:pict w14:anchorId="7556B22B">
              <v:shapetype id="_x0000_t75" coordsize="21600,21600" filled="f" stroked="f" o:spt="75" o:preferrelative="t" path="m@4@5l@4@11@9@11@9@5xe" w14:anchorId="07B44483">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1" style="position:absolute;margin-left:272.8pt;margin-top:17.45pt;width:3.95pt;height:2.05pt;z-index:25166131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">
                <v:imagedata o:title="" r:id="rId29"/>
              </v:shape>
            </w:pict>
          </mc:Fallback>
        </mc:AlternateContent>
      </w:r>
      <w:r w:rsidR="00782308" w:rsidRPr="005E36C8">
        <w:t>Sites of cultural and historical heritage</w:t>
      </w:r>
      <w:bookmarkEnd w:id="365"/>
      <w:bookmarkEnd w:id="366"/>
      <w:bookmarkEnd w:id="367"/>
      <w:bookmarkEnd w:id="368"/>
    </w:p>
    <w:p w14:paraId="3AA22469" w14:textId="1A5B698D" w:rsidR="00C42DB4" w:rsidRPr="005E36C8" w:rsidRDefault="00C42DB4" w:rsidP="00E10991">
      <w:r w:rsidRPr="005E36C8">
        <w:t xml:space="preserve">The </w:t>
      </w:r>
      <w:r w:rsidR="00411A0C" w:rsidRPr="005E36C8">
        <w:t>GS4GG</w:t>
      </w:r>
      <w:r w:rsidRPr="005E36C8">
        <w:t xml:space="preserve"> Certification requires that</w:t>
      </w:r>
      <w:ins w:id="369" w:author="Anshika Gupta" w:date="2023-05-24T14:38:00Z">
        <w:r w:rsidR="00B958DD">
          <w:t>:</w:t>
        </w:r>
      </w:ins>
    </w:p>
    <w:p w14:paraId="4DC2CCA4" w14:textId="5F470E5E" w:rsidR="00C42DB4" w:rsidRPr="005E36C8" w:rsidRDefault="00C42DB4" w:rsidP="00852FC3">
      <w:pPr>
        <w:pStyle w:val="ListParagraph"/>
      </w:pPr>
      <w:bookmarkStart w:id="370" w:name="_Ref136225753"/>
      <w:r w:rsidRPr="005E36C8">
        <w:t xml:space="preserve">The </w:t>
      </w:r>
      <w:r w:rsidRPr="005E36C8">
        <w:rPr>
          <w:lang w:val="en-US"/>
        </w:rPr>
        <w:t>Project</w:t>
      </w:r>
      <w:r w:rsidRPr="005E36C8">
        <w:t xml:space="preserve"> shall not involve or be complicit in the alteration, </w:t>
      </w:r>
      <w:r w:rsidR="00F8531F" w:rsidRPr="005E36C8">
        <w:t>damage,</w:t>
      </w:r>
      <w:r w:rsidRPr="005E36C8">
        <w:t xml:space="preserve"> or removal of any sites, </w:t>
      </w:r>
      <w:r w:rsidR="001E1AD4" w:rsidRPr="005E36C8">
        <w:t>objects,</w:t>
      </w:r>
      <w:r w:rsidRPr="005E36C8">
        <w:t xml:space="preserve"> or structures of significant cultural heritage.</w:t>
      </w:r>
      <w:bookmarkEnd w:id="370"/>
    </w:p>
    <w:p w14:paraId="16C832B0" w14:textId="77777777" w:rsidR="00C42DB4" w:rsidRPr="005E36C8" w:rsidRDefault="00C42DB4" w:rsidP="00852FC3">
      <w:pPr>
        <w:pStyle w:val="ListParagraph"/>
      </w:pPr>
      <w:bookmarkStart w:id="371" w:name="_Ref136226305"/>
      <w:r w:rsidRPr="005E36C8">
        <w:t>Where a Project proposes to utilise Cultural Heritage, including the knowledge, innovations, or practices of local communities, affected communities shall be informed of:</w:t>
      </w:r>
      <w:bookmarkEnd w:id="371"/>
    </w:p>
    <w:p w14:paraId="429324AE" w14:textId="619D4868" w:rsidR="00C42DB4" w:rsidRPr="005E36C8" w:rsidRDefault="00C42DB4" w:rsidP="007A79F4">
      <w:pPr>
        <w:pStyle w:val="ListParagraph"/>
        <w:numPr>
          <w:ilvl w:val="0"/>
          <w:numId w:val="30"/>
        </w:numPr>
      </w:pPr>
      <w:r w:rsidRPr="005E36C8">
        <w:t>Their rights under Applicable Law</w:t>
      </w:r>
      <w:r w:rsidR="00654352" w:rsidRPr="005E36C8">
        <w:rPr>
          <w:rStyle w:val="FootnoteReference"/>
        </w:rPr>
        <w:footnoteReference w:id="9"/>
      </w:r>
      <w:r w:rsidRPr="005E36C8">
        <w:t>,</w:t>
      </w:r>
    </w:p>
    <w:p w14:paraId="03BE12EA" w14:textId="77777777" w:rsidR="00C42DB4" w:rsidRPr="005E36C8" w:rsidRDefault="00C42DB4" w:rsidP="007A79F4">
      <w:pPr>
        <w:pStyle w:val="ListParagraph"/>
        <w:numPr>
          <w:ilvl w:val="0"/>
          <w:numId w:val="30"/>
        </w:numPr>
      </w:pPr>
      <w:r w:rsidRPr="005E36C8">
        <w:t>The scope and nature of the proposed commercial development; and</w:t>
      </w:r>
    </w:p>
    <w:p w14:paraId="63A29EA3" w14:textId="621508F2" w:rsidR="00C42DB4" w:rsidRPr="005E36C8" w:rsidRDefault="00C42DB4" w:rsidP="007A79F4">
      <w:pPr>
        <w:pStyle w:val="ListParagraph"/>
        <w:numPr>
          <w:ilvl w:val="0"/>
          <w:numId w:val="30"/>
        </w:numPr>
      </w:pPr>
      <w:r w:rsidRPr="005E36C8">
        <w:t>The potential consequences of such development.</w:t>
      </w:r>
    </w:p>
    <w:p w14:paraId="2E3DC3D1" w14:textId="3292C84E" w:rsidR="00C42DB4" w:rsidRPr="005E36C8" w:rsidRDefault="00C42DB4" w:rsidP="00852FC3">
      <w:pPr>
        <w:pStyle w:val="ListParagraph"/>
      </w:pPr>
      <w:bookmarkStart w:id="372" w:name="_Ref136227158"/>
      <w:r w:rsidRPr="005E36C8">
        <w:lastRenderedPageBreak/>
        <w:t>The Project shall provide for equitable sharing of benefits from commercialisation of such knowledge, innovation, or practice, consistent with their customs and traditions.</w:t>
      </w:r>
      <w:bookmarkEnd w:id="372"/>
    </w:p>
    <w:p w14:paraId="128DEDF0" w14:textId="77777777" w:rsidR="00C42DB4" w:rsidRPr="005E36C8" w:rsidRDefault="00C42DB4" w:rsidP="00852FC3">
      <w:pPr>
        <w:pStyle w:val="ListParagraph"/>
      </w:pPr>
      <w:bookmarkStart w:id="373" w:name="_Ref136227169"/>
      <w:r w:rsidRPr="005E36C8">
        <w:t>The opinions and recommendations of an Expert Stakeholder(s) shall be sought and demonstrated as being included in the project design.</w:t>
      </w:r>
      <w:bookmarkEnd w:id="373"/>
    </w:p>
    <w:p w14:paraId="07C95110" w14:textId="159FF80C" w:rsidR="00C42DB4" w:rsidRPr="005E36C8" w:rsidRDefault="00C42DB4" w:rsidP="00633F48">
      <w:pPr>
        <w:pStyle w:val="Heading3"/>
      </w:pPr>
      <w:bookmarkStart w:id="374" w:name="_Toc21166187"/>
      <w:bookmarkStart w:id="375" w:name="_Toc135818296"/>
      <w:bookmarkStart w:id="376" w:name="_Ref136227209"/>
      <w:bookmarkStart w:id="377" w:name="_Ref136227218"/>
      <w:bookmarkStart w:id="378" w:name="_Toc138752934"/>
      <w:r w:rsidRPr="005E36C8">
        <w:t xml:space="preserve">Forced </w:t>
      </w:r>
      <w:ins w:id="379" w:author="Anshika Gupta" w:date="2023-06-26T09:20:00Z">
        <w:r w:rsidR="00133932">
          <w:t>e</w:t>
        </w:r>
      </w:ins>
      <w:r w:rsidRPr="005E36C8">
        <w:t xml:space="preserve">viction and </w:t>
      </w:r>
      <w:r w:rsidR="00133932">
        <w:t>d</w:t>
      </w:r>
      <w:r w:rsidRPr="005E36C8">
        <w:t>isplacement</w:t>
      </w:r>
      <w:bookmarkEnd w:id="374"/>
      <w:bookmarkEnd w:id="375"/>
      <w:bookmarkEnd w:id="376"/>
      <w:bookmarkEnd w:id="377"/>
      <w:bookmarkEnd w:id="378"/>
    </w:p>
    <w:p w14:paraId="5B07CC77" w14:textId="00E27675" w:rsidR="00C42DB4" w:rsidRPr="005E36C8" w:rsidRDefault="00CC5D97" w:rsidP="00E17FF4">
      <w:r w:rsidRPr="005E36C8">
        <w:t>The GS4GG</w:t>
      </w:r>
      <w:r w:rsidR="00C42DB4" w:rsidRPr="005E36C8">
        <w:t xml:space="preserve"> Certification requires that</w:t>
      </w:r>
      <w:r w:rsidR="00563187" w:rsidRPr="005E36C8">
        <w:t>:</w:t>
      </w:r>
    </w:p>
    <w:p w14:paraId="553BE272" w14:textId="77777777" w:rsidR="00C42DB4" w:rsidRPr="005E36C8" w:rsidRDefault="00C42DB4" w:rsidP="00852FC3">
      <w:pPr>
        <w:pStyle w:val="ListParagraph"/>
      </w:pPr>
      <w:bookmarkStart w:id="380" w:name="_Ref136227561"/>
      <w:r w:rsidRPr="005E36C8">
        <w:t>The Project shall not involve and shall not be complicit in the involuntary relocation of people.</w:t>
      </w:r>
      <w:bookmarkEnd w:id="380"/>
    </w:p>
    <w:p w14:paraId="28F255E5" w14:textId="45AB1904" w:rsidR="00C42DB4" w:rsidRPr="005E36C8" w:rsidRDefault="00C42DB4" w:rsidP="00852FC3">
      <w:pPr>
        <w:pStyle w:val="ListParagraph"/>
      </w:pPr>
      <w:bookmarkStart w:id="381" w:name="_Ref136227946"/>
      <w:r w:rsidRPr="005E36C8">
        <w:t xml:space="preserve">Projects shall avoid physical (i.e., relocation or loss of shelter) and economic displacement (i.e., loss of assets or access to assets that leads to loss of income sources or means of livelihood), and mitigate displacement impacts </w:t>
      </w:r>
      <w:r w:rsidR="00F52DD5" w:rsidRPr="005E36C8">
        <w:t xml:space="preserve">and risks </w:t>
      </w:r>
      <w:r w:rsidRPr="005E36C8">
        <w:t>o</w:t>
      </w:r>
      <w:r w:rsidR="002575DE">
        <w:t>f</w:t>
      </w:r>
      <w:r w:rsidRPr="005E36C8">
        <w:t xml:space="preserve"> displaced persons and host communities</w:t>
      </w:r>
      <w:r w:rsidR="00325310">
        <w:t>,</w:t>
      </w:r>
      <w:r w:rsidRPr="005E36C8">
        <w:t xml:space="preserve"> when displacement cannot be avoided. In such cases, the Project shall integrate into the Project documentation</w:t>
      </w:r>
      <w:r w:rsidR="0058292D">
        <w:t>, a</w:t>
      </w:r>
      <w:r w:rsidRPr="005E36C8">
        <w:t xml:space="preserve"> </w:t>
      </w:r>
      <w:r w:rsidR="008D2FD1" w:rsidRPr="005E36C8">
        <w:t>r</w:t>
      </w:r>
      <w:r w:rsidRPr="005E36C8">
        <w:t xml:space="preserve">esettlement Action Plan </w:t>
      </w:r>
      <w:r w:rsidR="008D2FD1" w:rsidRPr="005E36C8">
        <w:t>and/</w:t>
      </w:r>
      <w:r w:rsidRPr="005E36C8">
        <w:t>or Livelihood Action Plan</w:t>
      </w:r>
      <w:r w:rsidR="0058292D">
        <w:t>,</w:t>
      </w:r>
      <w:r w:rsidRPr="005E36C8">
        <w:t xml:space="preserve"> as appropriate. </w:t>
      </w:r>
      <w:r w:rsidR="00505552" w:rsidRPr="005E36C8">
        <w:t xml:space="preserve">The action plans will be developed in accordance with international best practice and in full consultation and agreement with affected individual, group or community. </w:t>
      </w:r>
      <w:bookmarkEnd w:id="381"/>
      <w:r w:rsidRPr="005E36C8">
        <w:t>Please refer to </w:t>
      </w:r>
      <w:hyperlink r:id="rId30" w:history="1">
        <w:r w:rsidRPr="005E36C8">
          <w:rPr>
            <w:rStyle w:val="Hyperlink"/>
          </w:rPr>
          <w:t>UNDP Standard 5: Displacement and Resettlement</w:t>
        </w:r>
      </w:hyperlink>
      <w:r w:rsidRPr="005E36C8">
        <w:rPr>
          <w:rStyle w:val="FootnoteReference"/>
        </w:rPr>
        <w:footnoteReference w:id="10"/>
      </w:r>
      <w:r w:rsidRPr="005E36C8">
        <w:t> requirements for further details in this regard.</w:t>
      </w:r>
    </w:p>
    <w:p w14:paraId="7422B163" w14:textId="312B4725" w:rsidR="00C42DB4" w:rsidRPr="005E36C8" w:rsidRDefault="00C42DB4" w:rsidP="00852FC3">
      <w:pPr>
        <w:pStyle w:val="ListParagraph"/>
      </w:pPr>
      <w:bookmarkStart w:id="382" w:name="_Ref136228091"/>
      <w:r w:rsidRPr="005E36C8">
        <w:t>The opinions and recommendations of an Expert Stakeholder(s) shall be sought and demonstrated as being included in the project design</w:t>
      </w:r>
      <w:r w:rsidR="00531140" w:rsidRPr="005E36C8">
        <w:t xml:space="preserve">, where </w:t>
      </w:r>
      <w:r w:rsidR="00A348C2">
        <w:t xml:space="preserve">a </w:t>
      </w:r>
      <w:r w:rsidR="00D71C66" w:rsidRPr="005E36C8">
        <w:t xml:space="preserve">project involves </w:t>
      </w:r>
      <w:r w:rsidR="009C1EC4" w:rsidRPr="005E36C8">
        <w:t>physical or economic displacement</w:t>
      </w:r>
      <w:r w:rsidRPr="005E36C8">
        <w:t>.</w:t>
      </w:r>
      <w:bookmarkEnd w:id="382"/>
    </w:p>
    <w:p w14:paraId="3840DB35" w14:textId="34878D3A" w:rsidR="00C42DB4" w:rsidRPr="005E36C8" w:rsidRDefault="00C42DB4" w:rsidP="00633F48">
      <w:pPr>
        <w:pStyle w:val="Heading3"/>
      </w:pPr>
      <w:bookmarkStart w:id="383" w:name="_Toc21166188"/>
      <w:bookmarkStart w:id="384" w:name="_Toc135818297"/>
      <w:bookmarkStart w:id="385" w:name="_Ref136228262"/>
      <w:bookmarkStart w:id="386" w:name="_Ref136228271"/>
      <w:bookmarkStart w:id="387" w:name="_Toc138752935"/>
      <w:r w:rsidRPr="005E36C8">
        <w:t xml:space="preserve">Land </w:t>
      </w:r>
      <w:r w:rsidR="00A71475" w:rsidRPr="005E36C8">
        <w:t>t</w:t>
      </w:r>
      <w:r w:rsidRPr="005E36C8">
        <w:t>enure and other rights</w:t>
      </w:r>
      <w:bookmarkEnd w:id="383"/>
      <w:bookmarkEnd w:id="384"/>
      <w:bookmarkEnd w:id="385"/>
      <w:bookmarkEnd w:id="386"/>
      <w:bookmarkEnd w:id="387"/>
    </w:p>
    <w:p w14:paraId="76B4BAE9" w14:textId="5DC32DF8" w:rsidR="00C42DB4" w:rsidRPr="005E36C8" w:rsidRDefault="00C42DB4" w:rsidP="002C6A34">
      <w:r w:rsidRPr="005E36C8">
        <w:t xml:space="preserve">The </w:t>
      </w:r>
      <w:r w:rsidR="004E158B" w:rsidRPr="005E36C8">
        <w:t>GS4GG</w:t>
      </w:r>
      <w:r w:rsidRPr="005E36C8">
        <w:t xml:space="preserve"> Certification requires that</w:t>
      </w:r>
      <w:ins w:id="388" w:author="Anshika Gupta" w:date="2023-05-24T14:39:00Z">
        <w:r w:rsidR="008F05EC">
          <w:t>:</w:t>
        </w:r>
      </w:ins>
    </w:p>
    <w:p w14:paraId="0E736386" w14:textId="775EA2B3" w:rsidR="00C42DB4" w:rsidRPr="005E36C8" w:rsidRDefault="00C42DB4" w:rsidP="00852FC3">
      <w:pPr>
        <w:pStyle w:val="ListParagraph"/>
      </w:pPr>
      <w:bookmarkStart w:id="389" w:name="_Ref136228612"/>
      <w:r w:rsidRPr="005E36C8">
        <w:t xml:space="preserve">The Project shall identify all such sites/matters </w:t>
      </w:r>
      <w:r w:rsidR="00CD6CEC" w:rsidRPr="005E36C8">
        <w:t>such</w:t>
      </w:r>
      <w:r w:rsidR="00323590" w:rsidRPr="005E36C8">
        <w:t xml:space="preserve"> </w:t>
      </w:r>
      <w:r w:rsidR="00CD6CEC" w:rsidRPr="005E36C8">
        <w:t xml:space="preserve">as </w:t>
      </w:r>
      <w:r w:rsidR="00323590" w:rsidRPr="005E36C8">
        <w:t>reform, modification, regulari</w:t>
      </w:r>
      <w:r w:rsidR="00354FA7">
        <w:t>s</w:t>
      </w:r>
      <w:r w:rsidR="00323590" w:rsidRPr="005E36C8">
        <w:t xml:space="preserve">ation, redistribution, recording, </w:t>
      </w:r>
      <w:r w:rsidR="0034244B" w:rsidRPr="005E36C8">
        <w:t>registration,</w:t>
      </w:r>
      <w:r w:rsidR="00323590" w:rsidRPr="005E36C8">
        <w:t xml:space="preserve"> or inventory of legitimate tenure rights </w:t>
      </w:r>
      <w:r w:rsidRPr="005E36C8">
        <w:t>potentially affected by the Project. For all such sites/matters identified</w:t>
      </w:r>
      <w:ins w:id="390" w:author="Anshika Gupta" w:date="2022-09-06T10:19:00Z">
        <w:r w:rsidR="00A71475" w:rsidRPr="005E36C8">
          <w:t>,</w:t>
        </w:r>
      </w:ins>
      <w:r w:rsidRPr="005E36C8">
        <w:t xml:space="preserve"> the Project shall respect and safeguard:</w:t>
      </w:r>
      <w:bookmarkEnd w:id="389"/>
    </w:p>
    <w:p w14:paraId="3B9FD914" w14:textId="77777777" w:rsidR="00C42DB4" w:rsidRPr="005E36C8" w:rsidRDefault="00C42DB4" w:rsidP="007A79F4">
      <w:pPr>
        <w:pStyle w:val="ListNumber"/>
        <w:numPr>
          <w:ilvl w:val="0"/>
          <w:numId w:val="32"/>
        </w:numPr>
      </w:pPr>
      <w:r w:rsidRPr="005E36C8">
        <w:t>Legal rights, or</w:t>
      </w:r>
    </w:p>
    <w:p w14:paraId="06688058" w14:textId="77777777" w:rsidR="00C42DB4" w:rsidRPr="005E36C8" w:rsidRDefault="00C42DB4" w:rsidP="007A79F4">
      <w:pPr>
        <w:pStyle w:val="ListNumber"/>
        <w:numPr>
          <w:ilvl w:val="0"/>
          <w:numId w:val="32"/>
        </w:numPr>
      </w:pPr>
      <w:r w:rsidRPr="005E36C8">
        <w:t>Customary rights, or</w:t>
      </w:r>
    </w:p>
    <w:p w14:paraId="175FA649" w14:textId="459E76EB" w:rsidR="00C42DB4" w:rsidRPr="005E36C8" w:rsidRDefault="00C42DB4" w:rsidP="007A79F4">
      <w:pPr>
        <w:pStyle w:val="ListNumber"/>
        <w:numPr>
          <w:ilvl w:val="0"/>
          <w:numId w:val="32"/>
        </w:numPr>
      </w:pPr>
      <w:r w:rsidRPr="005E36C8">
        <w:lastRenderedPageBreak/>
        <w:t xml:space="preserve">Special cultural, ecological, economic, </w:t>
      </w:r>
      <w:r w:rsidR="001E1AD4" w:rsidRPr="005E36C8">
        <w:t>religious,</w:t>
      </w:r>
      <w:r w:rsidRPr="005E36C8">
        <w:t xml:space="preserve"> or spiritual significance of people shall be demonstrably promoted/protected.</w:t>
      </w:r>
    </w:p>
    <w:p w14:paraId="4B7B0660" w14:textId="539723BE" w:rsidR="00C42DB4" w:rsidRPr="005E36C8" w:rsidRDefault="00C42DB4" w:rsidP="00852FC3">
      <w:pPr>
        <w:pStyle w:val="ListParagraph"/>
      </w:pPr>
      <w:bookmarkStart w:id="391" w:name="_Ref136229068"/>
      <w:r w:rsidRPr="005E36C8">
        <w:t>Changes in legal arrangements must be in line with relevant law</w:t>
      </w:r>
      <w:r w:rsidR="00146845" w:rsidRPr="005E36C8">
        <w:t>s</w:t>
      </w:r>
      <w:r w:rsidRPr="005E36C8">
        <w:t xml:space="preserve"> and regulation</w:t>
      </w:r>
      <w:r w:rsidR="00146845" w:rsidRPr="005E36C8">
        <w:t>s</w:t>
      </w:r>
      <w:r w:rsidRPr="005E36C8">
        <w:t xml:space="preserve"> and must be carried out in strict adherence with such laws. All legal disputes must be resolved prior to the Project being carried out in such areas. All such changes must be demonstrated as having been agreed with free, </w:t>
      </w:r>
      <w:r w:rsidR="001E1AD4" w:rsidRPr="005E36C8">
        <w:t>prior,</w:t>
      </w:r>
      <w:r w:rsidRPr="005E36C8">
        <w:t xml:space="preserve"> and informed consent.</w:t>
      </w:r>
      <w:bookmarkEnd w:id="391"/>
    </w:p>
    <w:p w14:paraId="1117535A" w14:textId="5BA5BE1B" w:rsidR="00C42DB4" w:rsidRPr="005E36C8" w:rsidRDefault="00C42DB4" w:rsidP="00852FC3">
      <w:pPr>
        <w:pStyle w:val="ListParagraph"/>
      </w:pPr>
      <w:bookmarkStart w:id="392" w:name="_Ref136229091"/>
      <w:r w:rsidRPr="005E36C8">
        <w:t xml:space="preserve">The </w:t>
      </w:r>
      <w:r w:rsidR="00E153A4">
        <w:t>project developer</w:t>
      </w:r>
      <w:r w:rsidRPr="005E36C8">
        <w:t xml:space="preserve"> </w:t>
      </w:r>
      <w:r w:rsidR="008A31FD">
        <w:t>shall</w:t>
      </w:r>
      <w:r w:rsidR="008A31FD" w:rsidRPr="005E36C8">
        <w:t xml:space="preserve"> </w:t>
      </w:r>
      <w:r w:rsidRPr="005E36C8">
        <w:t>hold uncontested land title for the entire Project Boundary to complete Project Design Certification.</w:t>
      </w:r>
      <w:bookmarkEnd w:id="392"/>
    </w:p>
    <w:p w14:paraId="69564D3F" w14:textId="77777777" w:rsidR="00C42DB4" w:rsidRPr="005E36C8" w:rsidRDefault="00C42DB4" w:rsidP="00852FC3">
      <w:pPr>
        <w:pStyle w:val="ListParagraph"/>
      </w:pPr>
      <w:bookmarkStart w:id="393" w:name="_Ref136229103"/>
      <w:r w:rsidRPr="005E36C8">
        <w:t>The opinions and recommendations of an Expert Stakeholder(s) shall be sought and demonstrated as being included in the project design.</w:t>
      </w:r>
      <w:bookmarkEnd w:id="393"/>
    </w:p>
    <w:p w14:paraId="6B1491CB" w14:textId="2BFBF935" w:rsidR="00E0146F" w:rsidRPr="005E36C8" w:rsidRDefault="00E0146F" w:rsidP="00852FC3">
      <w:pPr>
        <w:pStyle w:val="ListParagraph"/>
      </w:pPr>
      <w:bookmarkStart w:id="394" w:name="_Ref136229152"/>
      <w:r w:rsidRPr="005E36C8">
        <w:t xml:space="preserve">The project shall </w:t>
      </w:r>
      <w:r w:rsidR="004124A7" w:rsidRPr="005E36C8">
        <w:t xml:space="preserve">provide means for the affected to voice their grievances ensuring there is a functioning mechanism in place to receive, process, resolve, communicate and record grievances. (as required </w:t>
      </w:r>
      <w:r w:rsidR="00067A18" w:rsidRPr="005E36C8">
        <w:t xml:space="preserve">by GS4GG </w:t>
      </w:r>
      <w:hyperlink r:id="rId31" w:history="1">
        <w:r w:rsidR="00A45F5D" w:rsidRPr="005E36C8">
          <w:rPr>
            <w:rStyle w:val="Hyperlink"/>
            <w:rFonts w:ascii="Verdana" w:hAnsi="Verdana"/>
          </w:rPr>
          <w:t>stakeholder consultation and engagement requirements</w:t>
        </w:r>
      </w:hyperlink>
      <w:r w:rsidR="00A45F5D" w:rsidRPr="005E36C8">
        <w:t>)</w:t>
      </w:r>
      <w:bookmarkEnd w:id="394"/>
    </w:p>
    <w:p w14:paraId="12DB7369" w14:textId="56FA5B7D" w:rsidR="00C42DB4" w:rsidRPr="005E36C8" w:rsidRDefault="00C42DB4" w:rsidP="00633F48">
      <w:pPr>
        <w:pStyle w:val="Heading3"/>
        <w:rPr>
          <w:szCs w:val="22"/>
          <w:lang w:val="en-SG"/>
        </w:rPr>
      </w:pPr>
      <w:bookmarkStart w:id="395" w:name="_Toc110433949"/>
      <w:bookmarkStart w:id="396" w:name="_Toc113262598"/>
      <w:bookmarkStart w:id="397" w:name="_Toc110433901"/>
      <w:bookmarkStart w:id="398" w:name="_Toc110433950"/>
      <w:bookmarkStart w:id="399" w:name="_Toc113262599"/>
      <w:bookmarkStart w:id="400" w:name="_Toc21166189"/>
      <w:bookmarkStart w:id="401" w:name="_Toc135818298"/>
      <w:bookmarkStart w:id="402" w:name="_Ref136230714"/>
      <w:bookmarkStart w:id="403" w:name="_Ref136230720"/>
      <w:bookmarkStart w:id="404" w:name="_Toc138752936"/>
      <w:bookmarkEnd w:id="395"/>
      <w:bookmarkEnd w:id="396"/>
      <w:bookmarkEnd w:id="397"/>
      <w:bookmarkEnd w:id="398"/>
      <w:bookmarkEnd w:id="399"/>
      <w:r w:rsidRPr="005E36C8">
        <w:t>Indigenous people</w:t>
      </w:r>
      <w:bookmarkEnd w:id="400"/>
      <w:ins w:id="405" w:author="Anshika Gupta" w:date="2022-09-09T10:36:00Z">
        <w:r w:rsidR="00361CB9" w:rsidRPr="005E36C8">
          <w:t>s</w:t>
        </w:r>
      </w:ins>
      <w:r w:rsidRPr="005E36C8">
        <w:rPr>
          <w:rStyle w:val="FootnoteReference"/>
          <w:sz w:val="24"/>
        </w:rPr>
        <w:footnoteReference w:id="11"/>
      </w:r>
      <w:bookmarkEnd w:id="401"/>
      <w:bookmarkEnd w:id="402"/>
      <w:bookmarkEnd w:id="403"/>
      <w:bookmarkEnd w:id="404"/>
    </w:p>
    <w:p w14:paraId="4E942780" w14:textId="08DE11CF" w:rsidR="00C42DB4" w:rsidRPr="005E36C8" w:rsidRDefault="00C42DB4" w:rsidP="00A80A48">
      <w:r w:rsidRPr="005E36C8">
        <w:t xml:space="preserve">The </w:t>
      </w:r>
      <w:r w:rsidR="00A45F5D" w:rsidRPr="005E36C8">
        <w:t>GS4GG</w:t>
      </w:r>
      <w:r w:rsidRPr="005E36C8">
        <w:t xml:space="preserve"> Certification requires that</w:t>
      </w:r>
      <w:ins w:id="406" w:author="Anshika Gupta" w:date="2023-05-24T14:39:00Z">
        <w:r w:rsidR="00190AD0">
          <w:t>:</w:t>
        </w:r>
      </w:ins>
    </w:p>
    <w:p w14:paraId="24BC2B19" w14:textId="10CD806A" w:rsidR="00C42DB4" w:rsidRPr="005E36C8" w:rsidRDefault="00C42DB4" w:rsidP="00852FC3">
      <w:pPr>
        <w:pStyle w:val="ListParagraph"/>
      </w:pPr>
      <w:bookmarkStart w:id="407" w:name="_Ref136231829"/>
      <w:r w:rsidRPr="005E36C8">
        <w:t>The Project shall identify all communities of Indigenous People within the Project area of influence who may be affected</w:t>
      </w:r>
      <w:r w:rsidR="00A07760" w:rsidRPr="005E36C8">
        <w:rPr>
          <w:rStyle w:val="FootnoteReference"/>
        </w:rPr>
        <w:footnoteReference w:id="12"/>
      </w:r>
      <w:r w:rsidRPr="005E36C8">
        <w:t xml:space="preserve"> directly or indirectly by the </w:t>
      </w:r>
      <w:r w:rsidRPr="005E36C8">
        <w:lastRenderedPageBreak/>
        <w:t>Project.</w:t>
      </w:r>
      <w:r w:rsidR="000B3B98" w:rsidRPr="005E36C8">
        <w:t xml:space="preserve"> In some countries, Indigenous Peoples may be referred to by other terms, such as ‘ethnic groups or minorities’, ‘aboriginals’, ‘hill tribes’, ‘minority nationalities’, ‘scheduled tribes’, ‘first nations’, ‘tribal groups’, ‘pastoralists’, ‘hunter-gatherers’, ‘nomadic groups’, ‘forest dwellers’ or other terms. Regardless of the terminology used, the</w:t>
      </w:r>
      <w:r w:rsidR="00281AD0" w:rsidRPr="005E36C8">
        <w:t>se</w:t>
      </w:r>
      <w:r w:rsidR="000B3B98" w:rsidRPr="005E36C8">
        <w:t xml:space="preserve"> requirements shall apply </w:t>
      </w:r>
      <w:r w:rsidR="004C4BFE" w:rsidRPr="005E36C8">
        <w:t>and</w:t>
      </w:r>
      <w:r w:rsidR="000B3B98" w:rsidRPr="005E36C8">
        <w:t xml:space="preserve"> </w:t>
      </w:r>
      <w:r w:rsidR="004C4BFE" w:rsidRPr="005E36C8">
        <w:t>t</w:t>
      </w:r>
      <w:r w:rsidR="000B3B98" w:rsidRPr="005E36C8">
        <w:t>hese groups should be referred to by the</w:t>
      </w:r>
      <w:r w:rsidR="00281AD0" w:rsidRPr="005E36C8">
        <w:t xml:space="preserve"> </w:t>
      </w:r>
      <w:r w:rsidR="000B3B98" w:rsidRPr="005E36C8">
        <w:t>internationally agreed term, ‘Indigenous Peoples’, when appropriate.</w:t>
      </w:r>
      <w:bookmarkEnd w:id="407"/>
    </w:p>
    <w:p w14:paraId="64F8193D" w14:textId="20D2B925" w:rsidR="004B1DA5" w:rsidRPr="005E36C8" w:rsidRDefault="004B1DA5" w:rsidP="00852FC3">
      <w:pPr>
        <w:pStyle w:val="ListParagraph"/>
      </w:pPr>
      <w:bookmarkStart w:id="408" w:name="_Ref136237053"/>
      <w:r w:rsidRPr="005E36C8">
        <w:t xml:space="preserve">As part of the design process, the </w:t>
      </w:r>
      <w:del w:id="409" w:author="Anshika Gupta" w:date="2023-06-22T15:12:00Z">
        <w:r w:rsidRPr="005E36C8" w:rsidDel="00637369">
          <w:delText>programme or project</w:delText>
        </w:r>
      </w:del>
      <w:ins w:id="410" w:author="Anshika Gupta" w:date="2023-06-22T15:12:00Z">
        <w:r w:rsidR="00637369">
          <w:t>activity</w:t>
        </w:r>
      </w:ins>
      <w:r w:rsidRPr="005E36C8">
        <w:t xml:space="preserve"> shall carry out an environmental and social analysis of the activities that may affect or involve Indigenous Peoples. The analysis shall verify whether Indigenous Peoples reside in the proposed project areas and/or if the activities may affect Indigenous Peoples outside of project areas. The assessment shall include the potential impacts on their rights, lands, territories, gender relations and resources.</w:t>
      </w:r>
      <w:bookmarkEnd w:id="408"/>
    </w:p>
    <w:p w14:paraId="7F837FD6" w14:textId="6C86697E" w:rsidR="00400F99" w:rsidRPr="005E36C8" w:rsidRDefault="00400F99" w:rsidP="00852FC3">
      <w:pPr>
        <w:pStyle w:val="ListParagraph"/>
      </w:pPr>
      <w:bookmarkStart w:id="411" w:name="_Ref136237871"/>
      <w:r w:rsidRPr="005E36C8">
        <w:t xml:space="preserve">The project shall not result in the </w:t>
      </w:r>
      <w:del w:id="412" w:author="Anshika Gupta" w:date="2023-06-22T15:13:00Z">
        <w:r w:rsidRPr="005E36C8" w:rsidDel="0092670D">
          <w:delText>forcible removal</w:delText>
        </w:r>
      </w:del>
      <w:ins w:id="413" w:author="Anshika Gupta" w:date="2023-06-22T15:13:00Z">
        <w:r w:rsidR="0092670D">
          <w:t>forced eviction</w:t>
        </w:r>
      </w:ins>
      <w:r w:rsidRPr="005E36C8">
        <w:t xml:space="preserve"> of indigenous people from their lands and territories.</w:t>
      </w:r>
      <w:bookmarkEnd w:id="411"/>
    </w:p>
    <w:p w14:paraId="69FE6070" w14:textId="11C8EA3E" w:rsidR="00CF5249" w:rsidRPr="005E36C8" w:rsidRDefault="00CF5249" w:rsidP="00852FC3">
      <w:pPr>
        <w:pStyle w:val="ListParagraph"/>
      </w:pPr>
      <w:bookmarkStart w:id="414" w:name="_Ref136241216"/>
      <w:r w:rsidRPr="005E36C8">
        <w:t xml:space="preserve">The </w:t>
      </w:r>
      <w:del w:id="415" w:author="Anshika Gupta" w:date="2023-06-26T14:22:00Z">
        <w:r w:rsidRPr="005E36C8" w:rsidDel="00E153A4">
          <w:delText>Project Developer</w:delText>
        </w:r>
      </w:del>
      <w:ins w:id="416" w:author="Anshika Gupta" w:date="2023-06-26T14:22:00Z">
        <w:r w:rsidR="00E153A4">
          <w:t>project developer</w:t>
        </w:r>
      </w:ins>
      <w:r w:rsidRPr="005E36C8">
        <w:t xml:space="preserve"> shall recognise and respect the indigenous people’s collective rights to own, use, and develop and control the lands, resources and territories that they have traditionally owned, occupied or otherwise used or acquired, including lands and territories for which they do not yet possess title.</w:t>
      </w:r>
      <w:bookmarkEnd w:id="414"/>
    </w:p>
    <w:p w14:paraId="3BE5AF23" w14:textId="63CEFDF9" w:rsidR="00C42DB4" w:rsidRPr="005E36C8" w:rsidRDefault="00C42DB4" w:rsidP="00852FC3">
      <w:pPr>
        <w:pStyle w:val="ListParagraph"/>
      </w:pPr>
      <w:bookmarkStart w:id="417" w:name="_Ref136249649"/>
      <w:r w:rsidRPr="005E36C8">
        <w:t xml:space="preserve">The </w:t>
      </w:r>
      <w:del w:id="418" w:author="Anshika Gupta" w:date="2023-06-26T14:22:00Z">
        <w:r w:rsidRPr="005E36C8" w:rsidDel="00E153A4">
          <w:delText>Project Developer</w:delText>
        </w:r>
      </w:del>
      <w:ins w:id="419" w:author="Anshika Gupta" w:date="2023-06-26T14:22:00Z">
        <w:r w:rsidR="00E153A4">
          <w:t>project developer</w:t>
        </w:r>
      </w:ins>
      <w:r w:rsidRPr="005E36C8">
        <w:t xml:space="preserve"> shall respect, protect, conserve and shall not take the cultural, intellectual, </w:t>
      </w:r>
      <w:ins w:id="420" w:author="Anshika Gupta" w:date="2022-09-05T09:43:00Z">
        <w:r w:rsidR="001E1AD4" w:rsidRPr="005E36C8">
          <w:t>religious,</w:t>
        </w:r>
      </w:ins>
      <w:r w:rsidRPr="005E36C8">
        <w:t xml:space="preserve"> and</w:t>
      </w:r>
      <w:ins w:id="421" w:author="Anshika Gupta" w:date="2022-09-09T10:18:00Z">
        <w:r w:rsidR="0047411C" w:rsidRPr="005E36C8">
          <w:t>/or</w:t>
        </w:r>
      </w:ins>
      <w:r w:rsidRPr="005E36C8">
        <w:t xml:space="preserve"> spiritual property of indigenous people without their free, prior and informed consent (FPIC)</w:t>
      </w:r>
      <w:r w:rsidR="0051119D" w:rsidRPr="005E36C8">
        <w:rPr>
          <w:rStyle w:val="FootnoteReference"/>
        </w:rPr>
        <w:footnoteReference w:id="13"/>
      </w:r>
      <w:r w:rsidRPr="005E36C8">
        <w:t>.</w:t>
      </w:r>
      <w:bookmarkEnd w:id="417"/>
    </w:p>
    <w:p w14:paraId="66E8838E" w14:textId="16F2352B" w:rsidR="003363A2" w:rsidRPr="005E36C8" w:rsidRDefault="00C42DB4" w:rsidP="00852FC3">
      <w:pPr>
        <w:pStyle w:val="ListParagraph"/>
      </w:pPr>
      <w:bookmarkStart w:id="422" w:name="_Ref136249668"/>
      <w:r w:rsidRPr="005E36C8">
        <w:t xml:space="preserve">The </w:t>
      </w:r>
      <w:del w:id="423" w:author="Anshika Gupta" w:date="2023-06-26T14:22:00Z">
        <w:r w:rsidRPr="005E36C8" w:rsidDel="00E153A4">
          <w:delText>Project Developer</w:delText>
        </w:r>
      </w:del>
      <w:ins w:id="424" w:author="Anshika Gupta" w:date="2023-06-26T14:22:00Z">
        <w:r w:rsidR="00E153A4">
          <w:t>project developer</w:t>
        </w:r>
      </w:ins>
      <w:r w:rsidRPr="005E36C8">
        <w:t xml:space="preserve"> shall ensure that the indigenous people are provided with the equitable sharing of benefits to be derived from utilisation and/or commercial development of natural resources on lands and territories or use of their traditional knowledge and practices by the Project. This shall be done in a manner that is culturally appropriate and inclusive and that does not impede land rights or equal access to basic services including health services, clean water, energy, education, safe and decent working </w:t>
      </w:r>
      <w:ins w:id="425" w:author="Anshika Gupta" w:date="2022-09-05T09:43:00Z">
        <w:r w:rsidR="001E1AD4" w:rsidRPr="005E36C8">
          <w:t>conditions,</w:t>
        </w:r>
      </w:ins>
      <w:r w:rsidRPr="005E36C8">
        <w:t xml:space="preserve"> and housing.</w:t>
      </w:r>
      <w:bookmarkEnd w:id="422"/>
    </w:p>
    <w:p w14:paraId="44455725" w14:textId="6457A3F3" w:rsidR="0002678F" w:rsidRPr="005E36C8" w:rsidRDefault="0094566D" w:rsidP="00852FC3">
      <w:pPr>
        <w:pStyle w:val="ListParagraph"/>
      </w:pPr>
      <w:bookmarkStart w:id="426" w:name="_Ref136237670"/>
      <w:r w:rsidRPr="005E36C8">
        <w:lastRenderedPageBreak/>
        <w:t xml:space="preserve">If it is determined that the proposed project may affect the rights, lands, </w:t>
      </w:r>
      <w:ins w:id="427" w:author="Anshika Gupta" w:date="2022-09-05T09:43:00Z">
        <w:r w:rsidR="001E1AD4" w:rsidRPr="005E36C8">
          <w:t>resources,</w:t>
        </w:r>
      </w:ins>
      <w:r w:rsidRPr="005E36C8">
        <w:t xml:space="preserve"> or territories of indigenous people, an "Indigenous People Plan" (IPP)</w:t>
      </w:r>
      <w:r w:rsidR="00D9001A" w:rsidRPr="005E36C8">
        <w:rPr>
          <w:rStyle w:val="FootnoteReference"/>
        </w:rPr>
        <w:footnoteReference w:id="14"/>
      </w:r>
      <w:r w:rsidRPr="005E36C8">
        <w:t xml:space="preserve"> or “Indigenous People Plan Framework” shall be elaborated and included in the project documentation.</w:t>
      </w:r>
      <w:r w:rsidR="00CA0494" w:rsidRPr="005E36C8">
        <w:t xml:space="preserve"> This plan shall be developed in accordance with the effective and meaningful participation of indigenous peoples and in accordance with UNDP Guidelines</w:t>
      </w:r>
      <w:r w:rsidR="00C03AC2" w:rsidRPr="005E36C8">
        <w:rPr>
          <w:rStyle w:val="FootnoteReference"/>
        </w:rPr>
        <w:footnoteReference w:id="15"/>
      </w:r>
      <w:r w:rsidR="00C03AC2" w:rsidRPr="005E36C8">
        <w:t>.</w:t>
      </w:r>
      <w:bookmarkEnd w:id="426"/>
      <w:r w:rsidR="00CA0494" w:rsidRPr="005E36C8">
        <w:t xml:space="preserve"> </w:t>
      </w:r>
    </w:p>
    <w:p w14:paraId="17C05148" w14:textId="26FB494A" w:rsidR="00C83102" w:rsidRPr="005E36C8" w:rsidRDefault="00C83102" w:rsidP="00852FC3">
      <w:pPr>
        <w:pStyle w:val="ListParagraph"/>
      </w:pPr>
      <w:bookmarkStart w:id="428" w:name="_Ref136249929"/>
      <w:r w:rsidRPr="005E36C8">
        <w:t xml:space="preserve">As </w:t>
      </w:r>
      <w:r w:rsidR="005E064D" w:rsidRPr="005E36C8">
        <w:t>accordance to</w:t>
      </w:r>
      <w:r w:rsidRPr="005E36C8">
        <w:t xml:space="preserve"> GS4GG </w:t>
      </w:r>
      <w:r w:rsidR="002B0419" w:rsidRPr="005E36C8">
        <w:t>stakeholder</w:t>
      </w:r>
      <w:r w:rsidRPr="005E36C8">
        <w:t xml:space="preserve"> consultation</w:t>
      </w:r>
      <w:r w:rsidR="002B0419" w:rsidRPr="005E36C8">
        <w:t xml:space="preserve"> and engagement requirements, projects shall make available mutually agreed, culturally appropriate, accessible and inclusive channels for feedback and grievance redress to Indigenous Peoples and their representatives. The grievance mechanism shall be established at the beginning of programme or project implementation with due consideration given to customary dispute settlement mechanisms among the Indigenous Peoples concerned and remain operational throughout the project cycle. A conflict resolution mechanism should be also discussed, agreed and developed during the early stages of the programme or project cycle.</w:t>
      </w:r>
      <w:bookmarkEnd w:id="428"/>
    </w:p>
    <w:p w14:paraId="4B0A8C10" w14:textId="476F669C" w:rsidR="00845EBB" w:rsidRPr="005E36C8" w:rsidRDefault="00C42DB4" w:rsidP="00852FC3">
      <w:pPr>
        <w:pStyle w:val="ListParagraph"/>
      </w:pPr>
      <w:bookmarkStart w:id="429" w:name="_Ref136250936"/>
      <w:r w:rsidRPr="005E36C8">
        <w:t>The opinions and recommendations of an Expert Stakeholder(s) shall be sought and demonstrated as being included in the project design.</w:t>
      </w:r>
      <w:bookmarkEnd w:id="429"/>
      <w:r w:rsidRPr="005E36C8">
        <w:t xml:space="preserve"> </w:t>
      </w:r>
      <w:bookmarkStart w:id="430" w:name="_Toc21166190"/>
    </w:p>
    <w:p w14:paraId="00415281" w14:textId="12300B9F" w:rsidR="00845EBB" w:rsidRPr="005E36C8" w:rsidRDefault="00845EBB" w:rsidP="00852FC3">
      <w:pPr>
        <w:pStyle w:val="Heading2"/>
        <w:rPr>
          <w:rFonts w:ascii="Verdana" w:hAnsi="Verdana" w:cstheme="majorBidi"/>
          <w:color w:val="4D4D4C"/>
          <w:sz w:val="28"/>
          <w14:cntxtAlts w14:val="0"/>
        </w:rPr>
      </w:pPr>
      <w:bookmarkStart w:id="431" w:name="_Ref136255607"/>
      <w:bookmarkStart w:id="432" w:name="_Ref136255617"/>
      <w:bookmarkStart w:id="433" w:name="_Toc138752937"/>
      <w:r w:rsidRPr="005E36C8">
        <w:t>Corruption</w:t>
      </w:r>
      <w:bookmarkEnd w:id="430"/>
      <w:bookmarkEnd w:id="431"/>
      <w:bookmarkEnd w:id="432"/>
      <w:bookmarkEnd w:id="433"/>
    </w:p>
    <w:p w14:paraId="78BC2D7D" w14:textId="55A5BF5F" w:rsidR="00845EBB" w:rsidRPr="005E36C8" w:rsidRDefault="00845EBB" w:rsidP="00656971">
      <w:r w:rsidRPr="005E36C8">
        <w:t xml:space="preserve">The Gold Standard </w:t>
      </w:r>
      <w:ins w:id="434" w:author="Anshika Gupta" w:date="2023-05-01T16:23:00Z">
        <w:r w:rsidR="00EE4107" w:rsidRPr="005E36C8">
          <w:t>d</w:t>
        </w:r>
      </w:ins>
      <w:r w:rsidRPr="005E36C8">
        <w:t xml:space="preserve">oes not recognise Projects that engage in, contribute </w:t>
      </w:r>
      <w:ins w:id="435" w:author="Anshika Gupta" w:date="2022-09-05T09:43:00Z">
        <w:r w:rsidR="003C4B82" w:rsidRPr="005E36C8">
          <w:t>to,</w:t>
        </w:r>
      </w:ins>
      <w:r w:rsidRPr="005E36C8">
        <w:t xml:space="preserve"> or reinforce corruption of any kind.</w:t>
      </w:r>
      <w:r w:rsidR="00881518" w:rsidRPr="005E36C8">
        <w:t xml:space="preserve"> </w:t>
      </w:r>
    </w:p>
    <w:p w14:paraId="67569AE6" w14:textId="77777777" w:rsidR="00743BBE" w:rsidRPr="005E36C8" w:rsidRDefault="00743BBE" w:rsidP="00852FC3"/>
    <w:p w14:paraId="764349EA" w14:textId="2020770E" w:rsidR="00845EBB" w:rsidRPr="005E36C8" w:rsidRDefault="00845EBB" w:rsidP="00656971">
      <w:r w:rsidRPr="005E36C8">
        <w:t xml:space="preserve">The </w:t>
      </w:r>
      <w:r w:rsidR="00854D7E" w:rsidRPr="005E36C8">
        <w:t xml:space="preserve">GS4GG </w:t>
      </w:r>
      <w:r w:rsidRPr="005E36C8">
        <w:t>Certification requires that</w:t>
      </w:r>
      <w:ins w:id="436" w:author="Anshika Gupta" w:date="2023-05-01T16:23:00Z">
        <w:r w:rsidR="00EE4107" w:rsidRPr="005E36C8">
          <w:t>:</w:t>
        </w:r>
      </w:ins>
      <w:r w:rsidRPr="005E36C8">
        <w:t xml:space="preserve"> </w:t>
      </w:r>
    </w:p>
    <w:p w14:paraId="1DF27A1F" w14:textId="7C485B48" w:rsidR="00845EBB" w:rsidRPr="005E36C8" w:rsidRDefault="00845EBB" w:rsidP="00852FC3">
      <w:pPr>
        <w:pStyle w:val="ListParagraph"/>
      </w:pPr>
      <w:bookmarkStart w:id="437" w:name="_Ref136260442"/>
      <w:r w:rsidRPr="005E36C8">
        <w:t xml:space="preserve">The Project shall not involve, be complicit in or inadvertently contribute to or reinforce corruption or corrupt </w:t>
      </w:r>
      <w:r w:rsidR="00917ECD">
        <w:t>pra</w:t>
      </w:r>
      <w:r w:rsidR="00DF7BB2">
        <w:t>ctices</w:t>
      </w:r>
      <w:r w:rsidRPr="005E36C8">
        <w:t>.</w:t>
      </w:r>
      <w:bookmarkEnd w:id="437"/>
    </w:p>
    <w:p w14:paraId="3074F246" w14:textId="6E6035D7" w:rsidR="00845EBB" w:rsidRPr="005E36C8" w:rsidRDefault="00845EBB" w:rsidP="00852FC3">
      <w:pPr>
        <w:pStyle w:val="Heading2"/>
      </w:pPr>
      <w:bookmarkStart w:id="438" w:name="_Toc21166191"/>
      <w:bookmarkStart w:id="439" w:name="_Ref136260500"/>
      <w:bookmarkStart w:id="440" w:name="_Ref136260519"/>
      <w:bookmarkStart w:id="441" w:name="_Toc138752938"/>
      <w:r w:rsidRPr="005E36C8">
        <w:t>Economic Impacts</w:t>
      </w:r>
      <w:bookmarkEnd w:id="438"/>
      <w:bookmarkEnd w:id="439"/>
      <w:bookmarkEnd w:id="440"/>
      <w:bookmarkEnd w:id="441"/>
    </w:p>
    <w:p w14:paraId="5606D321" w14:textId="5F0A5FC9" w:rsidR="00845EBB" w:rsidRPr="005E36C8" w:rsidRDefault="00845EBB" w:rsidP="00852FC3">
      <w:pPr>
        <w:ind w:firstLine="680"/>
        <w:rPr>
          <w:lang w:val="en-SG"/>
        </w:rPr>
      </w:pPr>
      <w:r w:rsidRPr="005E36C8">
        <w:rPr>
          <w:lang w:val="en-SG"/>
        </w:rPr>
        <w:t>The Gold Standard:</w:t>
      </w:r>
    </w:p>
    <w:p w14:paraId="1AE472C8" w14:textId="0FD131A5" w:rsidR="00845EBB" w:rsidRPr="005E36C8" w:rsidRDefault="00845EBB" w:rsidP="007A79F4">
      <w:pPr>
        <w:pStyle w:val="ListNumber"/>
        <w:numPr>
          <w:ilvl w:val="0"/>
          <w:numId w:val="44"/>
        </w:numPr>
      </w:pPr>
      <w:r w:rsidRPr="005E36C8">
        <w:t>Promotes equitable, sustainable economic growth and stability and Projects that are appropriate and considerate of the economic situation in which they are developed.</w:t>
      </w:r>
    </w:p>
    <w:p w14:paraId="21CA51BA" w14:textId="07ACA8BB" w:rsidR="00845EBB" w:rsidRPr="005E36C8" w:rsidRDefault="00845EBB" w:rsidP="007A79F4">
      <w:pPr>
        <w:pStyle w:val="ListNumber"/>
        <w:numPr>
          <w:ilvl w:val="0"/>
          <w:numId w:val="44"/>
        </w:numPr>
      </w:pPr>
      <w:r w:rsidRPr="005E36C8">
        <w:lastRenderedPageBreak/>
        <w:t xml:space="preserve">Ensures that projects respect and promote </w:t>
      </w:r>
      <w:r w:rsidR="00622A25" w:rsidRPr="005E36C8">
        <w:t xml:space="preserve">fundamental principles and </w:t>
      </w:r>
      <w:r w:rsidRPr="005E36C8">
        <w:t>rights</w:t>
      </w:r>
      <w:r w:rsidR="00FA44FD" w:rsidRPr="005E36C8">
        <w:t xml:space="preserve"> at work</w:t>
      </w:r>
      <w:r w:rsidR="004C5238" w:rsidRPr="005E36C8">
        <w:rPr>
          <w:rStyle w:val="FootnoteReference"/>
        </w:rPr>
        <w:footnoteReference w:id="16"/>
      </w:r>
      <w:r w:rsidRPr="005E36C8">
        <w:t xml:space="preserve">, promote the right to decent work, fair treatment, non-discrimination, and equal opportunity for workers, and </w:t>
      </w:r>
      <w:r w:rsidR="00C917E7" w:rsidRPr="005E36C8">
        <w:t xml:space="preserve">prevent </w:t>
      </w:r>
      <w:r w:rsidRPr="005E36C8">
        <w:t>the use of forced labour and</w:t>
      </w:r>
      <w:ins w:id="442" w:author="Anshika Gupta" w:date="2023-06-26T09:33:00Z">
        <w:r w:rsidR="00067B08">
          <w:t>/or</w:t>
        </w:r>
      </w:ins>
      <w:r w:rsidRPr="005E36C8">
        <w:t xml:space="preserve"> child labour.</w:t>
      </w:r>
    </w:p>
    <w:p w14:paraId="5C4F8576" w14:textId="7F7D40E9" w:rsidR="000B794B" w:rsidRPr="005E36C8" w:rsidRDefault="000B794B" w:rsidP="007A79F4">
      <w:pPr>
        <w:pStyle w:val="ListNumber"/>
        <w:numPr>
          <w:ilvl w:val="0"/>
          <w:numId w:val="44"/>
        </w:numPr>
      </w:pPr>
      <w:r w:rsidRPr="005E36C8">
        <w:t>Ensure projects comply with national employment and labour laws and</w:t>
      </w:r>
    </w:p>
    <w:p w14:paraId="05627867" w14:textId="77777777" w:rsidR="000B794B" w:rsidRPr="005E36C8" w:rsidRDefault="000B794B" w:rsidP="00852FC3">
      <w:pPr>
        <w:pStyle w:val="ListNumber"/>
        <w:ind w:left="1440"/>
      </w:pPr>
      <w:r w:rsidRPr="005E36C8">
        <w:t>international commitments.</w:t>
      </w:r>
    </w:p>
    <w:p w14:paraId="25A8BC43" w14:textId="0C8FD81D" w:rsidR="004C5238" w:rsidRPr="005E36C8" w:rsidRDefault="004C5238" w:rsidP="007A79F4">
      <w:pPr>
        <w:pStyle w:val="ListNumber"/>
        <w:numPr>
          <w:ilvl w:val="0"/>
          <w:numId w:val="44"/>
        </w:numPr>
      </w:pPr>
      <w:r w:rsidRPr="005E36C8">
        <w:t>Prioritises appropriate and properly considered local employment and procurement wherever possible.</w:t>
      </w:r>
    </w:p>
    <w:p w14:paraId="4E58268E" w14:textId="0EBE69F5" w:rsidR="004C5238" w:rsidRPr="005E36C8" w:rsidRDefault="0047660C" w:rsidP="007A79F4">
      <w:pPr>
        <w:pStyle w:val="ListNumber"/>
        <w:numPr>
          <w:ilvl w:val="0"/>
          <w:numId w:val="44"/>
        </w:numPr>
      </w:pPr>
      <w:r w:rsidRPr="005E36C8">
        <w:t xml:space="preserve">Recognises the principle </w:t>
      </w:r>
      <w:r w:rsidR="003C0C78">
        <w:t>‘</w:t>
      </w:r>
      <w:r w:rsidRPr="005E36C8">
        <w:t>leave no one behind</w:t>
      </w:r>
      <w:r w:rsidR="003C0C78">
        <w:t>’</w:t>
      </w:r>
      <w:r w:rsidRPr="005E36C8">
        <w:t xml:space="preserve"> by protecting and supporting workers </w:t>
      </w:r>
      <w:r w:rsidR="001914AD" w:rsidRPr="005E36C8">
        <w:t>at heightened risk, with a special focus, as appropriate, on women workers, young workers, migrant workers, workers in the informal economy and workers with disabilities.</w:t>
      </w:r>
    </w:p>
    <w:p w14:paraId="5D2262D3" w14:textId="6624DA19" w:rsidR="000F0D33" w:rsidRPr="005E36C8" w:rsidRDefault="004C5238" w:rsidP="007A79F4">
      <w:pPr>
        <w:pStyle w:val="ListNumber"/>
        <w:numPr>
          <w:ilvl w:val="0"/>
          <w:numId w:val="44"/>
        </w:numPr>
      </w:pPr>
      <w:r w:rsidRPr="005E36C8">
        <w:t>Ensures safe and healthy working conditions, and the health of workers.</w:t>
      </w:r>
    </w:p>
    <w:p w14:paraId="3C5BD080" w14:textId="72B3BB9B" w:rsidR="00845EBB" w:rsidRPr="005E36C8" w:rsidRDefault="00845EBB" w:rsidP="00633F48">
      <w:pPr>
        <w:pStyle w:val="Heading3"/>
      </w:pPr>
      <w:bookmarkStart w:id="443" w:name="_Toc21166192"/>
      <w:bookmarkStart w:id="444" w:name="_Toc135818301"/>
      <w:bookmarkStart w:id="445" w:name="_Ref136260564"/>
      <w:bookmarkStart w:id="446" w:name="_Ref136260635"/>
      <w:bookmarkStart w:id="447" w:name="_Toc138752939"/>
      <w:r w:rsidRPr="005E36C8">
        <w:t>Labour Rights</w:t>
      </w:r>
      <w:bookmarkEnd w:id="443"/>
      <w:r w:rsidR="00641217" w:rsidRPr="005E36C8">
        <w:t xml:space="preserve"> and Working Conditions</w:t>
      </w:r>
      <w:bookmarkEnd w:id="444"/>
      <w:bookmarkEnd w:id="445"/>
      <w:bookmarkEnd w:id="446"/>
      <w:bookmarkEnd w:id="447"/>
      <w:r w:rsidR="00641217" w:rsidRPr="005E36C8">
        <w:t xml:space="preserve"> </w:t>
      </w:r>
    </w:p>
    <w:p w14:paraId="10D5B2D6" w14:textId="52F87C08" w:rsidR="00845EBB" w:rsidRPr="005E36C8" w:rsidRDefault="00845EBB" w:rsidP="00252972">
      <w:pPr>
        <w:rPr>
          <w:lang w:val="en-SG"/>
        </w:rPr>
      </w:pPr>
      <w:r w:rsidRPr="005E36C8">
        <w:t xml:space="preserve">The </w:t>
      </w:r>
      <w:r w:rsidR="004C5238" w:rsidRPr="005E36C8">
        <w:t>GS4GG</w:t>
      </w:r>
      <w:r w:rsidRPr="005E36C8">
        <w:t xml:space="preserve"> Certification requires that</w:t>
      </w:r>
      <w:ins w:id="448" w:author="Anshika Gupta" w:date="2022-09-09T10:37:00Z">
        <w:r w:rsidR="005573BE" w:rsidRPr="005E36C8">
          <w:t>:</w:t>
        </w:r>
      </w:ins>
    </w:p>
    <w:p w14:paraId="6AEEBBD2" w14:textId="156CAAD3" w:rsidR="00845EBB" w:rsidRPr="005E36C8" w:rsidRDefault="00845EBB" w:rsidP="00852FC3">
      <w:pPr>
        <w:pStyle w:val="ListParagraph"/>
      </w:pPr>
      <w:bookmarkStart w:id="449" w:name="_Ref136261690"/>
      <w:r w:rsidRPr="005E36C8">
        <w:t xml:space="preserve">The </w:t>
      </w:r>
      <w:del w:id="450" w:author="Anshika Gupta" w:date="2023-06-26T14:22:00Z">
        <w:r w:rsidRPr="005E36C8" w:rsidDel="00E153A4">
          <w:delText>Project Developer</w:delText>
        </w:r>
      </w:del>
      <w:ins w:id="451" w:author="Anshika Gupta" w:date="2023-06-26T14:22:00Z">
        <w:r w:rsidR="00E153A4">
          <w:t>project developer</w:t>
        </w:r>
      </w:ins>
      <w:r w:rsidRPr="005E36C8">
        <w:t> shall ensure that there is no forced labour</w:t>
      </w:r>
      <w:r w:rsidR="006A7DE4" w:rsidRPr="005E36C8">
        <w:rPr>
          <w:rStyle w:val="FootnoteReference"/>
        </w:rPr>
        <w:footnoteReference w:id="17"/>
      </w:r>
      <w:r w:rsidR="006A7DE4" w:rsidRPr="005E36C8">
        <w:rPr>
          <w:vertAlign w:val="superscript"/>
        </w:rPr>
        <w:t>,</w:t>
      </w:r>
      <w:r w:rsidR="0030473C" w:rsidRPr="005E36C8">
        <w:rPr>
          <w:rStyle w:val="FootnoteReference"/>
        </w:rPr>
        <w:footnoteReference w:id="18"/>
      </w:r>
      <w:r w:rsidRPr="005E36C8">
        <w:t xml:space="preserve"> and that all employment is in compliance with national labour and occupational health and safety laws, with obligations under international law, and </w:t>
      </w:r>
      <w:r w:rsidRPr="005E36C8">
        <w:lastRenderedPageBreak/>
        <w:t>consistency with the principles and standards embodied in the International Labour Organi</w:t>
      </w:r>
      <w:r w:rsidR="00354FA7">
        <w:t>s</w:t>
      </w:r>
      <w:r w:rsidRPr="005E36C8">
        <w:t>ation (ILO) fundamental conventions</w:t>
      </w:r>
      <w:r w:rsidRPr="005E36C8">
        <w:rPr>
          <w:rStyle w:val="FootnoteReference"/>
        </w:rPr>
        <w:footnoteReference w:id="19"/>
      </w:r>
      <w:r w:rsidR="009645BA" w:rsidRPr="005E36C8">
        <w:t>,</w:t>
      </w:r>
      <w:r w:rsidR="009645BA" w:rsidRPr="005E36C8">
        <w:rPr>
          <w:rStyle w:val="FootnoteReference"/>
        </w:rPr>
        <w:footnoteReference w:id="20"/>
      </w:r>
      <w:r w:rsidRPr="005E36C8">
        <w:t>. It requires that</w:t>
      </w:r>
      <w:ins w:id="459" w:author="Anshika Gupta" w:date="2022-09-05T09:40:00Z">
        <w:r w:rsidR="00577CA8" w:rsidRPr="005E36C8">
          <w:t>:</w:t>
        </w:r>
      </w:ins>
      <w:bookmarkEnd w:id="449"/>
      <w:r w:rsidRPr="005E36C8">
        <w:t xml:space="preserve"> </w:t>
      </w:r>
    </w:p>
    <w:p w14:paraId="4EC51C73" w14:textId="77777777" w:rsidR="00845EBB" w:rsidRPr="005E36C8" w:rsidRDefault="00845EBB" w:rsidP="007A79F4">
      <w:pPr>
        <w:pStyle w:val="ListNumber"/>
        <w:numPr>
          <w:ilvl w:val="0"/>
          <w:numId w:val="33"/>
        </w:numPr>
        <w:ind w:left="1494"/>
      </w:pPr>
      <w:r w:rsidRPr="005E36C8">
        <w:t>Workers shall be able to establish and join labour organisations.</w:t>
      </w:r>
    </w:p>
    <w:p w14:paraId="31371E32" w14:textId="77777777" w:rsidR="00845EBB" w:rsidRPr="005E36C8" w:rsidRDefault="00845EBB" w:rsidP="007A79F4">
      <w:pPr>
        <w:pStyle w:val="ListNumber"/>
        <w:numPr>
          <w:ilvl w:val="0"/>
          <w:numId w:val="33"/>
        </w:numPr>
        <w:ind w:left="1494"/>
      </w:pPr>
      <w:r w:rsidRPr="005E36C8">
        <w:t>Working agreements with all individual workers shall be documented and implemented. These shall, at minimum, comprise:</w:t>
      </w:r>
    </w:p>
    <w:p w14:paraId="2EF03266" w14:textId="77777777" w:rsidR="00845EBB" w:rsidRPr="005E36C8" w:rsidRDefault="00845EBB" w:rsidP="007A79F4">
      <w:pPr>
        <w:pStyle w:val="ListParagraph"/>
        <w:numPr>
          <w:ilvl w:val="0"/>
          <w:numId w:val="39"/>
        </w:numPr>
      </w:pPr>
      <w:r w:rsidRPr="005E36C8">
        <w:t>Working hours (must not exceed 48 hours per week on a regular basis), AND</w:t>
      </w:r>
    </w:p>
    <w:p w14:paraId="1B0C6BDF" w14:textId="77777777" w:rsidR="00845EBB" w:rsidRPr="005E36C8" w:rsidRDefault="00845EBB" w:rsidP="007A79F4">
      <w:pPr>
        <w:pStyle w:val="ListParagraph"/>
        <w:numPr>
          <w:ilvl w:val="0"/>
          <w:numId w:val="39"/>
        </w:numPr>
      </w:pPr>
      <w:r w:rsidRPr="005E36C8">
        <w:t>Duties and tasks, AND</w:t>
      </w:r>
    </w:p>
    <w:p w14:paraId="12359D83" w14:textId="77777777" w:rsidR="00845EBB" w:rsidRPr="005E36C8" w:rsidRDefault="00845EBB" w:rsidP="007A79F4">
      <w:pPr>
        <w:pStyle w:val="ListParagraph"/>
        <w:numPr>
          <w:ilvl w:val="0"/>
          <w:numId w:val="39"/>
        </w:numPr>
      </w:pPr>
      <w:r w:rsidRPr="005E36C8">
        <w:t>Remuneration (must include provision for payment of overtime), AND</w:t>
      </w:r>
    </w:p>
    <w:p w14:paraId="49C05D91" w14:textId="77777777" w:rsidR="00845EBB" w:rsidRPr="005E36C8" w:rsidRDefault="00845EBB" w:rsidP="007A79F4">
      <w:pPr>
        <w:pStyle w:val="ListParagraph"/>
        <w:numPr>
          <w:ilvl w:val="0"/>
          <w:numId w:val="39"/>
        </w:numPr>
      </w:pPr>
      <w:r w:rsidRPr="005E36C8">
        <w:t>Modalities on health insurance, AND</w:t>
      </w:r>
    </w:p>
    <w:p w14:paraId="697415F3" w14:textId="77777777" w:rsidR="00845EBB" w:rsidRPr="005E36C8" w:rsidRDefault="00845EBB" w:rsidP="007A79F4">
      <w:pPr>
        <w:pStyle w:val="ListParagraph"/>
        <w:numPr>
          <w:ilvl w:val="0"/>
          <w:numId w:val="39"/>
        </w:numPr>
      </w:pPr>
      <w:r w:rsidRPr="005E36C8">
        <w:t>Modalities on termination of the contract with provision for voluntary resignation by employee, AND</w:t>
      </w:r>
    </w:p>
    <w:p w14:paraId="795AE30C" w14:textId="2A1E1B52" w:rsidR="00845EBB" w:rsidRPr="005E36C8" w:rsidRDefault="00845EBB" w:rsidP="007A79F4">
      <w:pPr>
        <w:pStyle w:val="ListParagraph"/>
        <w:numPr>
          <w:ilvl w:val="0"/>
          <w:numId w:val="39"/>
        </w:numPr>
      </w:pPr>
      <w:r w:rsidRPr="005E36C8">
        <w:t>Provision for annual leave of not less than 10 days per year, not including sick and casual leave</w:t>
      </w:r>
      <w:r w:rsidR="00C42B83">
        <w:t>, AND</w:t>
      </w:r>
    </w:p>
    <w:p w14:paraId="7BD3C4B6" w14:textId="7141D43C" w:rsidR="002C5AA9" w:rsidRPr="005E36C8" w:rsidRDefault="00DC4534" w:rsidP="007A79F4">
      <w:pPr>
        <w:pStyle w:val="ListParagraph"/>
        <w:numPr>
          <w:ilvl w:val="0"/>
          <w:numId w:val="39"/>
        </w:numPr>
      </w:pPr>
      <w:r w:rsidRPr="005E36C8">
        <w:t xml:space="preserve">Provision for </w:t>
      </w:r>
      <w:r w:rsidR="000F3EF1" w:rsidRPr="005E36C8">
        <w:t>mate</w:t>
      </w:r>
      <w:r w:rsidR="00CE3BD5" w:rsidRPr="005E36C8">
        <w:t>rnity</w:t>
      </w:r>
      <w:r w:rsidR="00C42B83">
        <w:t xml:space="preserve"> leave</w:t>
      </w:r>
      <w:r w:rsidR="00CE3BD5" w:rsidRPr="005E36C8">
        <w:t xml:space="preserve">, </w:t>
      </w:r>
      <w:r w:rsidR="003C4B82" w:rsidRPr="005E36C8">
        <w:t>vacation,</w:t>
      </w:r>
      <w:r w:rsidR="006A65B0" w:rsidRPr="005E36C8">
        <w:t xml:space="preserve"> or holidays</w:t>
      </w:r>
    </w:p>
    <w:p w14:paraId="4F689431" w14:textId="774ABECD" w:rsidR="00E317D3" w:rsidRPr="005E36C8" w:rsidRDefault="00E317D3" w:rsidP="007A79F4">
      <w:pPr>
        <w:pStyle w:val="ListNumber"/>
        <w:numPr>
          <w:ilvl w:val="0"/>
          <w:numId w:val="33"/>
        </w:numPr>
        <w:ind w:left="1494"/>
      </w:pPr>
      <w:r w:rsidRPr="005E36C8">
        <w:t>Where such agreements do not exist, or do not address working conditions and terms of employment</w:t>
      </w:r>
      <w:r w:rsidR="00E5367E" w:rsidRPr="005E36C8">
        <w:rPr>
          <w:rStyle w:val="FootnoteReference"/>
        </w:rPr>
        <w:footnoteReference w:id="21"/>
      </w:r>
      <w:r w:rsidRPr="005E36C8">
        <w:t xml:space="preserve">, the </w:t>
      </w:r>
      <w:r w:rsidR="0073602C" w:rsidRPr="005E36C8">
        <w:t>project developer shall</w:t>
      </w:r>
      <w:r w:rsidRPr="005E36C8">
        <w:t xml:space="preserve"> provide reasonable working conditions and terms of employment</w:t>
      </w:r>
      <w:r w:rsidR="005C1FEC" w:rsidRPr="005E36C8">
        <w:rPr>
          <w:rStyle w:val="FootnoteReference"/>
        </w:rPr>
        <w:footnoteReference w:id="22"/>
      </w:r>
      <w:r w:rsidRPr="005E36C8">
        <w:t>.</w:t>
      </w:r>
    </w:p>
    <w:p w14:paraId="138DC032" w14:textId="1262E6B9" w:rsidR="001A6090" w:rsidRPr="005E36C8" w:rsidRDefault="00B11D29" w:rsidP="007A79F4">
      <w:pPr>
        <w:pStyle w:val="ListNumber"/>
        <w:numPr>
          <w:ilvl w:val="0"/>
          <w:numId w:val="33"/>
        </w:numPr>
        <w:ind w:left="1494"/>
      </w:pPr>
      <w:r w:rsidRPr="005E36C8">
        <w:t>Where migrant workers are engaged</w:t>
      </w:r>
      <w:r w:rsidR="00084E1D">
        <w:t>,</w:t>
      </w:r>
      <w:r w:rsidRPr="005E36C8">
        <w:t xml:space="preserve"> the project</w:t>
      </w:r>
      <w:r w:rsidR="0073602C" w:rsidRPr="005E36C8">
        <w:t xml:space="preserve"> developer</w:t>
      </w:r>
      <w:r w:rsidRPr="005E36C8">
        <w:t xml:space="preserve"> shall ensure that they are engaged on substantially equivalent terms and conditions to non-migrant workers carrying out similar work.</w:t>
      </w:r>
    </w:p>
    <w:p w14:paraId="205DFC70" w14:textId="685C503E" w:rsidR="00A1610A" w:rsidRPr="005E36C8" w:rsidRDefault="00A1610A" w:rsidP="007A79F4">
      <w:pPr>
        <w:pStyle w:val="ListNumber"/>
        <w:numPr>
          <w:ilvl w:val="0"/>
          <w:numId w:val="33"/>
        </w:numPr>
        <w:ind w:left="1494"/>
      </w:pPr>
      <w:r w:rsidRPr="005E36C8">
        <w:lastRenderedPageBreak/>
        <w:t>Where accommodation services</w:t>
      </w:r>
      <w:r w:rsidR="0081114A" w:rsidRPr="005E36C8">
        <w:rPr>
          <w:rStyle w:val="FootnoteReference"/>
        </w:rPr>
        <w:footnoteReference w:id="23"/>
      </w:r>
      <w:r w:rsidRPr="005E36C8">
        <w:t xml:space="preserve"> are provided to workers covered by the scope of</w:t>
      </w:r>
      <w:r w:rsidR="004C658B" w:rsidRPr="005E36C8">
        <w:t xml:space="preserve"> this </w:t>
      </w:r>
      <w:r w:rsidR="00B74A51" w:rsidRPr="005E36C8">
        <w:t>Principle</w:t>
      </w:r>
      <w:r w:rsidRPr="005E36C8">
        <w:t xml:space="preserve">, the </w:t>
      </w:r>
      <w:r w:rsidR="00B74A51" w:rsidRPr="005E36C8">
        <w:t>project developer shall</w:t>
      </w:r>
      <w:r w:rsidRPr="005E36C8">
        <w:t xml:space="preserve"> put in place and implement policies on the quality and management of the accommodation and provision of basic services</w:t>
      </w:r>
      <w:r w:rsidR="003416E8" w:rsidRPr="005E36C8">
        <w:rPr>
          <w:rStyle w:val="FootnoteReference"/>
        </w:rPr>
        <w:footnoteReference w:id="24"/>
      </w:r>
      <w:r w:rsidRPr="005E36C8">
        <w:t>. The accommodation services will be provided in a manner consistent with the principles of non-discrimination and equal opportunity. Workers’ accommodation arrangements should not restrict workers’ freedom of movement or of association.</w:t>
      </w:r>
    </w:p>
    <w:p w14:paraId="18330AEF" w14:textId="2F74AC8E" w:rsidR="006932F0" w:rsidRPr="005E36C8" w:rsidRDefault="0067684F" w:rsidP="00852FC3">
      <w:pPr>
        <w:pStyle w:val="ListParagraph"/>
      </w:pPr>
      <w:bookmarkStart w:id="460" w:name="_Ref136262813"/>
      <w:r w:rsidRPr="005E36C8">
        <w:t xml:space="preserve">The employment decisions shall </w:t>
      </w:r>
      <w:r w:rsidR="006932F0" w:rsidRPr="005E36C8">
        <w:t xml:space="preserve">be based on </w:t>
      </w:r>
      <w:r w:rsidR="00AB540E" w:rsidRPr="005E36C8">
        <w:t xml:space="preserve">Principle of </w:t>
      </w:r>
      <w:r w:rsidR="006932F0" w:rsidRPr="005E36C8">
        <w:t>equal opportunity and fair treatment</w:t>
      </w:r>
      <w:r w:rsidR="0073602C" w:rsidRPr="005E36C8">
        <w:t>.</w:t>
      </w:r>
      <w:r w:rsidR="006932F0" w:rsidRPr="005E36C8">
        <w:t xml:space="preserve"> </w:t>
      </w:r>
      <w:r w:rsidR="0073602C" w:rsidRPr="005E36C8">
        <w:t>T</w:t>
      </w:r>
      <w:r w:rsidR="00177320" w:rsidRPr="005E36C8">
        <w:t>he project</w:t>
      </w:r>
      <w:r w:rsidR="00577CA8" w:rsidRPr="005E36C8">
        <w:t>:</w:t>
      </w:r>
      <w:bookmarkEnd w:id="460"/>
      <w:r w:rsidR="00177320" w:rsidRPr="005E36C8">
        <w:t xml:space="preserve"> </w:t>
      </w:r>
      <w:r w:rsidR="006932F0" w:rsidRPr="005E36C8">
        <w:t xml:space="preserve"> </w:t>
      </w:r>
    </w:p>
    <w:p w14:paraId="4EC852D2" w14:textId="5CD949BC" w:rsidR="00177320" w:rsidRPr="005E36C8" w:rsidRDefault="006932F0" w:rsidP="007A79F4">
      <w:pPr>
        <w:pStyle w:val="ListParagraph"/>
        <w:numPr>
          <w:ilvl w:val="0"/>
          <w:numId w:val="45"/>
        </w:numPr>
      </w:pPr>
      <w:r w:rsidRPr="005E36C8">
        <w:t xml:space="preserve">shall </w:t>
      </w:r>
      <w:r w:rsidR="0067684F" w:rsidRPr="005E36C8">
        <w:t xml:space="preserve">not </w:t>
      </w:r>
      <w:r w:rsidR="0099747E" w:rsidRPr="005E36C8">
        <w:t xml:space="preserve">make employment decision based </w:t>
      </w:r>
      <w:r w:rsidR="0067684F" w:rsidRPr="005E36C8">
        <w:t xml:space="preserve">on </w:t>
      </w:r>
      <w:r w:rsidR="00BE6D92" w:rsidRPr="005E36C8">
        <w:t xml:space="preserve">gender, race, nationality, ethnic, </w:t>
      </w:r>
      <w:r w:rsidR="003C4B82" w:rsidRPr="005E36C8">
        <w:t>social,</w:t>
      </w:r>
      <w:r w:rsidR="00BE6D92" w:rsidRPr="005E36C8">
        <w:t xml:space="preserve"> and indigenous origin, religion or belief, disability, age, or sexual orientation - </w:t>
      </w:r>
      <w:r w:rsidR="0067684F" w:rsidRPr="005E36C8">
        <w:t>unrelated to inherent job requirements.</w:t>
      </w:r>
    </w:p>
    <w:p w14:paraId="483C47A5" w14:textId="77777777" w:rsidR="00177320" w:rsidRPr="005E36C8" w:rsidRDefault="001B3E53" w:rsidP="007A79F4">
      <w:pPr>
        <w:pStyle w:val="ListParagraph"/>
        <w:numPr>
          <w:ilvl w:val="0"/>
          <w:numId w:val="45"/>
        </w:numPr>
      </w:pPr>
      <w:r w:rsidRPr="005E36C8">
        <w:t xml:space="preserve">shall not discriminate with respect to any aspects of the employment relationship, such as recruitment and hiring, compensation (including wages and benefits), working conditions and terms of employment, access to training, job assignment, promotion, termination of employment or retirement, and disciplinary practices. </w:t>
      </w:r>
    </w:p>
    <w:p w14:paraId="28C61E40" w14:textId="5645A0F2" w:rsidR="00DF6763" w:rsidRPr="005E36C8" w:rsidRDefault="001B3E53" w:rsidP="007A79F4">
      <w:pPr>
        <w:pStyle w:val="ListParagraph"/>
        <w:numPr>
          <w:ilvl w:val="0"/>
          <w:numId w:val="45"/>
        </w:numPr>
      </w:pPr>
      <w:r w:rsidRPr="005E36C8">
        <w:t>shall take measures to prevent and address harassment, intimidation, and/or exploitation, especially in regard to women. The principles of non-discrimination apply to migrant workers.</w:t>
      </w:r>
    </w:p>
    <w:p w14:paraId="0D0619BA" w14:textId="77777777" w:rsidR="000C6FFD" w:rsidRPr="005E36C8" w:rsidRDefault="00177320" w:rsidP="00852FC3">
      <w:pPr>
        <w:pStyle w:val="ListParagraph"/>
      </w:pPr>
      <w:bookmarkStart w:id="461" w:name="_Ref136263932"/>
      <w:r w:rsidRPr="005E36C8">
        <w:t>T</w:t>
      </w:r>
      <w:r w:rsidR="007E271E" w:rsidRPr="005E36C8">
        <w:t>h</w:t>
      </w:r>
      <w:r w:rsidR="005A2CC0" w:rsidRPr="005E36C8">
        <w:t>e project shall comply with national law</w:t>
      </w:r>
      <w:r w:rsidR="005B4185" w:rsidRPr="005E36C8">
        <w:t>, where national law provides provision to address non-discrimination in employment</w:t>
      </w:r>
      <w:r w:rsidR="005A2CC0" w:rsidRPr="005E36C8">
        <w:t xml:space="preserve">. When national laws are silent on non-discrimination in employment, the project shall meet the </w:t>
      </w:r>
      <w:r w:rsidR="001333EA" w:rsidRPr="005E36C8">
        <w:t>requirements outlined in this document</w:t>
      </w:r>
      <w:r w:rsidR="005A2CC0" w:rsidRPr="005E36C8">
        <w:t xml:space="preserve">. In circumstances where national law is inconsistent with this Standard, the </w:t>
      </w:r>
      <w:r w:rsidR="001333EA" w:rsidRPr="005E36C8">
        <w:t>project developer</w:t>
      </w:r>
      <w:r w:rsidR="005A2CC0" w:rsidRPr="005E36C8">
        <w:t xml:space="preserve"> is encouraged to carry out its operations consistent with the intent of paragraph </w:t>
      </w:r>
      <w:r w:rsidR="001333EA" w:rsidRPr="005E36C8">
        <w:t>P.6.1.2</w:t>
      </w:r>
      <w:r w:rsidR="005A2CC0" w:rsidRPr="005E36C8">
        <w:t xml:space="preserve"> above without contravening applicable laws.</w:t>
      </w:r>
      <w:bookmarkEnd w:id="461"/>
      <w:r w:rsidR="001570DE" w:rsidRPr="005E36C8">
        <w:t xml:space="preserve"> </w:t>
      </w:r>
    </w:p>
    <w:p w14:paraId="16ADE55B" w14:textId="282BC621" w:rsidR="00A26B4C" w:rsidRPr="005E36C8" w:rsidRDefault="00845EBB" w:rsidP="00852FC3">
      <w:pPr>
        <w:pStyle w:val="ListParagraph"/>
      </w:pPr>
      <w:bookmarkStart w:id="462" w:name="_Ref136264444"/>
      <w:r w:rsidRPr="005E36C8">
        <w:t>Child labour, as defined by the </w:t>
      </w:r>
      <w:hyperlink r:id="rId32" w:history="1">
        <w:r w:rsidRPr="005E36C8">
          <w:rPr>
            <w:rStyle w:val="Hyperlink"/>
          </w:rPr>
          <w:t>ILO Minimum Age Convention</w:t>
        </w:r>
      </w:hyperlink>
      <w:r w:rsidR="00E00D16" w:rsidRPr="005E36C8">
        <w:rPr>
          <w:rStyle w:val="Hyperlink"/>
        </w:rPr>
        <w:t xml:space="preserve"> (No. 138)</w:t>
      </w:r>
      <w:r w:rsidRPr="005E36C8">
        <w:rPr>
          <w:rStyle w:val="FootnoteReference"/>
        </w:rPr>
        <w:footnoteReference w:id="25"/>
      </w:r>
      <w:r w:rsidRPr="005E36C8">
        <w:t> </w:t>
      </w:r>
      <w:r w:rsidR="00FE305A" w:rsidRPr="005E36C8">
        <w:t xml:space="preserve">and </w:t>
      </w:r>
      <w:ins w:id="463" w:author="Anshika Gupta" w:date="2023-06-26T13:33:00Z">
        <w:r w:rsidR="00FD44CC">
          <w:fldChar w:fldCharType="begin"/>
        </w:r>
        <w:r w:rsidR="00FD44CC">
          <w:instrText>HYPERLINK "https://www.ilo.org/dyn/normlex/en/f?p=NORMLEXPUB:12100:0::NO::P12100_ILO_CODE:C182"</w:instrText>
        </w:r>
        <w:r w:rsidR="00FD44CC">
          <w:fldChar w:fldCharType="separate"/>
        </w:r>
        <w:r w:rsidR="00FE305A" w:rsidRPr="00FD44CC">
          <w:rPr>
            <w:rStyle w:val="Hyperlink"/>
            <w:rFonts w:ascii="Verdana" w:hAnsi="Verdana"/>
          </w:rPr>
          <w:t>IL</w:t>
        </w:r>
        <w:r w:rsidR="0099738A" w:rsidRPr="00FD44CC">
          <w:rPr>
            <w:rStyle w:val="Hyperlink"/>
            <w:rFonts w:ascii="Verdana" w:hAnsi="Verdana"/>
          </w:rPr>
          <w:t>O</w:t>
        </w:r>
        <w:r w:rsidR="00FE305A" w:rsidRPr="00FD44CC">
          <w:rPr>
            <w:rStyle w:val="Hyperlink"/>
            <w:rFonts w:ascii="Verdana" w:hAnsi="Verdana"/>
          </w:rPr>
          <w:t xml:space="preserve"> Worst Forms of </w:t>
        </w:r>
        <w:r w:rsidR="0099738A" w:rsidRPr="00FD44CC">
          <w:rPr>
            <w:rStyle w:val="Hyperlink"/>
            <w:rFonts w:ascii="Verdana" w:hAnsi="Verdana"/>
          </w:rPr>
          <w:t>Child</w:t>
        </w:r>
        <w:r w:rsidR="00FE305A" w:rsidRPr="00FD44CC">
          <w:rPr>
            <w:rStyle w:val="Hyperlink"/>
            <w:rFonts w:ascii="Verdana" w:hAnsi="Verdana"/>
          </w:rPr>
          <w:t xml:space="preserve"> Lab</w:t>
        </w:r>
        <w:r w:rsidR="0099738A" w:rsidRPr="00FD44CC">
          <w:rPr>
            <w:rStyle w:val="Hyperlink"/>
            <w:rFonts w:ascii="Verdana" w:hAnsi="Verdana"/>
          </w:rPr>
          <w:t>o</w:t>
        </w:r>
        <w:r w:rsidR="00FE305A" w:rsidRPr="00FD44CC">
          <w:rPr>
            <w:rStyle w:val="Hyperlink"/>
            <w:rFonts w:ascii="Verdana" w:hAnsi="Verdana"/>
          </w:rPr>
          <w:t>ur Convention, 1999</w:t>
        </w:r>
        <w:r w:rsidR="00FD44CC">
          <w:fldChar w:fldCharType="end"/>
        </w:r>
      </w:ins>
      <w:r w:rsidR="0099738A" w:rsidRPr="005E36C8">
        <w:t>, (No. 182)</w:t>
      </w:r>
      <w:r w:rsidR="00E00D16" w:rsidRPr="005E36C8">
        <w:t xml:space="preserve"> </w:t>
      </w:r>
      <w:r w:rsidRPr="005E36C8">
        <w:t xml:space="preserve">is </w:t>
      </w:r>
      <w:r w:rsidRPr="005E36C8">
        <w:lastRenderedPageBreak/>
        <w:t xml:space="preserve">not allowed. The </w:t>
      </w:r>
      <w:del w:id="464" w:author="Anshika Gupta" w:date="2023-06-26T14:22:00Z">
        <w:r w:rsidRPr="005E36C8" w:rsidDel="00E153A4">
          <w:delText>Project Developer</w:delText>
        </w:r>
      </w:del>
      <w:ins w:id="465" w:author="Anshika Gupta" w:date="2023-06-26T14:22:00Z">
        <w:r w:rsidR="00E153A4">
          <w:t>project developer</w:t>
        </w:r>
      </w:ins>
      <w:r w:rsidRPr="005E36C8">
        <w:t xml:space="preserve"> shall use adequate and verifiable mechanisms for age verification in recruitment procedures</w:t>
      </w:r>
      <w:r w:rsidR="00440D65" w:rsidRPr="005E36C8">
        <w:t xml:space="preserve"> and validated and verified by VVB</w:t>
      </w:r>
      <w:r w:rsidRPr="005E36C8">
        <w:t>.</w:t>
      </w:r>
      <w:bookmarkEnd w:id="462"/>
    </w:p>
    <w:p w14:paraId="31155045" w14:textId="1B06951C" w:rsidR="00A26B4C" w:rsidRPr="005E36C8" w:rsidRDefault="00A26B4C" w:rsidP="00852FC3">
      <w:pPr>
        <w:pStyle w:val="ListParagraph"/>
      </w:pPr>
      <w:bookmarkStart w:id="466" w:name="_Ref136265927"/>
      <w:r w:rsidRPr="005E36C8">
        <w:t xml:space="preserve">A child under the age of </w:t>
      </w:r>
      <w:r w:rsidR="00C73A35" w:rsidRPr="005E36C8">
        <w:t>eighteen</w:t>
      </w:r>
      <w:r w:rsidRPr="005E36C8">
        <w:t xml:space="preserve"> shall not perform work in connection with or arising from the </w:t>
      </w:r>
      <w:del w:id="467" w:author="Anshika Gupta" w:date="2023-06-22T15:06:00Z">
        <w:r w:rsidRPr="005E36C8" w:rsidDel="00092CEB">
          <w:delText xml:space="preserve">project activities </w:delText>
        </w:r>
      </w:del>
      <w:ins w:id="468" w:author="Anshika Gupta" w:date="2023-06-22T15:06:00Z">
        <w:r w:rsidR="00092CEB">
          <w:t>activities</w:t>
        </w:r>
      </w:ins>
      <w:ins w:id="469" w:author="Anshika Gupta" w:date="2023-06-22T15:10:00Z">
        <w:r w:rsidR="001C71A3">
          <w:t xml:space="preserve"> </w:t>
        </w:r>
      </w:ins>
      <w:r w:rsidRPr="005E36C8">
        <w:t>which, by its nature or the circumstances in which it is carried out, is likely to harm his/her health, safety or morals. Such work is determined by national laws or regulations or by the competent authority and commonly specified in national lists of hazardous work prohibited to children. In the absence of such regulations, guidance on hazardous work to be prohibited in connection with the project should derive from the relevant ILO instruments</w:t>
      </w:r>
      <w:r w:rsidR="00153CA6" w:rsidRPr="005E36C8">
        <w:rPr>
          <w:rStyle w:val="FootnoteReference"/>
        </w:rPr>
        <w:footnoteReference w:id="26"/>
      </w:r>
      <w:r w:rsidRPr="005E36C8">
        <w:t xml:space="preserve">. In addition, a child under the age of </w:t>
      </w:r>
      <w:ins w:id="472" w:author="Anshika Gupta" w:date="2022-09-05T09:42:00Z">
        <w:r w:rsidR="00C73A35" w:rsidRPr="005E36C8">
          <w:t>eighteen</w:t>
        </w:r>
      </w:ins>
      <w:r w:rsidRPr="005E36C8">
        <w:t xml:space="preserve"> </w:t>
      </w:r>
      <w:r w:rsidR="00F5136F" w:rsidRPr="005E36C8">
        <w:t>shall</w:t>
      </w:r>
      <w:r w:rsidRPr="005E36C8">
        <w:t xml:space="preserve"> not, in connection with project activities, perform work that is likely to interfere with his/her compulsory education or be harmful to his/her physical, mental, spiritual, </w:t>
      </w:r>
      <w:ins w:id="473" w:author="Anshika Gupta" w:date="2022-09-05T09:44:00Z">
        <w:r w:rsidR="003C4B82" w:rsidRPr="005E36C8">
          <w:t>moral,</w:t>
        </w:r>
      </w:ins>
      <w:r w:rsidRPr="005E36C8">
        <w:t xml:space="preserve"> or social development.</w:t>
      </w:r>
      <w:bookmarkEnd w:id="466"/>
    </w:p>
    <w:p w14:paraId="5EA7151D" w14:textId="20C2D5F8" w:rsidR="00845EBB" w:rsidRPr="005E36C8" w:rsidRDefault="00845EBB" w:rsidP="00852FC3">
      <w:pPr>
        <w:pStyle w:val="ListParagraph"/>
      </w:pPr>
      <w:r w:rsidRPr="005E36C8">
        <w:t>Exceptions are children for work on their families’ property as long as:</w:t>
      </w:r>
    </w:p>
    <w:p w14:paraId="55543196" w14:textId="77777777" w:rsidR="00845EBB" w:rsidRPr="005E36C8" w:rsidRDefault="00845EBB" w:rsidP="007A79F4">
      <w:pPr>
        <w:pStyle w:val="ListNumber"/>
        <w:numPr>
          <w:ilvl w:val="0"/>
          <w:numId w:val="21"/>
        </w:numPr>
      </w:pPr>
      <w:r w:rsidRPr="005E36C8">
        <w:t>Their compulsory schooling (minimum of 6 schooling years) is not hindered, AND</w:t>
      </w:r>
    </w:p>
    <w:p w14:paraId="6FCD7C16" w14:textId="176A8538" w:rsidR="00845EBB" w:rsidRPr="005E36C8" w:rsidRDefault="00845EBB" w:rsidP="007A79F4">
      <w:pPr>
        <w:pStyle w:val="ListNumber"/>
        <w:numPr>
          <w:ilvl w:val="0"/>
          <w:numId w:val="21"/>
        </w:numPr>
      </w:pPr>
      <w:r w:rsidRPr="005E36C8">
        <w:t>The tasks they perform do not harm their physical</w:t>
      </w:r>
      <w:r w:rsidR="00257CE6" w:rsidRPr="005E36C8">
        <w:t>,</w:t>
      </w:r>
      <w:ins w:id="474" w:author="Anshika Gupta" w:date="2022-09-05T09:37:00Z">
        <w:r w:rsidR="001570DE" w:rsidRPr="005E36C8">
          <w:t xml:space="preserve"> </w:t>
        </w:r>
      </w:ins>
      <w:r w:rsidRPr="005E36C8">
        <w:t>mental</w:t>
      </w:r>
      <w:r w:rsidR="00257CE6" w:rsidRPr="005E36C8">
        <w:t>, sp</w:t>
      </w:r>
      <w:r w:rsidR="00A10FD6" w:rsidRPr="005E36C8">
        <w:t xml:space="preserve">iritual, </w:t>
      </w:r>
      <w:ins w:id="475" w:author="Anshika Gupta" w:date="2022-09-05T09:44:00Z">
        <w:r w:rsidR="003C4B82" w:rsidRPr="005E36C8">
          <w:t>moral,</w:t>
        </w:r>
      </w:ins>
      <w:r w:rsidR="00A10FD6" w:rsidRPr="005E36C8">
        <w:t xml:space="preserve"> or social</w:t>
      </w:r>
      <w:r w:rsidRPr="005E36C8">
        <w:t xml:space="preserve"> development, AND</w:t>
      </w:r>
    </w:p>
    <w:p w14:paraId="59A944AD" w14:textId="77777777" w:rsidR="00845EBB" w:rsidRPr="005E36C8" w:rsidRDefault="00845EBB" w:rsidP="007A79F4">
      <w:pPr>
        <w:pStyle w:val="ListNumber"/>
        <w:numPr>
          <w:ilvl w:val="0"/>
          <w:numId w:val="21"/>
        </w:numPr>
      </w:pPr>
      <w:r w:rsidRPr="005E36C8">
        <w:t>The opinions and recommendations of an Expert Stakeholder shall be sought and demonstrated as being included in the project design.</w:t>
      </w:r>
    </w:p>
    <w:p w14:paraId="608FCBCB" w14:textId="76E0CCE2" w:rsidR="00F557AF" w:rsidRPr="005E36C8" w:rsidRDefault="00AC737C" w:rsidP="00852FC3">
      <w:pPr>
        <w:pStyle w:val="ListParagraph"/>
      </w:pPr>
      <w:bookmarkStart w:id="476" w:name="_Ref136265008"/>
      <w:r w:rsidRPr="005E36C8">
        <w:t>The project developer shall implement necessary processes and measures that address the safety and health of project workers shall be in place to support project design, planning and implementation.</w:t>
      </w:r>
      <w:r w:rsidR="00F26D66" w:rsidRPr="005E36C8">
        <w:t xml:space="preserve"> </w:t>
      </w:r>
      <w:r w:rsidR="00AB31C8" w:rsidRPr="005E36C8">
        <w:t>These processes and measures may be encompassed and implemented through</w:t>
      </w:r>
      <w:r w:rsidR="00CC5CB0" w:rsidRPr="005E36C8">
        <w:t xml:space="preserve"> the applicable </w:t>
      </w:r>
      <w:r w:rsidR="00CC5CB0" w:rsidRPr="005E36C8">
        <w:lastRenderedPageBreak/>
        <w:t>occupational safety and health management system</w:t>
      </w:r>
      <w:r w:rsidR="007E6D4A" w:rsidRPr="005E36C8">
        <w:rPr>
          <w:rStyle w:val="FootnoteReference"/>
        </w:rPr>
        <w:footnoteReference w:id="27"/>
      </w:r>
      <w:r w:rsidR="00CC5CB0" w:rsidRPr="005E36C8">
        <w:t xml:space="preserve"> or processes and shall address:</w:t>
      </w:r>
      <w:bookmarkEnd w:id="476"/>
    </w:p>
    <w:p w14:paraId="45284733" w14:textId="102D471B" w:rsidR="002050FC" w:rsidRPr="005E36C8" w:rsidRDefault="002050FC" w:rsidP="007A79F4">
      <w:pPr>
        <w:pStyle w:val="ListParagraph"/>
        <w:numPr>
          <w:ilvl w:val="0"/>
          <w:numId w:val="47"/>
        </w:numPr>
      </w:pPr>
      <w:r w:rsidRPr="005E36C8">
        <w:t xml:space="preserve">Identification and assessment of potential hazards and risks, particularly those that could result in </w:t>
      </w:r>
      <w:r w:rsidR="003C3260" w:rsidRPr="005E36C8">
        <w:t>severe injury</w:t>
      </w:r>
      <w:r w:rsidRPr="005E36C8">
        <w:t xml:space="preserve">, ill health or death and those identified through worker health </w:t>
      </w:r>
      <w:r w:rsidR="00D37892" w:rsidRPr="005E36C8">
        <w:t>surveillance.</w:t>
      </w:r>
    </w:p>
    <w:p w14:paraId="260346A7" w14:textId="55A0910D" w:rsidR="00454C89" w:rsidRPr="005E36C8" w:rsidRDefault="002050FC" w:rsidP="007A79F4">
      <w:pPr>
        <w:pStyle w:val="ListParagraph"/>
        <w:numPr>
          <w:ilvl w:val="0"/>
          <w:numId w:val="47"/>
        </w:numPr>
      </w:pPr>
      <w:r w:rsidRPr="005E36C8">
        <w:t>Elimination of hazards and minimi</w:t>
      </w:r>
      <w:r w:rsidR="00711E15">
        <w:t>s</w:t>
      </w:r>
      <w:r w:rsidRPr="005E36C8">
        <w:t>ation of risks through implementation of preventive and protective measures in the following order of priority: elimination or substitution, engineering and organi</w:t>
      </w:r>
      <w:r w:rsidR="00711E15">
        <w:t>s</w:t>
      </w:r>
      <w:r w:rsidRPr="005E36C8">
        <w:t xml:space="preserve">ational controls, administrative controls, and where residual hazards and risks cannot be controlled through these collective measures, provision of personal protective equipment at no cost to the </w:t>
      </w:r>
      <w:r w:rsidR="00D37892" w:rsidRPr="005E36C8">
        <w:t>worker.</w:t>
      </w:r>
    </w:p>
    <w:p w14:paraId="77FE502B" w14:textId="1D19449C" w:rsidR="00AE4BB2" w:rsidRPr="005E36C8" w:rsidRDefault="00454C89" w:rsidP="007A79F4">
      <w:pPr>
        <w:pStyle w:val="ListParagraph"/>
        <w:numPr>
          <w:ilvl w:val="0"/>
          <w:numId w:val="47"/>
        </w:numPr>
      </w:pPr>
      <w:r w:rsidRPr="005E36C8">
        <w:t>Safety and health training, including on the proper use and maintenance of personal protective equipmen</w:t>
      </w:r>
      <w:r w:rsidR="004B67BE" w:rsidRPr="005E36C8">
        <w:t xml:space="preserve">t </w:t>
      </w:r>
      <w:r w:rsidRPr="005E36C8">
        <w:t>conducted by competent persons and the maintenance of training records;</w:t>
      </w:r>
    </w:p>
    <w:p w14:paraId="2E3E9DE8" w14:textId="74CEC71D" w:rsidR="00990627" w:rsidRPr="005E36C8" w:rsidRDefault="00AE4BB2" w:rsidP="007A79F4">
      <w:pPr>
        <w:pStyle w:val="ListParagraph"/>
        <w:numPr>
          <w:ilvl w:val="0"/>
          <w:numId w:val="47"/>
        </w:numPr>
      </w:pPr>
      <w:r w:rsidRPr="005E36C8">
        <w:t>Recording and documenting</w:t>
      </w:r>
      <w:r w:rsidR="00845EBB" w:rsidRPr="005E36C8">
        <w:t xml:space="preserve"> accidents</w:t>
      </w:r>
      <w:r w:rsidR="00C73B42" w:rsidRPr="005E36C8">
        <w:t xml:space="preserve">, disease, </w:t>
      </w:r>
      <w:r w:rsidR="00845EBB" w:rsidRPr="005E36C8">
        <w:t>incidents</w:t>
      </w:r>
      <w:r w:rsidR="00420B23" w:rsidRPr="005E36C8">
        <w:t xml:space="preserve"> and any resulting injuries, ill </w:t>
      </w:r>
      <w:r w:rsidR="003C4B82" w:rsidRPr="005E36C8">
        <w:t>health,</w:t>
      </w:r>
      <w:r w:rsidR="00420B23" w:rsidRPr="005E36C8">
        <w:t xml:space="preserve"> or death</w:t>
      </w:r>
      <w:r w:rsidR="00845EBB" w:rsidRPr="005E36C8">
        <w:t xml:space="preserve">, </w:t>
      </w:r>
    </w:p>
    <w:p w14:paraId="2B07DFC2" w14:textId="5BE1E51C" w:rsidR="0022562E" w:rsidRPr="005E36C8" w:rsidRDefault="00990627" w:rsidP="007A79F4">
      <w:pPr>
        <w:pStyle w:val="ListParagraph"/>
        <w:numPr>
          <w:ilvl w:val="0"/>
          <w:numId w:val="47"/>
        </w:numPr>
      </w:pPr>
      <w:r w:rsidRPr="005E36C8">
        <w:t xml:space="preserve">Emergency prevention and </w:t>
      </w:r>
      <w:r w:rsidR="00845EBB" w:rsidRPr="005E36C8">
        <w:t>preparedness and response measures</w:t>
      </w:r>
      <w:r w:rsidR="0022562E" w:rsidRPr="005E36C8">
        <w:t xml:space="preserve"> to address emergency situations,</w:t>
      </w:r>
    </w:p>
    <w:p w14:paraId="5268275C" w14:textId="28D0E8BE" w:rsidR="00845EBB" w:rsidRPr="005E36C8" w:rsidRDefault="0022562E" w:rsidP="007A79F4">
      <w:pPr>
        <w:pStyle w:val="ListParagraph"/>
        <w:numPr>
          <w:ilvl w:val="0"/>
          <w:numId w:val="47"/>
        </w:numPr>
      </w:pPr>
      <w:r w:rsidRPr="005E36C8">
        <w:t>Employment injury benefits and/or remedies for adverse impacts such as occupational injuries, disability, ill health or disease and death</w:t>
      </w:r>
      <w:r w:rsidR="00845EBB" w:rsidRPr="005E36C8">
        <w:t>.</w:t>
      </w:r>
    </w:p>
    <w:p w14:paraId="35DCEDE4" w14:textId="0BE97465" w:rsidR="00343893" w:rsidRPr="005E36C8" w:rsidRDefault="003B4360" w:rsidP="00852FC3">
      <w:pPr>
        <w:pStyle w:val="ListParagraph"/>
      </w:pPr>
      <w:bookmarkStart w:id="478" w:name="_Ref136265645"/>
      <w:r w:rsidRPr="005E36C8">
        <w:t xml:space="preserve">The project developer and </w:t>
      </w:r>
      <w:r w:rsidR="0029539E" w:rsidRPr="005E36C8">
        <w:t>relevant parties</w:t>
      </w:r>
      <w:r w:rsidRPr="005E36C8">
        <w:t xml:space="preserve"> who employ or engage project workers shall put in place the above safety and health processes and measures to prevent and protect workers from chemical, physical, </w:t>
      </w:r>
      <w:r w:rsidR="003C4B82" w:rsidRPr="005E36C8">
        <w:t>biological,</w:t>
      </w:r>
      <w:r w:rsidRPr="005E36C8">
        <w:t xml:space="preserve"> and psychosocial hazards and to establish and maintain safe and healthy workplaces including the work environment, organi</w:t>
      </w:r>
      <w:r w:rsidR="00711E15">
        <w:t>s</w:t>
      </w:r>
      <w:r w:rsidRPr="005E36C8">
        <w:t>ation, processes, tools machinery and equipment.</w:t>
      </w:r>
      <w:bookmarkEnd w:id="478"/>
    </w:p>
    <w:p w14:paraId="779F1AF7" w14:textId="77777777" w:rsidR="00343893" w:rsidRPr="005E36C8" w:rsidRDefault="00343893" w:rsidP="00852FC3">
      <w:pPr>
        <w:pStyle w:val="ListParagraph"/>
      </w:pPr>
      <w:bookmarkStart w:id="479" w:name="_Ref136265867"/>
      <w:r w:rsidRPr="005E36C8">
        <w:t>The project developer shall implement appropriate measures</w:t>
      </w:r>
      <w:bookmarkEnd w:id="479"/>
      <w:r w:rsidRPr="005E36C8">
        <w:t xml:space="preserve"> </w:t>
      </w:r>
    </w:p>
    <w:p w14:paraId="2DDA7F73" w14:textId="6B48D705" w:rsidR="00343893" w:rsidRPr="005E36C8" w:rsidRDefault="00343893" w:rsidP="007A79F4">
      <w:pPr>
        <w:pStyle w:val="ListParagraph"/>
        <w:numPr>
          <w:ilvl w:val="0"/>
          <w:numId w:val="46"/>
        </w:numPr>
      </w:pPr>
      <w:r w:rsidRPr="005E36C8">
        <w:t xml:space="preserve">to protect and provide assistance to address the vulnerabilities of project workers, including specific groups of workers, such as women, persons with disabilities, migrant </w:t>
      </w:r>
      <w:r w:rsidR="003C4B82" w:rsidRPr="005E36C8">
        <w:t>workers,</w:t>
      </w:r>
      <w:r w:rsidRPr="005E36C8">
        <w:t xml:space="preserve"> and young workers. AND</w:t>
      </w:r>
    </w:p>
    <w:p w14:paraId="32583339" w14:textId="77777777" w:rsidR="00343893" w:rsidRPr="005E36C8" w:rsidRDefault="00343893" w:rsidP="007A79F4">
      <w:pPr>
        <w:pStyle w:val="ListParagraph"/>
        <w:numPr>
          <w:ilvl w:val="0"/>
          <w:numId w:val="46"/>
        </w:numPr>
      </w:pPr>
      <w:r w:rsidRPr="005E36C8">
        <w:t>to prevent and address any form of violence and harassment, bullying, intimidation and/or exploitation, including any form of gender-based violence (GBV).</w:t>
      </w:r>
    </w:p>
    <w:p w14:paraId="00BAD23C" w14:textId="78E463F5" w:rsidR="00845EBB" w:rsidRPr="005E36C8" w:rsidRDefault="001E1888" w:rsidP="00852FC3">
      <w:pPr>
        <w:pStyle w:val="ListParagraph"/>
      </w:pPr>
      <w:bookmarkStart w:id="480" w:name="_Ref136267194"/>
      <w:r w:rsidRPr="005E36C8">
        <w:lastRenderedPageBreak/>
        <w:t>In accordance to the GS4GG stakeholder engagement requirements, t</w:t>
      </w:r>
      <w:r w:rsidR="00E05F46" w:rsidRPr="005E36C8">
        <w:t xml:space="preserve">he project developer shall provide access </w:t>
      </w:r>
      <w:r w:rsidRPr="005E36C8">
        <w:t>to workers (and their organi</w:t>
      </w:r>
      <w:r w:rsidR="00711E15">
        <w:t>s</w:t>
      </w:r>
      <w:r w:rsidRPr="005E36C8">
        <w:t xml:space="preserve">ations, where they exist) to </w:t>
      </w:r>
      <w:r w:rsidR="00E05F46" w:rsidRPr="005E36C8">
        <w:t>grievance mechanism to raise workplace concerns</w:t>
      </w:r>
      <w:r w:rsidR="00A71990" w:rsidRPr="005E36C8">
        <w:t xml:space="preserve"> of violations of existing rights and entitlements as provided for in legislation, collective agreements, employment contracts and human resources policies</w:t>
      </w:r>
      <w:r w:rsidR="009211C4">
        <w:t>.</w:t>
      </w:r>
      <w:r w:rsidR="00E05F46" w:rsidRPr="005E36C8">
        <w:t xml:space="preserve"> The project developer shall inform the workers of the grievance mechanism at the time of recruitment and make accessible to them</w:t>
      </w:r>
      <w:r w:rsidR="00764CBE" w:rsidRPr="005E36C8">
        <w:t>.</w:t>
      </w:r>
      <w:r w:rsidR="000C6EAB" w:rsidRPr="005E36C8">
        <w:t xml:space="preserve"> Measures shall be put in place to make the grievance mechanism easily accessible to all workers.</w:t>
      </w:r>
      <w:bookmarkEnd w:id="480"/>
      <w:r w:rsidR="00764CBE" w:rsidRPr="005E36C8">
        <w:t xml:space="preserve"> </w:t>
      </w:r>
    </w:p>
    <w:p w14:paraId="1E6FF138" w14:textId="36D0A020" w:rsidR="00A06262" w:rsidRPr="005E36C8" w:rsidRDefault="003422C3" w:rsidP="00852FC3">
      <w:pPr>
        <w:pStyle w:val="ListParagraph"/>
      </w:pPr>
      <w:bookmarkStart w:id="481" w:name="_Ref136267743"/>
      <w:r w:rsidRPr="005E36C8">
        <w:t xml:space="preserve">Where </w:t>
      </w:r>
      <w:r w:rsidR="00CE1799" w:rsidRPr="005E36C8">
        <w:t xml:space="preserve">project workers are </w:t>
      </w:r>
      <w:r w:rsidR="00651A14" w:rsidRPr="005E36C8">
        <w:t xml:space="preserve">engaged </w:t>
      </w:r>
      <w:r w:rsidR="000B53E1" w:rsidRPr="005E36C8">
        <w:t xml:space="preserve">by </w:t>
      </w:r>
      <w:r w:rsidR="006711A7" w:rsidRPr="005E36C8">
        <w:t>third parties</w:t>
      </w:r>
      <w:r w:rsidR="000B53E1" w:rsidRPr="005E36C8">
        <w:t>, the project developer</w:t>
      </w:r>
      <w:r w:rsidR="002245BD" w:rsidRPr="005E36C8">
        <w:t xml:space="preserve"> shall</w:t>
      </w:r>
      <w:bookmarkEnd w:id="481"/>
      <w:r w:rsidR="00F81666" w:rsidRPr="005E36C8">
        <w:t xml:space="preserve"> </w:t>
      </w:r>
    </w:p>
    <w:p w14:paraId="1B62F794" w14:textId="76460606" w:rsidR="002245BD" w:rsidRPr="005E36C8" w:rsidRDefault="00A06262" w:rsidP="007A79F4">
      <w:pPr>
        <w:pStyle w:val="ListParagraph"/>
        <w:numPr>
          <w:ilvl w:val="0"/>
          <w:numId w:val="48"/>
        </w:numPr>
      </w:pPr>
      <w:r w:rsidRPr="005E36C8">
        <w:t xml:space="preserve">put in </w:t>
      </w:r>
      <w:r w:rsidR="000116D5" w:rsidRPr="005E36C8">
        <w:t xml:space="preserve">place mechanism </w:t>
      </w:r>
      <w:r w:rsidR="00F81666" w:rsidRPr="005E36C8">
        <w:t>e.g. due diligence that includes an examination of the past and current labour practices of the contractor or third party, and</w:t>
      </w:r>
      <w:r w:rsidR="000116D5" w:rsidRPr="005E36C8">
        <w:t xml:space="preserve"> audits</w:t>
      </w:r>
      <w:r w:rsidR="00551F91" w:rsidRPr="005E36C8">
        <w:t xml:space="preserve"> to ascertain that third parties who engage workers are legitimate and reliable </w:t>
      </w:r>
      <w:r w:rsidR="007A29B8" w:rsidRPr="005E36C8">
        <w:t>and have in place appropriate policies, processes and systems that allow them to operate in accordance with the minimum requirements herein.</w:t>
      </w:r>
    </w:p>
    <w:p w14:paraId="0BEC596D" w14:textId="2D3AC243" w:rsidR="00410F79" w:rsidRPr="005E36C8" w:rsidRDefault="002245BD" w:rsidP="007A79F4">
      <w:pPr>
        <w:pStyle w:val="ListParagraph"/>
        <w:numPr>
          <w:ilvl w:val="0"/>
          <w:numId w:val="48"/>
        </w:numPr>
      </w:pPr>
      <w:r w:rsidRPr="005E36C8">
        <w:t>establish policies and p</w:t>
      </w:r>
      <w:r w:rsidR="00B931E4" w:rsidRPr="005E36C8">
        <w:t xml:space="preserve">rocedures for managing and monitoring the performance of such </w:t>
      </w:r>
      <w:r w:rsidR="00D37892" w:rsidRPr="005E36C8">
        <w:t>third-party</w:t>
      </w:r>
      <w:r w:rsidRPr="005E36C8">
        <w:t xml:space="preserve"> employe</w:t>
      </w:r>
      <w:r w:rsidR="00C004FA" w:rsidRPr="005E36C8">
        <w:t>rs</w:t>
      </w:r>
      <w:r w:rsidR="00B931E4" w:rsidRPr="005E36C8">
        <w:t xml:space="preserve"> in relation to the minimum requirements</w:t>
      </w:r>
      <w:r w:rsidR="0027510E" w:rsidRPr="005E36C8">
        <w:t xml:space="preserve"> herein.</w:t>
      </w:r>
      <w:r w:rsidR="00B931E4" w:rsidRPr="005E36C8">
        <w:t xml:space="preserve"> </w:t>
      </w:r>
    </w:p>
    <w:p w14:paraId="6B5118DE" w14:textId="16D280C4" w:rsidR="00681B99" w:rsidRPr="005E36C8" w:rsidRDefault="00136B48" w:rsidP="00852FC3">
      <w:pPr>
        <w:pStyle w:val="ListParagraph"/>
      </w:pPr>
      <w:r w:rsidRPr="005E36C8">
        <w:t xml:space="preserve">Where </w:t>
      </w:r>
      <w:r w:rsidR="009153F7" w:rsidRPr="005E36C8">
        <w:t xml:space="preserve">project’s </w:t>
      </w:r>
      <w:r w:rsidR="00CA20F5" w:rsidRPr="005E36C8">
        <w:t xml:space="preserve">primary suppliers </w:t>
      </w:r>
      <w:r w:rsidR="009153F7" w:rsidRPr="005E36C8">
        <w:t>(supply chain workers)</w:t>
      </w:r>
      <w:r w:rsidR="00097B55" w:rsidRPr="005E36C8">
        <w:t xml:space="preserve"> are involved</w:t>
      </w:r>
      <w:r w:rsidR="00042A98" w:rsidRPr="005E36C8">
        <w:t>,</w:t>
      </w:r>
      <w:r w:rsidR="00896E52" w:rsidRPr="005E36C8">
        <w:t xml:space="preserve"> </w:t>
      </w:r>
      <w:r w:rsidR="00D05667" w:rsidRPr="005E36C8">
        <w:t xml:space="preserve">in a sector known for involving child or forced </w:t>
      </w:r>
      <w:r w:rsidR="001570DE" w:rsidRPr="005E36C8">
        <w:t>labour</w:t>
      </w:r>
      <w:r w:rsidR="00D05667" w:rsidRPr="005E36C8">
        <w:t xml:space="preserve"> or significant safety violations, the </w:t>
      </w:r>
      <w:r w:rsidR="00042A98" w:rsidRPr="005E36C8">
        <w:t>project developer shall</w:t>
      </w:r>
    </w:p>
    <w:p w14:paraId="1A2F4655" w14:textId="16A8948A" w:rsidR="00B2268C" w:rsidRPr="005E36C8" w:rsidRDefault="00B2268C" w:rsidP="007A79F4">
      <w:pPr>
        <w:pStyle w:val="ListParagraph"/>
        <w:numPr>
          <w:ilvl w:val="0"/>
          <w:numId w:val="49"/>
        </w:numPr>
      </w:pPr>
      <w:r w:rsidRPr="005E36C8">
        <w:t xml:space="preserve">assess if there are any incidents of child </w:t>
      </w:r>
      <w:r w:rsidR="001570DE" w:rsidRPr="005E36C8">
        <w:t>labour</w:t>
      </w:r>
      <w:r w:rsidRPr="005E36C8">
        <w:t xml:space="preserve">, forced </w:t>
      </w:r>
      <w:r w:rsidR="0065454D" w:rsidRPr="005E36C8">
        <w:t>labour</w:t>
      </w:r>
      <w:r w:rsidRPr="005E36C8">
        <w:t xml:space="preserve"> or significant safety issues</w:t>
      </w:r>
      <w:r w:rsidR="003F6C18">
        <w:t>.</w:t>
      </w:r>
    </w:p>
    <w:p w14:paraId="1B2C87B1" w14:textId="1EC80849" w:rsidR="00F24C4E" w:rsidRPr="005E36C8" w:rsidRDefault="001A7861" w:rsidP="007A79F4">
      <w:pPr>
        <w:pStyle w:val="ListParagraph"/>
        <w:numPr>
          <w:ilvl w:val="0"/>
          <w:numId w:val="49"/>
        </w:numPr>
      </w:pPr>
      <w:r w:rsidRPr="005E36C8">
        <w:t xml:space="preserve">monitor its primary supply chain on an ongoing basis </w:t>
      </w:r>
      <w:r w:rsidR="006F0C7A" w:rsidRPr="005E36C8">
        <w:t xml:space="preserve">and </w:t>
      </w:r>
      <w:r w:rsidR="00FB642F" w:rsidRPr="005E36C8">
        <w:t xml:space="preserve">take </w:t>
      </w:r>
      <w:r w:rsidR="000223A3" w:rsidRPr="005E36C8">
        <w:t xml:space="preserve">corrective </w:t>
      </w:r>
      <w:r w:rsidR="00825BB8" w:rsidRPr="005E36C8">
        <w:t>action</w:t>
      </w:r>
      <w:r w:rsidR="00FB642F" w:rsidRPr="005E36C8">
        <w:t xml:space="preserve"> to remedy </w:t>
      </w:r>
      <w:r w:rsidRPr="005E36C8">
        <w:t xml:space="preserve">if new risks or incidents of child and/or forced </w:t>
      </w:r>
      <w:r w:rsidR="001570DE" w:rsidRPr="005E36C8">
        <w:t>labour</w:t>
      </w:r>
      <w:r w:rsidRPr="005E36C8">
        <w:t xml:space="preserve"> are identified</w:t>
      </w:r>
      <w:r w:rsidR="00331153" w:rsidRPr="005E36C8">
        <w:t>.</w:t>
      </w:r>
    </w:p>
    <w:p w14:paraId="1A200B29" w14:textId="70645DAC" w:rsidR="00845EBB" w:rsidRPr="005E36C8" w:rsidRDefault="00845EBB" w:rsidP="00633F48">
      <w:pPr>
        <w:pStyle w:val="Heading3"/>
      </w:pPr>
      <w:bookmarkStart w:id="482" w:name="_Toc21166193"/>
      <w:bookmarkStart w:id="483" w:name="_Toc135818302"/>
      <w:bookmarkStart w:id="484" w:name="_Ref136267959"/>
      <w:bookmarkStart w:id="485" w:name="_Ref136267965"/>
      <w:bookmarkStart w:id="486" w:name="_Toc138752940"/>
      <w:r w:rsidRPr="005E36C8">
        <w:t xml:space="preserve">Negative </w:t>
      </w:r>
      <w:ins w:id="487" w:author="Anshika Gupta" w:date="2023-06-26T13:59:00Z">
        <w:r w:rsidR="00F11C6C">
          <w:t>e</w:t>
        </w:r>
      </w:ins>
      <w:r w:rsidRPr="005E36C8">
        <w:t xml:space="preserve">conomic </w:t>
      </w:r>
      <w:ins w:id="488" w:author="Anshika Gupta" w:date="2023-06-26T13:59:00Z">
        <w:r w:rsidR="00F11C6C">
          <w:t>c</w:t>
        </w:r>
      </w:ins>
      <w:r w:rsidRPr="005E36C8">
        <w:t>onsequences</w:t>
      </w:r>
      <w:bookmarkEnd w:id="482"/>
      <w:bookmarkEnd w:id="483"/>
      <w:bookmarkEnd w:id="484"/>
      <w:bookmarkEnd w:id="485"/>
      <w:bookmarkEnd w:id="486"/>
    </w:p>
    <w:p w14:paraId="1EFD4129" w14:textId="53084FEB" w:rsidR="00845EBB" w:rsidRPr="005E36C8" w:rsidRDefault="00845EBB" w:rsidP="00852FC3">
      <w:pPr>
        <w:rPr>
          <w:lang w:val="en-SG"/>
        </w:rPr>
      </w:pPr>
      <w:r w:rsidRPr="005E36C8">
        <w:t xml:space="preserve">The </w:t>
      </w:r>
      <w:r w:rsidR="006F0C7A" w:rsidRPr="005E36C8">
        <w:t>GS4GG Certification</w:t>
      </w:r>
      <w:r w:rsidRPr="005E36C8">
        <w:t xml:space="preserve"> requires that</w:t>
      </w:r>
      <w:ins w:id="489" w:author="Anshika Gupta" w:date="2023-05-01T16:32:00Z">
        <w:r w:rsidR="00984AF9" w:rsidRPr="005E36C8">
          <w:t>:</w:t>
        </w:r>
      </w:ins>
    </w:p>
    <w:p w14:paraId="0AB5E53B" w14:textId="719E5A9E" w:rsidR="00845EBB" w:rsidRPr="005E36C8" w:rsidRDefault="00845EBB" w:rsidP="00852FC3">
      <w:pPr>
        <w:pStyle w:val="ListParagraph"/>
      </w:pPr>
      <w:bookmarkStart w:id="490" w:name="_Ref136270403"/>
      <w:r w:rsidRPr="005E36C8">
        <w:t xml:space="preserve">The </w:t>
      </w:r>
      <w:r w:rsidR="00E153A4">
        <w:t>project developer</w:t>
      </w:r>
      <w:r w:rsidRPr="005E36C8">
        <w:t xml:space="preserve"> shall </w:t>
      </w:r>
      <w:r w:rsidR="004E237E">
        <w:t>ensure</w:t>
      </w:r>
      <w:r w:rsidR="00EF770F" w:rsidRPr="005E36C8">
        <w:t xml:space="preserve"> </w:t>
      </w:r>
      <w:r w:rsidRPr="005E36C8">
        <w:t xml:space="preserve">the financial sustainability of the Project implemented, also including those that will occur beyond the </w:t>
      </w:r>
      <w:r w:rsidR="00F11C6C">
        <w:t>p</w:t>
      </w:r>
      <w:r w:rsidRPr="005E36C8">
        <w:t xml:space="preserve">roject </w:t>
      </w:r>
      <w:r w:rsidR="00F11C6C">
        <w:t>c</w:t>
      </w:r>
      <w:r w:rsidRPr="005E36C8">
        <w:t>ertification period.</w:t>
      </w:r>
      <w:bookmarkEnd w:id="490"/>
    </w:p>
    <w:p w14:paraId="30C2BDF1" w14:textId="01EA2AB1" w:rsidR="00845EBB" w:rsidRPr="005E36C8" w:rsidRDefault="00845EBB" w:rsidP="00852FC3">
      <w:pPr>
        <w:pStyle w:val="ListParagraph"/>
      </w:pPr>
      <w:bookmarkStart w:id="491" w:name="_Ref136270416"/>
      <w:r w:rsidRPr="005E36C8">
        <w:t xml:space="preserve">The Projects shall consider economic impacts and potential risks to the local economy. Particular </w:t>
      </w:r>
      <w:r w:rsidR="006354EC">
        <w:t>attention</w:t>
      </w:r>
      <w:r w:rsidR="006354EC" w:rsidRPr="005E36C8">
        <w:t xml:space="preserve"> </w:t>
      </w:r>
      <w:r w:rsidRPr="005E36C8">
        <w:t xml:space="preserve">shall be given to vulnerable and marginalised social groups in targeted communities and that benefits are </w:t>
      </w:r>
      <w:r w:rsidR="0065454D" w:rsidRPr="005E36C8">
        <w:t>socially inclusive</w:t>
      </w:r>
      <w:r w:rsidRPr="005E36C8">
        <w:t xml:space="preserve"> and sustainable.</w:t>
      </w:r>
      <w:bookmarkEnd w:id="491"/>
    </w:p>
    <w:p w14:paraId="58132591" w14:textId="201B46E4" w:rsidR="00845EBB" w:rsidRPr="005E36C8" w:rsidRDefault="00845EBB" w:rsidP="00852FC3">
      <w:pPr>
        <w:pStyle w:val="Heading2"/>
      </w:pPr>
      <w:bookmarkStart w:id="492" w:name="_Toc110433907"/>
      <w:bookmarkStart w:id="493" w:name="_Toc110433956"/>
      <w:bookmarkStart w:id="494" w:name="_Toc113262605"/>
      <w:bookmarkStart w:id="495" w:name="_Toc21166194"/>
      <w:bookmarkStart w:id="496" w:name="_Ref136308197"/>
      <w:bookmarkStart w:id="497" w:name="_Ref136308205"/>
      <w:bookmarkStart w:id="498" w:name="_Toc138752941"/>
      <w:bookmarkEnd w:id="492"/>
      <w:bookmarkEnd w:id="493"/>
      <w:bookmarkEnd w:id="494"/>
      <w:r w:rsidRPr="005E36C8">
        <w:t>Climate and Energy</w:t>
      </w:r>
      <w:bookmarkEnd w:id="495"/>
      <w:bookmarkEnd w:id="496"/>
      <w:bookmarkEnd w:id="497"/>
      <w:bookmarkEnd w:id="498"/>
    </w:p>
    <w:p w14:paraId="6FD18011" w14:textId="04197105" w:rsidR="00EB5B12" w:rsidRPr="005E36C8" w:rsidRDefault="00845EBB" w:rsidP="00852FC3">
      <w:r w:rsidRPr="005E36C8">
        <w:t xml:space="preserve">The Gold </w:t>
      </w:r>
      <w:r w:rsidRPr="005E36C8">
        <w:rPr>
          <w:lang w:val="en-SG"/>
        </w:rPr>
        <w:t>Standard</w:t>
      </w:r>
      <w:ins w:id="499" w:author="Anshika Gupta" w:date="2023-05-24T14:40:00Z">
        <w:r w:rsidR="00327213">
          <w:rPr>
            <w:lang w:val="en-SG"/>
          </w:rPr>
          <w:t>:</w:t>
        </w:r>
      </w:ins>
      <w:r w:rsidR="00B6350F" w:rsidRPr="005E36C8">
        <w:t xml:space="preserve"> </w:t>
      </w:r>
    </w:p>
    <w:p w14:paraId="20661C05" w14:textId="16C507FE" w:rsidR="00EB5B12" w:rsidRPr="005E36C8" w:rsidRDefault="00060133" w:rsidP="007A79F4">
      <w:pPr>
        <w:pStyle w:val="ListParagraph"/>
        <w:numPr>
          <w:ilvl w:val="0"/>
          <w:numId w:val="57"/>
        </w:numPr>
      </w:pPr>
      <w:r>
        <w:t>P</w:t>
      </w:r>
      <w:r w:rsidR="00845EBB" w:rsidRPr="005E36C8">
        <w:t xml:space="preserve">romotes </w:t>
      </w:r>
      <w:ins w:id="500" w:author="Anshika Gupta" w:date="2023-06-26T14:00:00Z">
        <w:r w:rsidR="009D5680">
          <w:t>c</w:t>
        </w:r>
      </w:ins>
      <w:r w:rsidR="00845EBB" w:rsidRPr="005E36C8">
        <w:t xml:space="preserve">limate </w:t>
      </w:r>
      <w:ins w:id="501" w:author="Anshika Gupta" w:date="2023-06-26T14:00:00Z">
        <w:r w:rsidR="009D5680">
          <w:t>s</w:t>
        </w:r>
      </w:ins>
      <w:r w:rsidR="00845EBB" w:rsidRPr="005E36C8">
        <w:t xml:space="preserve">ecurity (mitigation and adaptation) and </w:t>
      </w:r>
      <w:ins w:id="502" w:author="Anshika Gupta" w:date="2023-06-26T14:00:00Z">
        <w:r w:rsidR="009D5680">
          <w:t>s</w:t>
        </w:r>
      </w:ins>
      <w:r w:rsidR="00845EBB" w:rsidRPr="005E36C8">
        <w:t xml:space="preserve">ustainable </w:t>
      </w:r>
      <w:ins w:id="503" w:author="Anshika Gupta" w:date="2023-06-26T14:00:00Z">
        <w:r w:rsidR="009D5680">
          <w:t>d</w:t>
        </w:r>
      </w:ins>
      <w:r w:rsidR="00845EBB" w:rsidRPr="005E36C8">
        <w:t>evelopment.</w:t>
      </w:r>
    </w:p>
    <w:p w14:paraId="372036FA" w14:textId="6AF0C82A" w:rsidR="00EB5B12" w:rsidRPr="005E36C8" w:rsidRDefault="00EB5B12" w:rsidP="007A79F4">
      <w:pPr>
        <w:pStyle w:val="ListParagraph"/>
        <w:numPr>
          <w:ilvl w:val="0"/>
          <w:numId w:val="57"/>
        </w:numPr>
      </w:pPr>
      <w:r w:rsidRPr="005E36C8">
        <w:t>Promote</w:t>
      </w:r>
      <w:r w:rsidR="00060133">
        <w:t>s</w:t>
      </w:r>
      <w:r w:rsidRPr="005E36C8">
        <w:t xml:space="preserve"> sustainable use of energy.</w:t>
      </w:r>
    </w:p>
    <w:p w14:paraId="720FFD34" w14:textId="4EB317BE" w:rsidR="00845EBB" w:rsidRPr="005E36C8" w:rsidRDefault="00C32F14" w:rsidP="00633F48">
      <w:pPr>
        <w:pStyle w:val="Heading3"/>
      </w:pPr>
      <w:bookmarkStart w:id="504" w:name="_Toc135818304"/>
      <w:bookmarkStart w:id="505" w:name="_Ref136308252"/>
      <w:bookmarkStart w:id="506" w:name="_Ref136308276"/>
      <w:bookmarkStart w:id="507" w:name="_Toc138752942"/>
      <w:r w:rsidRPr="005E36C8">
        <w:lastRenderedPageBreak/>
        <w:t xml:space="preserve">GHG </w:t>
      </w:r>
      <w:r w:rsidR="00845EBB" w:rsidRPr="005E36C8">
        <w:t>Emissions</w:t>
      </w:r>
      <w:bookmarkEnd w:id="504"/>
      <w:bookmarkEnd w:id="505"/>
      <w:bookmarkEnd w:id="506"/>
      <w:bookmarkEnd w:id="507"/>
    </w:p>
    <w:p w14:paraId="27F4246F" w14:textId="0869826C" w:rsidR="00845EBB" w:rsidRPr="005E36C8" w:rsidRDefault="00845EBB" w:rsidP="00852FC3">
      <w:pPr>
        <w:rPr>
          <w:lang w:val="en-SG"/>
        </w:rPr>
      </w:pPr>
      <w:r w:rsidRPr="005E36C8">
        <w:t xml:space="preserve">The </w:t>
      </w:r>
      <w:r w:rsidR="004827EF" w:rsidRPr="005E36C8">
        <w:t xml:space="preserve">GS4GG Certification </w:t>
      </w:r>
      <w:r w:rsidRPr="005E36C8">
        <w:t>requires that</w:t>
      </w:r>
      <w:ins w:id="508" w:author="Anshika Gupta" w:date="2023-05-24T14:40:00Z">
        <w:r w:rsidR="00327213">
          <w:t>:</w:t>
        </w:r>
      </w:ins>
    </w:p>
    <w:p w14:paraId="036F408C" w14:textId="14F0E814" w:rsidR="00D910A0" w:rsidRPr="005E36C8" w:rsidRDefault="00845EBB" w:rsidP="00852FC3">
      <w:pPr>
        <w:pStyle w:val="ListParagraph"/>
      </w:pPr>
      <w:bookmarkStart w:id="509" w:name="_Ref136308481"/>
      <w:r w:rsidRPr="005E36C8">
        <w:t>Projects shall not increase greenhouse gas emissions</w:t>
      </w:r>
      <w:ins w:id="510" w:author="Anshika Gupta" w:date="2023-05-01T10:34:00Z">
        <w:r w:rsidR="00566BDD" w:rsidRPr="005E36C8">
          <w:t xml:space="preserve"> (GHG)</w:t>
        </w:r>
      </w:ins>
      <w:r w:rsidRPr="005E36C8">
        <w:t xml:space="preserve"> over the Baseline Scenario unless this is specifically allowed within </w:t>
      </w:r>
      <w:ins w:id="511" w:author="Anshika Gupta" w:date="2023-06-26T14:01:00Z">
        <w:r w:rsidR="009D5680">
          <w:fldChar w:fldCharType="begin"/>
        </w:r>
        <w:r w:rsidR="009D5680">
          <w:instrText>HYPERLINK "https://globalgoals.goldstandard.org/200-activity-requirements/"</w:instrText>
        </w:r>
        <w:r w:rsidR="009D5680">
          <w:fldChar w:fldCharType="separate"/>
        </w:r>
        <w:del w:id="512" w:author="VT" w:date="2023-06-27T03:55:00Z">
          <w:r w:rsidR="009D5680" w:rsidRPr="009D5680" w:rsidDel="00133922">
            <w:rPr>
              <w:rStyle w:val="Hyperlink"/>
              <w:rFonts w:ascii="Verdana" w:hAnsi="Verdana"/>
            </w:rPr>
            <w:delText>a</w:delText>
          </w:r>
        </w:del>
        <w:r w:rsidRPr="009D5680">
          <w:rPr>
            <w:rStyle w:val="Hyperlink"/>
            <w:rFonts w:ascii="Verdana" w:hAnsi="Verdana"/>
          </w:rPr>
          <w:t xml:space="preserve">Activity </w:t>
        </w:r>
        <w:del w:id="513" w:author="VT" w:date="2023-06-27T03:55:00Z">
          <w:r w:rsidR="009D5680" w:rsidRPr="009D5680" w:rsidDel="008A2C29">
            <w:rPr>
              <w:rStyle w:val="Hyperlink"/>
              <w:rFonts w:ascii="Verdana" w:hAnsi="Verdana"/>
            </w:rPr>
            <w:delText>r</w:delText>
          </w:r>
        </w:del>
        <w:r w:rsidRPr="009D5680">
          <w:rPr>
            <w:rStyle w:val="Hyperlink"/>
            <w:rFonts w:ascii="Verdana" w:hAnsi="Verdana"/>
          </w:rPr>
          <w:t>Requirements</w:t>
        </w:r>
        <w:r w:rsidR="009D5680">
          <w:fldChar w:fldCharType="end"/>
        </w:r>
      </w:ins>
      <w:r w:rsidRPr="005E36C8">
        <w:t xml:space="preserve"> or </w:t>
      </w:r>
      <w:ins w:id="514" w:author="Anshika Gupta" w:date="2023-06-26T14:02:00Z">
        <w:r w:rsidR="009D5680">
          <w:fldChar w:fldCharType="begin"/>
        </w:r>
        <w:r w:rsidR="009D5680">
          <w:instrText>HYPERLINK "https://globalgoals.goldstandard.org/400-sdg-impact-quantification/"</w:instrText>
        </w:r>
        <w:r w:rsidR="009D5680">
          <w:fldChar w:fldCharType="separate"/>
        </w:r>
        <w:r w:rsidRPr="009D5680">
          <w:rPr>
            <w:rStyle w:val="Hyperlink"/>
            <w:rFonts w:ascii="Verdana" w:hAnsi="Verdana"/>
          </w:rPr>
          <w:t xml:space="preserve">Gold Standard </w:t>
        </w:r>
        <w:r w:rsidR="009D5680" w:rsidRPr="009D5680">
          <w:rPr>
            <w:rStyle w:val="Hyperlink"/>
            <w:rFonts w:ascii="Verdana" w:hAnsi="Verdana"/>
          </w:rPr>
          <w:t>a</w:t>
        </w:r>
        <w:del w:id="515" w:author="Anshika Gupta" w:date="2023-06-26T14:01:00Z">
          <w:r w:rsidRPr="009D5680" w:rsidDel="009D5680">
            <w:rPr>
              <w:rStyle w:val="Hyperlink"/>
              <w:rFonts w:ascii="Verdana" w:hAnsi="Verdana"/>
            </w:rPr>
            <w:delText>A</w:delText>
          </w:r>
        </w:del>
        <w:r w:rsidRPr="009D5680">
          <w:rPr>
            <w:rStyle w:val="Hyperlink"/>
            <w:rFonts w:ascii="Verdana" w:hAnsi="Verdana"/>
          </w:rPr>
          <w:t>pproved</w:t>
        </w:r>
        <w:r w:rsidR="009D5680" w:rsidRPr="009D5680">
          <w:rPr>
            <w:rStyle w:val="Hyperlink"/>
            <w:rFonts w:ascii="Verdana" w:hAnsi="Verdana"/>
          </w:rPr>
          <w:t xml:space="preserve"> SDG</w:t>
        </w:r>
        <w:r w:rsidRPr="009D5680">
          <w:rPr>
            <w:rStyle w:val="Hyperlink"/>
            <w:rFonts w:ascii="Verdana" w:hAnsi="Verdana"/>
          </w:rPr>
          <w:t xml:space="preserve"> </w:t>
        </w:r>
        <w:r w:rsidR="009D5680" w:rsidRPr="009D5680">
          <w:rPr>
            <w:rStyle w:val="Hyperlink"/>
            <w:rFonts w:ascii="Verdana" w:hAnsi="Verdana"/>
          </w:rPr>
          <w:t>i</w:t>
        </w:r>
        <w:del w:id="516" w:author="Anshika Gupta" w:date="2023-06-26T14:01:00Z">
          <w:r w:rsidRPr="009D5680" w:rsidDel="009D5680">
            <w:rPr>
              <w:rStyle w:val="Hyperlink"/>
              <w:rFonts w:ascii="Verdana" w:hAnsi="Verdana"/>
            </w:rPr>
            <w:delText>I</w:delText>
          </w:r>
        </w:del>
        <w:r w:rsidRPr="009D5680">
          <w:rPr>
            <w:rStyle w:val="Hyperlink"/>
            <w:rFonts w:ascii="Verdana" w:hAnsi="Verdana"/>
          </w:rPr>
          <w:t>mpact</w:t>
        </w:r>
        <w:r w:rsidR="009D5680" w:rsidRPr="009D5680">
          <w:rPr>
            <w:rStyle w:val="Hyperlink"/>
            <w:rFonts w:ascii="Verdana" w:hAnsi="Verdana"/>
          </w:rPr>
          <w:t xml:space="preserve"> quantification</w:t>
        </w:r>
        <w:r w:rsidRPr="009D5680">
          <w:rPr>
            <w:rStyle w:val="Hyperlink"/>
            <w:rFonts w:ascii="Verdana" w:hAnsi="Verdana"/>
          </w:rPr>
          <w:t xml:space="preserve"> </w:t>
        </w:r>
        <w:r w:rsidR="009D5680" w:rsidRPr="009D5680">
          <w:rPr>
            <w:rStyle w:val="Hyperlink"/>
            <w:rFonts w:ascii="Verdana" w:hAnsi="Verdana"/>
          </w:rPr>
          <w:t>m</w:t>
        </w:r>
        <w:del w:id="517" w:author="Anshika Gupta" w:date="2023-06-26T14:01:00Z">
          <w:r w:rsidRPr="009D5680" w:rsidDel="009D5680">
            <w:rPr>
              <w:rStyle w:val="Hyperlink"/>
              <w:rFonts w:ascii="Verdana" w:hAnsi="Verdana"/>
            </w:rPr>
            <w:delText>M</w:delText>
          </w:r>
        </w:del>
        <w:r w:rsidRPr="009D5680">
          <w:rPr>
            <w:rStyle w:val="Hyperlink"/>
            <w:rFonts w:ascii="Verdana" w:hAnsi="Verdana"/>
          </w:rPr>
          <w:t>ethodologies</w:t>
        </w:r>
        <w:r w:rsidR="009D5680">
          <w:fldChar w:fldCharType="end"/>
        </w:r>
      </w:ins>
      <w:r w:rsidRPr="005E36C8">
        <w:t>.</w:t>
      </w:r>
      <w:bookmarkEnd w:id="509"/>
    </w:p>
    <w:p w14:paraId="2FF36F05" w14:textId="1D209A83" w:rsidR="00845EBB" w:rsidRPr="005E36C8" w:rsidRDefault="00845EBB" w:rsidP="00633F48">
      <w:pPr>
        <w:pStyle w:val="Heading3"/>
      </w:pPr>
      <w:bookmarkStart w:id="518" w:name="_Toc21166195"/>
      <w:bookmarkStart w:id="519" w:name="_Toc135818305"/>
      <w:bookmarkStart w:id="520" w:name="_Ref136309010"/>
      <w:bookmarkStart w:id="521" w:name="_Ref136309017"/>
      <w:bookmarkStart w:id="522" w:name="_Toc138752943"/>
      <w:r w:rsidRPr="005E36C8">
        <w:t>Energy supply</w:t>
      </w:r>
      <w:bookmarkEnd w:id="518"/>
      <w:bookmarkEnd w:id="519"/>
      <w:bookmarkEnd w:id="520"/>
      <w:bookmarkEnd w:id="521"/>
      <w:bookmarkEnd w:id="522"/>
    </w:p>
    <w:p w14:paraId="238E5E75" w14:textId="7EA75BD4" w:rsidR="00845EBB" w:rsidRPr="005E36C8" w:rsidRDefault="00845EBB" w:rsidP="00852FC3">
      <w:pPr>
        <w:rPr>
          <w:lang w:val="en-SG"/>
        </w:rPr>
      </w:pPr>
      <w:r w:rsidRPr="005E36C8">
        <w:t xml:space="preserve">The </w:t>
      </w:r>
      <w:r w:rsidR="004827EF" w:rsidRPr="005E36C8">
        <w:t xml:space="preserve">GS4GG Certification </w:t>
      </w:r>
      <w:r w:rsidR="006C02DA" w:rsidRPr="005E36C8">
        <w:t xml:space="preserve">requires </w:t>
      </w:r>
      <w:r w:rsidRPr="005E36C8">
        <w:t>that</w:t>
      </w:r>
      <w:ins w:id="523" w:author="Anshika Gupta" w:date="2023-05-24T14:40:00Z">
        <w:r w:rsidR="00327213">
          <w:t>:</w:t>
        </w:r>
      </w:ins>
    </w:p>
    <w:p w14:paraId="77447393" w14:textId="240BFF69" w:rsidR="006C02DA" w:rsidRPr="005E36C8" w:rsidRDefault="00845EBB" w:rsidP="00852FC3">
      <w:pPr>
        <w:pStyle w:val="ListParagraph"/>
      </w:pPr>
      <w:bookmarkStart w:id="524" w:name="_Ref136309180"/>
      <w:r w:rsidRPr="005E36C8">
        <w:t>The Project shall not affect the availability and reliability of energy supply to other users.</w:t>
      </w:r>
      <w:bookmarkEnd w:id="524"/>
    </w:p>
    <w:p w14:paraId="2E26E02D" w14:textId="3EF028A6" w:rsidR="00845EBB" w:rsidRPr="005E36C8" w:rsidRDefault="00845EBB" w:rsidP="00852FC3">
      <w:pPr>
        <w:pStyle w:val="Heading2"/>
      </w:pPr>
      <w:bookmarkStart w:id="525" w:name="_Toc21166196"/>
      <w:bookmarkStart w:id="526" w:name="_Ref136309615"/>
      <w:bookmarkStart w:id="527" w:name="_Ref136309621"/>
      <w:bookmarkStart w:id="528" w:name="_Ref136309626"/>
      <w:bookmarkStart w:id="529" w:name="_Toc138752944"/>
      <w:r w:rsidRPr="005E36C8">
        <w:t>Water</w:t>
      </w:r>
      <w:bookmarkEnd w:id="525"/>
      <w:bookmarkEnd w:id="526"/>
      <w:bookmarkEnd w:id="527"/>
      <w:bookmarkEnd w:id="528"/>
      <w:bookmarkEnd w:id="529"/>
    </w:p>
    <w:p w14:paraId="400374E2" w14:textId="3CE4BD3F" w:rsidR="00F21AA3" w:rsidRPr="005E36C8" w:rsidRDefault="00845EBB" w:rsidP="00852FC3">
      <w:pPr>
        <w:tabs>
          <w:tab w:val="left" w:pos="900"/>
        </w:tabs>
      </w:pPr>
      <w:r w:rsidRPr="005E36C8">
        <w:t xml:space="preserve">The Gold </w:t>
      </w:r>
      <w:r w:rsidRPr="005E36C8">
        <w:rPr>
          <w:lang w:val="en-SG"/>
        </w:rPr>
        <w:t>Standard</w:t>
      </w:r>
      <w:ins w:id="530" w:author="Anshika Gupta" w:date="2023-05-01T10:55:00Z">
        <w:r w:rsidR="00DD0811" w:rsidRPr="005E36C8">
          <w:rPr>
            <w:lang w:val="en-SG"/>
          </w:rPr>
          <w:t>:</w:t>
        </w:r>
      </w:ins>
      <w:r w:rsidR="00114BF4" w:rsidRPr="005E36C8">
        <w:t xml:space="preserve"> </w:t>
      </w:r>
    </w:p>
    <w:p w14:paraId="377CBE91" w14:textId="1DA0FC9C" w:rsidR="00845EBB" w:rsidRPr="005E36C8" w:rsidRDefault="00F21AA3" w:rsidP="00852FC3">
      <w:pPr>
        <w:tabs>
          <w:tab w:val="left" w:pos="900"/>
        </w:tabs>
      </w:pPr>
      <w:r w:rsidRPr="005E36C8">
        <w:t>P</w:t>
      </w:r>
      <w:r w:rsidR="00114BF4" w:rsidRPr="005E36C8">
        <w:t xml:space="preserve">romotes sustainable and efficient use of waste </w:t>
      </w:r>
      <w:r w:rsidR="001D1B73" w:rsidRPr="005E36C8">
        <w:t>resourc</w:t>
      </w:r>
      <w:r w:rsidR="00E742DD" w:rsidRPr="005E36C8">
        <w:t xml:space="preserve">es to </w:t>
      </w:r>
      <w:r w:rsidRPr="005E36C8">
        <w:t>avoid</w:t>
      </w:r>
      <w:r w:rsidR="00B7232C" w:rsidRPr="005E36C8">
        <w:t xml:space="preserve"> </w:t>
      </w:r>
      <w:r w:rsidRPr="005E36C8">
        <w:t xml:space="preserve">adverse impacts on water resources and water-related ecosystems, including mountains, coasts, oceans, forests, wetlands, rivers, aquifers and lakes. </w:t>
      </w:r>
      <w:r w:rsidR="001D1B73" w:rsidRPr="005E36C8">
        <w:t xml:space="preserve"> </w:t>
      </w:r>
    </w:p>
    <w:p w14:paraId="0150291E" w14:textId="5339B9BE" w:rsidR="00845EBB" w:rsidRPr="005E36C8" w:rsidRDefault="00845EBB" w:rsidP="00633F48">
      <w:pPr>
        <w:pStyle w:val="Heading3"/>
        <w:rPr>
          <w:bCs/>
          <w:lang w:val="en-SG"/>
        </w:rPr>
      </w:pPr>
      <w:bookmarkStart w:id="531" w:name="_Toc21166197"/>
      <w:bookmarkStart w:id="532" w:name="_Toc135818307"/>
      <w:bookmarkStart w:id="533" w:name="_Ref136309682"/>
      <w:bookmarkStart w:id="534" w:name="_Ref136309689"/>
      <w:bookmarkStart w:id="535" w:name="_Toc138752945"/>
      <w:r w:rsidRPr="005E36C8">
        <w:t>Impact on Natural Water Patterns/Flows</w:t>
      </w:r>
      <w:bookmarkEnd w:id="531"/>
      <w:bookmarkEnd w:id="532"/>
      <w:bookmarkEnd w:id="533"/>
      <w:bookmarkEnd w:id="534"/>
      <w:bookmarkEnd w:id="535"/>
    </w:p>
    <w:p w14:paraId="47FEF1F3" w14:textId="284295D8" w:rsidR="00845EBB" w:rsidRPr="005E36C8" w:rsidRDefault="00845EBB" w:rsidP="00852FC3">
      <w:pPr>
        <w:rPr>
          <w:lang w:val="en-SG"/>
        </w:rPr>
      </w:pPr>
      <w:r w:rsidRPr="005E36C8">
        <w:t xml:space="preserve">The </w:t>
      </w:r>
      <w:r w:rsidR="001D1B73" w:rsidRPr="005E36C8">
        <w:t>GS4GG</w:t>
      </w:r>
      <w:r w:rsidRPr="005E36C8">
        <w:t xml:space="preserve"> Certification requires that</w:t>
      </w:r>
      <w:ins w:id="536" w:author="Anshika Gupta" w:date="2023-05-01T10:57:00Z">
        <w:r w:rsidR="00AC37A6" w:rsidRPr="005E36C8">
          <w:t>:</w:t>
        </w:r>
      </w:ins>
    </w:p>
    <w:p w14:paraId="766C3F36" w14:textId="77777777" w:rsidR="00B35DFF" w:rsidRPr="005E36C8" w:rsidRDefault="00845EBB" w:rsidP="00852FC3">
      <w:pPr>
        <w:pStyle w:val="ListParagraph"/>
      </w:pPr>
      <w:bookmarkStart w:id="537" w:name="_Ref136310490"/>
      <w:r w:rsidRPr="005E36C8">
        <w:t xml:space="preserve">The Project </w:t>
      </w:r>
      <w:r w:rsidRPr="005E36C8">
        <w:rPr>
          <w:lang w:val="en-US"/>
        </w:rPr>
        <w:t>shall</w:t>
      </w:r>
      <w:r w:rsidRPr="005E36C8">
        <w:t> ensure that water resources are conserved.</w:t>
      </w:r>
      <w:bookmarkEnd w:id="537"/>
      <w:r w:rsidRPr="005E36C8">
        <w:t> </w:t>
      </w:r>
    </w:p>
    <w:p w14:paraId="595E069F" w14:textId="4B577D3C" w:rsidR="00845EBB" w:rsidRPr="005E36C8" w:rsidRDefault="00845EBB" w:rsidP="007A79F4">
      <w:pPr>
        <w:pStyle w:val="ListParagraph"/>
        <w:numPr>
          <w:ilvl w:val="0"/>
          <w:numId w:val="36"/>
        </w:numPr>
        <w:ind w:left="1800"/>
      </w:pPr>
      <w:r w:rsidRPr="005E36C8">
        <w:t>For surface waters this means:</w:t>
      </w:r>
    </w:p>
    <w:p w14:paraId="7B50D2FD" w14:textId="311A9668" w:rsidR="00845EBB" w:rsidRPr="005E36C8" w:rsidRDefault="00845EBB" w:rsidP="007A79F4">
      <w:pPr>
        <w:pStyle w:val="ListNumber"/>
        <w:numPr>
          <w:ilvl w:val="0"/>
          <w:numId w:val="37"/>
        </w:numPr>
        <w:ind w:left="2574"/>
      </w:pPr>
      <w:r w:rsidRPr="005E36C8">
        <w:t xml:space="preserve">Maintaining credible environmental flows, demonstrated by providing a verifiable calculation that shows </w:t>
      </w:r>
      <w:r w:rsidR="00F74E5A" w:rsidRPr="005E36C8">
        <w:t>water flows are </w:t>
      </w:r>
      <w:r w:rsidRPr="005E36C8">
        <w:t>maintained, and</w:t>
      </w:r>
    </w:p>
    <w:p w14:paraId="16CE96DA" w14:textId="77777777" w:rsidR="00691D8C" w:rsidRPr="005E36C8" w:rsidRDefault="00845EBB" w:rsidP="007A79F4">
      <w:pPr>
        <w:pStyle w:val="ListNumber"/>
        <w:numPr>
          <w:ilvl w:val="0"/>
          <w:numId w:val="37"/>
        </w:numPr>
        <w:ind w:left="2574"/>
      </w:pPr>
      <w:r w:rsidRPr="005E36C8">
        <w:t xml:space="preserve">Ensuring that any discharged wastewater is of a high enough standard to allow beneficial reuse. </w:t>
      </w:r>
    </w:p>
    <w:p w14:paraId="21CA5309" w14:textId="77777777" w:rsidR="005F5182" w:rsidRPr="005E36C8" w:rsidRDefault="00845EBB" w:rsidP="007A79F4">
      <w:pPr>
        <w:pStyle w:val="ListParagraph"/>
        <w:numPr>
          <w:ilvl w:val="0"/>
          <w:numId w:val="36"/>
        </w:numPr>
        <w:ind w:left="1800"/>
      </w:pPr>
      <w:r w:rsidRPr="005E36C8">
        <w:t>For ground water this means</w:t>
      </w:r>
      <w:r w:rsidR="00691D8C" w:rsidRPr="005E36C8">
        <w:t>:</w:t>
      </w:r>
      <w:r w:rsidRPr="005E36C8">
        <w:t xml:space="preserve"> </w:t>
      </w:r>
    </w:p>
    <w:p w14:paraId="656712A5" w14:textId="22D9B337" w:rsidR="00845EBB" w:rsidRPr="005E36C8" w:rsidRDefault="00845EBB" w:rsidP="007A79F4">
      <w:pPr>
        <w:pStyle w:val="ListNumber"/>
        <w:numPr>
          <w:ilvl w:val="0"/>
          <w:numId w:val="38"/>
        </w:numPr>
        <w:ind w:left="2574"/>
        <w:rPr>
          <w:lang w:val="en-SG"/>
        </w:rPr>
      </w:pPr>
      <w:r w:rsidRPr="005E36C8">
        <w:t xml:space="preserve">limiting abstractions to levels less than, or equal to, rates of recharge. Managed aquifer recharge may be used to conserve groundwater resources. </w:t>
      </w:r>
    </w:p>
    <w:p w14:paraId="40B6893B" w14:textId="53E2C78B" w:rsidR="00845EBB" w:rsidRPr="005E36C8" w:rsidRDefault="00845EBB" w:rsidP="00852FC3">
      <w:pPr>
        <w:pStyle w:val="ListParagraph"/>
      </w:pPr>
      <w:bookmarkStart w:id="538" w:name="_Ref136311230"/>
      <w:r w:rsidRPr="005E36C8">
        <w:t xml:space="preserve">The opinions and recommendations of Expert Stakeholder(s) </w:t>
      </w:r>
      <w:r w:rsidR="00B81E37" w:rsidRPr="005E36C8">
        <w:t>that help demonstrate compliance wit</w:t>
      </w:r>
      <w:r w:rsidR="00011790" w:rsidRPr="005E36C8">
        <w:t xml:space="preserve">h the above </w:t>
      </w:r>
      <w:r w:rsidRPr="005E36C8">
        <w:t xml:space="preserve">shall be included in the project design and </w:t>
      </w:r>
      <w:ins w:id="539" w:author="Anshika Gupta" w:date="2023-06-26T14:04:00Z">
        <w:r w:rsidR="009D5680">
          <w:t>m</w:t>
        </w:r>
      </w:ins>
      <w:r w:rsidRPr="005E36C8">
        <w:t xml:space="preserve">onitoring </w:t>
      </w:r>
      <w:r w:rsidR="009D5680">
        <w:t>p</w:t>
      </w:r>
      <w:r w:rsidRPr="005E36C8">
        <w:t>lan</w:t>
      </w:r>
      <w:r w:rsidR="00DC1674">
        <w:t>, where a risk exists</w:t>
      </w:r>
      <w:r w:rsidRPr="005E36C8">
        <w:t>.</w:t>
      </w:r>
      <w:bookmarkEnd w:id="538"/>
    </w:p>
    <w:p w14:paraId="74D1C04C" w14:textId="55B1C631" w:rsidR="00845EBB" w:rsidRPr="005E36C8" w:rsidRDefault="00845EBB" w:rsidP="00633F48">
      <w:pPr>
        <w:pStyle w:val="Heading3"/>
      </w:pPr>
      <w:bookmarkStart w:id="540" w:name="_Toc21166198"/>
      <w:bookmarkStart w:id="541" w:name="_Toc135818308"/>
      <w:bookmarkStart w:id="542" w:name="_Ref136312305"/>
      <w:bookmarkStart w:id="543" w:name="_Ref136312313"/>
      <w:bookmarkStart w:id="544" w:name="_Toc138752946"/>
      <w:r w:rsidRPr="005E36C8">
        <w:t xml:space="preserve">Erosion and/or </w:t>
      </w:r>
      <w:r w:rsidR="009D5680">
        <w:t>w</w:t>
      </w:r>
      <w:r w:rsidRPr="005E36C8">
        <w:t xml:space="preserve">ater </w:t>
      </w:r>
      <w:r w:rsidR="009D5680">
        <w:t>b</w:t>
      </w:r>
      <w:r w:rsidRPr="005E36C8">
        <w:t xml:space="preserve">ody </w:t>
      </w:r>
      <w:r w:rsidR="009D5680">
        <w:t>i</w:t>
      </w:r>
      <w:r w:rsidRPr="005E36C8">
        <w:t>nstability</w:t>
      </w:r>
      <w:bookmarkEnd w:id="540"/>
      <w:bookmarkEnd w:id="541"/>
      <w:bookmarkEnd w:id="542"/>
      <w:bookmarkEnd w:id="543"/>
      <w:bookmarkEnd w:id="544"/>
    </w:p>
    <w:p w14:paraId="61723F0A" w14:textId="1F00713A" w:rsidR="00845EBB" w:rsidRPr="005E36C8" w:rsidRDefault="00845EBB" w:rsidP="00852FC3">
      <w:pPr>
        <w:rPr>
          <w:lang w:val="en-SG"/>
        </w:rPr>
      </w:pPr>
      <w:r w:rsidRPr="005E36C8">
        <w:t xml:space="preserve">The </w:t>
      </w:r>
      <w:r w:rsidR="001D1B73" w:rsidRPr="005E36C8">
        <w:t>GS4GG</w:t>
      </w:r>
      <w:r w:rsidRPr="005E36C8">
        <w:t xml:space="preserve"> Certification requires that</w:t>
      </w:r>
      <w:ins w:id="545" w:author="Anshika Gupta" w:date="2023-05-01T10:57:00Z">
        <w:r w:rsidR="00AC37A6" w:rsidRPr="005E36C8">
          <w:t>:</w:t>
        </w:r>
      </w:ins>
    </w:p>
    <w:p w14:paraId="0E9EC473" w14:textId="201F7A82" w:rsidR="00845EBB" w:rsidRPr="005E36C8" w:rsidRDefault="00845EBB" w:rsidP="00852FC3">
      <w:pPr>
        <w:pStyle w:val="ListParagraph"/>
      </w:pPr>
      <w:bookmarkStart w:id="546" w:name="_Ref136314885"/>
      <w:r w:rsidRPr="005E36C8">
        <w:t>The risk of the Project negatively impacting the catchment shall be assessed and addressed.</w:t>
      </w:r>
      <w:bookmarkEnd w:id="546"/>
      <w:r w:rsidRPr="005E36C8">
        <w:t xml:space="preserve"> </w:t>
      </w:r>
    </w:p>
    <w:p w14:paraId="4E23D2BA" w14:textId="77777777" w:rsidR="00845EBB" w:rsidRPr="005E36C8" w:rsidRDefault="00845EBB" w:rsidP="00852FC3">
      <w:pPr>
        <w:pStyle w:val="ListParagraph"/>
      </w:pPr>
      <w:bookmarkStart w:id="547" w:name="_Ref136345886"/>
      <w:r w:rsidRPr="005E36C8">
        <w:t>The Project shall demonstrate that measures will be undertaken to ensure that surface and ground waters are protected from erosion and that these measures are in place prior to the commencement of the Project.</w:t>
      </w:r>
      <w:bookmarkEnd w:id="547"/>
    </w:p>
    <w:p w14:paraId="5B9CFED6" w14:textId="77777777" w:rsidR="00AE4AEF" w:rsidRPr="005E36C8" w:rsidRDefault="00AE4AEF" w:rsidP="00852FC3">
      <w:pPr>
        <w:pStyle w:val="ListParagraph"/>
      </w:pPr>
      <w:r w:rsidRPr="005E36C8">
        <w:lastRenderedPageBreak/>
        <w:t>The Project shall demonstrate that measures to ensure soil protection and minimised erosion are in place prior to the commencement of the Project.</w:t>
      </w:r>
    </w:p>
    <w:p w14:paraId="7F8A592C" w14:textId="77777777" w:rsidR="00845EBB" w:rsidRPr="005E36C8" w:rsidRDefault="00845EBB" w:rsidP="00852FC3">
      <w:pPr>
        <w:pStyle w:val="ListParagraph"/>
      </w:pPr>
      <w:r w:rsidRPr="005E36C8">
        <w:t>Measures shall be incorporated to reduce soil erosion on slopes (e.g., hedge and tree rows, natural terracing, infiltration strips, permanent ground cover). For these measures, the concept of the effective slope length shall be taken into account.</w:t>
      </w:r>
    </w:p>
    <w:p w14:paraId="09EE86FA" w14:textId="72ABA0D8" w:rsidR="00845EBB" w:rsidRPr="005E36C8" w:rsidRDefault="00F033CE" w:rsidP="00852FC3">
      <w:pPr>
        <w:pStyle w:val="ListParagraph"/>
      </w:pPr>
      <w:bookmarkStart w:id="548" w:name="_Ref136345901"/>
      <w:r w:rsidRPr="005E36C8">
        <w:t>The success of measures </w:t>
      </w:r>
      <w:r w:rsidR="00845EBB" w:rsidRPr="005E36C8">
        <w:t>shall be reassessed at a frequency appropriate to the context of the ecosystem affected.</w:t>
      </w:r>
      <w:bookmarkEnd w:id="548"/>
      <w:r w:rsidR="00845EBB" w:rsidRPr="005E36C8">
        <w:t xml:space="preserve"> </w:t>
      </w:r>
    </w:p>
    <w:p w14:paraId="50F3088D" w14:textId="486253F8" w:rsidR="00845EBB" w:rsidRPr="005E36C8" w:rsidRDefault="00F033CE" w:rsidP="00852FC3">
      <w:pPr>
        <w:pStyle w:val="ListParagraph"/>
      </w:pPr>
      <w:bookmarkStart w:id="549" w:name="_Ref136346120"/>
      <w:r w:rsidRPr="005E36C8">
        <w:t>T</w:t>
      </w:r>
      <w:r w:rsidR="00845EBB" w:rsidRPr="005E36C8">
        <w:t>he opinions and recommendations of Expert Stakeholder</w:t>
      </w:r>
      <w:r w:rsidRPr="005E36C8">
        <w:t>(s)</w:t>
      </w:r>
      <w:r w:rsidR="00845EBB" w:rsidRPr="005E36C8">
        <w:t xml:space="preserve"> </w:t>
      </w:r>
      <w:r w:rsidRPr="005E36C8">
        <w:t xml:space="preserve">that help demonstrate compliance with the above </w:t>
      </w:r>
      <w:r w:rsidR="00845EBB" w:rsidRPr="005E36C8">
        <w:t xml:space="preserve">shall be </w:t>
      </w:r>
      <w:r w:rsidRPr="005E36C8">
        <w:t xml:space="preserve">included in the project design and </w:t>
      </w:r>
      <w:ins w:id="550" w:author="Anshika Gupta" w:date="2023-06-26T14:08:00Z">
        <w:r w:rsidR="00F9719B">
          <w:t>m</w:t>
        </w:r>
      </w:ins>
      <w:r w:rsidRPr="005E36C8">
        <w:t xml:space="preserve">onitoring </w:t>
      </w:r>
      <w:ins w:id="551" w:author="Anshika Gupta" w:date="2023-06-26T14:08:00Z">
        <w:r w:rsidR="00F9719B">
          <w:t>p</w:t>
        </w:r>
      </w:ins>
      <w:r w:rsidRPr="005E36C8">
        <w:t>lan</w:t>
      </w:r>
      <w:r w:rsidR="00845EBB" w:rsidRPr="005E36C8">
        <w:t>.</w:t>
      </w:r>
      <w:bookmarkEnd w:id="549"/>
    </w:p>
    <w:p w14:paraId="22223CDF" w14:textId="4B860071" w:rsidR="00845EBB" w:rsidRPr="005E36C8" w:rsidRDefault="00845EBB" w:rsidP="00852FC3">
      <w:pPr>
        <w:pStyle w:val="Heading2"/>
        <w:rPr>
          <w:bCs/>
        </w:rPr>
      </w:pPr>
      <w:bookmarkStart w:id="552" w:name="_Toc21166199"/>
      <w:bookmarkStart w:id="553" w:name="_Ref136346139"/>
      <w:bookmarkStart w:id="554" w:name="_Ref136346147"/>
      <w:bookmarkStart w:id="555" w:name="_Toc138752947"/>
      <w:r w:rsidRPr="005E36C8">
        <w:t>Environment, ecology and land use</w:t>
      </w:r>
      <w:bookmarkEnd w:id="552"/>
      <w:bookmarkEnd w:id="553"/>
      <w:bookmarkEnd w:id="554"/>
      <w:bookmarkEnd w:id="555"/>
    </w:p>
    <w:p w14:paraId="1685F368" w14:textId="197020D8" w:rsidR="00845EBB" w:rsidRPr="005E36C8" w:rsidRDefault="00845EBB" w:rsidP="00852FC3">
      <w:pPr>
        <w:tabs>
          <w:tab w:val="left" w:pos="900"/>
        </w:tabs>
      </w:pPr>
      <w:r w:rsidRPr="005E36C8">
        <w:t xml:space="preserve">The Gold </w:t>
      </w:r>
      <w:r w:rsidRPr="005E36C8">
        <w:rPr>
          <w:lang w:val="en-SG"/>
        </w:rPr>
        <w:t>Standard</w:t>
      </w:r>
      <w:r w:rsidRPr="005E36C8">
        <w:t>:</w:t>
      </w:r>
    </w:p>
    <w:p w14:paraId="33F8A737" w14:textId="12C4F552" w:rsidR="00E77A3C" w:rsidRPr="005E36C8" w:rsidRDefault="00E77A3C" w:rsidP="00852FC3">
      <w:pPr>
        <w:pStyle w:val="ListNumber"/>
        <w:numPr>
          <w:ilvl w:val="0"/>
          <w:numId w:val="14"/>
        </w:numPr>
        <w:ind w:left="1800"/>
      </w:pPr>
      <w:r w:rsidRPr="005E36C8">
        <w:t xml:space="preserve">promotes sustainable management, protection, conservation, maintenance and rehabilitation of natural habitats and their associated biodiversity and ecosystem </w:t>
      </w:r>
      <w:r w:rsidR="00821855" w:rsidRPr="005E36C8">
        <w:t>functions.</w:t>
      </w:r>
    </w:p>
    <w:p w14:paraId="0A162B03" w14:textId="4D3CE3B6" w:rsidR="00845EBB" w:rsidRPr="005E36C8" w:rsidRDefault="00845EBB" w:rsidP="00852FC3">
      <w:pPr>
        <w:pStyle w:val="ListNumber"/>
        <w:numPr>
          <w:ilvl w:val="0"/>
          <w:numId w:val="14"/>
        </w:numPr>
        <w:ind w:left="1800"/>
      </w:pPr>
      <w:r w:rsidRPr="005E36C8">
        <w:t>Ensures a precautionary approach to natural resource conservation and avoids negative environmental impacts.</w:t>
      </w:r>
    </w:p>
    <w:p w14:paraId="5508F098" w14:textId="61C14AFC" w:rsidR="00845EBB" w:rsidRPr="005E36C8" w:rsidRDefault="00845EBB" w:rsidP="00633F48">
      <w:pPr>
        <w:pStyle w:val="Heading3"/>
        <w:rPr>
          <w:bCs/>
          <w:lang w:val="en-SG"/>
        </w:rPr>
      </w:pPr>
      <w:bookmarkStart w:id="556" w:name="_Toc21166200"/>
      <w:bookmarkStart w:id="557" w:name="_Toc135818310"/>
      <w:bookmarkStart w:id="558" w:name="_Ref136346204"/>
      <w:bookmarkStart w:id="559" w:name="_Ref136346218"/>
      <w:bookmarkStart w:id="560" w:name="_Toc138752948"/>
      <w:r w:rsidRPr="005E36C8">
        <w:t xml:space="preserve">Landscape </w:t>
      </w:r>
      <w:r w:rsidR="00F9719B">
        <w:t>m</w:t>
      </w:r>
      <w:del w:id="561" w:author="Anshika Gupta" w:date="2023-06-26T14:14:00Z">
        <w:r w:rsidRPr="005E36C8" w:rsidDel="00F9719B">
          <w:delText>M</w:delText>
        </w:r>
      </w:del>
      <w:r w:rsidRPr="005E36C8">
        <w:t xml:space="preserve">odification and </w:t>
      </w:r>
      <w:ins w:id="562" w:author="Anshika Gupta" w:date="2023-06-26T14:14:00Z">
        <w:r w:rsidR="00F9719B">
          <w:t>s</w:t>
        </w:r>
      </w:ins>
      <w:del w:id="563" w:author="Anshika Gupta" w:date="2023-06-26T14:14:00Z">
        <w:r w:rsidRPr="005E36C8" w:rsidDel="00F9719B">
          <w:delText>S</w:delText>
        </w:r>
      </w:del>
      <w:r w:rsidRPr="005E36C8">
        <w:t>oil</w:t>
      </w:r>
      <w:bookmarkEnd w:id="556"/>
      <w:bookmarkEnd w:id="557"/>
      <w:bookmarkEnd w:id="558"/>
      <w:bookmarkEnd w:id="559"/>
      <w:bookmarkEnd w:id="560"/>
    </w:p>
    <w:p w14:paraId="2E125E83" w14:textId="7464019E" w:rsidR="00845EBB" w:rsidRPr="005E36C8" w:rsidRDefault="00845EBB" w:rsidP="00852FC3">
      <w:pPr>
        <w:rPr>
          <w:lang w:val="en-SG"/>
        </w:rPr>
      </w:pPr>
      <w:r w:rsidRPr="005E36C8">
        <w:t xml:space="preserve">The </w:t>
      </w:r>
      <w:r w:rsidR="00CE13FA" w:rsidRPr="005E36C8">
        <w:t>GS4GG</w:t>
      </w:r>
      <w:r w:rsidRPr="005E36C8">
        <w:t xml:space="preserve"> Certification requires that</w:t>
      </w:r>
      <w:r w:rsidR="00C32F14" w:rsidRPr="005E36C8">
        <w:t>:</w:t>
      </w:r>
    </w:p>
    <w:p w14:paraId="11C086FB" w14:textId="6E645329" w:rsidR="00845EBB" w:rsidRPr="005E36C8" w:rsidRDefault="00845EBB" w:rsidP="00852FC3">
      <w:pPr>
        <w:pStyle w:val="ListParagraph"/>
      </w:pPr>
      <w:bookmarkStart w:id="564" w:name="_Ref136346474"/>
      <w:r w:rsidRPr="005E36C8">
        <w:t xml:space="preserve">The Project shall identify the functions and services provided by the landscape and demonstrate no net degradation </w:t>
      </w:r>
      <w:r w:rsidR="005377F7" w:rsidRPr="005E36C8">
        <w:t>of soil resources and the loss of ecosystem services provided by soils</w:t>
      </w:r>
      <w:r w:rsidRPr="005E36C8">
        <w:t>.</w:t>
      </w:r>
      <w:bookmarkEnd w:id="564"/>
    </w:p>
    <w:p w14:paraId="1A88840A" w14:textId="64EC094B" w:rsidR="00086351" w:rsidRPr="005E36C8" w:rsidRDefault="00845EBB" w:rsidP="00852FC3">
      <w:pPr>
        <w:pStyle w:val="ListParagraph"/>
      </w:pPr>
      <w:r w:rsidRPr="005E36C8">
        <w:t>To ensure healthy soil</w:t>
      </w:r>
      <w:del w:id="565" w:author="Anshika Gupta" w:date="2023-06-26T14:17:00Z">
        <w:r w:rsidRPr="005E36C8" w:rsidDel="00613D1D">
          <w:delText>s</w:delText>
        </w:r>
      </w:del>
      <w:ins w:id="566" w:author="Anshika Gupta" w:date="2023-06-26T14:17:00Z">
        <w:r w:rsidR="00613D1D">
          <w:t>,</w:t>
        </w:r>
      </w:ins>
      <w:r w:rsidRPr="005E36C8">
        <w:t xml:space="preserve"> appropriate measures shall be put in place to </w:t>
      </w:r>
      <w:r w:rsidR="00086351" w:rsidRPr="005E36C8">
        <w:t>minimi</w:t>
      </w:r>
      <w:r w:rsidR="00711E15">
        <w:t>s</w:t>
      </w:r>
      <w:r w:rsidR="00086351" w:rsidRPr="005E36C8">
        <w:t>e adverse impacts on soil</w:t>
      </w:r>
      <w:del w:id="567" w:author="Anshika Gupta" w:date="2023-06-26T14:17:00Z">
        <w:r w:rsidR="00086351" w:rsidRPr="005E36C8" w:rsidDel="00613D1D">
          <w:delText>s</w:delText>
        </w:r>
      </w:del>
      <w:r w:rsidR="00086351" w:rsidRPr="005E36C8">
        <w:t>, their biodiversity, organic content, productivity, structure, and water-retention capacity</w:t>
      </w:r>
      <w:r w:rsidR="00472F09" w:rsidRPr="005E36C8">
        <w:t>.</w:t>
      </w:r>
    </w:p>
    <w:p w14:paraId="6B632FDC" w14:textId="77777777" w:rsidR="00845EBB" w:rsidRPr="005E36C8" w:rsidRDefault="00845EBB" w:rsidP="00852FC3">
      <w:pPr>
        <w:pStyle w:val="ListParagraph"/>
      </w:pPr>
      <w:bookmarkStart w:id="568" w:name="_Ref136347014"/>
      <w:r w:rsidRPr="005E36C8">
        <w:t>Measures shall be incorporated to minimise soil degradation (e.g., through crop rotation, composting, no use of heavy machinery, use of N-fixing plants, reduced tillage, no use of ecologically harmful substances).</w:t>
      </w:r>
      <w:bookmarkEnd w:id="568"/>
    </w:p>
    <w:p w14:paraId="6542292C" w14:textId="645EAC12" w:rsidR="00845EBB" w:rsidRPr="005E36C8" w:rsidRDefault="00845EBB" w:rsidP="00852FC3">
      <w:pPr>
        <w:pStyle w:val="ListParagraph"/>
      </w:pPr>
      <w:bookmarkStart w:id="569" w:name="_Ref136347722"/>
      <w:r w:rsidRPr="005E36C8">
        <w:t>Projects that involve the production, harvesting, and/or management of living natural resources by small-scale landholders and/or local communities shall adopt the appropriate and culturally sensitive sustainable resource management practices.</w:t>
      </w:r>
      <w:bookmarkEnd w:id="569"/>
      <w:r w:rsidR="00680E9B" w:rsidRPr="005E36C8">
        <w:t xml:space="preserve"> </w:t>
      </w:r>
    </w:p>
    <w:p w14:paraId="45BDBCDD" w14:textId="1D7D48B9" w:rsidR="00845EBB" w:rsidRPr="005E36C8" w:rsidRDefault="00845EBB" w:rsidP="00633F48">
      <w:pPr>
        <w:pStyle w:val="Heading3"/>
        <w:rPr>
          <w:lang w:val="en-SG"/>
        </w:rPr>
      </w:pPr>
      <w:bookmarkStart w:id="570" w:name="_Toc21166201"/>
      <w:bookmarkStart w:id="571" w:name="_Toc135818311"/>
      <w:bookmarkStart w:id="572" w:name="_Ref136347763"/>
      <w:bookmarkStart w:id="573" w:name="_Ref136347770"/>
      <w:bookmarkStart w:id="574" w:name="_Toc138752949"/>
      <w:r w:rsidRPr="005E36C8">
        <w:t xml:space="preserve">Vulnerability to </w:t>
      </w:r>
      <w:ins w:id="575" w:author="Anshika Gupta" w:date="2023-06-26T14:18:00Z">
        <w:r w:rsidR="00E153A4">
          <w:t>n</w:t>
        </w:r>
      </w:ins>
      <w:del w:id="576" w:author="Anshika Gupta" w:date="2023-06-26T14:18:00Z">
        <w:r w:rsidRPr="005E36C8" w:rsidDel="00E153A4">
          <w:delText>N</w:delText>
        </w:r>
      </w:del>
      <w:r w:rsidRPr="005E36C8">
        <w:t xml:space="preserve">atural </w:t>
      </w:r>
      <w:ins w:id="577" w:author="Anshika Gupta" w:date="2023-06-26T14:18:00Z">
        <w:r w:rsidR="00E153A4">
          <w:t>d</w:t>
        </w:r>
      </w:ins>
      <w:del w:id="578" w:author="Anshika Gupta" w:date="2023-06-26T14:18:00Z">
        <w:r w:rsidRPr="005E36C8" w:rsidDel="00E153A4">
          <w:delText>D</w:delText>
        </w:r>
      </w:del>
      <w:r w:rsidRPr="005E36C8">
        <w:t>isaster</w:t>
      </w:r>
      <w:bookmarkEnd w:id="570"/>
      <w:bookmarkEnd w:id="571"/>
      <w:bookmarkEnd w:id="572"/>
      <w:bookmarkEnd w:id="573"/>
      <w:bookmarkEnd w:id="574"/>
    </w:p>
    <w:p w14:paraId="6A251118" w14:textId="730F90D8" w:rsidR="00845EBB" w:rsidRPr="005E36C8" w:rsidRDefault="00845EBB" w:rsidP="00852FC3">
      <w:pPr>
        <w:rPr>
          <w:lang w:val="en-SG"/>
        </w:rPr>
      </w:pPr>
      <w:r w:rsidRPr="005E36C8">
        <w:t xml:space="preserve">The </w:t>
      </w:r>
      <w:r w:rsidR="00A942DA" w:rsidRPr="005E36C8">
        <w:t>GS4GG</w:t>
      </w:r>
      <w:r w:rsidRPr="005E36C8">
        <w:t xml:space="preserve"> Certification requires that</w:t>
      </w:r>
      <w:ins w:id="579" w:author="Anshika Gupta" w:date="2023-05-01T10:57:00Z">
        <w:r w:rsidR="009F5ABE" w:rsidRPr="005E36C8">
          <w:t>:</w:t>
        </w:r>
      </w:ins>
    </w:p>
    <w:p w14:paraId="184F11CE" w14:textId="77777777" w:rsidR="005A761C" w:rsidRPr="005E36C8" w:rsidRDefault="00845EBB" w:rsidP="00852FC3">
      <w:pPr>
        <w:pStyle w:val="ListParagraph"/>
      </w:pPr>
      <w:bookmarkStart w:id="580" w:name="_Ref136348023"/>
      <w:r w:rsidRPr="005E36C8">
        <w:t>The Project shall avoid or minimise the exacerbation of impacts caused by natural or man-made hazards, such as landslides or floods that could result from land use changes due to Projects.</w:t>
      </w:r>
      <w:bookmarkEnd w:id="580"/>
      <w:r w:rsidRPr="005E36C8">
        <w:t xml:space="preserve"> </w:t>
      </w:r>
    </w:p>
    <w:p w14:paraId="461092B7" w14:textId="1FD9C414" w:rsidR="00845EBB" w:rsidRPr="005E36C8" w:rsidRDefault="00845EBB" w:rsidP="00852FC3">
      <w:pPr>
        <w:pStyle w:val="ListParagraph"/>
      </w:pPr>
      <w:bookmarkStart w:id="581" w:name="_Ref136348319"/>
      <w:r w:rsidRPr="005E36C8">
        <w:t xml:space="preserve">The </w:t>
      </w:r>
      <w:del w:id="582" w:author="Anshika Gupta" w:date="2023-06-26T14:22:00Z">
        <w:r w:rsidRPr="005E36C8" w:rsidDel="00E153A4">
          <w:delText>Project Developer</w:delText>
        </w:r>
      </w:del>
      <w:ins w:id="583" w:author="Anshika Gupta" w:date="2023-06-26T14:22:00Z">
        <w:r w:rsidR="00E153A4">
          <w:t>project developer</w:t>
        </w:r>
      </w:ins>
      <w:r w:rsidRPr="005E36C8">
        <w:t xml:space="preserve"> shall include mitigation measures (if possible), the emergency preparedness plan and response strategies. The </w:t>
      </w:r>
      <w:del w:id="584" w:author="Anshika Gupta" w:date="2023-06-26T14:22:00Z">
        <w:r w:rsidRPr="005E36C8" w:rsidDel="00E153A4">
          <w:delText>Project Developer</w:delText>
        </w:r>
      </w:del>
      <w:ins w:id="585" w:author="Anshika Gupta" w:date="2023-06-26T14:22:00Z">
        <w:r w:rsidR="00E153A4">
          <w:t xml:space="preserve">project </w:t>
        </w:r>
        <w:r w:rsidR="00E153A4">
          <w:lastRenderedPageBreak/>
          <w:t>developer</w:t>
        </w:r>
      </w:ins>
      <w:r w:rsidRPr="005E36C8">
        <w:t xml:space="preserve"> shall disclose appropriate information about emergency preparedness and response Projects, resources, and responsibilities to affected communities.</w:t>
      </w:r>
      <w:bookmarkEnd w:id="581"/>
    </w:p>
    <w:p w14:paraId="1EA09A56" w14:textId="57CD106F" w:rsidR="00845EBB" w:rsidRPr="005E36C8" w:rsidRDefault="00F215AC" w:rsidP="00633F48">
      <w:pPr>
        <w:pStyle w:val="Heading3"/>
      </w:pPr>
      <w:bookmarkStart w:id="586" w:name="_Toc21166202"/>
      <w:bookmarkStart w:id="587" w:name="_Toc135818312"/>
      <w:bookmarkStart w:id="588" w:name="_Ref136348409"/>
      <w:bookmarkStart w:id="589" w:name="_Ref136348428"/>
      <w:bookmarkStart w:id="590" w:name="_Toc138752950"/>
      <w:r w:rsidRPr="005E36C8">
        <w:t xml:space="preserve">Biosafety and </w:t>
      </w:r>
      <w:ins w:id="591" w:author="Anshika Gupta" w:date="2023-06-26T14:19:00Z">
        <w:r w:rsidR="00E153A4">
          <w:t>g</w:t>
        </w:r>
      </w:ins>
      <w:del w:id="592" w:author="Anshika Gupta" w:date="2023-06-26T14:19:00Z">
        <w:r w:rsidR="00845EBB" w:rsidRPr="005E36C8" w:rsidDel="00E153A4">
          <w:delText>G</w:delText>
        </w:r>
      </w:del>
      <w:r w:rsidR="00845EBB" w:rsidRPr="005E36C8">
        <w:t xml:space="preserve">enetic </w:t>
      </w:r>
      <w:ins w:id="593" w:author="Anshika Gupta" w:date="2023-06-26T14:19:00Z">
        <w:r w:rsidR="00E153A4">
          <w:t>r</w:t>
        </w:r>
      </w:ins>
      <w:del w:id="594" w:author="Anshika Gupta" w:date="2023-06-26T14:19:00Z">
        <w:r w:rsidR="00845EBB" w:rsidRPr="005E36C8" w:rsidDel="00E153A4">
          <w:delText>R</w:delText>
        </w:r>
      </w:del>
      <w:r w:rsidR="00845EBB" w:rsidRPr="005E36C8">
        <w:t>esources</w:t>
      </w:r>
      <w:bookmarkEnd w:id="586"/>
      <w:bookmarkEnd w:id="587"/>
      <w:bookmarkEnd w:id="588"/>
      <w:bookmarkEnd w:id="589"/>
      <w:bookmarkEnd w:id="590"/>
    </w:p>
    <w:p w14:paraId="4579D5E2" w14:textId="28E60E1C" w:rsidR="00845EBB" w:rsidRPr="005E36C8" w:rsidRDefault="00845EBB" w:rsidP="00852FC3">
      <w:pPr>
        <w:rPr>
          <w:lang w:val="en-SG"/>
        </w:rPr>
      </w:pPr>
      <w:r w:rsidRPr="005E36C8">
        <w:t xml:space="preserve">The </w:t>
      </w:r>
      <w:r w:rsidR="00FB6D87" w:rsidRPr="005E36C8">
        <w:t>GS4GG</w:t>
      </w:r>
      <w:r w:rsidRPr="005E36C8">
        <w:t xml:space="preserve"> Certification requires that</w:t>
      </w:r>
      <w:ins w:id="595" w:author="Anshika Gupta" w:date="2023-05-01T10:57:00Z">
        <w:r w:rsidR="009F5ABE" w:rsidRPr="005E36C8">
          <w:t>:</w:t>
        </w:r>
      </w:ins>
    </w:p>
    <w:p w14:paraId="5919339B" w14:textId="544A220C" w:rsidR="00E93CC0" w:rsidRPr="005E36C8" w:rsidRDefault="009001D9" w:rsidP="00852FC3">
      <w:pPr>
        <w:pStyle w:val="ListParagraph"/>
      </w:pPr>
      <w:bookmarkStart w:id="596" w:name="_Ref136348667"/>
      <w:r w:rsidRPr="005E36C8">
        <w:t xml:space="preserve">The projects that may involve the transfer, handling and use of genetically modified organisms/living modified organisms (GMOs/LMOs) that result from modern biotechnology and that may have adverse effects on biological diversity, the project developer shall ensure that a risk assessment </w:t>
      </w:r>
      <w:r w:rsidR="007D06CF" w:rsidRPr="005E36C8">
        <w:t xml:space="preserve">by </w:t>
      </w:r>
      <w:r w:rsidR="005A761C" w:rsidRPr="005E36C8">
        <w:t xml:space="preserve">a competent Expert stakeholder </w:t>
      </w:r>
      <w:r w:rsidRPr="005E36C8">
        <w:t xml:space="preserve">is carried out in accordance with </w:t>
      </w:r>
      <w:hyperlink r:id="rId33" w:history="1">
        <w:r w:rsidRPr="005E36C8">
          <w:rPr>
            <w:rStyle w:val="Hyperlink"/>
            <w:rFonts w:ascii="Verdana" w:hAnsi="Verdana"/>
          </w:rPr>
          <w:t>Annex III of the Cartagena Protocol on Biosafety to the Convention on Biological Diversity</w:t>
        </w:r>
      </w:hyperlink>
      <w:r w:rsidRPr="005E36C8">
        <w:t>.</w:t>
      </w:r>
      <w:bookmarkEnd w:id="596"/>
      <w:r w:rsidRPr="005E36C8">
        <w:t xml:space="preserve"> </w:t>
      </w:r>
    </w:p>
    <w:p w14:paraId="16279069" w14:textId="45A27884" w:rsidR="00E77645" w:rsidRPr="005E36C8" w:rsidRDefault="00272E30" w:rsidP="00852FC3">
      <w:pPr>
        <w:pStyle w:val="ListParagraph"/>
      </w:pPr>
      <w:bookmarkStart w:id="597" w:name="_Ref136349006"/>
      <w:r w:rsidRPr="005E36C8">
        <w:t>The project developer shall</w:t>
      </w:r>
      <w:r w:rsidR="009001D9" w:rsidRPr="005E36C8">
        <w:t xml:space="preserve"> </w:t>
      </w:r>
      <w:r w:rsidR="00CE0033" w:rsidRPr="005E36C8">
        <w:t>ensure</w:t>
      </w:r>
      <w:r w:rsidR="009001D9" w:rsidRPr="005E36C8">
        <w:t xml:space="preserve"> that projects involving GMOs/LMOs include measures to manage any risks identified in the risk assessment</w:t>
      </w:r>
      <w:r w:rsidR="00AD3007" w:rsidRPr="005E36C8">
        <w:t>.</w:t>
      </w:r>
      <w:bookmarkEnd w:id="597"/>
    </w:p>
    <w:p w14:paraId="628543D8" w14:textId="1000EC81" w:rsidR="00845EBB" w:rsidRPr="005E36C8" w:rsidRDefault="00E77645" w:rsidP="00852FC3">
      <w:pPr>
        <w:pStyle w:val="ListParagraph"/>
      </w:pPr>
      <w:bookmarkStart w:id="598" w:name="_Ref136349012"/>
      <w:r w:rsidRPr="005E36C8">
        <w:t>Forestry projects (for example Afforestation/Reforestation) involving GMO planting are not eligible for Certification under Gold Standard for the Global Goals</w:t>
      </w:r>
      <w:r w:rsidR="00845EBB" w:rsidRPr="005E36C8">
        <w:t>.</w:t>
      </w:r>
      <w:bookmarkEnd w:id="598"/>
    </w:p>
    <w:p w14:paraId="31B93E19" w14:textId="7D100FA3" w:rsidR="00374EA1" w:rsidRPr="005E36C8" w:rsidRDefault="00845EBB" w:rsidP="00633F48">
      <w:pPr>
        <w:pStyle w:val="Heading3"/>
      </w:pPr>
      <w:bookmarkStart w:id="599" w:name="_Toc21166203"/>
      <w:bookmarkStart w:id="600" w:name="_Toc113262616"/>
      <w:bookmarkStart w:id="601" w:name="_Toc135818313"/>
      <w:bookmarkStart w:id="602" w:name="_Ref136349127"/>
      <w:bookmarkStart w:id="603" w:name="_Ref136349133"/>
      <w:bookmarkStart w:id="604" w:name="_Toc138752951"/>
      <w:r w:rsidRPr="005E36C8">
        <w:t>Release of pollutants</w:t>
      </w:r>
      <w:bookmarkEnd w:id="599"/>
      <w:bookmarkEnd w:id="600"/>
      <w:bookmarkEnd w:id="601"/>
      <w:bookmarkEnd w:id="602"/>
      <w:bookmarkEnd w:id="603"/>
      <w:bookmarkEnd w:id="604"/>
    </w:p>
    <w:p w14:paraId="5B4F011A" w14:textId="2DDCE563" w:rsidR="00845EBB" w:rsidRPr="005E36C8" w:rsidRDefault="00845EBB" w:rsidP="00852FC3">
      <w:pPr>
        <w:rPr>
          <w:rFonts w:cstheme="minorBidi"/>
          <w:lang w:val="en-SG"/>
        </w:rPr>
      </w:pPr>
      <w:r w:rsidRPr="005E36C8">
        <w:t xml:space="preserve">The </w:t>
      </w:r>
      <w:r w:rsidR="00FB6D87" w:rsidRPr="005E36C8">
        <w:t>GS4GG</w:t>
      </w:r>
      <w:r w:rsidRPr="005E36C8">
        <w:t xml:space="preserve"> Certification requires that</w:t>
      </w:r>
      <w:ins w:id="605" w:author="Anshika Gupta" w:date="2023-05-01T10:57:00Z">
        <w:r w:rsidR="009F5ABE" w:rsidRPr="005E36C8">
          <w:t>:</w:t>
        </w:r>
      </w:ins>
    </w:p>
    <w:p w14:paraId="32D2B118" w14:textId="7242E148" w:rsidR="00845EBB" w:rsidRPr="005E36C8" w:rsidRDefault="00845EBB" w:rsidP="00852FC3">
      <w:pPr>
        <w:pStyle w:val="ListParagraph"/>
      </w:pPr>
      <w:bookmarkStart w:id="606" w:name="_Ref136349828"/>
      <w:r w:rsidRPr="005E36C8">
        <w:t>The Project shall avoid the release of pollutants</w:t>
      </w:r>
      <w:r w:rsidRPr="005E36C8">
        <w:rPr>
          <w:vertAlign w:val="superscript"/>
        </w:rPr>
        <w:footnoteReference w:id="28"/>
      </w:r>
      <w:r w:rsidR="00D14FBD" w:rsidRPr="005E36C8">
        <w:t xml:space="preserve"> </w:t>
      </w:r>
      <w:r w:rsidR="00B1733F" w:rsidRPr="005E36C8">
        <w:t>from routine, non-routine,</w:t>
      </w:r>
      <w:r w:rsidR="00080F96" w:rsidRPr="005E36C8">
        <w:t xml:space="preserve"> </w:t>
      </w:r>
      <w:r w:rsidR="00B1733F" w:rsidRPr="005E36C8">
        <w:t xml:space="preserve">and accidental releases. </w:t>
      </w:r>
      <w:r w:rsidR="0013129F" w:rsidRPr="005E36C8">
        <w:t>If emissions cannot be avoided</w:t>
      </w:r>
      <w:r w:rsidR="00D14FBD" w:rsidRPr="005E36C8">
        <w:t xml:space="preserve">, </w:t>
      </w:r>
      <w:r w:rsidR="0013129F" w:rsidRPr="005E36C8">
        <w:t xml:space="preserve">the project shall </w:t>
      </w:r>
      <w:r w:rsidR="00D14FBD" w:rsidRPr="005E36C8">
        <w:t>minimi</w:t>
      </w:r>
      <w:r w:rsidR="00711E15">
        <w:t>s</w:t>
      </w:r>
      <w:r w:rsidR="00D14FBD" w:rsidRPr="005E36C8">
        <w:t>e and control the intensity and flow</w:t>
      </w:r>
      <w:r w:rsidRPr="005E36C8">
        <w:t>. This applies to the release of pollutants to air, water, and land due to routine, non-</w:t>
      </w:r>
      <w:r w:rsidR="003C4B82" w:rsidRPr="005E36C8">
        <w:t>routine,</w:t>
      </w:r>
      <w:r w:rsidRPr="005E36C8">
        <w:t xml:space="preserve"> and accidental circumstances</w:t>
      </w:r>
      <w:r w:rsidRPr="005E36C8">
        <w:rPr>
          <w:vertAlign w:val="superscript"/>
        </w:rPr>
        <w:footnoteReference w:id="29"/>
      </w:r>
      <w:r w:rsidRPr="005E36C8">
        <w:t>.</w:t>
      </w:r>
      <w:bookmarkEnd w:id="606"/>
    </w:p>
    <w:p w14:paraId="63165A26" w14:textId="715937D8" w:rsidR="00845EBB" w:rsidRPr="005E36C8" w:rsidRDefault="00845EBB" w:rsidP="00852FC3">
      <w:pPr>
        <w:pStyle w:val="ListParagraph"/>
      </w:pPr>
      <w:bookmarkStart w:id="613" w:name="_Ref136350078"/>
      <w:r w:rsidRPr="005E36C8">
        <w:t xml:space="preserve">The </w:t>
      </w:r>
      <w:ins w:id="614" w:author="Anshika Gupta" w:date="2023-06-26T14:22:00Z">
        <w:r w:rsidR="00E153A4">
          <w:t>project developer</w:t>
        </w:r>
      </w:ins>
      <w:r w:rsidRPr="005E36C8">
        <w:t xml:space="preserve"> shall ensure that pollution prevention</w:t>
      </w:r>
      <w:r w:rsidR="005D381C" w:rsidRPr="005E36C8">
        <w:rPr>
          <w:rStyle w:val="FootnoteReference"/>
        </w:rPr>
        <w:footnoteReference w:id="30"/>
      </w:r>
      <w:r w:rsidRPr="005E36C8">
        <w:t xml:space="preserve"> and control technologies and practices consistent with national regulation or international good practice are applied during the Project life cycle.</w:t>
      </w:r>
      <w:bookmarkEnd w:id="613"/>
    </w:p>
    <w:p w14:paraId="26967CB1" w14:textId="3F6EEAFC" w:rsidR="00845EBB" w:rsidRPr="005E36C8" w:rsidRDefault="00845EBB" w:rsidP="00852FC3">
      <w:pPr>
        <w:pStyle w:val="ListParagraph"/>
      </w:pPr>
      <w:bookmarkStart w:id="615" w:name="_Ref136350204"/>
      <w:r w:rsidRPr="005E36C8">
        <w:lastRenderedPageBreak/>
        <w:t xml:space="preserve">All potential pollution sources that may result from the Project that cause the degradation of the quality of soil, air, </w:t>
      </w:r>
      <w:r w:rsidR="003C4B82" w:rsidRPr="005E36C8">
        <w:t>surface,</w:t>
      </w:r>
      <w:r w:rsidRPr="005E36C8">
        <w:t xml:space="preserve"> and groundwater within the Project’s area of influence shall be identified. Appropriate mitigation measures and monitoring shall be implemented to ensure the protection of resources. The recommended methods include quantitative documentation of all sources and volumes of water abstractions, use of weirs and gauges, flow meters, pump energy consumption, transpiration rates, government data.</w:t>
      </w:r>
      <w:r w:rsidR="007D4500">
        <w:t xml:space="preserve"> </w:t>
      </w:r>
      <w:r w:rsidR="007D4500" w:rsidRPr="005E36C8">
        <w:t>The project can use historical records, ongoing monitoring, and reporting through data logging of physical measurements, online sources, government data.</w:t>
      </w:r>
      <w:bookmarkEnd w:id="615"/>
    </w:p>
    <w:p w14:paraId="7A1312B5" w14:textId="1D339703" w:rsidR="00845EBB" w:rsidRPr="005E36C8" w:rsidRDefault="00845EBB" w:rsidP="00633F48">
      <w:pPr>
        <w:pStyle w:val="Heading3"/>
        <w:rPr>
          <w:lang w:val="en-SG"/>
        </w:rPr>
      </w:pPr>
      <w:bookmarkStart w:id="616" w:name="_Toc110433920"/>
      <w:bookmarkStart w:id="617" w:name="_Toc110433969"/>
      <w:bookmarkStart w:id="618" w:name="_Toc113262618"/>
      <w:bookmarkStart w:id="619" w:name="_Toc21166204"/>
      <w:bookmarkStart w:id="620" w:name="_Toc113262619"/>
      <w:bookmarkStart w:id="621" w:name="_Toc135818314"/>
      <w:bookmarkStart w:id="622" w:name="_Ref136350260"/>
      <w:bookmarkStart w:id="623" w:name="_Ref136350267"/>
      <w:bookmarkStart w:id="624" w:name="_Toc138752952"/>
      <w:bookmarkEnd w:id="616"/>
      <w:bookmarkEnd w:id="617"/>
      <w:bookmarkEnd w:id="618"/>
      <w:r w:rsidRPr="005E36C8">
        <w:t xml:space="preserve">Hazardous and </w:t>
      </w:r>
      <w:ins w:id="625" w:author="Anshika Gupta" w:date="2023-06-26T14:28:00Z">
        <w:r w:rsidR="00E153A4">
          <w:t>n</w:t>
        </w:r>
      </w:ins>
      <w:del w:id="626" w:author="Anshika Gupta" w:date="2023-06-26T14:28:00Z">
        <w:r w:rsidRPr="005E36C8" w:rsidDel="00E153A4">
          <w:delText>N</w:delText>
        </w:r>
      </w:del>
      <w:r w:rsidRPr="005E36C8">
        <w:t xml:space="preserve">on-hazardous </w:t>
      </w:r>
      <w:ins w:id="627" w:author="Anshika Gupta" w:date="2023-06-26T14:28:00Z">
        <w:r w:rsidR="00E153A4">
          <w:t>w</w:t>
        </w:r>
      </w:ins>
      <w:del w:id="628" w:author="Anshika Gupta" w:date="2023-06-26T14:28:00Z">
        <w:r w:rsidRPr="005E36C8" w:rsidDel="00E153A4">
          <w:delText>W</w:delText>
        </w:r>
      </w:del>
      <w:r w:rsidRPr="005E36C8">
        <w:t>aste</w:t>
      </w:r>
      <w:bookmarkEnd w:id="619"/>
      <w:bookmarkEnd w:id="620"/>
      <w:bookmarkEnd w:id="621"/>
      <w:bookmarkEnd w:id="622"/>
      <w:bookmarkEnd w:id="623"/>
      <w:bookmarkEnd w:id="624"/>
    </w:p>
    <w:p w14:paraId="48C19C65" w14:textId="5E662735" w:rsidR="00845EBB" w:rsidRPr="005E36C8" w:rsidRDefault="00845EBB" w:rsidP="00852FC3">
      <w:pPr>
        <w:rPr>
          <w:lang w:val="en-SG"/>
        </w:rPr>
      </w:pPr>
      <w:r w:rsidRPr="005E36C8">
        <w:t xml:space="preserve">The </w:t>
      </w:r>
      <w:r w:rsidR="0031199E" w:rsidRPr="005E36C8">
        <w:t>GS4GG</w:t>
      </w:r>
      <w:r w:rsidRPr="005E36C8">
        <w:t xml:space="preserve"> Certification requires that</w:t>
      </w:r>
      <w:ins w:id="629" w:author="Anshika Gupta" w:date="2023-05-01T10:57:00Z">
        <w:r w:rsidR="009F5ABE" w:rsidRPr="005E36C8">
          <w:t>:</w:t>
        </w:r>
      </w:ins>
    </w:p>
    <w:p w14:paraId="2BD2FE7A" w14:textId="49BC666A" w:rsidR="009A71E8" w:rsidRPr="005E36C8" w:rsidRDefault="006539C2" w:rsidP="00852FC3">
      <w:pPr>
        <w:pStyle w:val="ListParagraph"/>
      </w:pPr>
      <w:bookmarkStart w:id="630" w:name="_Ref136350658"/>
      <w:r w:rsidRPr="005E36C8">
        <w:t>The project developer shall avoid the generation of hazardous and non-hazardous waste materials</w:t>
      </w:r>
      <w:r w:rsidR="00F22A97" w:rsidRPr="005E36C8">
        <w:t xml:space="preserve"> and implement a waste management hierarchy that prioriti</w:t>
      </w:r>
      <w:r w:rsidR="009434A1">
        <w:t>s</w:t>
      </w:r>
      <w:r w:rsidR="00F22A97" w:rsidRPr="005E36C8">
        <w:t>es the avoidance of the generation of waste</w:t>
      </w:r>
      <w:r w:rsidR="005D0BCD" w:rsidRPr="005E36C8">
        <w:t>. Where waste generation may not be avoided,</w:t>
      </w:r>
      <w:bookmarkEnd w:id="630"/>
    </w:p>
    <w:p w14:paraId="03B862B0" w14:textId="4C8FC74F" w:rsidR="006539C2" w:rsidRPr="005E36C8" w:rsidRDefault="005D0BCD" w:rsidP="007A79F4">
      <w:pPr>
        <w:pStyle w:val="ListParagraph"/>
        <w:numPr>
          <w:ilvl w:val="0"/>
          <w:numId w:val="51"/>
        </w:numPr>
      </w:pPr>
      <w:r w:rsidRPr="005E36C8">
        <w:t>T</w:t>
      </w:r>
      <w:r w:rsidR="006539C2" w:rsidRPr="005E36C8">
        <w:t xml:space="preserve">he Project shall </w:t>
      </w:r>
      <w:r w:rsidR="00565C05" w:rsidRPr="005E36C8">
        <w:t xml:space="preserve">minimise waste </w:t>
      </w:r>
      <w:r w:rsidR="006539C2" w:rsidRPr="005E36C8">
        <w:t xml:space="preserve">generation </w:t>
      </w:r>
      <w:ins w:id="631" w:author="Anshika Gupta" w:date="2022-09-05T09:38:00Z">
        <w:r w:rsidR="0065454D" w:rsidRPr="005E36C8">
          <w:t>and</w:t>
        </w:r>
      </w:ins>
      <w:r w:rsidR="006539C2" w:rsidRPr="005E36C8">
        <w:t xml:space="preserve"> </w:t>
      </w:r>
      <w:r w:rsidR="00CF7119" w:rsidRPr="005E36C8">
        <w:t xml:space="preserve">wastes shall be </w:t>
      </w:r>
      <w:r w:rsidR="006539C2" w:rsidRPr="005E36C8">
        <w:t>recover</w:t>
      </w:r>
      <w:r w:rsidR="003151D0">
        <w:t>ed</w:t>
      </w:r>
      <w:r w:rsidR="00CF7119" w:rsidRPr="005E36C8">
        <w:t>, recycle</w:t>
      </w:r>
      <w:r w:rsidR="003151D0">
        <w:t>d</w:t>
      </w:r>
      <w:r w:rsidR="006539C2" w:rsidRPr="005E36C8">
        <w:t xml:space="preserve"> and reuse</w:t>
      </w:r>
      <w:r w:rsidR="003151D0">
        <w:t>d</w:t>
      </w:r>
      <w:r w:rsidR="006539C2" w:rsidRPr="005E36C8">
        <w:t xml:space="preserve"> in </w:t>
      </w:r>
      <w:r w:rsidR="00CF7119" w:rsidRPr="005E36C8">
        <w:t xml:space="preserve">a </w:t>
      </w:r>
      <w:r w:rsidR="006539C2" w:rsidRPr="005E36C8">
        <w:t>safe</w:t>
      </w:r>
      <w:r w:rsidR="006E6803" w:rsidRPr="005E36C8">
        <w:t xml:space="preserve"> manner</w:t>
      </w:r>
      <w:r w:rsidR="006539C2" w:rsidRPr="005E36C8">
        <w:t>.</w:t>
      </w:r>
    </w:p>
    <w:p w14:paraId="25BA9A4B" w14:textId="77777777" w:rsidR="00F62FFE" w:rsidRPr="005E36C8" w:rsidRDefault="009A71E8" w:rsidP="007A79F4">
      <w:pPr>
        <w:pStyle w:val="ListParagraph"/>
        <w:numPr>
          <w:ilvl w:val="0"/>
          <w:numId w:val="51"/>
        </w:numPr>
      </w:pPr>
      <w:r w:rsidRPr="005E36C8">
        <w:t>Where waste may not be recovered or reused, it shall be treated, destroyed, or disposed of in an environmentally sound manner that includes the appropriate control of emissions and residues resulting from the handling and processing of the waste material.</w:t>
      </w:r>
    </w:p>
    <w:p w14:paraId="53E39F6D" w14:textId="1F9C94FA" w:rsidR="00F62FFE" w:rsidRPr="005E36C8" w:rsidRDefault="00F62FFE" w:rsidP="00852FC3">
      <w:pPr>
        <w:pStyle w:val="ListParagraph"/>
      </w:pPr>
      <w:r w:rsidRPr="005E36C8">
        <w:t>If the generated waste is considered hazardous</w:t>
      </w:r>
      <w:r w:rsidRPr="005E36C8">
        <w:rPr>
          <w:rStyle w:val="FootnoteReference"/>
        </w:rPr>
        <w:footnoteReference w:id="31"/>
      </w:r>
      <w:r w:rsidRPr="005E36C8">
        <w:t xml:space="preserve">, reasonable alternatives for its environmentally sound disposal </w:t>
      </w:r>
      <w:r w:rsidR="000064D0">
        <w:t xml:space="preserve">shall </w:t>
      </w:r>
      <w:r w:rsidRPr="005E36C8">
        <w:t>be adopted while adhering to the limitations applicable to its transboundary movement</w:t>
      </w:r>
      <w:r w:rsidRPr="005E36C8">
        <w:rPr>
          <w:rStyle w:val="FootnoteReference"/>
        </w:rPr>
        <w:footnoteReference w:id="32"/>
      </w:r>
      <w:r w:rsidRPr="005E36C8">
        <w:t>.</w:t>
      </w:r>
    </w:p>
    <w:p w14:paraId="0F64C0C6" w14:textId="43D1287C" w:rsidR="00845EBB" w:rsidRPr="005E36C8" w:rsidRDefault="00845EBB" w:rsidP="00852FC3">
      <w:pPr>
        <w:pStyle w:val="ListParagraph"/>
      </w:pPr>
      <w:bookmarkStart w:id="632" w:name="_Ref136351905"/>
      <w:r w:rsidRPr="005E36C8">
        <w:t>Projects shall avoid or, when avoidance is not feasible, minimise and control release of hazardous materials resulting from their production,</w:t>
      </w:r>
      <w:r w:rsidR="00F033DC" w:rsidRPr="005E36C8">
        <w:t xml:space="preserve"> </w:t>
      </w:r>
      <w:r w:rsidRPr="005E36C8">
        <w:lastRenderedPageBreak/>
        <w:t xml:space="preserve">transportation, handling, </w:t>
      </w:r>
      <w:ins w:id="633" w:author="Anshika Gupta" w:date="2022-09-05T09:44:00Z">
        <w:r w:rsidR="003C4B82" w:rsidRPr="005E36C8">
          <w:t>storage,</w:t>
        </w:r>
      </w:ins>
      <w:r w:rsidRPr="005E36C8">
        <w:t xml:space="preserve"> and use. Where avoidance is not possible, the health risks, including potential differentiated effects on men, </w:t>
      </w:r>
      <w:ins w:id="634" w:author="Anshika Gupta" w:date="2022-09-05T09:44:00Z">
        <w:r w:rsidR="003C4B82" w:rsidRPr="005E36C8">
          <w:t>women,</w:t>
        </w:r>
      </w:ins>
      <w:r w:rsidRPr="005E36C8">
        <w:t xml:space="preserve"> and children, of the potential use of hazardous materials shall be addressed appropriately.</w:t>
      </w:r>
      <w:r w:rsidR="00833AAF" w:rsidRPr="005E36C8">
        <w:t xml:space="preserve"> Project </w:t>
      </w:r>
      <w:ins w:id="635" w:author="Anshika Gupta" w:date="2022-09-05T09:38:00Z">
        <w:r w:rsidR="0065454D" w:rsidRPr="005E36C8">
          <w:t>shall</w:t>
        </w:r>
      </w:ins>
      <w:r w:rsidR="00833AAF" w:rsidRPr="005E36C8">
        <w:t xml:space="preserve"> consider the special vulnerabilities faced by workers as well as low-income communities, peoples with disabilities, indigenous peoples and minorities to hazardous materials.</w:t>
      </w:r>
      <w:bookmarkEnd w:id="632"/>
    </w:p>
    <w:p w14:paraId="79D1FD55" w14:textId="09D79B71" w:rsidR="00845EBB" w:rsidRPr="005E36C8" w:rsidRDefault="00845EBB" w:rsidP="00852FC3">
      <w:pPr>
        <w:pStyle w:val="ListParagraph"/>
      </w:pPr>
      <w:bookmarkStart w:id="636" w:name="_Ref136352402"/>
      <w:r w:rsidRPr="005E36C8">
        <w:t xml:space="preserve">Projects shall consider the use of less hazardous substitutes for such chemicals and materials and </w:t>
      </w:r>
      <w:r w:rsidR="00F960E3" w:rsidRPr="005E36C8">
        <w:t xml:space="preserve">shall </w:t>
      </w:r>
      <w:r w:rsidRPr="005E36C8">
        <w:t>avoid the manufacture, trade, and use of chemicals and hazardous materials subject to international bans or phase-outs due to their high toxicity to living organisms, environmental persistence, potential for bioaccumulation, or potential for depletion of the ozone layer</w:t>
      </w:r>
      <w:r w:rsidRPr="005E36C8">
        <w:rPr>
          <w:vertAlign w:val="superscript"/>
        </w:rPr>
        <w:footnoteReference w:id="33"/>
      </w:r>
      <w:r w:rsidR="00F834DC" w:rsidRPr="005E36C8">
        <w:t>, unless for acceptable purposes as defined by the conventions or protocols</w:t>
      </w:r>
      <w:r w:rsidR="009807B3" w:rsidRPr="005E36C8">
        <w:t xml:space="preserve"> e.g. the </w:t>
      </w:r>
      <w:hyperlink r:id="rId34" w:history="1">
        <w:r w:rsidR="009807B3" w:rsidRPr="005E36C8">
          <w:rPr>
            <w:rStyle w:val="Hyperlink"/>
            <w:rFonts w:ascii="Verdana" w:hAnsi="Verdana"/>
          </w:rPr>
          <w:t>Montreal Protocol</w:t>
        </w:r>
      </w:hyperlink>
      <w:r w:rsidR="009807B3" w:rsidRPr="005E36C8">
        <w:t xml:space="preserve">, </w:t>
      </w:r>
      <w:hyperlink r:id="rId35" w:history="1">
        <w:r w:rsidR="009807B3" w:rsidRPr="005E36C8">
          <w:rPr>
            <w:rStyle w:val="Hyperlink"/>
            <w:rFonts w:ascii="Verdana" w:hAnsi="Verdana"/>
          </w:rPr>
          <w:t>Minamata Convention</w:t>
        </w:r>
      </w:hyperlink>
      <w:r w:rsidR="009807B3" w:rsidRPr="005E36C8">
        <w:t xml:space="preserve">, </w:t>
      </w:r>
      <w:hyperlink r:id="rId36" w:history="1">
        <w:r w:rsidR="009807B3" w:rsidRPr="005E36C8">
          <w:rPr>
            <w:rStyle w:val="Hyperlink"/>
            <w:rFonts w:ascii="Verdana" w:hAnsi="Verdana"/>
          </w:rPr>
          <w:t>Basel Convention</w:t>
        </w:r>
      </w:hyperlink>
      <w:r w:rsidR="009807B3" w:rsidRPr="005E36C8">
        <w:t xml:space="preserve">, </w:t>
      </w:r>
      <w:hyperlink r:id="rId37" w:history="1">
        <w:r w:rsidR="009807B3" w:rsidRPr="005E36C8">
          <w:rPr>
            <w:rStyle w:val="Hyperlink"/>
            <w:rFonts w:ascii="Verdana" w:hAnsi="Verdana"/>
          </w:rPr>
          <w:t>Rotterdam Convention</w:t>
        </w:r>
      </w:hyperlink>
      <w:r w:rsidR="009807B3" w:rsidRPr="005E36C8">
        <w:t xml:space="preserve">, </w:t>
      </w:r>
      <w:hyperlink r:id="rId38" w:history="1">
        <w:r w:rsidR="009807B3" w:rsidRPr="005E36C8">
          <w:rPr>
            <w:rStyle w:val="Hyperlink"/>
            <w:rFonts w:ascii="Verdana" w:hAnsi="Verdana"/>
          </w:rPr>
          <w:t>Stockholm Convention</w:t>
        </w:r>
      </w:hyperlink>
      <w:r w:rsidR="009807B3" w:rsidRPr="005E36C8">
        <w:t>)</w:t>
      </w:r>
      <w:r w:rsidRPr="005E36C8">
        <w:t>.</w:t>
      </w:r>
      <w:bookmarkEnd w:id="636"/>
    </w:p>
    <w:p w14:paraId="76435398" w14:textId="6C88E153" w:rsidR="00845EBB" w:rsidRPr="005E36C8" w:rsidRDefault="00845EBB" w:rsidP="00852FC3">
      <w:pPr>
        <w:pStyle w:val="ListParagraph"/>
      </w:pPr>
      <w:bookmarkStart w:id="637" w:name="_Ref136350762"/>
      <w:r w:rsidRPr="005E36C8">
        <w:t xml:space="preserve">The Project shall not make use of chemicals or materials subject to international bans or phase-outs. For example, DDT, PCBs and other chemicals listed in international conventions such as the </w:t>
      </w:r>
      <w:hyperlink r:id="rId39">
        <w:r w:rsidRPr="005E36C8">
          <w:rPr>
            <w:rStyle w:val="Hyperlink"/>
          </w:rPr>
          <w:t>Stockholm Conventions on Persistent Organic Pollutants</w:t>
        </w:r>
      </w:hyperlink>
      <w:r w:rsidRPr="005E36C8">
        <w:t xml:space="preserve"> or the </w:t>
      </w:r>
      <w:hyperlink r:id="rId40">
        <w:r w:rsidRPr="005E36C8">
          <w:rPr>
            <w:rStyle w:val="Hyperlink"/>
          </w:rPr>
          <w:t>Montreal Protocol</w:t>
        </w:r>
      </w:hyperlink>
      <w:r w:rsidRPr="005E36C8">
        <w:t>.</w:t>
      </w:r>
      <w:bookmarkEnd w:id="637"/>
    </w:p>
    <w:p w14:paraId="2C11E0E1" w14:textId="0C3D80B6" w:rsidR="00845EBB" w:rsidRPr="005E36C8" w:rsidRDefault="00845EBB" w:rsidP="00633F48">
      <w:pPr>
        <w:pStyle w:val="Heading3"/>
        <w:rPr>
          <w:lang w:val="en-SG"/>
        </w:rPr>
      </w:pPr>
      <w:bookmarkStart w:id="638" w:name="_Toc110433923"/>
      <w:bookmarkStart w:id="639" w:name="_Toc110433972"/>
      <w:bookmarkStart w:id="640" w:name="_Toc113262621"/>
      <w:bookmarkStart w:id="641" w:name="_Toc21166205"/>
      <w:bookmarkStart w:id="642" w:name="_Toc110433973"/>
      <w:bookmarkStart w:id="643" w:name="_Toc113262622"/>
      <w:bookmarkStart w:id="644" w:name="_Toc135818315"/>
      <w:bookmarkStart w:id="645" w:name="_Ref136352453"/>
      <w:bookmarkStart w:id="646" w:name="_Ref136352458"/>
      <w:bookmarkStart w:id="647" w:name="_Toc138752953"/>
      <w:bookmarkEnd w:id="638"/>
      <w:bookmarkEnd w:id="639"/>
      <w:bookmarkEnd w:id="640"/>
      <w:r w:rsidRPr="005E36C8">
        <w:t>Pesticides &amp; Fertilisers</w:t>
      </w:r>
      <w:bookmarkEnd w:id="641"/>
      <w:bookmarkEnd w:id="642"/>
      <w:bookmarkEnd w:id="643"/>
      <w:bookmarkEnd w:id="644"/>
      <w:bookmarkEnd w:id="645"/>
      <w:bookmarkEnd w:id="646"/>
      <w:bookmarkEnd w:id="647"/>
    </w:p>
    <w:p w14:paraId="44ECEB6F" w14:textId="3B81090C" w:rsidR="00845EBB" w:rsidRPr="005E36C8" w:rsidRDefault="00845EBB" w:rsidP="00852FC3">
      <w:pPr>
        <w:rPr>
          <w:lang w:val="en-SG"/>
        </w:rPr>
      </w:pPr>
      <w:r w:rsidRPr="005E36C8">
        <w:t xml:space="preserve">The </w:t>
      </w:r>
      <w:r w:rsidR="00CD2D5C" w:rsidRPr="005E36C8">
        <w:t>GS4GG</w:t>
      </w:r>
      <w:r w:rsidRPr="005E36C8">
        <w:t xml:space="preserve"> </w:t>
      </w:r>
      <w:ins w:id="648" w:author="Anshika Gupta" w:date="2023-06-22T15:16:00Z">
        <w:r w:rsidR="006715F4">
          <w:t>c</w:t>
        </w:r>
      </w:ins>
      <w:del w:id="649" w:author="Anshika Gupta" w:date="2023-06-22T15:16:00Z">
        <w:r w:rsidRPr="005E36C8" w:rsidDel="006715F4">
          <w:delText>C</w:delText>
        </w:r>
      </w:del>
      <w:r w:rsidRPr="005E36C8">
        <w:t>ertification requires that</w:t>
      </w:r>
      <w:ins w:id="650" w:author="Anshika Gupta" w:date="2023-05-01T10:57:00Z">
        <w:r w:rsidR="009F5ABE" w:rsidRPr="005E36C8">
          <w:t>:</w:t>
        </w:r>
      </w:ins>
    </w:p>
    <w:p w14:paraId="3116930B" w14:textId="63E2A4A4" w:rsidR="00845EBB" w:rsidRPr="005E36C8" w:rsidRDefault="00F033CE" w:rsidP="00852FC3">
      <w:pPr>
        <w:pStyle w:val="ListParagraph"/>
      </w:pPr>
      <w:bookmarkStart w:id="651" w:name="_Ref136352906"/>
      <w:r w:rsidRPr="005E36C8">
        <w:t>For activities</w:t>
      </w:r>
      <w:r w:rsidR="00845EBB" w:rsidRPr="005E36C8">
        <w:t xml:space="preserve"> involving pest management, the integrated pest management (IPM) and /or integrated vector management (IVM) approaches</w:t>
      </w:r>
      <w:r w:rsidR="00EB4395" w:rsidRPr="005E36C8">
        <w:rPr>
          <w:rStyle w:val="FootnoteReference"/>
        </w:rPr>
        <w:footnoteReference w:id="34"/>
      </w:r>
      <w:r w:rsidR="00845EBB" w:rsidRPr="005E36C8">
        <w:t xml:space="preserve"> shall be adopted and aim to reduce reliance on chemical pesticides.</w:t>
      </w:r>
      <w:r w:rsidR="00710C4C" w:rsidRPr="005E36C8">
        <w:t xml:space="preserve"> A Pest Management Plan shall be developed where use of a significant volume of pesticides is foreseen</w:t>
      </w:r>
      <w:r w:rsidR="00DA49FC">
        <w:t>,</w:t>
      </w:r>
      <w:r w:rsidR="00710C4C" w:rsidRPr="005E36C8">
        <w:t xml:space="preserve"> to demonstrate how IPM</w:t>
      </w:r>
      <w:r w:rsidR="00414ADF" w:rsidRPr="005E36C8">
        <w:t>/IVM</w:t>
      </w:r>
      <w:r w:rsidR="00710C4C" w:rsidRPr="005E36C8">
        <w:t xml:space="preserve"> </w:t>
      </w:r>
      <w:r w:rsidR="007B2AF0" w:rsidRPr="005E36C8">
        <w:t>is</w:t>
      </w:r>
      <w:r w:rsidR="00710C4C" w:rsidRPr="005E36C8">
        <w:t xml:space="preserve"> promoted to reduce </w:t>
      </w:r>
      <w:r w:rsidR="00710C4C" w:rsidRPr="005E36C8">
        <w:lastRenderedPageBreak/>
        <w:t>reliance on pesticides and describe measures to minimi</w:t>
      </w:r>
      <w:r w:rsidR="009434A1">
        <w:t>s</w:t>
      </w:r>
      <w:r w:rsidR="00710C4C" w:rsidRPr="005E36C8">
        <w:t>e risks of pesticide use.</w:t>
      </w:r>
      <w:bookmarkEnd w:id="651"/>
    </w:p>
    <w:p w14:paraId="77F31844" w14:textId="77777777" w:rsidR="00845EBB" w:rsidRPr="005E36C8" w:rsidRDefault="00845EBB" w:rsidP="00852FC3">
      <w:pPr>
        <w:pStyle w:val="ListParagraph"/>
      </w:pPr>
      <w:r w:rsidRPr="005E36C8">
        <w:t>The health and environmental risks associated with pest management should be minimised with support, as needed, to institutional capacity development, to help regulate and monitor the distribution and use of pesticides and enhance the application of integrated pest management.</w:t>
      </w:r>
    </w:p>
    <w:p w14:paraId="707D5308" w14:textId="62D0015A" w:rsidR="00845EBB" w:rsidRPr="005E36C8" w:rsidRDefault="00845EBB" w:rsidP="00852FC3">
      <w:pPr>
        <w:pStyle w:val="ListParagraph"/>
      </w:pPr>
      <w:r w:rsidRPr="005E36C8">
        <w:t xml:space="preserve">When Projects include pest management or the use of </w:t>
      </w:r>
      <w:r w:rsidR="0065454D" w:rsidRPr="005E36C8">
        <w:t>chemical</w:t>
      </w:r>
      <w:r w:rsidR="00A33A79" w:rsidRPr="005E36C8">
        <w:t xml:space="preserve"> </w:t>
      </w:r>
      <w:r w:rsidRPr="005E36C8">
        <w:t>pesticides, pesticides that are low in human toxicity, known to be effective against the target species and have minimal effects on non-target species and the environment shall be selected.</w:t>
      </w:r>
      <w:r w:rsidR="00937212" w:rsidRPr="005E36C8">
        <w:t xml:space="preserve"> </w:t>
      </w:r>
      <w:r w:rsidR="00CF67A2" w:rsidRPr="005E36C8">
        <w:t xml:space="preserve">When the project developer selects chemical pesticides, the selection shall be based upon requirements that the pesticides be packaged in safe containers, be clearly </w:t>
      </w:r>
      <w:r w:rsidR="0065454D" w:rsidRPr="005E36C8">
        <w:t>labelled</w:t>
      </w:r>
      <w:r w:rsidR="00CF67A2" w:rsidRPr="005E36C8">
        <w:t xml:space="preserve"> for safe and proper use, and that the pesticides have been manufactured by an entity currently licensed by relevant regulatory agencies.</w:t>
      </w:r>
    </w:p>
    <w:p w14:paraId="4D95F73B" w14:textId="4EA9F500" w:rsidR="00845EBB" w:rsidRPr="005E36C8" w:rsidRDefault="00845EBB" w:rsidP="00852FC3">
      <w:pPr>
        <w:pStyle w:val="ListParagraph"/>
      </w:pPr>
      <w:bookmarkStart w:id="652" w:name="_Ref136355013"/>
      <w:r w:rsidRPr="005E36C8">
        <w:t xml:space="preserve">There shall be a ‘Chemical Pesticides Policy’ that is documented, </w:t>
      </w:r>
      <w:r w:rsidR="003C4B82" w:rsidRPr="005E36C8">
        <w:t>implemented,</w:t>
      </w:r>
      <w:r w:rsidRPr="005E36C8">
        <w:t xml:space="preserve"> and regularly updated. This policy shall include at a minimum:</w:t>
      </w:r>
      <w:bookmarkEnd w:id="652"/>
    </w:p>
    <w:p w14:paraId="151C2DD2" w14:textId="4E4B3512" w:rsidR="00845EBB" w:rsidRPr="005E36C8" w:rsidRDefault="00845EBB" w:rsidP="007A79F4">
      <w:pPr>
        <w:pStyle w:val="ListNumber"/>
        <w:numPr>
          <w:ilvl w:val="0"/>
          <w:numId w:val="34"/>
        </w:numPr>
      </w:pPr>
      <w:r w:rsidRPr="005E36C8">
        <w:t xml:space="preserve">Provisions for safe transport, storage, </w:t>
      </w:r>
      <w:r w:rsidR="003C4B82" w:rsidRPr="005E36C8">
        <w:t>handling,</w:t>
      </w:r>
      <w:r w:rsidRPr="005E36C8">
        <w:t xml:space="preserve"> and application, AND</w:t>
      </w:r>
    </w:p>
    <w:p w14:paraId="1F25332D" w14:textId="51B8F5A5" w:rsidR="00845EBB" w:rsidRPr="005E36C8" w:rsidRDefault="00845EBB" w:rsidP="007A79F4">
      <w:pPr>
        <w:pStyle w:val="ListNumber"/>
        <w:numPr>
          <w:ilvl w:val="0"/>
          <w:numId w:val="34"/>
        </w:numPr>
      </w:pPr>
      <w:r w:rsidRPr="005E36C8">
        <w:t>Provisions for emergency situations.</w:t>
      </w:r>
    </w:p>
    <w:p w14:paraId="7128FCB8" w14:textId="50290BAA" w:rsidR="00845EBB" w:rsidRPr="005E36C8" w:rsidRDefault="00845EBB" w:rsidP="00852FC3">
      <w:pPr>
        <w:pStyle w:val="ListParagraph"/>
      </w:pPr>
      <w:bookmarkStart w:id="653" w:name="_Ref136354752"/>
      <w:r w:rsidRPr="005E36C8">
        <w:t xml:space="preserve">The </w:t>
      </w:r>
      <w:r w:rsidR="00E153A4">
        <w:t>project developer</w:t>
      </w:r>
      <w:r w:rsidRPr="005E36C8">
        <w:t xml:space="preserve"> shall not purchase, store, manufacture, trade or use products that fall in Classes IA (extremely hazardous) and IB (highly hazardous) of the </w:t>
      </w:r>
      <w:ins w:id="654" w:author="Anshika Gupta" w:date="2022-07-11T15:29:00Z">
        <w:r w:rsidR="00CF5C22" w:rsidRPr="005E36C8">
          <w:rPr>
            <w:rFonts w:asciiTheme="minorHAnsi" w:hAnsiTheme="minorHAnsi"/>
          </w:rPr>
          <w:fldChar w:fldCharType="begin"/>
        </w:r>
        <w:r w:rsidR="00CF5C22" w:rsidRPr="005E36C8">
          <w:rPr>
            <w:rFonts w:asciiTheme="minorHAnsi" w:hAnsiTheme="minorHAnsi"/>
          </w:rPr>
          <w:instrText xml:space="preserve"> HYPERLINK "https://www.who.int/publications/i/item/9789240005662" </w:instrText>
        </w:r>
        <w:r w:rsidR="00CF5C22" w:rsidRPr="005E36C8">
          <w:rPr>
            <w:rFonts w:asciiTheme="minorHAnsi" w:hAnsiTheme="minorHAnsi"/>
          </w:rPr>
        </w:r>
        <w:r w:rsidR="00CF5C22" w:rsidRPr="005E36C8">
          <w:rPr>
            <w:rFonts w:asciiTheme="minorHAnsi" w:hAnsiTheme="minorHAnsi"/>
          </w:rPr>
          <w:fldChar w:fldCharType="separate"/>
        </w:r>
        <w:r w:rsidRPr="005E36C8">
          <w:rPr>
            <w:rStyle w:val="Hyperlink"/>
          </w:rPr>
          <w:t>World Health Organization Recommended Classification of Pesticides</w:t>
        </w:r>
        <w:r w:rsidRPr="005E36C8">
          <w:rPr>
            <w:rStyle w:val="Hyperlink"/>
            <w:rFonts w:ascii="Verdana" w:hAnsi="Verdana"/>
          </w:rPr>
          <w:t> by Hazard</w:t>
        </w:r>
        <w:r w:rsidR="00CF5C22" w:rsidRPr="005E36C8">
          <w:rPr>
            <w:rFonts w:asciiTheme="minorHAnsi" w:hAnsiTheme="minorHAnsi"/>
          </w:rPr>
          <w:fldChar w:fldCharType="end"/>
        </w:r>
      </w:ins>
      <w:r w:rsidRPr="005E36C8">
        <w:t>.</w:t>
      </w:r>
      <w:r w:rsidR="00DD7040" w:rsidRPr="005E36C8">
        <w:t xml:space="preserve"> </w:t>
      </w:r>
      <w:r w:rsidR="003C119B" w:rsidRPr="005E36C8">
        <w:t xml:space="preserve">The project developer shall not purchase, store, use, </w:t>
      </w:r>
      <w:ins w:id="655" w:author="Anshika Gupta" w:date="2022-09-05T09:44:00Z">
        <w:r w:rsidR="003C4B82" w:rsidRPr="005E36C8">
          <w:t>manufacture,</w:t>
        </w:r>
      </w:ins>
      <w:r w:rsidR="003C119B" w:rsidRPr="005E36C8">
        <w:t xml:space="preserve"> or trade in Class II (moderately hazardous) pesticides, unless the project has appropriate controls on manufacture, procurement, or distribution and/or use of these chemicals. These chemicals shall not be accessible to personnel without proper training, equipment, and facilities to handle, store, apply, and dispose of</w:t>
      </w:r>
      <w:ins w:id="656" w:author="Anshika Gupta" w:date="2023-06-26T14:55:00Z">
        <w:r w:rsidR="004371C6">
          <w:t>f</w:t>
        </w:r>
      </w:ins>
      <w:r w:rsidR="003C119B" w:rsidRPr="005E36C8">
        <w:t xml:space="preserve"> these products properly.</w:t>
      </w:r>
      <w:bookmarkEnd w:id="653"/>
    </w:p>
    <w:p w14:paraId="516D409A" w14:textId="3DA223FA" w:rsidR="00EF5D4F" w:rsidRPr="005E36C8" w:rsidRDefault="00845EBB" w:rsidP="00852FC3">
      <w:pPr>
        <w:pStyle w:val="ListParagraph"/>
      </w:pPr>
      <w:bookmarkStart w:id="657" w:name="_Ref136353470"/>
      <w:r w:rsidRPr="005E36C8">
        <w:t>Fertilisers</w:t>
      </w:r>
      <w:r w:rsidR="00DF2FBF" w:rsidRPr="005E36C8">
        <w:rPr>
          <w:rStyle w:val="FootnoteReference"/>
        </w:rPr>
        <w:footnoteReference w:id="35"/>
      </w:r>
      <w:r w:rsidRPr="005E36C8">
        <w:t xml:space="preserve"> shall be avoided, or </w:t>
      </w:r>
      <w:r w:rsidR="00F66A6F" w:rsidRPr="005E36C8">
        <w:t xml:space="preserve">fertiliser </w:t>
      </w:r>
      <w:r w:rsidRPr="005E36C8">
        <w:t xml:space="preserve">use shall be minimised </w:t>
      </w:r>
      <w:r w:rsidR="00396515" w:rsidRPr="005E36C8">
        <w:t xml:space="preserve">to </w:t>
      </w:r>
      <w:r w:rsidR="00EF5D4F" w:rsidRPr="005E36C8">
        <w:t xml:space="preserve">ensure </w:t>
      </w:r>
      <w:r w:rsidR="00396515" w:rsidRPr="005E36C8">
        <w:t>the effective and efficient use of fertili</w:t>
      </w:r>
      <w:r w:rsidR="001819E1">
        <w:t>s</w:t>
      </w:r>
      <w:r w:rsidR="00396515" w:rsidRPr="005E36C8">
        <w:t>ers</w:t>
      </w:r>
      <w:r w:rsidR="005D3BE2" w:rsidRPr="005E36C8">
        <w:rPr>
          <w:rStyle w:val="FootnoteReference"/>
        </w:rPr>
        <w:footnoteReference w:id="36"/>
      </w:r>
      <w:r w:rsidR="00396515" w:rsidRPr="005E36C8">
        <w:t xml:space="preserve"> to meet agricultural demands while </w:t>
      </w:r>
      <w:del w:id="658" w:author="Anshika Gupta" w:date="2023-06-22T15:10:00Z">
        <w:r w:rsidR="00396515" w:rsidRPr="005E36C8" w:rsidDel="00507501">
          <w:delText>minim</w:delText>
        </w:r>
        <w:r w:rsidR="001819E1" w:rsidDel="00507501">
          <w:delText>s</w:delText>
        </w:r>
        <w:r w:rsidR="00396515" w:rsidRPr="005E36C8" w:rsidDel="00507501">
          <w:delText>izing</w:delText>
        </w:r>
      </w:del>
      <w:ins w:id="659" w:author="Anshika Gupta" w:date="2023-06-22T15:10:00Z">
        <w:r w:rsidR="00507501" w:rsidRPr="005E36C8">
          <w:t>minim</w:t>
        </w:r>
        <w:r w:rsidR="00507501">
          <w:t>i</w:t>
        </w:r>
        <w:r w:rsidR="00507501" w:rsidRPr="005E36C8">
          <w:t>sing</w:t>
        </w:r>
      </w:ins>
      <w:r w:rsidR="00396515" w:rsidRPr="005E36C8">
        <w:t xml:space="preserve"> nutrient losses to the environment</w:t>
      </w:r>
      <w:r w:rsidRPr="005E36C8">
        <w:t xml:space="preserve">. </w:t>
      </w:r>
      <w:r w:rsidR="003C38C5" w:rsidRPr="005E36C8">
        <w:t xml:space="preserve">The project developer should </w:t>
      </w:r>
      <w:r w:rsidR="00762EA5" w:rsidRPr="005E36C8">
        <w:t>put measures in place to p</w:t>
      </w:r>
      <w:r w:rsidR="00EF5D4F" w:rsidRPr="005E36C8">
        <w:t>reserve ecosystem services and minimi</w:t>
      </w:r>
      <w:r w:rsidR="001819E1">
        <w:t>s</w:t>
      </w:r>
      <w:r w:rsidR="00EF5D4F" w:rsidRPr="005E36C8">
        <w:t>e environmental impacts from the use of fertili</w:t>
      </w:r>
      <w:r w:rsidR="001819E1">
        <w:t>s</w:t>
      </w:r>
      <w:r w:rsidR="00EF5D4F" w:rsidRPr="005E36C8">
        <w:t xml:space="preserve">ers including soil and water </w:t>
      </w:r>
      <w:r w:rsidR="00EF5D4F" w:rsidRPr="005E36C8">
        <w:lastRenderedPageBreak/>
        <w:t>pollution, ammonia volatili</w:t>
      </w:r>
      <w:r w:rsidR="001819E1">
        <w:t>s</w:t>
      </w:r>
      <w:r w:rsidR="00EF5D4F" w:rsidRPr="005E36C8">
        <w:t>ation, greenhouse gas emissions and other nutrient loss mechanisms</w:t>
      </w:r>
      <w:r w:rsidR="00BC5B12" w:rsidRPr="005E36C8">
        <w:t>.</w:t>
      </w:r>
      <w:r w:rsidR="001D30C4" w:rsidRPr="005E36C8">
        <w:t xml:space="preserve"> In this context, the management practices that produce the most positive overall effect should be adopted in accordance with the </w:t>
      </w:r>
      <w:hyperlink r:id="rId41" w:history="1">
        <w:r w:rsidR="001D30C4" w:rsidRPr="005E36C8">
          <w:rPr>
            <w:rStyle w:val="Hyperlink"/>
            <w:rFonts w:ascii="Verdana" w:hAnsi="Verdana"/>
          </w:rPr>
          <w:t>International Code of Conduct on Sustainable Use and Management of Fertili</w:t>
        </w:r>
        <w:r w:rsidR="00513465">
          <w:rPr>
            <w:rStyle w:val="Hyperlink"/>
            <w:rFonts w:ascii="Verdana" w:hAnsi="Verdana"/>
          </w:rPr>
          <w:t>s</w:t>
        </w:r>
        <w:r w:rsidR="001D30C4" w:rsidRPr="005E36C8">
          <w:rPr>
            <w:rStyle w:val="Hyperlink"/>
            <w:rFonts w:ascii="Verdana" w:hAnsi="Verdana"/>
          </w:rPr>
          <w:t>ers</w:t>
        </w:r>
      </w:hyperlink>
      <w:r w:rsidR="001D30C4" w:rsidRPr="005E36C8">
        <w:t xml:space="preserve"> (FAO, 2019</w:t>
      </w:r>
      <w:del w:id="660" w:author="Anshika Gupta" w:date="2023-06-22T15:16:00Z">
        <w:r w:rsidR="001D30C4" w:rsidRPr="005E36C8" w:rsidDel="00300AC5">
          <w:delText>d</w:delText>
        </w:r>
      </w:del>
      <w:r w:rsidR="001D30C4" w:rsidRPr="005E36C8">
        <w:t>).</w:t>
      </w:r>
      <w:bookmarkEnd w:id="657"/>
    </w:p>
    <w:p w14:paraId="7FFCEAED" w14:textId="1DE446D7" w:rsidR="00845EBB" w:rsidRPr="005E36C8" w:rsidRDefault="00845EBB" w:rsidP="00633F48">
      <w:pPr>
        <w:pStyle w:val="Heading3"/>
      </w:pPr>
      <w:bookmarkStart w:id="661" w:name="_Toc21166206"/>
      <w:bookmarkStart w:id="662" w:name="_Toc135818316"/>
      <w:bookmarkStart w:id="663" w:name="_Ref136355138"/>
      <w:bookmarkStart w:id="664" w:name="_Ref136355144"/>
      <w:bookmarkStart w:id="665" w:name="_Toc138752954"/>
      <w:r w:rsidRPr="005E36C8">
        <w:t xml:space="preserve">Harvesting of </w:t>
      </w:r>
      <w:ins w:id="666" w:author="Anshika Gupta" w:date="2023-06-26T14:59:00Z">
        <w:r w:rsidR="004371C6">
          <w:t>f</w:t>
        </w:r>
      </w:ins>
      <w:del w:id="667" w:author="Anshika Gupta" w:date="2023-06-26T14:59:00Z">
        <w:r w:rsidRPr="005E36C8" w:rsidDel="004371C6">
          <w:delText>F</w:delText>
        </w:r>
      </w:del>
      <w:r w:rsidRPr="005E36C8">
        <w:t>orests</w:t>
      </w:r>
      <w:bookmarkEnd w:id="661"/>
      <w:bookmarkEnd w:id="662"/>
      <w:bookmarkEnd w:id="663"/>
      <w:bookmarkEnd w:id="664"/>
      <w:bookmarkEnd w:id="665"/>
    </w:p>
    <w:p w14:paraId="7A167B9E" w14:textId="32B3DF65" w:rsidR="00845EBB" w:rsidRPr="005E36C8" w:rsidRDefault="00845EBB" w:rsidP="00852FC3">
      <w:pPr>
        <w:rPr>
          <w:lang w:val="en-SG"/>
        </w:rPr>
      </w:pPr>
      <w:r w:rsidRPr="005E36C8">
        <w:t xml:space="preserve">The </w:t>
      </w:r>
      <w:r w:rsidR="00680296" w:rsidRPr="005E36C8">
        <w:t xml:space="preserve">GS4GG </w:t>
      </w:r>
      <w:ins w:id="668" w:author="Anshika Gupta" w:date="2023-06-22T15:16:00Z">
        <w:r w:rsidR="006715F4">
          <w:t>c</w:t>
        </w:r>
      </w:ins>
      <w:del w:id="669" w:author="Anshika Gupta" w:date="2023-06-22T15:16:00Z">
        <w:r w:rsidRPr="005E36C8" w:rsidDel="006715F4">
          <w:delText>C</w:delText>
        </w:r>
      </w:del>
      <w:r w:rsidRPr="005E36C8">
        <w:t>ertification requires that</w:t>
      </w:r>
      <w:r w:rsidR="00C32F14" w:rsidRPr="005E36C8">
        <w:t>:</w:t>
      </w:r>
    </w:p>
    <w:p w14:paraId="22247712" w14:textId="77777777" w:rsidR="00845EBB" w:rsidRPr="005E36C8" w:rsidRDefault="00845EBB" w:rsidP="00852FC3">
      <w:pPr>
        <w:pStyle w:val="ListParagraph"/>
      </w:pPr>
      <w:bookmarkStart w:id="670" w:name="_Ref136394820"/>
      <w:r w:rsidRPr="005E36C8">
        <w:t>The Project shall:</w:t>
      </w:r>
      <w:bookmarkEnd w:id="670"/>
    </w:p>
    <w:p w14:paraId="409E5613" w14:textId="3EE7E853" w:rsidR="00845EBB" w:rsidRPr="005E36C8" w:rsidRDefault="00845EBB" w:rsidP="007A79F4">
      <w:pPr>
        <w:pStyle w:val="ListNumber"/>
        <w:numPr>
          <w:ilvl w:val="0"/>
          <w:numId w:val="22"/>
        </w:numPr>
      </w:pPr>
      <w:r w:rsidRPr="005E36C8">
        <w:t xml:space="preserve">Enhance the sustainable management of forests, including the application of independent, credible </w:t>
      </w:r>
      <w:r w:rsidR="00054D37" w:rsidRPr="005E36C8">
        <w:t>certificat</w:t>
      </w:r>
      <w:r w:rsidR="0076558A" w:rsidRPr="005E36C8">
        <w:t>i</w:t>
      </w:r>
      <w:r w:rsidRPr="005E36C8">
        <w:t>on for commercial, industrial-scale timber harvesting, AND</w:t>
      </w:r>
    </w:p>
    <w:p w14:paraId="127F9F06" w14:textId="44086050" w:rsidR="00845EBB" w:rsidRPr="005E36C8" w:rsidRDefault="00845EBB" w:rsidP="007A79F4">
      <w:pPr>
        <w:pStyle w:val="ListNumber"/>
        <w:numPr>
          <w:ilvl w:val="0"/>
          <w:numId w:val="22"/>
        </w:numPr>
      </w:pPr>
      <w:r w:rsidRPr="005E36C8">
        <w:t>Maintain or enhance biodiversity and ecosystem functionality in areas where improved forest management is undertaken.</w:t>
      </w:r>
      <w:r w:rsidR="006B1C8D" w:rsidRPr="005E36C8">
        <w:t xml:space="preserve"> And/or </w:t>
      </w:r>
    </w:p>
    <w:p w14:paraId="5B27BC34" w14:textId="11576474" w:rsidR="006B1C8D" w:rsidRPr="005E36C8" w:rsidRDefault="00AC6F52" w:rsidP="007A79F4">
      <w:pPr>
        <w:pStyle w:val="ListNumber"/>
        <w:numPr>
          <w:ilvl w:val="0"/>
          <w:numId w:val="22"/>
        </w:numPr>
      </w:pPr>
      <w:r w:rsidRPr="005E36C8">
        <w:t>E</w:t>
      </w:r>
      <w:r w:rsidR="006B1C8D" w:rsidRPr="005E36C8">
        <w:t xml:space="preserve">nsure that plantations are environmentally appropriate, socially </w:t>
      </w:r>
      <w:ins w:id="671" w:author="Anshika Gupta" w:date="2022-09-05T09:44:00Z">
        <w:r w:rsidR="003C4B82" w:rsidRPr="005E36C8">
          <w:t>beneficial,</w:t>
        </w:r>
      </w:ins>
      <w:r w:rsidR="006B1C8D" w:rsidRPr="005E36C8">
        <w:t xml:space="preserve"> and economically viable, and utili</w:t>
      </w:r>
      <w:r w:rsidR="00513465">
        <w:t>s</w:t>
      </w:r>
      <w:r w:rsidR="006B1C8D" w:rsidRPr="005E36C8">
        <w:t>e native species wherever feasible.</w:t>
      </w:r>
    </w:p>
    <w:p w14:paraId="077CEFA1" w14:textId="71BD672B" w:rsidR="00680296" w:rsidRPr="005E36C8" w:rsidRDefault="00B5442D" w:rsidP="00852FC3">
      <w:pPr>
        <w:pStyle w:val="ListParagraph"/>
      </w:pPr>
      <w:r w:rsidRPr="005E36C8">
        <w:t xml:space="preserve">The project applying </w:t>
      </w:r>
      <w:hyperlink r:id="rId42" w:history="1">
        <w:r w:rsidR="003B3AFB" w:rsidRPr="005E36C8">
          <w:rPr>
            <w:rStyle w:val="Hyperlink"/>
            <w:rFonts w:ascii="Verdana" w:hAnsi="Verdana"/>
          </w:rPr>
          <w:t>L</w:t>
        </w:r>
        <w:r w:rsidRPr="005E36C8">
          <w:rPr>
            <w:rStyle w:val="Hyperlink"/>
            <w:rFonts w:ascii="Verdana" w:hAnsi="Verdana"/>
          </w:rPr>
          <w:t xml:space="preserve">and </w:t>
        </w:r>
        <w:r w:rsidR="003B3AFB" w:rsidRPr="005E36C8">
          <w:rPr>
            <w:rStyle w:val="Hyperlink"/>
            <w:rFonts w:ascii="Verdana" w:hAnsi="Verdana"/>
          </w:rPr>
          <w:t>U</w:t>
        </w:r>
        <w:r w:rsidRPr="005E36C8">
          <w:rPr>
            <w:rStyle w:val="Hyperlink"/>
            <w:rFonts w:ascii="Verdana" w:hAnsi="Verdana"/>
          </w:rPr>
          <w:t xml:space="preserve">se </w:t>
        </w:r>
        <w:r w:rsidR="002400B5" w:rsidRPr="005E36C8">
          <w:rPr>
            <w:rStyle w:val="Hyperlink"/>
            <w:rFonts w:ascii="Verdana" w:hAnsi="Verdana"/>
          </w:rPr>
          <w:t>&amp;</w:t>
        </w:r>
        <w:r w:rsidRPr="005E36C8">
          <w:rPr>
            <w:rStyle w:val="Hyperlink"/>
            <w:rFonts w:ascii="Verdana" w:hAnsi="Verdana"/>
          </w:rPr>
          <w:t xml:space="preserve"> </w:t>
        </w:r>
        <w:r w:rsidR="0099618A" w:rsidRPr="005E36C8">
          <w:rPr>
            <w:rStyle w:val="Hyperlink"/>
            <w:rFonts w:ascii="Verdana" w:hAnsi="Verdana"/>
          </w:rPr>
          <w:t>F</w:t>
        </w:r>
        <w:r w:rsidRPr="005E36C8">
          <w:rPr>
            <w:rStyle w:val="Hyperlink"/>
            <w:rFonts w:ascii="Verdana" w:hAnsi="Verdana"/>
          </w:rPr>
          <w:t>orest</w:t>
        </w:r>
        <w:r w:rsidR="003B3AFB" w:rsidRPr="005E36C8">
          <w:rPr>
            <w:rStyle w:val="Hyperlink"/>
            <w:rFonts w:ascii="Verdana" w:hAnsi="Verdana"/>
          </w:rPr>
          <w:t xml:space="preserve"> Activity</w:t>
        </w:r>
        <w:r w:rsidRPr="005E36C8">
          <w:rPr>
            <w:rStyle w:val="Hyperlink"/>
            <w:rFonts w:ascii="Verdana" w:hAnsi="Verdana"/>
          </w:rPr>
          <w:t xml:space="preserve"> </w:t>
        </w:r>
        <w:r w:rsidR="003B3AFB" w:rsidRPr="005E36C8">
          <w:rPr>
            <w:rStyle w:val="Hyperlink"/>
            <w:rFonts w:ascii="Verdana" w:hAnsi="Verdana"/>
          </w:rPr>
          <w:t>r</w:t>
        </w:r>
        <w:r w:rsidRPr="005E36C8">
          <w:rPr>
            <w:rStyle w:val="Hyperlink"/>
            <w:rFonts w:ascii="Verdana" w:hAnsi="Verdana"/>
          </w:rPr>
          <w:t>equirements</w:t>
        </w:r>
      </w:hyperlink>
      <w:r w:rsidRPr="005E36C8">
        <w:t xml:space="preserve"> shall also </w:t>
      </w:r>
      <w:r w:rsidR="002400B5" w:rsidRPr="005E36C8">
        <w:t xml:space="preserve">comply with additional </w:t>
      </w:r>
      <w:r w:rsidR="001F711D" w:rsidRPr="005E36C8">
        <w:t>safeguarding</w:t>
      </w:r>
      <w:r w:rsidR="000E17C1" w:rsidRPr="005E36C8">
        <w:t xml:space="preserve"> requirements, as </w:t>
      </w:r>
      <w:r w:rsidR="001F711D" w:rsidRPr="005E36C8">
        <w:t>applicable.</w:t>
      </w:r>
      <w:r w:rsidR="00765BE8" w:rsidRPr="005E36C8">
        <w:t xml:space="preserve"> </w:t>
      </w:r>
    </w:p>
    <w:p w14:paraId="53636AB4" w14:textId="58BA5A94" w:rsidR="00845EBB" w:rsidRPr="005E36C8" w:rsidRDefault="00845EBB" w:rsidP="00633F48">
      <w:pPr>
        <w:pStyle w:val="Heading3"/>
      </w:pPr>
      <w:bookmarkStart w:id="672" w:name="_Toc21166207"/>
      <w:bookmarkStart w:id="673" w:name="_Toc135818317"/>
      <w:bookmarkStart w:id="674" w:name="_Ref136395013"/>
      <w:bookmarkStart w:id="675" w:name="_Ref136395020"/>
      <w:bookmarkStart w:id="676" w:name="_Toc138752955"/>
      <w:r w:rsidRPr="005E36C8">
        <w:t>Food</w:t>
      </w:r>
      <w:bookmarkEnd w:id="672"/>
      <w:r w:rsidR="0087608D" w:rsidRPr="005E36C8">
        <w:t xml:space="preserve"> </w:t>
      </w:r>
      <w:ins w:id="677" w:author="Anshika Gupta" w:date="2023-06-26T15:00:00Z">
        <w:r w:rsidR="003B4B1D">
          <w:t>s</w:t>
        </w:r>
      </w:ins>
      <w:del w:id="678" w:author="Anshika Gupta" w:date="2023-06-26T15:00:00Z">
        <w:r w:rsidR="0087608D" w:rsidRPr="005E36C8" w:rsidDel="003B4B1D">
          <w:delText>S</w:delText>
        </w:r>
      </w:del>
      <w:r w:rsidR="0087608D" w:rsidRPr="005E36C8">
        <w:t>ecurity</w:t>
      </w:r>
      <w:bookmarkEnd w:id="673"/>
      <w:bookmarkEnd w:id="674"/>
      <w:bookmarkEnd w:id="675"/>
      <w:bookmarkEnd w:id="676"/>
    </w:p>
    <w:p w14:paraId="561E4AE1" w14:textId="26C21206" w:rsidR="00845EBB" w:rsidRPr="005E36C8" w:rsidRDefault="00845EBB" w:rsidP="00852FC3">
      <w:pPr>
        <w:rPr>
          <w:lang w:val="en-SG"/>
        </w:rPr>
      </w:pPr>
      <w:r w:rsidRPr="005E36C8">
        <w:t xml:space="preserve">The </w:t>
      </w:r>
      <w:del w:id="679" w:author="Anshika Gupta" w:date="2023-06-22T15:16:00Z">
        <w:r w:rsidRPr="005E36C8" w:rsidDel="006715F4">
          <w:delText>Gold Standard</w:delText>
        </w:r>
      </w:del>
      <w:ins w:id="680" w:author="Anshika Gupta" w:date="2023-06-22T15:16:00Z">
        <w:r w:rsidR="006715F4">
          <w:t>GS4GG</w:t>
        </w:r>
      </w:ins>
      <w:r w:rsidRPr="005E36C8">
        <w:t xml:space="preserve"> </w:t>
      </w:r>
      <w:ins w:id="681" w:author="Anshika Gupta" w:date="2023-06-22T15:16:00Z">
        <w:r w:rsidR="006715F4">
          <w:t>c</w:t>
        </w:r>
      </w:ins>
      <w:del w:id="682" w:author="Anshika Gupta" w:date="2023-06-22T15:16:00Z">
        <w:r w:rsidRPr="005E36C8" w:rsidDel="006715F4">
          <w:delText>C</w:delText>
        </w:r>
      </w:del>
      <w:r w:rsidRPr="005E36C8">
        <w:t>ertification requires that</w:t>
      </w:r>
      <w:ins w:id="683" w:author="Anshika Gupta" w:date="2023-05-24T14:41:00Z">
        <w:r w:rsidR="00327213">
          <w:t>:</w:t>
        </w:r>
      </w:ins>
    </w:p>
    <w:p w14:paraId="18A11C8A" w14:textId="3CD1648C" w:rsidR="00845EBB" w:rsidRPr="005E36C8" w:rsidRDefault="00845EBB" w:rsidP="00852FC3">
      <w:pPr>
        <w:pStyle w:val="ListParagraph"/>
      </w:pPr>
      <w:bookmarkStart w:id="684" w:name="_Ref136395485"/>
      <w:r w:rsidRPr="005E36C8">
        <w:t xml:space="preserve">The </w:t>
      </w:r>
      <w:del w:id="685" w:author="Anshika Gupta" w:date="2023-06-22T15:07:00Z">
        <w:r w:rsidRPr="005E36C8" w:rsidDel="00980D85">
          <w:delText>Project activity</w:delText>
        </w:r>
      </w:del>
      <w:ins w:id="686" w:author="Anshika Gupta" w:date="2023-06-22T15:07:00Z">
        <w:r w:rsidR="00980D85">
          <w:t>Activity</w:t>
        </w:r>
      </w:ins>
      <w:r w:rsidRPr="005E36C8">
        <w:t xml:space="preserve"> shall not negatively influence access to and availability of food for people affected.</w:t>
      </w:r>
      <w:bookmarkEnd w:id="684"/>
    </w:p>
    <w:p w14:paraId="17E39F31" w14:textId="4A34E3F6" w:rsidR="00845EBB" w:rsidRPr="005E36C8" w:rsidRDefault="00845EBB" w:rsidP="00633F48">
      <w:pPr>
        <w:pStyle w:val="Heading3"/>
      </w:pPr>
      <w:bookmarkStart w:id="687" w:name="_Toc21166208"/>
      <w:bookmarkStart w:id="688" w:name="_Toc135818318"/>
      <w:bookmarkStart w:id="689" w:name="_Ref136395669"/>
      <w:bookmarkStart w:id="690" w:name="_Ref136395675"/>
      <w:bookmarkStart w:id="691" w:name="_Ref136395680"/>
      <w:bookmarkStart w:id="692" w:name="_Toc138752956"/>
      <w:r w:rsidRPr="005E36C8">
        <w:t xml:space="preserve">Animal </w:t>
      </w:r>
      <w:bookmarkEnd w:id="687"/>
      <w:ins w:id="693" w:author="Anshika Gupta" w:date="2023-06-26T15:00:00Z">
        <w:r w:rsidR="003B4B1D">
          <w:t>w</w:t>
        </w:r>
      </w:ins>
      <w:del w:id="694" w:author="Anshika Gupta" w:date="2023-06-26T15:00:00Z">
        <w:r w:rsidR="00AC0DB1" w:rsidRPr="005E36C8" w:rsidDel="003B4B1D">
          <w:delText>W</w:delText>
        </w:r>
      </w:del>
      <w:r w:rsidR="00AC0DB1" w:rsidRPr="005E36C8">
        <w:t>elfare</w:t>
      </w:r>
      <w:bookmarkEnd w:id="688"/>
      <w:bookmarkEnd w:id="689"/>
      <w:bookmarkEnd w:id="690"/>
      <w:bookmarkEnd w:id="691"/>
      <w:bookmarkEnd w:id="692"/>
    </w:p>
    <w:p w14:paraId="597B52B5" w14:textId="38AD1956" w:rsidR="00845EBB" w:rsidRPr="005E36C8" w:rsidRDefault="00845EBB" w:rsidP="00852FC3">
      <w:pPr>
        <w:rPr>
          <w:lang w:val="en-SG"/>
        </w:rPr>
      </w:pPr>
      <w:r w:rsidRPr="005E36C8">
        <w:t xml:space="preserve">The </w:t>
      </w:r>
      <w:ins w:id="695" w:author="Anshika Gupta" w:date="2023-06-22T15:16:00Z">
        <w:r w:rsidR="006715F4">
          <w:t xml:space="preserve">GS4GG </w:t>
        </w:r>
      </w:ins>
      <w:del w:id="696" w:author="Anshika Gupta" w:date="2023-06-22T15:16:00Z">
        <w:r w:rsidRPr="005E36C8" w:rsidDel="006715F4">
          <w:delText xml:space="preserve">Gold Standard </w:delText>
        </w:r>
      </w:del>
      <w:ins w:id="697" w:author="Anshika Gupta" w:date="2023-06-22T15:16:00Z">
        <w:r w:rsidR="006715F4">
          <w:t>c</w:t>
        </w:r>
      </w:ins>
      <w:del w:id="698" w:author="Anshika Gupta" w:date="2023-06-22T15:16:00Z">
        <w:r w:rsidRPr="005E36C8" w:rsidDel="006715F4">
          <w:delText>C</w:delText>
        </w:r>
      </w:del>
      <w:r w:rsidRPr="005E36C8">
        <w:t>ertification requires that</w:t>
      </w:r>
      <w:ins w:id="699" w:author="Anshika Gupta" w:date="2022-09-02T18:50:00Z">
        <w:r w:rsidR="008B277E" w:rsidRPr="005E36C8">
          <w:t>:</w:t>
        </w:r>
      </w:ins>
    </w:p>
    <w:p w14:paraId="63022FA1" w14:textId="77777777" w:rsidR="00845EBB" w:rsidRPr="005E36C8" w:rsidRDefault="00845EBB" w:rsidP="00852FC3">
      <w:pPr>
        <w:pStyle w:val="ListParagraph"/>
      </w:pPr>
      <w:bookmarkStart w:id="700" w:name="_Ref136396150"/>
      <w:r w:rsidRPr="005E36C8">
        <w:t>The welfare of animals shall be ensured by:</w:t>
      </w:r>
      <w:bookmarkEnd w:id="700"/>
    </w:p>
    <w:p w14:paraId="63806DF9" w14:textId="5770FB51" w:rsidR="00845EBB" w:rsidRPr="005E36C8" w:rsidRDefault="00845EBB" w:rsidP="007A79F4">
      <w:pPr>
        <w:pStyle w:val="ListNumber"/>
        <w:numPr>
          <w:ilvl w:val="0"/>
          <w:numId w:val="23"/>
        </w:numPr>
      </w:pPr>
      <w:r w:rsidRPr="005E36C8">
        <w:t xml:space="preserve">Provision of sufficient </w:t>
      </w:r>
      <w:r w:rsidR="00D317FF" w:rsidRPr="005E36C8">
        <w:t xml:space="preserve">access to </w:t>
      </w:r>
      <w:r w:rsidRPr="005E36C8">
        <w:t>drinking water</w:t>
      </w:r>
      <w:r w:rsidR="0076139E" w:rsidRPr="005E36C8">
        <w:t xml:space="preserve"> and </w:t>
      </w:r>
      <w:r w:rsidR="00BF6ED9" w:rsidRPr="005E36C8">
        <w:t xml:space="preserve">adequate </w:t>
      </w:r>
      <w:r w:rsidR="0076139E" w:rsidRPr="005E36C8">
        <w:t>food</w:t>
      </w:r>
      <w:r w:rsidRPr="005E36C8">
        <w:t xml:space="preserve">, </w:t>
      </w:r>
      <w:del w:id="701" w:author="Anshika Gupta" w:date="2023-06-26T15:08:00Z">
        <w:r w:rsidRPr="005E36C8" w:rsidDel="00563B07">
          <w:delText>AND</w:delText>
        </w:r>
      </w:del>
      <w:ins w:id="702" w:author="Anshika Gupta" w:date="2023-06-26T15:08:00Z">
        <w:r w:rsidR="00563B07">
          <w:t>and</w:t>
        </w:r>
      </w:ins>
    </w:p>
    <w:p w14:paraId="34712E8A" w14:textId="2ECA66CB" w:rsidR="00845EBB" w:rsidRPr="005E36C8" w:rsidRDefault="00845EBB" w:rsidP="007A79F4">
      <w:pPr>
        <w:pStyle w:val="ListNumber"/>
        <w:numPr>
          <w:ilvl w:val="0"/>
          <w:numId w:val="23"/>
        </w:numPr>
      </w:pPr>
      <w:r w:rsidRPr="005E36C8">
        <w:t xml:space="preserve">Access to daylight, </w:t>
      </w:r>
      <w:del w:id="703" w:author="Anshika Gupta" w:date="2023-06-26T15:08:00Z">
        <w:r w:rsidRPr="005E36C8" w:rsidDel="00563B07">
          <w:delText>AND</w:delText>
        </w:r>
      </w:del>
      <w:ins w:id="704" w:author="Anshika Gupta" w:date="2023-06-26T15:08:00Z">
        <w:r w:rsidR="00563B07">
          <w:t>and</w:t>
        </w:r>
      </w:ins>
    </w:p>
    <w:p w14:paraId="02FA6236" w14:textId="2A51A94C" w:rsidR="00DB6140" w:rsidRPr="005E36C8" w:rsidRDefault="00DB6140" w:rsidP="007A79F4">
      <w:pPr>
        <w:pStyle w:val="ListNumber"/>
        <w:numPr>
          <w:ilvl w:val="0"/>
          <w:numId w:val="23"/>
        </w:numPr>
        <w:rPr>
          <w:lang w:val="en-SG"/>
        </w:rPr>
      </w:pPr>
      <w:r w:rsidRPr="005E36C8">
        <w:rPr>
          <w:lang w:val="en-SG"/>
        </w:rPr>
        <w:t xml:space="preserve">Providing appropriate </w:t>
      </w:r>
      <w:r w:rsidR="009733CF" w:rsidRPr="005E36C8">
        <w:rPr>
          <w:lang w:val="en-SG"/>
        </w:rPr>
        <w:t xml:space="preserve">environment including </w:t>
      </w:r>
      <w:r w:rsidRPr="005E36C8">
        <w:rPr>
          <w:lang w:val="en-SG"/>
        </w:rPr>
        <w:t xml:space="preserve">shelter and a comfortable resting area, </w:t>
      </w:r>
      <w:del w:id="705" w:author="Anshika Gupta" w:date="2023-06-26T15:08:00Z">
        <w:r w:rsidRPr="005E36C8" w:rsidDel="00563B07">
          <w:rPr>
            <w:lang w:val="en-SG"/>
          </w:rPr>
          <w:delText>AND</w:delText>
        </w:r>
      </w:del>
      <w:ins w:id="706" w:author="Anshika Gupta" w:date="2023-06-26T15:08:00Z">
        <w:r w:rsidR="00563B07">
          <w:rPr>
            <w:lang w:val="en-SG"/>
          </w:rPr>
          <w:t>and</w:t>
        </w:r>
      </w:ins>
    </w:p>
    <w:p w14:paraId="5A966850" w14:textId="07C49859" w:rsidR="00DB6140" w:rsidRPr="005E36C8" w:rsidRDefault="00DB6140" w:rsidP="007A79F4">
      <w:pPr>
        <w:pStyle w:val="ListNumber"/>
        <w:numPr>
          <w:ilvl w:val="0"/>
          <w:numId w:val="23"/>
        </w:numPr>
        <w:rPr>
          <w:lang w:val="en-SG"/>
        </w:rPr>
      </w:pPr>
      <w:r w:rsidRPr="005E36C8">
        <w:rPr>
          <w:lang w:val="en-SG"/>
        </w:rPr>
        <w:t>Providing a humane treatment during handling and slaughter or killing</w:t>
      </w:r>
      <w:ins w:id="707" w:author="Anshika Gupta" w:date="2023-06-26T15:08:00Z">
        <w:r w:rsidR="00563B07">
          <w:rPr>
            <w:lang w:val="en-SG"/>
          </w:rPr>
          <w:t>, and</w:t>
        </w:r>
      </w:ins>
    </w:p>
    <w:p w14:paraId="2568CCA6" w14:textId="59C08AA3" w:rsidR="00574171" w:rsidRPr="005E36C8" w:rsidRDefault="00574171" w:rsidP="007A79F4">
      <w:pPr>
        <w:pStyle w:val="ListNumber"/>
        <w:numPr>
          <w:ilvl w:val="0"/>
          <w:numId w:val="23"/>
        </w:numPr>
      </w:pPr>
      <w:r w:rsidRPr="005E36C8">
        <w:t xml:space="preserve">No hindrance in their sensory perception and performing their basic needs, </w:t>
      </w:r>
      <w:ins w:id="708" w:author="Anshika Gupta" w:date="2023-06-26T15:08:00Z">
        <w:r w:rsidR="00563B07">
          <w:rPr>
            <w:lang w:val="en-SG"/>
          </w:rPr>
          <w:t>and</w:t>
        </w:r>
      </w:ins>
      <w:del w:id="709" w:author="Anshika Gupta" w:date="2023-06-26T15:08:00Z">
        <w:r w:rsidRPr="005E36C8" w:rsidDel="00563B07">
          <w:delText>AND</w:delText>
        </w:r>
      </w:del>
    </w:p>
    <w:p w14:paraId="7A1B7AB8" w14:textId="543FE672" w:rsidR="00845EBB" w:rsidRPr="005E36C8" w:rsidRDefault="00845EBB" w:rsidP="007A79F4">
      <w:pPr>
        <w:pStyle w:val="ListNumber"/>
        <w:numPr>
          <w:ilvl w:val="0"/>
          <w:numId w:val="23"/>
        </w:numPr>
      </w:pPr>
      <w:r w:rsidRPr="005E36C8">
        <w:t xml:space="preserve">The prohibition of cattle trainers, </w:t>
      </w:r>
      <w:ins w:id="710" w:author="Anshika Gupta" w:date="2023-06-26T15:08:00Z">
        <w:r w:rsidR="00563B07">
          <w:rPr>
            <w:lang w:val="en-SG"/>
          </w:rPr>
          <w:t>and</w:t>
        </w:r>
      </w:ins>
      <w:del w:id="711" w:author="Anshika Gupta" w:date="2023-06-26T15:08:00Z">
        <w:r w:rsidRPr="005E36C8" w:rsidDel="00563B07">
          <w:delText>AND</w:delText>
        </w:r>
      </w:del>
    </w:p>
    <w:p w14:paraId="3ADE2F65" w14:textId="027A12F4" w:rsidR="00D1459A" w:rsidRPr="005E36C8" w:rsidRDefault="00845EBB" w:rsidP="007A79F4">
      <w:pPr>
        <w:pStyle w:val="ListNumber"/>
        <w:numPr>
          <w:ilvl w:val="0"/>
          <w:numId w:val="23"/>
        </w:numPr>
      </w:pPr>
      <w:r w:rsidRPr="005E36C8">
        <w:t xml:space="preserve">Management policies and staff training to prevent mistreatment (evidence of animal mistreatment shall be treated as an immediate </w:t>
      </w:r>
      <w:ins w:id="712" w:author="Anshika Gupta" w:date="2022-09-05T09:38:00Z">
        <w:r w:rsidR="0032397A" w:rsidRPr="005E36C8">
          <w:t>non-conformity</w:t>
        </w:r>
      </w:ins>
      <w:r w:rsidRPr="005E36C8">
        <w:t>).</w:t>
      </w:r>
    </w:p>
    <w:p w14:paraId="7308E34F" w14:textId="77777777" w:rsidR="00845EBB" w:rsidRPr="005E36C8" w:rsidRDefault="00845EBB" w:rsidP="00852FC3">
      <w:pPr>
        <w:pStyle w:val="ListParagraph"/>
      </w:pPr>
      <w:bookmarkStart w:id="713" w:name="_Ref136415496"/>
      <w:r w:rsidRPr="005E36C8">
        <w:t>Excessive or inadequate use of veterinary medicines shall be avoided. Thus, all medications shall be:</w:t>
      </w:r>
      <w:bookmarkEnd w:id="713"/>
    </w:p>
    <w:p w14:paraId="60037A40" w14:textId="77777777" w:rsidR="00845EBB" w:rsidRPr="005E36C8" w:rsidRDefault="00845EBB" w:rsidP="007A79F4">
      <w:pPr>
        <w:pStyle w:val="ListNumber"/>
        <w:numPr>
          <w:ilvl w:val="0"/>
          <w:numId w:val="24"/>
        </w:numPr>
      </w:pPr>
      <w:r w:rsidRPr="005E36C8">
        <w:lastRenderedPageBreak/>
        <w:t>Administered strictly according to label and package instructions, OR</w:t>
      </w:r>
    </w:p>
    <w:p w14:paraId="4545076D" w14:textId="77777777" w:rsidR="00845EBB" w:rsidRPr="005E36C8" w:rsidRDefault="00845EBB" w:rsidP="007A79F4">
      <w:pPr>
        <w:pStyle w:val="ListNumber"/>
        <w:numPr>
          <w:ilvl w:val="0"/>
          <w:numId w:val="24"/>
        </w:numPr>
      </w:pPr>
      <w:r w:rsidRPr="005E36C8">
        <w:t>According to a trained veterinarian.</w:t>
      </w:r>
    </w:p>
    <w:p w14:paraId="5CCA0F6A" w14:textId="140B1D8A" w:rsidR="00845EBB" w:rsidRPr="005E36C8" w:rsidRDefault="00845EBB" w:rsidP="00852FC3">
      <w:pPr>
        <w:pStyle w:val="ListParagraph"/>
      </w:pPr>
      <w:bookmarkStart w:id="714" w:name="_Ref136415511"/>
      <w:r w:rsidRPr="005E36C8">
        <w:t>Injured or sick animals shall be treated and isolated, if necessary, for recovery.</w:t>
      </w:r>
      <w:r w:rsidR="00637FCB" w:rsidRPr="005E36C8">
        <w:t xml:space="preserve"> Control measures shall be put in place to ensure the transfer of disease (especially of zoonotic nature) is minimised.</w:t>
      </w:r>
      <w:bookmarkEnd w:id="714"/>
    </w:p>
    <w:p w14:paraId="62BC3224" w14:textId="71BE01BD" w:rsidR="00845EBB" w:rsidRPr="005E36C8" w:rsidRDefault="00845EBB" w:rsidP="00852FC3">
      <w:pPr>
        <w:pStyle w:val="ListParagraph"/>
      </w:pPr>
      <w:bookmarkStart w:id="715" w:name="_Ref136415529"/>
      <w:r w:rsidRPr="005E36C8">
        <w:t>Synthetic growth promoters including hormones shall not be administered.</w:t>
      </w:r>
      <w:bookmarkEnd w:id="715"/>
    </w:p>
    <w:p w14:paraId="66B219CE" w14:textId="77777777" w:rsidR="009A1233" w:rsidRPr="005E36C8" w:rsidRDefault="009A1233" w:rsidP="00852FC3">
      <w:pPr>
        <w:pStyle w:val="ListParagraph"/>
      </w:pPr>
      <w:bookmarkStart w:id="716" w:name="_Ref136436429"/>
      <w:r w:rsidRPr="005E36C8">
        <w:t>Animals shall be handled using low-stress methods, equipment, and facilities that facilitate calm animal movement.</w:t>
      </w:r>
      <w:bookmarkEnd w:id="716"/>
    </w:p>
    <w:p w14:paraId="10455B50" w14:textId="43EBECB6" w:rsidR="002503BA" w:rsidRPr="005E36C8" w:rsidRDefault="00845EBB" w:rsidP="00852FC3">
      <w:pPr>
        <w:pStyle w:val="ListParagraph"/>
      </w:pPr>
      <w:bookmarkStart w:id="717" w:name="_Ref136436438"/>
      <w:r w:rsidRPr="005E36C8">
        <w:t>Animals shall be exposed to the least stress possible during transportation and slaughtering.</w:t>
      </w:r>
      <w:bookmarkEnd w:id="717"/>
      <w:r w:rsidR="00D32E2F" w:rsidRPr="005E36C8">
        <w:t xml:space="preserve"> </w:t>
      </w:r>
    </w:p>
    <w:p w14:paraId="06F2321F" w14:textId="77777777" w:rsidR="00845EBB" w:rsidRPr="005E36C8" w:rsidRDefault="00845EBB" w:rsidP="00852FC3">
      <w:pPr>
        <w:pStyle w:val="ListParagraph"/>
      </w:pPr>
      <w:bookmarkStart w:id="718" w:name="_Ref136436448"/>
      <w:r w:rsidRPr="005E36C8">
        <w:t>Appropriate space per animal and stocking rates per land unit should be set according to their developmental and physical needs.</w:t>
      </w:r>
      <w:bookmarkEnd w:id="718"/>
    </w:p>
    <w:p w14:paraId="15C25076" w14:textId="7E2EFDAC" w:rsidR="0099058E" w:rsidRPr="005E36C8" w:rsidRDefault="00662BE2" w:rsidP="00852FC3">
      <w:pPr>
        <w:pStyle w:val="ListParagraph"/>
      </w:pPr>
      <w:bookmarkStart w:id="719" w:name="_Ref136436464"/>
      <w:r w:rsidRPr="005E36C8">
        <w:t>The</w:t>
      </w:r>
      <w:r w:rsidR="0099058E" w:rsidRPr="005E36C8">
        <w:t xml:space="preserve"> project </w:t>
      </w:r>
      <w:r w:rsidR="00526C02" w:rsidRPr="005E36C8">
        <w:t xml:space="preserve">that </w:t>
      </w:r>
      <w:r w:rsidR="0099058E" w:rsidRPr="005E36C8">
        <w:t>involves aquatic animals, special attention shall be paid to their specific needs in addition to above specifically regarding:</w:t>
      </w:r>
      <w:bookmarkEnd w:id="719"/>
    </w:p>
    <w:p w14:paraId="5A956E4C" w14:textId="6BC537C9" w:rsidR="0099058E" w:rsidRPr="005E36C8" w:rsidRDefault="0099058E" w:rsidP="007A79F4">
      <w:pPr>
        <w:pStyle w:val="ListParagraph"/>
        <w:numPr>
          <w:ilvl w:val="0"/>
          <w:numId w:val="40"/>
        </w:numPr>
      </w:pPr>
      <w:r w:rsidRPr="005E36C8">
        <w:t xml:space="preserve">Flow, </w:t>
      </w:r>
      <w:r w:rsidR="003C4B82" w:rsidRPr="005E36C8">
        <w:t>quantity,</w:t>
      </w:r>
      <w:r w:rsidRPr="005E36C8">
        <w:t xml:space="preserve"> and quality of water supply.</w:t>
      </w:r>
    </w:p>
    <w:p w14:paraId="31B532A0" w14:textId="67ABE07D" w:rsidR="0099058E" w:rsidRPr="005E36C8" w:rsidRDefault="0099058E" w:rsidP="007A79F4">
      <w:pPr>
        <w:pStyle w:val="ListParagraph"/>
        <w:numPr>
          <w:ilvl w:val="0"/>
          <w:numId w:val="40"/>
        </w:numPr>
      </w:pPr>
      <w:r w:rsidRPr="005E36C8">
        <w:t>Quantities of feed and required nutritional composition for the farmed species and for their physiological state, especially the stage of growth.</w:t>
      </w:r>
    </w:p>
    <w:p w14:paraId="0F63F5E0" w14:textId="34D751B3" w:rsidR="0099058E" w:rsidRPr="005E36C8" w:rsidRDefault="0099058E" w:rsidP="007A79F4">
      <w:pPr>
        <w:pStyle w:val="ListParagraph"/>
        <w:numPr>
          <w:ilvl w:val="0"/>
          <w:numId w:val="40"/>
        </w:numPr>
      </w:pPr>
      <w:r w:rsidRPr="005E36C8">
        <w:t>Adequate oxygen supply</w:t>
      </w:r>
      <w:ins w:id="720" w:author="Anshika Gupta" w:date="2023-06-26T15:21:00Z">
        <w:r w:rsidR="00202E44">
          <w:t>.</w:t>
        </w:r>
      </w:ins>
    </w:p>
    <w:p w14:paraId="7E381946" w14:textId="58DCAF72" w:rsidR="0099058E" w:rsidRPr="005E36C8" w:rsidRDefault="0099058E" w:rsidP="007A79F4">
      <w:pPr>
        <w:pStyle w:val="ListParagraph"/>
        <w:numPr>
          <w:ilvl w:val="0"/>
          <w:numId w:val="40"/>
        </w:numPr>
      </w:pPr>
      <w:r w:rsidRPr="005E36C8">
        <w:t>Required temperature</w:t>
      </w:r>
      <w:ins w:id="721" w:author="Anshika Gupta" w:date="2023-06-26T15:21:00Z">
        <w:r w:rsidR="00202E44">
          <w:t>.</w:t>
        </w:r>
      </w:ins>
    </w:p>
    <w:p w14:paraId="4AF6EBB0" w14:textId="363B46A0" w:rsidR="00B12035" w:rsidRPr="005E36C8" w:rsidRDefault="00EE7043" w:rsidP="00852FC3">
      <w:pPr>
        <w:pStyle w:val="ListParagraph"/>
      </w:pPr>
      <w:bookmarkStart w:id="722" w:name="_Ref136436483"/>
      <w:del w:id="723" w:author="Anshika Gupta" w:date="2023-06-22T15:08:00Z">
        <w:r w:rsidRPr="005E36C8" w:rsidDel="00980D85">
          <w:delText>Project activity</w:delText>
        </w:r>
      </w:del>
      <w:ins w:id="724" w:author="Anshika Gupta" w:date="2023-06-22T15:08:00Z">
        <w:r w:rsidR="00980D85">
          <w:t>Activity</w:t>
        </w:r>
      </w:ins>
      <w:r w:rsidRPr="005E36C8">
        <w:t xml:space="preserve"> </w:t>
      </w:r>
      <w:r w:rsidR="00193026" w:rsidRPr="005E36C8">
        <w:t xml:space="preserve">that </w:t>
      </w:r>
      <w:r w:rsidR="00006F00" w:rsidRPr="005E36C8">
        <w:t>involves</w:t>
      </w:r>
      <w:r w:rsidR="00193026" w:rsidRPr="005E36C8">
        <w:t xml:space="preserve"> primary production</w:t>
      </w:r>
      <w:r w:rsidR="00DC0F60" w:rsidRPr="005E36C8">
        <w:rPr>
          <w:rStyle w:val="FootnoteReference"/>
        </w:rPr>
        <w:footnoteReference w:id="37"/>
      </w:r>
      <w:r w:rsidR="00193026" w:rsidRPr="005E36C8">
        <w:t xml:space="preserve"> </w:t>
      </w:r>
      <w:r w:rsidR="003035C9" w:rsidRPr="005E36C8">
        <w:t>of living nat</w:t>
      </w:r>
      <w:r w:rsidR="00C960FF" w:rsidRPr="005E36C8">
        <w:t>ural resources e</w:t>
      </w:r>
      <w:ins w:id="725" w:author="Anshika Gupta" w:date="2022-09-05T09:26:00Z">
        <w:r w:rsidR="00C20A3C" w:rsidRPr="005E36C8">
          <w:t>.</w:t>
        </w:r>
      </w:ins>
      <w:r w:rsidR="00C960FF" w:rsidRPr="005E36C8">
        <w:t>g</w:t>
      </w:r>
      <w:ins w:id="726" w:author="Anshika Gupta" w:date="2022-09-05T09:26:00Z">
        <w:r w:rsidR="00C20A3C" w:rsidRPr="005E36C8">
          <w:t>.,</w:t>
        </w:r>
      </w:ins>
      <w:r w:rsidR="00C960FF" w:rsidRPr="005E36C8">
        <w:t xml:space="preserve"> animal husbandry, aquaculture and fisheries</w:t>
      </w:r>
      <w:r w:rsidR="009D4FCE">
        <w:t>,</w:t>
      </w:r>
      <w:r w:rsidR="00C960FF" w:rsidRPr="005E36C8">
        <w:t xml:space="preserve"> </w:t>
      </w:r>
      <w:r w:rsidRPr="005E36C8">
        <w:t>shall</w:t>
      </w:r>
      <w:r w:rsidR="001E6072" w:rsidRPr="005E36C8">
        <w:t xml:space="preserve"> implement </w:t>
      </w:r>
      <w:r w:rsidR="0084461B" w:rsidRPr="005E36C8">
        <w:t xml:space="preserve">sustainable management </w:t>
      </w:r>
      <w:r w:rsidR="007408F5" w:rsidRPr="005E36C8">
        <w:t>practices</w:t>
      </w:r>
      <w:r w:rsidR="00086FC2" w:rsidRPr="005E36C8">
        <w:rPr>
          <w:rStyle w:val="FootnoteReference"/>
        </w:rPr>
        <w:footnoteReference w:id="38"/>
      </w:r>
      <w:r w:rsidR="007408F5" w:rsidRPr="005E36C8">
        <w:t xml:space="preserve"> </w:t>
      </w:r>
      <w:r w:rsidRPr="005E36C8">
        <w:t>through the application of industry-specific good management practices and available technologies.</w:t>
      </w:r>
      <w:r w:rsidR="00771F81" w:rsidRPr="005E36C8">
        <w:t xml:space="preserve"> The project shall</w:t>
      </w:r>
      <w:bookmarkEnd w:id="722"/>
    </w:p>
    <w:p w14:paraId="5A2BD529" w14:textId="5E8D092F" w:rsidR="00006F00" w:rsidRPr="005E36C8" w:rsidRDefault="00EE7043" w:rsidP="007A79F4">
      <w:pPr>
        <w:pStyle w:val="ListParagraph"/>
        <w:numPr>
          <w:ilvl w:val="0"/>
          <w:numId w:val="41"/>
        </w:numPr>
      </w:pPr>
      <w:r w:rsidRPr="005E36C8">
        <w:t xml:space="preserve">Where </w:t>
      </w:r>
      <w:r w:rsidR="00486702" w:rsidRPr="005E36C8">
        <w:t>primary</w:t>
      </w:r>
      <w:r w:rsidRPr="005E36C8">
        <w:t xml:space="preserve"> production practices are codified in globally, regionally, or nationally recogni</w:t>
      </w:r>
      <w:r w:rsidR="00513465">
        <w:t>s</w:t>
      </w:r>
      <w:r w:rsidRPr="005E36C8">
        <w:t xml:space="preserve">ed standards, the project </w:t>
      </w:r>
      <w:r w:rsidR="008D77D2" w:rsidRPr="005E36C8">
        <w:t>shall</w:t>
      </w:r>
      <w:r w:rsidRPr="005E36C8">
        <w:t xml:space="preserve"> implement sustainable management practices to one or more</w:t>
      </w:r>
      <w:r w:rsidR="003505EA" w:rsidRPr="005E36C8">
        <w:t xml:space="preserve"> </w:t>
      </w:r>
      <w:r w:rsidRPr="005E36C8">
        <w:lastRenderedPageBreak/>
        <w:t>relevant and credible standards</w:t>
      </w:r>
      <w:r w:rsidR="009D12C0" w:rsidRPr="005E36C8">
        <w:rPr>
          <w:rStyle w:val="FootnoteReference"/>
        </w:rPr>
        <w:footnoteReference w:id="39"/>
      </w:r>
      <w:r w:rsidR="00637177" w:rsidRPr="005E36C8">
        <w:t xml:space="preserve"> </w:t>
      </w:r>
      <w:r w:rsidR="00213CBC" w:rsidRPr="005E36C8">
        <w:rPr>
          <w:rStyle w:val="FootnoteReference"/>
        </w:rPr>
        <w:footnoteReference w:id="40"/>
      </w:r>
      <w:r w:rsidRPr="005E36C8">
        <w:t xml:space="preserve"> as demonstrated by independent verification or certification.</w:t>
      </w:r>
    </w:p>
    <w:p w14:paraId="49EADA93" w14:textId="59C427CF" w:rsidR="00006F00" w:rsidRPr="005E36C8" w:rsidRDefault="002B572C" w:rsidP="007A79F4">
      <w:pPr>
        <w:pStyle w:val="ListParagraph"/>
        <w:numPr>
          <w:ilvl w:val="0"/>
          <w:numId w:val="41"/>
        </w:numPr>
      </w:pPr>
      <w:r w:rsidRPr="005E36C8">
        <w:t>Where relevant and credible standard(s) exist, but the project has not yet obtained independent verification or certification to such standard(s)</w:t>
      </w:r>
      <w:r w:rsidR="00637177" w:rsidRPr="005E36C8">
        <w:rPr>
          <w:rStyle w:val="FootnoteReference"/>
        </w:rPr>
        <w:t xml:space="preserve"> </w:t>
      </w:r>
      <w:r w:rsidR="00637177" w:rsidRPr="005E36C8">
        <w:rPr>
          <w:rStyle w:val="FootnoteReference"/>
        </w:rPr>
        <w:footnoteReference w:id="41"/>
      </w:r>
      <w:r w:rsidRPr="005E36C8">
        <w:t xml:space="preserve">, the project developer shall </w:t>
      </w:r>
      <w:r w:rsidR="00180CCC" w:rsidRPr="005E36C8">
        <w:t xml:space="preserve">engage an </w:t>
      </w:r>
      <w:r w:rsidR="00523250" w:rsidRPr="005E36C8">
        <w:t>E</w:t>
      </w:r>
      <w:r w:rsidR="00180CCC" w:rsidRPr="005E36C8">
        <w:t>x</w:t>
      </w:r>
      <w:r w:rsidR="00523250" w:rsidRPr="005E36C8">
        <w:t xml:space="preserve">pert </w:t>
      </w:r>
      <w:r w:rsidR="00523250" w:rsidRPr="005E36C8">
        <w:lastRenderedPageBreak/>
        <w:t xml:space="preserve">Stakeholder to </w:t>
      </w:r>
      <w:r w:rsidRPr="005E36C8">
        <w:t xml:space="preserve">conduct a pre-assessment </w:t>
      </w:r>
      <w:r w:rsidR="00523250" w:rsidRPr="005E36C8">
        <w:t xml:space="preserve">or gap analysis </w:t>
      </w:r>
      <w:r w:rsidRPr="005E36C8">
        <w:t xml:space="preserve">of its conformity to the applicable standard(s) and </w:t>
      </w:r>
      <w:r w:rsidR="00FB36B1" w:rsidRPr="005E36C8">
        <w:t xml:space="preserve">prepare an </w:t>
      </w:r>
      <w:r w:rsidRPr="005E36C8">
        <w:t>action</w:t>
      </w:r>
      <w:r w:rsidR="00FB36B1" w:rsidRPr="005E36C8">
        <w:t xml:space="preserve"> plan with an appropriate timeline </w:t>
      </w:r>
      <w:r w:rsidRPr="005E36C8">
        <w:t>to achieve such verification or certification</w:t>
      </w:r>
      <w:r w:rsidR="00FB36B1" w:rsidRPr="005E36C8">
        <w:t>.</w:t>
      </w:r>
      <w:r w:rsidR="00F40B77" w:rsidRPr="005E36C8">
        <w:t xml:space="preserve"> </w:t>
      </w:r>
      <w:r w:rsidR="00FB36B1" w:rsidRPr="005E36C8">
        <w:t xml:space="preserve">The project developer shall submit the </w:t>
      </w:r>
      <w:r w:rsidR="00520ED6" w:rsidRPr="005E36C8">
        <w:t>gap analysis with action plan before project submission for design review and</w:t>
      </w:r>
      <w:r w:rsidRPr="005E36C8">
        <w:t xml:space="preserve"> </w:t>
      </w:r>
      <w:r w:rsidR="00520ED6" w:rsidRPr="005E36C8">
        <w:t>achiev</w:t>
      </w:r>
      <w:r w:rsidR="00640BE1" w:rsidRPr="005E36C8">
        <w:t>e</w:t>
      </w:r>
      <w:r w:rsidR="00526C02" w:rsidRPr="005E36C8">
        <w:t xml:space="preserve"> certification before </w:t>
      </w:r>
      <w:r w:rsidR="00520ED6" w:rsidRPr="005E36C8">
        <w:t xml:space="preserve">the </w:t>
      </w:r>
      <w:r w:rsidR="006A6FE4" w:rsidRPr="005E36C8">
        <w:t xml:space="preserve">project </w:t>
      </w:r>
      <w:r w:rsidR="00A927A6" w:rsidRPr="005E36C8">
        <w:t>submission f</w:t>
      </w:r>
      <w:r w:rsidR="006A6FE4" w:rsidRPr="005E36C8">
        <w:t>or</w:t>
      </w:r>
      <w:r w:rsidR="00A927A6" w:rsidRPr="005E36C8">
        <w:t xml:space="preserve"> </w:t>
      </w:r>
      <w:r w:rsidR="007A2754" w:rsidRPr="005E36C8">
        <w:t>the first</w:t>
      </w:r>
      <w:r w:rsidR="00A927A6" w:rsidRPr="005E36C8">
        <w:t xml:space="preserve"> </w:t>
      </w:r>
      <w:r w:rsidR="006A6FE4" w:rsidRPr="005E36C8">
        <w:t>performance review</w:t>
      </w:r>
      <w:r w:rsidR="00526C02" w:rsidRPr="005E36C8">
        <w:t xml:space="preserve"> under GS4GG</w:t>
      </w:r>
      <w:r w:rsidRPr="005E36C8">
        <w:t>.</w:t>
      </w:r>
    </w:p>
    <w:p w14:paraId="4FB05110" w14:textId="61924E4B" w:rsidR="008D77D2" w:rsidRPr="005E36C8" w:rsidRDefault="003A47F9" w:rsidP="007A79F4">
      <w:pPr>
        <w:pStyle w:val="ListParagraph"/>
        <w:numPr>
          <w:ilvl w:val="0"/>
          <w:numId w:val="41"/>
        </w:numPr>
      </w:pPr>
      <w:r w:rsidRPr="005E36C8">
        <w:t>In the absence of a relevant and credible global, regional, or national standard for the particular living natural resource in the country concerned, the project shall</w:t>
      </w:r>
      <w:r w:rsidR="00C75546" w:rsidRPr="005E36C8">
        <w:t xml:space="preserve"> follow good international industry operating principles, management practices, and technologies</w:t>
      </w:r>
      <w:r w:rsidR="003B73A8">
        <w:t>.</w:t>
      </w:r>
    </w:p>
    <w:p w14:paraId="78E2CDA6" w14:textId="66FF6D0C" w:rsidR="00EE7043" w:rsidRPr="005E36C8" w:rsidRDefault="00637919" w:rsidP="00852FC3">
      <w:pPr>
        <w:pStyle w:val="ListParagraph"/>
      </w:pPr>
      <w:bookmarkStart w:id="729" w:name="_Ref136436495"/>
      <w:r w:rsidRPr="005E36C8">
        <w:t>The</w:t>
      </w:r>
      <w:r w:rsidR="006D4C15" w:rsidRPr="005E36C8">
        <w:t xml:space="preserve"> animal welfare standards are based firmly on scientific knowledge and practical experience</w:t>
      </w:r>
      <w:r w:rsidR="006D14C8" w:rsidRPr="005E36C8">
        <w:t xml:space="preserve"> </w:t>
      </w:r>
      <w:r w:rsidR="005E4999" w:rsidRPr="005E36C8">
        <w:t>a</w:t>
      </w:r>
      <w:r w:rsidR="006D14C8" w:rsidRPr="005E36C8">
        <w:t>nd t</w:t>
      </w:r>
      <w:r w:rsidR="0094605A" w:rsidRPr="005E36C8">
        <w:t xml:space="preserve">he compliance with </w:t>
      </w:r>
      <w:r w:rsidR="008B277E" w:rsidRPr="005E36C8">
        <w:t>p</w:t>
      </w:r>
      <w:r w:rsidR="0094605A" w:rsidRPr="005E36C8">
        <w:t>ara</w:t>
      </w:r>
      <w:r w:rsidR="008B277E" w:rsidRPr="005E36C8">
        <w:t>s above in the same section (P9.9)</w:t>
      </w:r>
      <w:r w:rsidR="006D14C8" w:rsidRPr="005E36C8">
        <w:t>, above</w:t>
      </w:r>
      <w:r w:rsidR="0094605A" w:rsidRPr="005E36C8">
        <w:t xml:space="preserve"> m</w:t>
      </w:r>
      <w:r w:rsidR="006D14C8" w:rsidRPr="005E36C8">
        <w:t>ay require</w:t>
      </w:r>
      <w:r w:rsidR="0094605A" w:rsidRPr="005E36C8">
        <w:t xml:space="preserve"> chang</w:t>
      </w:r>
      <w:r w:rsidR="006D14C8" w:rsidRPr="005E36C8">
        <w:t xml:space="preserve">es to husbandry practices. </w:t>
      </w:r>
      <w:r w:rsidR="005E4999" w:rsidRPr="005E36C8">
        <w:t>The project developer shall take into account</w:t>
      </w:r>
      <w:r w:rsidR="006D14C8" w:rsidRPr="005E36C8">
        <w:t xml:space="preserve"> </w:t>
      </w:r>
      <w:r w:rsidR="006D4C15" w:rsidRPr="005E36C8">
        <w:t>the animal welfare-related cultural practices of certain individuals and groups.</w:t>
      </w:r>
      <w:r w:rsidR="00830FB5" w:rsidRPr="005E36C8">
        <w:rPr>
          <w:rStyle w:val="FootnoteReference"/>
        </w:rPr>
        <w:footnoteReference w:id="42"/>
      </w:r>
      <w:bookmarkEnd w:id="729"/>
    </w:p>
    <w:p w14:paraId="1545D693" w14:textId="0D4A3E1E" w:rsidR="00845EBB" w:rsidRPr="005E36C8" w:rsidRDefault="00845EBB" w:rsidP="00633F48">
      <w:pPr>
        <w:pStyle w:val="Heading3"/>
        <w:rPr>
          <w:lang w:val="en-SG"/>
        </w:rPr>
      </w:pPr>
      <w:bookmarkStart w:id="730" w:name="_Toc21166209"/>
      <w:bookmarkStart w:id="731" w:name="_Toc135818319"/>
      <w:bookmarkStart w:id="732" w:name="_Ref136437260"/>
      <w:bookmarkStart w:id="733" w:name="_Ref136437275"/>
      <w:bookmarkStart w:id="734" w:name="_Toc138752957"/>
      <w:r w:rsidRPr="005E36C8">
        <w:t xml:space="preserve">High </w:t>
      </w:r>
      <w:ins w:id="735" w:author="Anshika Gupta" w:date="2023-06-26T17:22:00Z">
        <w:r w:rsidR="003B73A8">
          <w:t>c</w:t>
        </w:r>
      </w:ins>
      <w:del w:id="736" w:author="Anshika Gupta" w:date="2023-06-26T17:22:00Z">
        <w:r w:rsidRPr="005E36C8" w:rsidDel="003B73A8">
          <w:delText>C</w:delText>
        </w:r>
      </w:del>
      <w:r w:rsidRPr="005E36C8">
        <w:t xml:space="preserve">onservation </w:t>
      </w:r>
      <w:ins w:id="737" w:author="Anshika Gupta" w:date="2023-06-26T17:22:00Z">
        <w:r w:rsidR="003B73A8">
          <w:t>v</w:t>
        </w:r>
      </w:ins>
      <w:del w:id="738" w:author="Anshika Gupta" w:date="2023-06-26T17:22:00Z">
        <w:r w:rsidRPr="005E36C8" w:rsidDel="003B73A8">
          <w:delText>V</w:delText>
        </w:r>
      </w:del>
      <w:r w:rsidRPr="005E36C8">
        <w:t>alue</w:t>
      </w:r>
      <w:r w:rsidR="00A60CB4" w:rsidRPr="005E36C8">
        <w:rPr>
          <w:rStyle w:val="FootnoteReference"/>
        </w:rPr>
        <w:footnoteReference w:id="43"/>
      </w:r>
      <w:r w:rsidRPr="005E36C8">
        <w:t xml:space="preserve"> </w:t>
      </w:r>
      <w:ins w:id="740" w:author="Anshika Gupta" w:date="2023-06-26T17:23:00Z">
        <w:r w:rsidR="00136DD3">
          <w:t>(HC</w:t>
        </w:r>
      </w:ins>
      <w:ins w:id="741" w:author="Anshika Gupta" w:date="2023-06-26T17:24:00Z">
        <w:r w:rsidR="00136DD3">
          <w:t xml:space="preserve">V) </w:t>
        </w:r>
      </w:ins>
      <w:ins w:id="742" w:author="Anshika Gupta" w:date="2023-06-26T17:22:00Z">
        <w:r w:rsidR="003B73A8">
          <w:t>a</w:t>
        </w:r>
      </w:ins>
      <w:del w:id="743" w:author="Anshika Gupta" w:date="2023-06-26T17:22:00Z">
        <w:r w:rsidRPr="005E36C8" w:rsidDel="003B73A8">
          <w:delText>A</w:delText>
        </w:r>
      </w:del>
      <w:r w:rsidRPr="005E36C8">
        <w:t xml:space="preserve">reas and </w:t>
      </w:r>
      <w:ins w:id="744" w:author="Anshika Gupta" w:date="2023-06-26T17:22:00Z">
        <w:r w:rsidR="003B73A8">
          <w:t>c</w:t>
        </w:r>
      </w:ins>
      <w:del w:id="745" w:author="Anshika Gupta" w:date="2023-06-26T17:22:00Z">
        <w:r w:rsidRPr="005E36C8" w:rsidDel="003B73A8">
          <w:delText>C</w:delText>
        </w:r>
      </w:del>
      <w:r w:rsidRPr="005E36C8">
        <w:t xml:space="preserve">ritical </w:t>
      </w:r>
      <w:ins w:id="746" w:author="Anshika Gupta" w:date="2023-06-26T17:22:00Z">
        <w:r w:rsidR="003B73A8">
          <w:t>h</w:t>
        </w:r>
      </w:ins>
      <w:del w:id="747" w:author="Anshika Gupta" w:date="2023-06-26T17:22:00Z">
        <w:r w:rsidRPr="005E36C8" w:rsidDel="003B73A8">
          <w:delText>H</w:delText>
        </w:r>
      </w:del>
      <w:r w:rsidRPr="005E36C8">
        <w:t>abitats</w:t>
      </w:r>
      <w:bookmarkEnd w:id="730"/>
      <w:bookmarkEnd w:id="731"/>
      <w:bookmarkEnd w:id="732"/>
      <w:bookmarkEnd w:id="733"/>
      <w:bookmarkEnd w:id="734"/>
    </w:p>
    <w:p w14:paraId="0E5A3D76" w14:textId="4366E8EE" w:rsidR="00845EBB" w:rsidRPr="005E36C8" w:rsidRDefault="00845EBB" w:rsidP="00852FC3">
      <w:pPr>
        <w:rPr>
          <w:lang w:val="en-SG"/>
        </w:rPr>
      </w:pPr>
      <w:r w:rsidRPr="005E36C8">
        <w:t>The G</w:t>
      </w:r>
      <w:r w:rsidR="00D07BDD" w:rsidRPr="005E36C8">
        <w:t>S4GG</w:t>
      </w:r>
      <w:r w:rsidRPr="005E36C8">
        <w:t xml:space="preserve"> Certification requires that</w:t>
      </w:r>
      <w:r w:rsidR="0008124D" w:rsidRPr="005E36C8">
        <w:t>:</w:t>
      </w:r>
    </w:p>
    <w:p w14:paraId="5F4A785D" w14:textId="090D0C99" w:rsidR="00845EBB" w:rsidRPr="005E36C8" w:rsidRDefault="00845EBB" w:rsidP="00852FC3">
      <w:pPr>
        <w:pStyle w:val="ListParagraph"/>
      </w:pPr>
      <w:bookmarkStart w:id="748" w:name="_Ref136438206"/>
      <w:r w:rsidRPr="005E36C8">
        <w:lastRenderedPageBreak/>
        <w:t>No Project that potentially impacts identified habitats</w:t>
      </w:r>
      <w:r w:rsidR="00F54DEE" w:rsidRPr="005E36C8">
        <w:rPr>
          <w:rStyle w:val="FootnoteReference"/>
        </w:rPr>
        <w:footnoteReference w:id="44"/>
      </w:r>
      <w:r w:rsidRPr="005E36C8">
        <w:t xml:space="preserve"> </w:t>
      </w:r>
      <w:r w:rsidR="00397C1F">
        <w:t xml:space="preserve">such </w:t>
      </w:r>
      <w:r w:rsidRPr="005E36C8">
        <w:t xml:space="preserve">as </w:t>
      </w:r>
      <w:r w:rsidR="00E2551F" w:rsidRPr="005E36C8">
        <w:t xml:space="preserve">HCV areas and </w:t>
      </w:r>
      <w:r w:rsidR="0084798A" w:rsidRPr="005E36C8">
        <w:t>or Critical habitats</w:t>
      </w:r>
      <w:r w:rsidRPr="005E36C8">
        <w:t xml:space="preserve"> shall be implemented unless all of the following are demonstrated:</w:t>
      </w:r>
      <w:bookmarkEnd w:id="748"/>
    </w:p>
    <w:p w14:paraId="426CC14C" w14:textId="77777777" w:rsidR="00845EBB" w:rsidRPr="005E36C8" w:rsidRDefault="00845EBB" w:rsidP="007A79F4">
      <w:pPr>
        <w:pStyle w:val="ListNumber"/>
        <w:numPr>
          <w:ilvl w:val="0"/>
          <w:numId w:val="25"/>
        </w:numPr>
      </w:pPr>
      <w:r w:rsidRPr="005E36C8">
        <w:t>The risk of the Project negatively impacting the catchment and risks impacting project success shall be assessed and addressed to ensure its ongoing, long-term viability and impact on surrounding HCV and ecological assets.</w:t>
      </w:r>
    </w:p>
    <w:p w14:paraId="7B764F7B" w14:textId="4C913212" w:rsidR="00845EBB" w:rsidRPr="005E36C8" w:rsidRDefault="00845EBB" w:rsidP="007A79F4">
      <w:pPr>
        <w:pStyle w:val="ListNumber"/>
        <w:numPr>
          <w:ilvl w:val="0"/>
          <w:numId w:val="25"/>
        </w:numPr>
      </w:pPr>
      <w:r w:rsidRPr="005E36C8">
        <w:t xml:space="preserve">No measurable adverse impacts on the criteria or biodiversity values for which the critical habitat was designated, and on the ecological processes supporting those biodiversity </w:t>
      </w:r>
      <w:r w:rsidR="0032397A" w:rsidRPr="005E36C8">
        <w:t>values.</w:t>
      </w:r>
    </w:p>
    <w:p w14:paraId="5AEAFEC7" w14:textId="77777777" w:rsidR="00845EBB" w:rsidRPr="005E36C8" w:rsidRDefault="00845EBB" w:rsidP="007A79F4">
      <w:pPr>
        <w:pStyle w:val="ListNumber"/>
        <w:numPr>
          <w:ilvl w:val="0"/>
          <w:numId w:val="25"/>
        </w:numPr>
      </w:pPr>
      <w:r w:rsidRPr="005E36C8">
        <w:t>A robust, appropriately designed, and long-term Habitats and Biodiversity Action Plan is in place to achieve net gains of those biodiversity values for which the critical habitat was designated.</w:t>
      </w:r>
    </w:p>
    <w:p w14:paraId="324426F6" w14:textId="51B16B66" w:rsidR="00845EBB" w:rsidRPr="005E36C8" w:rsidRDefault="00845EBB" w:rsidP="00852FC3">
      <w:pPr>
        <w:pStyle w:val="ListParagraph"/>
      </w:pPr>
      <w:bookmarkStart w:id="749" w:name="_Ref136438217"/>
      <w:r w:rsidRPr="005E36C8">
        <w:t>Within the Project</w:t>
      </w:r>
      <w:r w:rsidR="007A7F60" w:rsidRPr="005E36C8">
        <w:t>,</w:t>
      </w:r>
      <w:r w:rsidRPr="005E36C8">
        <w:t xml:space="preserve"> the area that is managed by the </w:t>
      </w:r>
      <w:r w:rsidR="00E153A4">
        <w:t>project developer</w:t>
      </w:r>
      <w:r w:rsidRPr="005E36C8">
        <w:t xml:space="preserve"> and the area of impact downstream, the following shall be identified and protected/enhanced. In the case of downstream impacts, the Project shall ensure mitigation is in place within the Project Boundary such that the Project shall not adversely affect these areas:</w:t>
      </w:r>
      <w:bookmarkEnd w:id="749"/>
    </w:p>
    <w:p w14:paraId="7FAA2ABD" w14:textId="238FE41F" w:rsidR="00845EBB" w:rsidRPr="005E36C8" w:rsidRDefault="00845EBB" w:rsidP="007A79F4">
      <w:pPr>
        <w:pStyle w:val="ListNumber"/>
        <w:numPr>
          <w:ilvl w:val="0"/>
          <w:numId w:val="26"/>
        </w:numPr>
      </w:pPr>
      <w:r w:rsidRPr="005E36C8">
        <w:t xml:space="preserve">Existing patches of native tree species, </w:t>
      </w:r>
      <w:del w:id="750" w:author="Anshika Gupta" w:date="2023-06-26T17:36:00Z">
        <w:r w:rsidRPr="005E36C8" w:rsidDel="00825979">
          <w:delText>AND</w:delText>
        </w:r>
      </w:del>
      <w:ins w:id="751" w:author="Anshika Gupta" w:date="2023-06-26T17:36:00Z">
        <w:r w:rsidR="00825979">
          <w:t>and</w:t>
        </w:r>
      </w:ins>
    </w:p>
    <w:p w14:paraId="51105BFA" w14:textId="3DE0540A" w:rsidR="00845EBB" w:rsidRPr="005E36C8" w:rsidRDefault="00845EBB" w:rsidP="007A79F4">
      <w:pPr>
        <w:pStyle w:val="ListNumber"/>
        <w:numPr>
          <w:ilvl w:val="0"/>
          <w:numId w:val="26"/>
        </w:numPr>
      </w:pPr>
      <w:r w:rsidRPr="005E36C8">
        <w:t xml:space="preserve">Single solitary stems of native tree species, </w:t>
      </w:r>
      <w:ins w:id="752" w:author="Anshika Gupta" w:date="2023-06-26T17:36:00Z">
        <w:r w:rsidR="00825979">
          <w:t>and</w:t>
        </w:r>
      </w:ins>
      <w:del w:id="753" w:author="Anshika Gupta" w:date="2023-06-26T17:36:00Z">
        <w:r w:rsidRPr="005E36C8" w:rsidDel="00825979">
          <w:delText>AND</w:delText>
        </w:r>
      </w:del>
    </w:p>
    <w:p w14:paraId="136A7B86" w14:textId="0A10E5A7" w:rsidR="00845EBB" w:rsidRPr="005E36C8" w:rsidRDefault="00845EBB" w:rsidP="007A79F4">
      <w:pPr>
        <w:pStyle w:val="ListNumber"/>
        <w:numPr>
          <w:ilvl w:val="0"/>
          <w:numId w:val="26"/>
        </w:numPr>
      </w:pPr>
      <w:r w:rsidRPr="005E36C8">
        <w:t>All freshwater resources including rivers, lakes, swamps, ephemeral water bodies and wells</w:t>
      </w:r>
      <w:r w:rsidR="00CC2F57" w:rsidRPr="005E36C8">
        <w:t xml:space="preserve">, </w:t>
      </w:r>
      <w:ins w:id="754" w:author="Anshika Gupta" w:date="2023-06-26T17:36:00Z">
        <w:r w:rsidR="00825979">
          <w:t>and</w:t>
        </w:r>
      </w:ins>
      <w:del w:id="755" w:author="Anshika Gupta" w:date="2023-06-26T17:36:00Z">
        <w:r w:rsidR="00CC2F57" w:rsidRPr="005E36C8" w:rsidDel="00825979">
          <w:delText>AND</w:delText>
        </w:r>
      </w:del>
    </w:p>
    <w:p w14:paraId="2EAC6B81" w14:textId="7663E6AA" w:rsidR="00845EBB" w:rsidRPr="005E36C8" w:rsidRDefault="00845EBB" w:rsidP="007A79F4">
      <w:pPr>
        <w:pStyle w:val="ListNumber"/>
        <w:numPr>
          <w:ilvl w:val="0"/>
          <w:numId w:val="26"/>
        </w:numPr>
      </w:pPr>
      <w:r w:rsidRPr="005E36C8">
        <w:t xml:space="preserve">Habitats of rare, </w:t>
      </w:r>
      <w:r w:rsidR="003C4B82" w:rsidRPr="005E36C8">
        <w:t>threatened,</w:t>
      </w:r>
      <w:r w:rsidRPr="005E36C8">
        <w:t xml:space="preserve"> and endangered species, </w:t>
      </w:r>
      <w:ins w:id="756" w:author="Anshika Gupta" w:date="2023-06-26T17:36:00Z">
        <w:r w:rsidR="00825979">
          <w:t>and</w:t>
        </w:r>
      </w:ins>
      <w:del w:id="757" w:author="Anshika Gupta" w:date="2023-06-26T17:36:00Z">
        <w:r w:rsidRPr="005E36C8" w:rsidDel="00825979">
          <w:delText>AND</w:delText>
        </w:r>
      </w:del>
    </w:p>
    <w:p w14:paraId="27A50A68" w14:textId="1DC49045" w:rsidR="00845EBB" w:rsidRPr="005E36C8" w:rsidRDefault="00845EBB" w:rsidP="007A79F4">
      <w:pPr>
        <w:pStyle w:val="ListNumber"/>
        <w:numPr>
          <w:ilvl w:val="0"/>
          <w:numId w:val="26"/>
        </w:numPr>
      </w:pPr>
      <w:r w:rsidRPr="005E36C8">
        <w:t>Areas relevant for habitat connectivity.</w:t>
      </w:r>
    </w:p>
    <w:p w14:paraId="39595732" w14:textId="271FF60F" w:rsidR="00845EBB" w:rsidRPr="005E36C8" w:rsidRDefault="00845EBB" w:rsidP="00852FC3">
      <w:pPr>
        <w:pStyle w:val="ListParagraph"/>
      </w:pPr>
      <w:bookmarkStart w:id="758" w:name="_Ref136440455"/>
      <w:r w:rsidRPr="005E36C8">
        <w:t xml:space="preserve">If the Project is located in such habitats; the </w:t>
      </w:r>
      <w:del w:id="759" w:author="Anshika Gupta" w:date="2023-06-26T14:22:00Z">
        <w:r w:rsidRPr="005E36C8" w:rsidDel="00E153A4">
          <w:delText>Project Developer</w:delText>
        </w:r>
      </w:del>
      <w:ins w:id="760" w:author="Anshika Gupta" w:date="2023-06-26T14:22:00Z">
        <w:r w:rsidR="00E153A4">
          <w:t>project developer</w:t>
        </w:r>
      </w:ins>
      <w:r w:rsidRPr="005E36C8">
        <w:t> shall:</w:t>
      </w:r>
      <w:bookmarkEnd w:id="758"/>
    </w:p>
    <w:p w14:paraId="5BB790F2" w14:textId="16836B5D" w:rsidR="00845EBB" w:rsidRPr="005E36C8" w:rsidRDefault="00845EBB" w:rsidP="007A79F4">
      <w:pPr>
        <w:pStyle w:val="ListNumber"/>
        <w:numPr>
          <w:ilvl w:val="0"/>
          <w:numId w:val="35"/>
        </w:numPr>
      </w:pPr>
      <w:r w:rsidRPr="005E36C8">
        <w:t>Minimise unwarranted conversion or degradation of the habitat.</w:t>
      </w:r>
    </w:p>
    <w:p w14:paraId="2C2B9991" w14:textId="3716F85C" w:rsidR="00D96492" w:rsidRPr="005E36C8" w:rsidRDefault="00845EBB" w:rsidP="007A79F4">
      <w:pPr>
        <w:pStyle w:val="ListNumber"/>
        <w:numPr>
          <w:ilvl w:val="0"/>
          <w:numId w:val="35"/>
        </w:numPr>
      </w:pPr>
      <w:r w:rsidRPr="005E36C8">
        <w:t xml:space="preserve">Identify opportunities to enhance the habitat as part of the Project. </w:t>
      </w:r>
    </w:p>
    <w:p w14:paraId="79730B61" w14:textId="6774B2F4" w:rsidR="005C3752" w:rsidRPr="005E36C8" w:rsidRDefault="00845EBB" w:rsidP="00852FC3">
      <w:pPr>
        <w:pStyle w:val="ListParagraph"/>
      </w:pPr>
      <w:bookmarkStart w:id="761" w:name="_Ref136440630"/>
      <w:r w:rsidRPr="005E36C8">
        <w:t xml:space="preserve">For </w:t>
      </w:r>
      <w:r w:rsidR="00F033CE" w:rsidRPr="005E36C8">
        <w:t>Activities</w:t>
      </w:r>
      <w:r w:rsidRPr="005E36C8">
        <w:t xml:space="preserve"> applying the </w:t>
      </w:r>
      <w:hyperlink r:id="rId43" w:history="1">
        <w:r w:rsidRPr="005E36C8">
          <w:rPr>
            <w:rStyle w:val="Hyperlink"/>
            <w:rFonts w:ascii="Verdana" w:hAnsi="Verdana"/>
          </w:rPr>
          <w:t>Land Use &amp; Forest Activity Requirements</w:t>
        </w:r>
      </w:hyperlink>
      <w:r w:rsidRPr="005E36C8">
        <w:t xml:space="preserve"> Projects, a minimum 10% of the Project area shall be identified and managed to protect or enhance the biological diversity of native ecosystems</w:t>
      </w:r>
      <w:r w:rsidR="00132414" w:rsidRPr="005E36C8">
        <w:t xml:space="preserve"> following HCV approach</w:t>
      </w:r>
      <w:r w:rsidR="00303684" w:rsidRPr="005E36C8">
        <w:rPr>
          <w:rStyle w:val="FootnoteReference"/>
        </w:rPr>
        <w:footnoteReference w:id="45"/>
      </w:r>
      <w:r w:rsidRPr="005E36C8">
        <w:t>. This area</w:t>
      </w:r>
      <w:ins w:id="766" w:author="Anshika Gupta" w:date="2023-05-24T14:41:00Z">
        <w:r w:rsidR="00327213">
          <w:t>:</w:t>
        </w:r>
      </w:ins>
      <w:bookmarkEnd w:id="761"/>
      <w:r w:rsidR="005C3752" w:rsidRPr="005E36C8">
        <w:t xml:space="preserve"> </w:t>
      </w:r>
    </w:p>
    <w:p w14:paraId="1908DF30" w14:textId="102F66F5" w:rsidR="005C3752" w:rsidRPr="005E36C8" w:rsidRDefault="00303684" w:rsidP="007A79F4">
      <w:pPr>
        <w:pStyle w:val="ListParagraph"/>
        <w:numPr>
          <w:ilvl w:val="0"/>
          <w:numId w:val="50"/>
        </w:numPr>
      </w:pPr>
      <w:r w:rsidRPr="005E36C8">
        <w:t>shall be</w:t>
      </w:r>
      <w:r w:rsidR="00845EBB" w:rsidRPr="005E36C8">
        <w:t xml:space="preserve"> located within the project region and managed by the </w:t>
      </w:r>
      <w:del w:id="767" w:author="Anshika Gupta" w:date="2023-06-26T14:22:00Z">
        <w:r w:rsidR="00845EBB" w:rsidRPr="005E36C8" w:rsidDel="00E153A4">
          <w:delText>Project Developer</w:delText>
        </w:r>
      </w:del>
      <w:ins w:id="768" w:author="Anshika Gupta" w:date="2023-06-26T14:22:00Z">
        <w:r w:rsidR="00E153A4">
          <w:t>project developer</w:t>
        </w:r>
      </w:ins>
      <w:r w:rsidR="005C3752" w:rsidRPr="005E36C8">
        <w:t>.</w:t>
      </w:r>
    </w:p>
    <w:p w14:paraId="42686CA0" w14:textId="03167996" w:rsidR="00845EBB" w:rsidRPr="005E36C8" w:rsidRDefault="00845EBB" w:rsidP="007A79F4">
      <w:pPr>
        <w:pStyle w:val="ListParagraph"/>
        <w:numPr>
          <w:ilvl w:val="0"/>
          <w:numId w:val="50"/>
        </w:numPr>
      </w:pPr>
      <w:r w:rsidRPr="005E36C8">
        <w:lastRenderedPageBreak/>
        <w:t>may also include the areas of the requirement (for example, buffer zones for water bodies in the case of Land Use &amp; Forests).</w:t>
      </w:r>
    </w:p>
    <w:p w14:paraId="3E6F4A79" w14:textId="1C45981D" w:rsidR="00845EBB" w:rsidRPr="005E36C8" w:rsidRDefault="00845EBB" w:rsidP="00852FC3">
      <w:pPr>
        <w:pStyle w:val="ListParagraph"/>
      </w:pPr>
      <w:bookmarkStart w:id="769" w:name="_Ref136440683"/>
      <w:r w:rsidRPr="005E36C8">
        <w:t>The opinions and recommendations of an Expert Stakeholder shall be sought and demonstrated as being included in the Project design. The project can use mapping tools such as </w:t>
      </w:r>
      <w:hyperlink r:id="rId44">
        <w:r w:rsidRPr="005E36C8">
          <w:rPr>
            <w:rStyle w:val="Hyperlink"/>
          </w:rPr>
          <w:t>LEFT</w:t>
        </w:r>
      </w:hyperlink>
      <w:r w:rsidRPr="005E36C8">
        <w:t>, </w:t>
      </w:r>
      <w:hyperlink r:id="rId45">
        <w:r w:rsidRPr="005E36C8">
          <w:rPr>
            <w:rStyle w:val="Hyperlink"/>
          </w:rPr>
          <w:t>IUCN Red List</w:t>
        </w:r>
      </w:hyperlink>
      <w:r w:rsidRPr="005E36C8">
        <w:t>, </w:t>
      </w:r>
      <w:hyperlink r:id="rId46">
        <w:r w:rsidRPr="005E36C8">
          <w:rPr>
            <w:rStyle w:val="Hyperlink"/>
          </w:rPr>
          <w:t>IBAT</w:t>
        </w:r>
      </w:hyperlink>
      <w:r w:rsidRPr="005E36C8">
        <w:t xml:space="preserve"> or other appropriate nationally recognised tools may be used or visual inspection. The recommended methods include online tools, visual inspection, </w:t>
      </w:r>
      <w:r w:rsidR="003C4B82" w:rsidRPr="005E36C8">
        <w:t>engineering,</w:t>
      </w:r>
      <w:r w:rsidRPr="005E36C8">
        <w:t xml:space="preserve"> or physical assessment, use historical data and verbal or written surveys with local residents.</w:t>
      </w:r>
      <w:bookmarkEnd w:id="769"/>
    </w:p>
    <w:p w14:paraId="7202802D" w14:textId="2852941E" w:rsidR="00845EBB" w:rsidRPr="005E36C8" w:rsidRDefault="00845EBB" w:rsidP="00633F48">
      <w:pPr>
        <w:pStyle w:val="Heading3"/>
      </w:pPr>
      <w:bookmarkStart w:id="770" w:name="_Toc21166210"/>
      <w:bookmarkStart w:id="771" w:name="_Toc135818320"/>
      <w:bookmarkStart w:id="772" w:name="_Ref136440779"/>
      <w:bookmarkStart w:id="773" w:name="_Ref136440785"/>
      <w:bookmarkStart w:id="774" w:name="_Toc138752958"/>
      <w:r w:rsidRPr="005E36C8">
        <w:t xml:space="preserve">Endangered </w:t>
      </w:r>
      <w:ins w:id="775" w:author="Anshika Gupta" w:date="2023-06-26T17:50:00Z">
        <w:r w:rsidR="00633F48">
          <w:t>s</w:t>
        </w:r>
      </w:ins>
      <w:del w:id="776" w:author="Anshika Gupta" w:date="2023-06-26T17:50:00Z">
        <w:r w:rsidRPr="005E36C8" w:rsidDel="00633F48">
          <w:delText>S</w:delText>
        </w:r>
      </w:del>
      <w:r w:rsidRPr="005E36C8">
        <w:t>pecies</w:t>
      </w:r>
      <w:bookmarkEnd w:id="770"/>
      <w:bookmarkEnd w:id="771"/>
      <w:bookmarkEnd w:id="772"/>
      <w:bookmarkEnd w:id="773"/>
      <w:bookmarkEnd w:id="774"/>
    </w:p>
    <w:p w14:paraId="64FC4272" w14:textId="03AE84B3" w:rsidR="00845EBB" w:rsidRPr="005E36C8" w:rsidRDefault="00845EBB" w:rsidP="00852FC3">
      <w:pPr>
        <w:rPr>
          <w:lang w:val="en-SG"/>
        </w:rPr>
      </w:pPr>
      <w:r w:rsidRPr="005E36C8">
        <w:t xml:space="preserve">The </w:t>
      </w:r>
      <w:r w:rsidR="00D07BDD" w:rsidRPr="005E36C8">
        <w:t xml:space="preserve">GS4GG </w:t>
      </w:r>
      <w:r w:rsidRPr="005E36C8">
        <w:t>Certification requires that</w:t>
      </w:r>
      <w:ins w:id="777" w:author="Anshika Gupta" w:date="2023-05-24T14:41:00Z">
        <w:r w:rsidR="00327213">
          <w:t>:</w:t>
        </w:r>
      </w:ins>
    </w:p>
    <w:p w14:paraId="2C9324C4" w14:textId="77777777" w:rsidR="00845EBB" w:rsidRPr="005E36C8" w:rsidRDefault="00845EBB" w:rsidP="00852FC3">
      <w:pPr>
        <w:pStyle w:val="ListParagraph"/>
      </w:pPr>
      <w:bookmarkStart w:id="778" w:name="_Ref136441361"/>
      <w:r w:rsidRPr="005E36C8">
        <w:t>Under no circumstances shall the Project lead to the reduction or negative impact of any recognised Endangered, Vulnerable or Critically Endangered species</w:t>
      </w:r>
      <w:r w:rsidRPr="005E36C8">
        <w:rPr>
          <w:rStyle w:val="FootnoteReference"/>
        </w:rPr>
        <w:footnoteReference w:id="46"/>
      </w:r>
      <w:r w:rsidRPr="005E36C8">
        <w:t>.</w:t>
      </w:r>
      <w:bookmarkEnd w:id="778"/>
    </w:p>
    <w:p w14:paraId="3B862A34" w14:textId="77777777" w:rsidR="00845EBB" w:rsidRPr="005E36C8" w:rsidRDefault="00845EBB" w:rsidP="00852FC3">
      <w:pPr>
        <w:pStyle w:val="ListParagraph"/>
      </w:pPr>
      <w:bookmarkStart w:id="779" w:name="_Ref136441371"/>
      <w:r w:rsidRPr="005E36C8">
        <w:t>Habitats of endangered species shall be specifically identified and managed to protect or enhance them.</w:t>
      </w:r>
      <w:bookmarkEnd w:id="779"/>
    </w:p>
    <w:p w14:paraId="1F25FEF5" w14:textId="77777777" w:rsidR="00845EBB" w:rsidRPr="005E36C8" w:rsidRDefault="00845EBB" w:rsidP="00852FC3">
      <w:pPr>
        <w:pStyle w:val="ListParagraph"/>
      </w:pPr>
      <w:r w:rsidRPr="005E36C8">
        <w:t>The opinions and recommendations of an Expert Stakeholder shall be sought and demonstrated as being considered and incorporated into the project design.</w:t>
      </w:r>
    </w:p>
    <w:p w14:paraId="2006341B" w14:textId="7C3AFC33" w:rsidR="004F7C81" w:rsidRPr="005E36C8" w:rsidRDefault="004F7C81" w:rsidP="00633F48">
      <w:pPr>
        <w:pStyle w:val="Heading3"/>
      </w:pPr>
      <w:bookmarkStart w:id="780" w:name="_Toc135818321"/>
      <w:bookmarkStart w:id="781" w:name="_Ref136441423"/>
      <w:bookmarkStart w:id="782" w:name="_Ref136441428"/>
      <w:bookmarkStart w:id="783" w:name="_Toc138752959"/>
      <w:r w:rsidRPr="005E36C8">
        <w:t>Inv</w:t>
      </w:r>
      <w:r w:rsidR="00613247" w:rsidRPr="005E36C8">
        <w:t xml:space="preserve">asive </w:t>
      </w:r>
      <w:ins w:id="784" w:author="Anshika Gupta" w:date="2023-06-26T17:51:00Z">
        <w:r w:rsidR="00633F48">
          <w:t>a</w:t>
        </w:r>
      </w:ins>
      <w:del w:id="785" w:author="Anshika Gupta" w:date="2023-06-26T17:51:00Z">
        <w:r w:rsidR="00613247" w:rsidRPr="005E36C8" w:rsidDel="00633F48">
          <w:delText>A</w:delText>
        </w:r>
      </w:del>
      <w:r w:rsidR="00613247" w:rsidRPr="005E36C8">
        <w:t xml:space="preserve">lien </w:t>
      </w:r>
      <w:ins w:id="786" w:author="Anshika Gupta" w:date="2023-06-26T17:51:00Z">
        <w:r w:rsidR="00633F48">
          <w:t>s</w:t>
        </w:r>
      </w:ins>
      <w:del w:id="787" w:author="Anshika Gupta" w:date="2023-06-26T17:51:00Z">
        <w:r w:rsidR="00613247" w:rsidRPr="005E36C8" w:rsidDel="00633F48">
          <w:delText>s</w:delText>
        </w:r>
      </w:del>
      <w:r w:rsidR="00613247" w:rsidRPr="005E36C8">
        <w:t>pecies</w:t>
      </w:r>
      <w:r w:rsidR="00B268CD" w:rsidRPr="005E36C8">
        <w:rPr>
          <w:rStyle w:val="FootnoteReference"/>
        </w:rPr>
        <w:footnoteReference w:id="47"/>
      </w:r>
      <w:bookmarkEnd w:id="780"/>
      <w:bookmarkEnd w:id="781"/>
      <w:bookmarkEnd w:id="782"/>
      <w:bookmarkEnd w:id="783"/>
    </w:p>
    <w:p w14:paraId="3BAAE0D8" w14:textId="7ADF3D2E" w:rsidR="00613247" w:rsidRPr="005E36C8" w:rsidRDefault="00613247" w:rsidP="00852FC3">
      <w:pPr>
        <w:rPr>
          <w:lang w:val="en-SG"/>
        </w:rPr>
      </w:pPr>
      <w:r w:rsidRPr="005E36C8">
        <w:t xml:space="preserve">The </w:t>
      </w:r>
      <w:ins w:id="788" w:author="Anshika Gupta" w:date="2023-06-22T15:17:00Z">
        <w:r w:rsidR="006715F4">
          <w:t>GS4GG c</w:t>
        </w:r>
      </w:ins>
      <w:del w:id="789" w:author="Anshika Gupta" w:date="2023-06-22T15:17:00Z">
        <w:r w:rsidRPr="005E36C8" w:rsidDel="006715F4">
          <w:delText>Gold Standard C</w:delText>
        </w:r>
      </w:del>
      <w:r w:rsidRPr="005E36C8">
        <w:t>ertification requires that</w:t>
      </w:r>
      <w:ins w:id="790" w:author="Anshika Gupta" w:date="2023-05-24T14:41:00Z">
        <w:r w:rsidR="00327213">
          <w:t>:</w:t>
        </w:r>
      </w:ins>
    </w:p>
    <w:p w14:paraId="7711503F" w14:textId="039AAFDD" w:rsidR="00613247" w:rsidRPr="005E36C8" w:rsidRDefault="009835D7" w:rsidP="00852FC3">
      <w:pPr>
        <w:pStyle w:val="ListParagraph"/>
      </w:pPr>
      <w:bookmarkStart w:id="791" w:name="_Ref136441617"/>
      <w:r w:rsidRPr="005E36C8">
        <w:lastRenderedPageBreak/>
        <w:t xml:space="preserve">The </w:t>
      </w:r>
      <w:r w:rsidR="005D6363" w:rsidRPr="005E36C8">
        <w:t>project</w:t>
      </w:r>
      <w:r w:rsidRPr="005E36C8">
        <w:t xml:space="preserve"> </w:t>
      </w:r>
      <w:r w:rsidR="002F6694" w:rsidRPr="005E36C8">
        <w:t xml:space="preserve">under no circumstances </w:t>
      </w:r>
      <w:r w:rsidR="00B46BA0" w:rsidRPr="005E36C8">
        <w:t xml:space="preserve">shall </w:t>
      </w:r>
      <w:r w:rsidRPr="005E36C8">
        <w:t>introduce any alien species (not currently established in the country or region of the project)</w:t>
      </w:r>
      <w:r w:rsidR="00AC3C72" w:rsidRPr="005E36C8">
        <w:t xml:space="preserve"> into new environments</w:t>
      </w:r>
      <w:r w:rsidRPr="005E36C8">
        <w:t>.</w:t>
      </w:r>
      <w:r w:rsidR="00E262D3" w:rsidRPr="005E36C8">
        <w:t xml:space="preserve"> </w:t>
      </w:r>
      <w:r w:rsidRPr="005E36C8">
        <w:t xml:space="preserve">Notwithstanding the above, the </w:t>
      </w:r>
      <w:r w:rsidR="00605D6C" w:rsidRPr="005E36C8">
        <w:t>project</w:t>
      </w:r>
      <w:r w:rsidRPr="005E36C8">
        <w:t xml:space="preserve"> </w:t>
      </w:r>
      <w:r w:rsidR="00605D6C" w:rsidRPr="005E36C8">
        <w:t>shall</w:t>
      </w:r>
      <w:r w:rsidRPr="005E36C8">
        <w:t xml:space="preserve"> not deliberately introduce any alien species with a high risk of invasive </w:t>
      </w:r>
      <w:ins w:id="792" w:author="Anshika Gupta" w:date="2022-09-05T09:38:00Z">
        <w:r w:rsidR="0065454D" w:rsidRPr="005E36C8">
          <w:t>behaviour</w:t>
        </w:r>
      </w:ins>
      <w:r w:rsidRPr="005E36C8">
        <w:t xml:space="preserve"> regardless of whether such introductions are permitted under the existing regulatory framework. The </w:t>
      </w:r>
      <w:r w:rsidR="00E24D51" w:rsidRPr="005E36C8">
        <w:t>project</w:t>
      </w:r>
      <w:r w:rsidRPr="005E36C8">
        <w:t xml:space="preserve"> </w:t>
      </w:r>
      <w:r w:rsidR="00E24D51" w:rsidRPr="005E36C8">
        <w:t>shall</w:t>
      </w:r>
      <w:r w:rsidRPr="005E36C8">
        <w:t xml:space="preserve"> implement measures to avoid the potential for accidental or unintended introductions including the transportation of substrates and vectors (such as soil, ballast, and plant materials) that may </w:t>
      </w:r>
      <w:ins w:id="793" w:author="Anshika Gupta" w:date="2022-09-05T09:38:00Z">
        <w:r w:rsidR="0065454D" w:rsidRPr="005E36C8">
          <w:t>harbour</w:t>
        </w:r>
      </w:ins>
      <w:r w:rsidRPr="005E36C8">
        <w:t xml:space="preserve"> alien species.</w:t>
      </w:r>
      <w:bookmarkEnd w:id="791"/>
    </w:p>
    <w:p w14:paraId="6C3AA5D4" w14:textId="268C5C0E" w:rsidR="00E02F50" w:rsidRPr="005E36C8" w:rsidRDefault="00264B5F" w:rsidP="00852FC3">
      <w:pPr>
        <w:pStyle w:val="ListParagraph"/>
        <w:rPr>
          <w:ins w:id="794" w:author="Anshika Gupta" w:date="2022-09-08T17:13:00Z"/>
        </w:rPr>
      </w:pPr>
      <w:bookmarkStart w:id="795" w:name="_Ref136442079"/>
      <w:r w:rsidRPr="005E36C8">
        <w:t xml:space="preserve">Where alien species are already established in the country or region of the proposed project, the </w:t>
      </w:r>
      <w:r w:rsidR="00B55CCE" w:rsidRPr="005E36C8">
        <w:t>project developer shall</w:t>
      </w:r>
      <w:r w:rsidRPr="005E36C8">
        <w:t xml:space="preserve"> exercise diligence in not spreading them into areas in which they have not already been established. As practicable, the </w:t>
      </w:r>
      <w:r w:rsidR="00B55CCE" w:rsidRPr="005E36C8">
        <w:t>project developer</w:t>
      </w:r>
      <w:r w:rsidRPr="005E36C8">
        <w:t xml:space="preserve"> should take measures to eradicate such species from the natural habitats over which they have management control.</w:t>
      </w:r>
      <w:bookmarkEnd w:id="795"/>
    </w:p>
    <w:p w14:paraId="150A0CDE" w14:textId="77777777" w:rsidR="00327213" w:rsidRDefault="00327213" w:rsidP="00327213">
      <w:pPr>
        <w:jc w:val="center"/>
        <w:rPr>
          <w:ins w:id="796" w:author="Anshika Gupta" w:date="2023-05-24T14:42:00Z"/>
        </w:rPr>
      </w:pPr>
    </w:p>
    <w:p w14:paraId="2EF22FC4" w14:textId="77777777" w:rsidR="00327213" w:rsidRDefault="00327213" w:rsidP="00327213">
      <w:pPr>
        <w:jc w:val="center"/>
        <w:rPr>
          <w:ins w:id="797" w:author="Anshika Gupta" w:date="2023-05-24T14:42:00Z"/>
        </w:rPr>
      </w:pPr>
    </w:p>
    <w:p w14:paraId="49C45A58" w14:textId="77777777" w:rsidR="00327213" w:rsidRDefault="00327213" w:rsidP="00327213">
      <w:pPr>
        <w:jc w:val="center"/>
        <w:rPr>
          <w:ins w:id="798" w:author="Anshika Gupta" w:date="2023-05-24T14:42:00Z"/>
        </w:rPr>
      </w:pPr>
    </w:p>
    <w:p w14:paraId="399CD459" w14:textId="75EABF93" w:rsidR="00822BA7" w:rsidRPr="005E36C8" w:rsidRDefault="004B3B67" w:rsidP="00327213">
      <w:pPr>
        <w:jc w:val="center"/>
        <w:rPr>
          <w:ins w:id="799" w:author="Anshika Gupta" w:date="2022-09-08T17:13:00Z"/>
        </w:rPr>
      </w:pPr>
      <w:r w:rsidRPr="005E36C8">
        <w:t>----</w:t>
      </w:r>
    </w:p>
    <w:p w14:paraId="6241F9B2" w14:textId="77777777" w:rsidR="00822BA7" w:rsidRPr="005E36C8" w:rsidRDefault="00822BA7" w:rsidP="00852FC3"/>
    <w:p w14:paraId="46E5ADE5" w14:textId="5981C3D0" w:rsidR="005D0E0B" w:rsidRPr="005E36C8" w:rsidRDefault="005D0E0B" w:rsidP="00852FC3">
      <w:pPr>
        <w:rPr>
          <w:ins w:id="800" w:author="Anshika Gupta" w:date="2022-09-08T17:14:00Z"/>
        </w:rPr>
        <w:sectPr w:rsidR="005D0E0B" w:rsidRPr="005E36C8" w:rsidSect="00822BA7">
          <w:headerReference w:type="even" r:id="rId47"/>
          <w:headerReference w:type="default" r:id="rId48"/>
          <w:footerReference w:type="even" r:id="rId49"/>
          <w:footerReference w:type="default" r:id="rId50"/>
          <w:headerReference w:type="first" r:id="rId51"/>
          <w:footerReference w:type="first" r:id="rId52"/>
          <w:pgSz w:w="11900" w:h="16840"/>
          <w:pgMar w:top="1381" w:right="1134" w:bottom="1021" w:left="1134" w:header="283" w:footer="0" w:gutter="0"/>
          <w:cols w:space="720"/>
          <w:titlePg/>
          <w:docGrid w:linePitch="360"/>
        </w:sectPr>
      </w:pPr>
    </w:p>
    <w:p w14:paraId="5F8D77B0" w14:textId="77777777" w:rsidR="00822BA7" w:rsidRPr="005E36C8" w:rsidRDefault="00822BA7" w:rsidP="00852FC3">
      <w:pPr>
        <w:rPr>
          <w:ins w:id="802" w:author="Anshika Gupta" w:date="2022-09-08T17:13:00Z"/>
        </w:rPr>
      </w:pPr>
    </w:p>
    <w:p w14:paraId="6E65B71D" w14:textId="7BDCE808" w:rsidR="00756623" w:rsidRPr="005E36C8" w:rsidRDefault="00756623" w:rsidP="00633F48">
      <w:pPr>
        <w:pStyle w:val="H3"/>
        <w:ind w:left="0" w:firstLine="0"/>
        <w:rPr>
          <w:ins w:id="803" w:author="Anshika Gupta" w:date="2022-09-08T17:37:00Z"/>
        </w:rPr>
      </w:pPr>
      <w:bookmarkStart w:id="804" w:name="_Toc138752960"/>
      <w:ins w:id="805" w:author="Anshika Gupta" w:date="2022-09-08T17:15:00Z">
        <w:r w:rsidRPr="005E36C8">
          <w:t xml:space="preserve">Annex 1: </w:t>
        </w:r>
      </w:ins>
      <w:r w:rsidR="00E23B0D" w:rsidRPr="005E36C8">
        <w:t>S</w:t>
      </w:r>
      <w:ins w:id="806" w:author="Anshika Gupta" w:date="2022-09-08T17:22:00Z">
        <w:r w:rsidR="00C03635" w:rsidRPr="005E36C8">
          <w:t xml:space="preserve">afeguarding principles </w:t>
        </w:r>
      </w:ins>
      <w:ins w:id="807" w:author="Anshika Gupta" w:date="2022-09-08T17:23:00Z">
        <w:r w:rsidR="00C03635" w:rsidRPr="005E36C8">
          <w:t>assessment questions</w:t>
        </w:r>
      </w:ins>
      <w:bookmarkEnd w:id="804"/>
    </w:p>
    <w:p w14:paraId="29531802" w14:textId="001F3FB2" w:rsidR="00B41298" w:rsidRPr="00F677AE" w:rsidRDefault="00B41298" w:rsidP="00852FC3">
      <w:pPr>
        <w:pStyle w:val="P"/>
        <w:numPr>
          <w:ilvl w:val="0"/>
          <w:numId w:val="0"/>
        </w:numPr>
        <w:rPr>
          <w:szCs w:val="22"/>
        </w:rPr>
      </w:pPr>
      <w:r w:rsidRPr="00F677AE">
        <w:rPr>
          <w:szCs w:val="22"/>
        </w:rPr>
        <w:t>The Project shall provide responses to assessment questions, including justifications for responses following the below guidance:</w:t>
      </w:r>
    </w:p>
    <w:tbl>
      <w:tblPr>
        <w:tblStyle w:val="GSTableSimple"/>
        <w:tblW w:w="0" w:type="auto"/>
        <w:tblLook w:val="04A0" w:firstRow="1" w:lastRow="0" w:firstColumn="1" w:lastColumn="0" w:noHBand="0" w:noVBand="1"/>
      </w:tblPr>
      <w:tblGrid>
        <w:gridCol w:w="1710"/>
        <w:gridCol w:w="3961"/>
        <w:gridCol w:w="3961"/>
      </w:tblGrid>
      <w:tr w:rsidR="00B41298" w:rsidRPr="0034288E" w14:paraId="753D85FA" w14:textId="77777777" w:rsidTr="0034288E">
        <w:trPr>
          <w:cnfStyle w:val="100000000000" w:firstRow="1" w:lastRow="0" w:firstColumn="0" w:lastColumn="0" w:oddVBand="0" w:evenVBand="0" w:oddHBand="0" w:evenHBand="0" w:firstRowFirstColumn="0" w:firstRowLastColumn="0" w:lastRowFirstColumn="0" w:lastRowLastColumn="0"/>
        </w:trPr>
        <w:tc>
          <w:tcPr>
            <w:tcW w:w="1710" w:type="dxa"/>
          </w:tcPr>
          <w:p w14:paraId="73CCD067" w14:textId="77777777" w:rsidR="00B41298" w:rsidRPr="0034288E" w:rsidRDefault="00B41298" w:rsidP="00852FC3">
            <w:pPr>
              <w:rPr>
                <w:b/>
                <w:bCs/>
              </w:rPr>
            </w:pPr>
            <w:r w:rsidRPr="0034288E">
              <w:rPr>
                <w:b/>
                <w:bCs/>
              </w:rPr>
              <w:t>Response</w:t>
            </w:r>
          </w:p>
        </w:tc>
        <w:tc>
          <w:tcPr>
            <w:tcW w:w="3961" w:type="dxa"/>
          </w:tcPr>
          <w:p w14:paraId="1363EACB" w14:textId="77777777" w:rsidR="00B41298" w:rsidRPr="0034288E" w:rsidRDefault="00B41298" w:rsidP="00852FC3">
            <w:pPr>
              <w:rPr>
                <w:b/>
                <w:bCs/>
              </w:rPr>
            </w:pPr>
            <w:r w:rsidRPr="0034288E">
              <w:rPr>
                <w:b/>
                <w:bCs/>
              </w:rPr>
              <w:t>Meaning</w:t>
            </w:r>
          </w:p>
        </w:tc>
        <w:tc>
          <w:tcPr>
            <w:tcW w:w="3961" w:type="dxa"/>
          </w:tcPr>
          <w:p w14:paraId="7B332C75" w14:textId="77777777" w:rsidR="00B41298" w:rsidRPr="0034288E" w:rsidRDefault="00B41298" w:rsidP="00852FC3">
            <w:pPr>
              <w:rPr>
                <w:b/>
                <w:bCs/>
              </w:rPr>
            </w:pPr>
            <w:r w:rsidRPr="0034288E">
              <w:rPr>
                <w:b/>
                <w:bCs/>
              </w:rPr>
              <w:t>Guidance</w:t>
            </w:r>
          </w:p>
        </w:tc>
      </w:tr>
      <w:tr w:rsidR="00B41298" w:rsidRPr="005E36C8" w14:paraId="600730A1" w14:textId="77777777" w:rsidTr="0034288E">
        <w:trPr>
          <w:cnfStyle w:val="000000100000" w:firstRow="0" w:lastRow="0" w:firstColumn="0" w:lastColumn="0" w:oddVBand="0" w:evenVBand="0" w:oddHBand="1" w:evenHBand="0" w:firstRowFirstColumn="0" w:firstRowLastColumn="0" w:lastRowFirstColumn="0" w:lastRowLastColumn="0"/>
        </w:trPr>
        <w:tc>
          <w:tcPr>
            <w:tcW w:w="1710" w:type="dxa"/>
          </w:tcPr>
          <w:p w14:paraId="5449C33A" w14:textId="77777777" w:rsidR="00B41298" w:rsidRPr="005E36C8" w:rsidRDefault="00B41298" w:rsidP="00852FC3">
            <w:r w:rsidRPr="005E36C8">
              <w:t>“Yes”</w:t>
            </w:r>
          </w:p>
        </w:tc>
        <w:tc>
          <w:tcPr>
            <w:tcW w:w="3961" w:type="dxa"/>
          </w:tcPr>
          <w:p w14:paraId="2CD36834" w14:textId="24844B1F" w:rsidR="00B41298" w:rsidRPr="005E36C8" w:rsidRDefault="00B41298" w:rsidP="00852FC3">
            <w:r w:rsidRPr="005E36C8">
              <w:t xml:space="preserve">Meaning that the risk or expected issue identified in the assessment question is </w:t>
            </w:r>
            <w:del w:id="808" w:author="Anshika Gupta" w:date="2023-06-26T18:42:00Z">
              <w:r w:rsidRPr="005E36C8" w:rsidDel="0068173D">
                <w:delText xml:space="preserve">relevant </w:delText>
              </w:r>
            </w:del>
            <w:ins w:id="809" w:author="Anshika Gupta" w:date="2023-06-26T18:42:00Z">
              <w:r w:rsidR="0068173D">
                <w:t>existing</w:t>
              </w:r>
              <w:r w:rsidR="0068173D" w:rsidRPr="005E36C8">
                <w:t xml:space="preserve"> </w:t>
              </w:r>
            </w:ins>
            <w:del w:id="810" w:author="Anshika Gupta" w:date="2023-06-26T18:42:00Z">
              <w:r w:rsidRPr="005E36C8" w:rsidDel="0068173D">
                <w:delText>t</w:delText>
              </w:r>
            </w:del>
            <w:ins w:id="811" w:author="Anshika Gupta" w:date="2023-06-26T18:42:00Z">
              <w:r w:rsidR="0068173D">
                <w:t>in</w:t>
              </w:r>
            </w:ins>
            <w:del w:id="812" w:author="Anshika Gupta" w:date="2023-06-26T18:42:00Z">
              <w:r w:rsidRPr="005E36C8" w:rsidDel="0068173D">
                <w:delText>o</w:delText>
              </w:r>
            </w:del>
            <w:r w:rsidRPr="005E36C8">
              <w:t xml:space="preserve"> the project and context taking into account the scope and scale of the project.</w:t>
            </w:r>
          </w:p>
        </w:tc>
        <w:tc>
          <w:tcPr>
            <w:tcW w:w="3961" w:type="dxa"/>
          </w:tcPr>
          <w:p w14:paraId="45516E74" w14:textId="77777777" w:rsidR="00B41298" w:rsidRPr="005E36C8" w:rsidRDefault="00B41298" w:rsidP="00852FC3">
            <w:r w:rsidRPr="005E36C8">
              <w:t>The requirements apply and adherence shall be demonstrated. All information must be included in the Monitoring &amp; Reporting Plan and future Monitoring Reports.</w:t>
            </w:r>
          </w:p>
        </w:tc>
      </w:tr>
      <w:tr w:rsidR="00B41298" w:rsidRPr="005E36C8" w14:paraId="38E0F520" w14:textId="77777777" w:rsidTr="0034288E">
        <w:tc>
          <w:tcPr>
            <w:tcW w:w="1710" w:type="dxa"/>
          </w:tcPr>
          <w:p w14:paraId="0EE17E30" w14:textId="77777777" w:rsidR="00B41298" w:rsidRPr="005E36C8" w:rsidRDefault="00B41298" w:rsidP="00852FC3">
            <w:r w:rsidRPr="005E36C8">
              <w:t>“Potentially”</w:t>
            </w:r>
          </w:p>
        </w:tc>
        <w:tc>
          <w:tcPr>
            <w:tcW w:w="3961" w:type="dxa"/>
          </w:tcPr>
          <w:p w14:paraId="7BB2A7EA" w14:textId="266FFF51" w:rsidR="00B41298" w:rsidRPr="005E36C8" w:rsidRDefault="00B41298" w:rsidP="00852FC3">
            <w:r w:rsidRPr="005E36C8">
              <w:t>Meaning that the risk or expected issue may</w:t>
            </w:r>
            <w:del w:id="813" w:author="Anshika Gupta" w:date="2023-06-26T18:42:00Z">
              <w:r w:rsidRPr="005E36C8" w:rsidDel="00A64634">
                <w:delText xml:space="preserve"> be</w:delText>
              </w:r>
            </w:del>
            <w:r w:rsidRPr="005E36C8">
              <w:t xml:space="preserve"> </w:t>
            </w:r>
            <w:del w:id="814" w:author="Anshika Gupta" w:date="2023-06-26T18:42:00Z">
              <w:r w:rsidRPr="005E36C8" w:rsidDel="0068173D">
                <w:delText xml:space="preserve">relevant </w:delText>
              </w:r>
            </w:del>
            <w:ins w:id="815" w:author="Anshika Gupta" w:date="2023-06-26T18:42:00Z">
              <w:r w:rsidR="0068173D">
                <w:t>exist</w:t>
              </w:r>
              <w:r w:rsidR="0068173D" w:rsidRPr="005E36C8">
                <w:t xml:space="preserve"> </w:t>
              </w:r>
            </w:ins>
            <w:r w:rsidRPr="005E36C8">
              <w:t xml:space="preserve">at some point in the Project’s cycle but is not necessarily </w:t>
            </w:r>
            <w:del w:id="816" w:author="Anshika Gupta" w:date="2023-06-26T18:42:00Z">
              <w:r w:rsidRPr="005E36C8" w:rsidDel="0068173D">
                <w:delText xml:space="preserve">relevant </w:delText>
              </w:r>
            </w:del>
            <w:ins w:id="817" w:author="Anshika Gupta" w:date="2023-06-26T18:42:00Z">
              <w:r w:rsidR="0068173D">
                <w:t>present</w:t>
              </w:r>
              <w:r w:rsidR="0068173D" w:rsidRPr="005E36C8">
                <w:t xml:space="preserve"> </w:t>
              </w:r>
            </w:ins>
            <w:r w:rsidRPr="005E36C8">
              <w:t>now and/or may never arise.</w:t>
            </w:r>
          </w:p>
        </w:tc>
        <w:tc>
          <w:tcPr>
            <w:tcW w:w="3961" w:type="dxa"/>
          </w:tcPr>
          <w:p w14:paraId="0FE0A9DB" w14:textId="585A7D4F" w:rsidR="00B41298" w:rsidRPr="005E36C8" w:rsidRDefault="00B41298" w:rsidP="00852FC3">
            <w:r w:rsidRPr="005E36C8">
              <w:t xml:space="preserve">The </w:t>
            </w:r>
            <w:r w:rsidR="004827EF">
              <w:t>r</w:t>
            </w:r>
            <w:r w:rsidRPr="005E36C8">
              <w:t xml:space="preserve">equirements apply but the Project may justify with evidence why these </w:t>
            </w:r>
            <w:r w:rsidR="004827EF">
              <w:t>r</w:t>
            </w:r>
            <w:r w:rsidRPr="005E36C8">
              <w:t>equirements do not need to be demonstrated as being met. The project shall update information on any assessment questions answered ‘Potentially’ for each monitoring report.</w:t>
            </w:r>
            <w:r w:rsidRPr="005E36C8">
              <w:rPr>
                <w:color w:val="171717" w:themeColor="background2" w:themeShade="1A"/>
              </w:rPr>
              <w:t xml:space="preserve"> </w:t>
            </w:r>
          </w:p>
        </w:tc>
      </w:tr>
      <w:tr w:rsidR="00B41298" w:rsidRPr="005E36C8" w14:paraId="00B981A9" w14:textId="77777777" w:rsidTr="0034288E">
        <w:trPr>
          <w:cnfStyle w:val="000000100000" w:firstRow="0" w:lastRow="0" w:firstColumn="0" w:lastColumn="0" w:oddVBand="0" w:evenVBand="0" w:oddHBand="1" w:evenHBand="0" w:firstRowFirstColumn="0" w:firstRowLastColumn="0" w:lastRowFirstColumn="0" w:lastRowLastColumn="0"/>
        </w:trPr>
        <w:tc>
          <w:tcPr>
            <w:tcW w:w="1710" w:type="dxa"/>
          </w:tcPr>
          <w:p w14:paraId="292899CE" w14:textId="71DFB20A" w:rsidR="00B41298" w:rsidRPr="005E36C8" w:rsidRDefault="00243DEE" w:rsidP="00852FC3">
            <w:r w:rsidRPr="005E36C8">
              <w:t>“</w:t>
            </w:r>
            <w:r w:rsidR="00B41298" w:rsidRPr="005E36C8">
              <w:t>No</w:t>
            </w:r>
            <w:r w:rsidRPr="005E36C8">
              <w:t>”</w:t>
            </w:r>
          </w:p>
        </w:tc>
        <w:tc>
          <w:tcPr>
            <w:tcW w:w="3961" w:type="dxa"/>
          </w:tcPr>
          <w:p w14:paraId="15A12AC3" w14:textId="49E3FB30" w:rsidR="00B41298" w:rsidRPr="005E36C8" w:rsidRDefault="00B41298" w:rsidP="00852FC3">
            <w:r w:rsidRPr="005E36C8">
              <w:t xml:space="preserve">Meaning that the risk or expected issue is not </w:t>
            </w:r>
            <w:del w:id="818" w:author="Anshika Gupta" w:date="2023-06-26T18:43:00Z">
              <w:r w:rsidRPr="005E36C8" w:rsidDel="008040FA">
                <w:delText xml:space="preserve">relevant </w:delText>
              </w:r>
            </w:del>
            <w:ins w:id="819" w:author="Anshika Gupta" w:date="2023-06-26T18:43:00Z">
              <w:r w:rsidR="008040FA">
                <w:t>present</w:t>
              </w:r>
              <w:r w:rsidR="008040FA" w:rsidRPr="005E36C8">
                <w:t xml:space="preserve"> </w:t>
              </w:r>
              <w:r w:rsidR="008040FA">
                <w:t>in</w:t>
              </w:r>
            </w:ins>
            <w:del w:id="820" w:author="Anshika Gupta" w:date="2023-06-26T18:43:00Z">
              <w:r w:rsidRPr="005E36C8" w:rsidDel="008040FA">
                <w:delText>to</w:delText>
              </w:r>
            </w:del>
            <w:r w:rsidRPr="005E36C8">
              <w:t xml:space="preserve"> the Project.</w:t>
            </w:r>
          </w:p>
        </w:tc>
        <w:tc>
          <w:tcPr>
            <w:tcW w:w="3961" w:type="dxa"/>
          </w:tcPr>
          <w:p w14:paraId="62F233C9" w14:textId="77777777" w:rsidR="00B41298" w:rsidRPr="005E36C8" w:rsidRDefault="00B41298" w:rsidP="00852FC3">
            <w:r w:rsidRPr="005E36C8">
              <w:t xml:space="preserve">Justification shall be provided to support this conclusion, with evidence provided where required.  </w:t>
            </w:r>
          </w:p>
        </w:tc>
      </w:tr>
      <w:tr w:rsidR="00330B26" w:rsidRPr="005E36C8" w14:paraId="389E33FA" w14:textId="77777777" w:rsidTr="0034288E">
        <w:tc>
          <w:tcPr>
            <w:tcW w:w="1710" w:type="dxa"/>
          </w:tcPr>
          <w:p w14:paraId="3F7C8ABE" w14:textId="288B2222" w:rsidR="00330B26" w:rsidRPr="005E36C8" w:rsidRDefault="00330B26" w:rsidP="00852FC3">
            <w:r>
              <w:t>“NA”</w:t>
            </w:r>
          </w:p>
        </w:tc>
        <w:tc>
          <w:tcPr>
            <w:tcW w:w="3961" w:type="dxa"/>
          </w:tcPr>
          <w:p w14:paraId="27E35E89" w14:textId="03635221" w:rsidR="00330B26" w:rsidRPr="005E36C8" w:rsidRDefault="00330B26" w:rsidP="00852FC3">
            <w:r>
              <w:t xml:space="preserve">Meaning </w:t>
            </w:r>
            <w:r w:rsidR="008355F9">
              <w:t>the question is not relevant to the project and its potential impact.</w:t>
            </w:r>
          </w:p>
        </w:tc>
        <w:tc>
          <w:tcPr>
            <w:tcW w:w="3961" w:type="dxa"/>
          </w:tcPr>
          <w:p w14:paraId="58AE7A7F" w14:textId="67F6213A" w:rsidR="00330B26" w:rsidRPr="005E36C8" w:rsidRDefault="00F04058" w:rsidP="00852FC3">
            <w:r>
              <w:t xml:space="preserve">No action is needed. </w:t>
            </w:r>
          </w:p>
        </w:tc>
      </w:tr>
      <w:tr w:rsidR="00FB5EFC" w:rsidRPr="005E36C8" w14:paraId="10DD234D" w14:textId="77777777" w:rsidTr="0034288E">
        <w:trPr>
          <w:cnfStyle w:val="000000100000" w:firstRow="0" w:lastRow="0" w:firstColumn="0" w:lastColumn="0" w:oddVBand="0" w:evenVBand="0" w:oddHBand="1" w:evenHBand="0" w:firstRowFirstColumn="0" w:firstRowLastColumn="0" w:lastRowFirstColumn="0" w:lastRowLastColumn="0"/>
          <w:ins w:id="821" w:author="Anshika Gupta" w:date="2023-06-26T18:02:00Z"/>
        </w:trPr>
        <w:tc>
          <w:tcPr>
            <w:tcW w:w="1710" w:type="dxa"/>
          </w:tcPr>
          <w:p w14:paraId="39CC41D6" w14:textId="77777777" w:rsidR="00FB5EFC" w:rsidRDefault="00FB5EFC" w:rsidP="00852FC3">
            <w:pPr>
              <w:rPr>
                <w:ins w:id="822" w:author="Anshika Gupta" w:date="2023-06-26T18:02:00Z"/>
              </w:rPr>
            </w:pPr>
          </w:p>
        </w:tc>
        <w:tc>
          <w:tcPr>
            <w:tcW w:w="3961" w:type="dxa"/>
          </w:tcPr>
          <w:p w14:paraId="6C068847" w14:textId="77777777" w:rsidR="00FB5EFC" w:rsidRDefault="00FB5EFC" w:rsidP="00852FC3">
            <w:pPr>
              <w:rPr>
                <w:ins w:id="823" w:author="Anshika Gupta" w:date="2023-06-26T18:02:00Z"/>
              </w:rPr>
            </w:pPr>
          </w:p>
        </w:tc>
        <w:tc>
          <w:tcPr>
            <w:tcW w:w="3961" w:type="dxa"/>
          </w:tcPr>
          <w:p w14:paraId="51A70E51" w14:textId="77777777" w:rsidR="00FB5EFC" w:rsidRDefault="00FB5EFC" w:rsidP="00852FC3">
            <w:pPr>
              <w:rPr>
                <w:ins w:id="824" w:author="Anshika Gupta" w:date="2023-06-26T18:02:00Z"/>
              </w:rPr>
            </w:pPr>
          </w:p>
        </w:tc>
      </w:tr>
    </w:tbl>
    <w:p w14:paraId="64945378" w14:textId="77777777" w:rsidR="00B41298" w:rsidRPr="005E36C8" w:rsidRDefault="00B41298" w:rsidP="00852FC3">
      <w:pPr>
        <w:pStyle w:val="CommentText"/>
      </w:pPr>
    </w:p>
    <w:p w14:paraId="3EF7EF8C" w14:textId="16410E53" w:rsidR="004F69B8" w:rsidRPr="005E36C8" w:rsidRDefault="004F69B8" w:rsidP="00852FC3">
      <w:pPr>
        <w:pStyle w:val="P"/>
        <w:numPr>
          <w:ilvl w:val="0"/>
          <w:numId w:val="0"/>
        </w:numPr>
      </w:pPr>
      <w:r w:rsidRPr="005E36C8" w:rsidDel="00A25829">
        <w:t xml:space="preserve">The </w:t>
      </w:r>
      <w:ins w:id="825" w:author="Anshika Gupta" w:date="2022-09-08T17:23:00Z">
        <w:r w:rsidRPr="005E36C8">
          <w:t>S</w:t>
        </w:r>
      </w:ins>
      <w:r w:rsidRPr="005E36C8" w:rsidDel="00A25829">
        <w:t>afeguarding Principles Assessment shall include a description with justifications on how a project met</w:t>
      </w:r>
      <w:r w:rsidRPr="005E36C8">
        <w:t xml:space="preserve"> </w:t>
      </w:r>
      <w:r w:rsidR="00D854FC" w:rsidRPr="005E36C8">
        <w:t>or</w:t>
      </w:r>
      <w:r w:rsidRPr="005E36C8">
        <w:t xml:space="preserve"> will meet (</w:t>
      </w:r>
      <w:r w:rsidR="00821855" w:rsidRPr="005E36C8">
        <w:t>i.e.,</w:t>
      </w:r>
      <w:r w:rsidRPr="005E36C8">
        <w:t xml:space="preserve"> monitor if needed)</w:t>
      </w:r>
      <w:r w:rsidRPr="005E36C8" w:rsidDel="00A25829">
        <w:t xml:space="preserve"> these </w:t>
      </w:r>
      <w:ins w:id="826" w:author="Anshika Gupta" w:date="2023-06-26T18:01:00Z">
        <w:r w:rsidR="00FB5EFC">
          <w:t>r</w:t>
        </w:r>
      </w:ins>
      <w:del w:id="827" w:author="Anshika Gupta" w:date="2023-06-26T18:01:00Z">
        <w:r w:rsidRPr="005E36C8" w:rsidDel="00FB5EFC">
          <w:delText>R</w:delText>
        </w:r>
      </w:del>
      <w:r w:rsidRPr="005E36C8" w:rsidDel="00A25829">
        <w:t>equirements.</w:t>
      </w:r>
      <w:r w:rsidRPr="005E36C8">
        <w:t xml:space="preserve"> </w:t>
      </w:r>
    </w:p>
    <w:p w14:paraId="5ABC1C1D" w14:textId="77777777" w:rsidR="00A67FC9" w:rsidRPr="005E36C8" w:rsidRDefault="00A67FC9" w:rsidP="00852FC3">
      <w:pPr>
        <w:pStyle w:val="P"/>
        <w:numPr>
          <w:ilvl w:val="0"/>
          <w:numId w:val="0"/>
        </w:numPr>
      </w:pPr>
    </w:p>
    <w:p w14:paraId="63A66C03" w14:textId="475CE13D" w:rsidR="00153B51" w:rsidRPr="005E36C8" w:rsidRDefault="00153B51" w:rsidP="00852FC3">
      <w:pPr>
        <w:pStyle w:val="P"/>
        <w:numPr>
          <w:ilvl w:val="0"/>
          <w:numId w:val="0"/>
        </w:numPr>
      </w:pPr>
      <w:r w:rsidRPr="005E36C8">
        <w:t xml:space="preserve">The Requirements shall guide mitigation proposal where a risk is identified, i.e., the mitigation proposal to address </w:t>
      </w:r>
      <w:r w:rsidRPr="003624C4">
        <w:t>identified</w:t>
      </w:r>
      <w:r w:rsidRPr="005E36C8">
        <w:t xml:space="preserve"> risk shall be designed with the intention of achieving the stated </w:t>
      </w:r>
      <w:ins w:id="828" w:author="Anshika Gupta" w:date="2023-06-26T18:01:00Z">
        <w:r w:rsidR="00FB5EFC">
          <w:t>r</w:t>
        </w:r>
      </w:ins>
      <w:del w:id="829" w:author="Anshika Gupta" w:date="2023-06-26T18:01:00Z">
        <w:r w:rsidRPr="005E36C8" w:rsidDel="00FB5EFC">
          <w:delText>R</w:delText>
        </w:r>
      </w:del>
      <w:r w:rsidRPr="005E36C8">
        <w:t xml:space="preserve">equirements. </w:t>
      </w:r>
    </w:p>
    <w:p w14:paraId="182F7E93" w14:textId="77777777" w:rsidR="00153B51" w:rsidRPr="005E36C8" w:rsidRDefault="00153B51" w:rsidP="00852FC3">
      <w:pPr>
        <w:pStyle w:val="P"/>
        <w:numPr>
          <w:ilvl w:val="0"/>
          <w:numId w:val="0"/>
        </w:numPr>
      </w:pPr>
    </w:p>
    <w:p w14:paraId="77E6A2C4" w14:textId="49CE254B" w:rsidR="00153B51" w:rsidRPr="005E36C8" w:rsidRDefault="00153B51" w:rsidP="00852FC3">
      <w:pPr>
        <w:pStyle w:val="P"/>
        <w:numPr>
          <w:ilvl w:val="0"/>
          <w:numId w:val="0"/>
        </w:numPr>
        <w:rPr>
          <w:ins w:id="830" w:author="Anshika Gupta" w:date="2023-05-01T11:25:00Z"/>
        </w:rPr>
      </w:pPr>
      <w:r w:rsidRPr="005E36C8">
        <w:t xml:space="preserve">The scope of each </w:t>
      </w:r>
      <w:ins w:id="831" w:author="Anshika Gupta" w:date="2023-06-26T18:01:00Z">
        <w:r w:rsidR="00FB5EFC">
          <w:t>r</w:t>
        </w:r>
      </w:ins>
      <w:del w:id="832" w:author="Anshika Gupta" w:date="2023-06-26T18:01:00Z">
        <w:r w:rsidRPr="005E36C8" w:rsidDel="00FB5EFC">
          <w:delText>R</w:delText>
        </w:r>
      </w:del>
      <w:r w:rsidRPr="005E36C8">
        <w:t>equirement (for example, its application during implementation or to upstream or downstream issues) is defined within the relevant section</w:t>
      </w:r>
      <w:ins w:id="833" w:author="Anshika Gupta" w:date="2023-05-01T11:24:00Z">
        <w:r w:rsidR="00546959" w:rsidRPr="005E36C8">
          <w:t>.</w:t>
        </w:r>
      </w:ins>
    </w:p>
    <w:p w14:paraId="1E5AA2EC" w14:textId="77777777" w:rsidR="005E4EEC" w:rsidRPr="005E36C8" w:rsidRDefault="005E4EEC" w:rsidP="00852FC3">
      <w:pPr>
        <w:pStyle w:val="P"/>
        <w:numPr>
          <w:ilvl w:val="0"/>
          <w:numId w:val="0"/>
        </w:numPr>
        <w:rPr>
          <w:ins w:id="834" w:author="Anshika Gupta" w:date="2023-05-01T11:25:00Z"/>
        </w:rPr>
      </w:pPr>
    </w:p>
    <w:p w14:paraId="59DE7E5C" w14:textId="77777777" w:rsidR="005207C0" w:rsidRDefault="005207C0">
      <w:pPr>
        <w:rPr>
          <w:i/>
          <w:iCs/>
        </w:rPr>
      </w:pPr>
      <w:r>
        <w:rPr>
          <w:i/>
          <w:iCs/>
        </w:rPr>
        <w:br w:type="page"/>
      </w:r>
    </w:p>
    <w:p w14:paraId="2913D098" w14:textId="36198FEA" w:rsidR="00FB141D" w:rsidRDefault="00FB141D" w:rsidP="00FB141D">
      <w:pPr>
        <w:pStyle w:val="H5"/>
        <w:rPr>
          <w:i/>
          <w:iCs/>
        </w:rPr>
      </w:pPr>
      <w:bookmarkStart w:id="835" w:name="_Toc136505599"/>
      <w:bookmarkStart w:id="836" w:name="_Toc138752961"/>
      <w:r>
        <w:lastRenderedPageBreak/>
        <w:t>A</w:t>
      </w:r>
      <w:r w:rsidRPr="005E36C8">
        <w:t>ssessment questions</w:t>
      </w:r>
      <w:bookmarkEnd w:id="835"/>
      <w:bookmarkEnd w:id="836"/>
    </w:p>
    <w:p w14:paraId="2FD767F9" w14:textId="5C53E147" w:rsidR="00153B51" w:rsidRPr="004E4777" w:rsidRDefault="004E4777" w:rsidP="00852FC3">
      <w:r w:rsidRPr="004E4777">
        <w:t xml:space="preserve">The table below presents a non-exhaustive list of questions. New questions may be added depending on the specific context of any given project. Some additional considerations could include the project's timeline, budget, and desired outcomes. It may also be necessary to factor in the stakeholders involved, their expectations, and any potential challenges or constraints that may arise. Furthermore, it is important to regularly review and update the list of questions throughout the project's lifecycle to ensure that all relevant </w:t>
      </w:r>
      <w:r w:rsidR="0002176A">
        <w:t>risks</w:t>
      </w:r>
      <w:r w:rsidRPr="004E4777">
        <w:t xml:space="preserve"> are being taken into account and addressed.</w:t>
      </w:r>
    </w:p>
    <w:tbl>
      <w:tblPr>
        <w:tblStyle w:val="GSBoldTable"/>
        <w:tblpPr w:leftFromText="180" w:rightFromText="180" w:vertAnchor="text" w:horzAnchor="margin" w:tblpY="244"/>
        <w:tblW w:w="4908" w:type="pct"/>
        <w:tblLayout w:type="fixed"/>
        <w:tblLook w:val="04A0" w:firstRow="1" w:lastRow="0" w:firstColumn="1" w:lastColumn="0" w:noHBand="0" w:noVBand="1"/>
      </w:tblPr>
      <w:tblGrid>
        <w:gridCol w:w="1441"/>
        <w:gridCol w:w="6212"/>
        <w:gridCol w:w="1802"/>
      </w:tblGrid>
      <w:tr w:rsidR="00F01165" w:rsidRPr="005E36C8" w14:paraId="20702CFD" w14:textId="77777777" w:rsidTr="00735E79">
        <w:trPr>
          <w:cnfStyle w:val="100000000000" w:firstRow="1" w:lastRow="0" w:firstColumn="0" w:lastColumn="0" w:oddVBand="0" w:evenVBand="0" w:oddHBand="0" w:evenHBand="0" w:firstRowFirstColumn="0" w:firstRowLastColumn="0" w:lastRowFirstColumn="0" w:lastRowLastColumn="0"/>
          <w:trHeight w:val="364"/>
        </w:trPr>
        <w:tc>
          <w:tcPr>
            <w:tcW w:w="5000" w:type="pct"/>
            <w:gridSpan w:val="3"/>
            <w:tcBorders>
              <w:bottom w:val="single" w:sz="4" w:space="0" w:color="BFBFBF" w:themeColor="background1" w:themeShade="BF"/>
            </w:tcBorders>
            <w:shd w:val="clear" w:color="auto" w:fill="B9B9B9" w:themeFill="text1" w:themeFillTint="66"/>
            <w:noWrap/>
          </w:tcPr>
          <w:p w14:paraId="072E90A8" w14:textId="77777777" w:rsidR="00F01165" w:rsidRPr="005E36C8" w:rsidRDefault="00F01165" w:rsidP="00852FC3">
            <w:pPr>
              <w:pStyle w:val="TablesHeadingGSCyan"/>
              <w:framePr w:hSpace="0" w:wrap="auto" w:vAnchor="margin" w:hAnchor="text" w:yAlign="inline"/>
              <w:spacing w:line="276" w:lineRule="auto"/>
              <w:rPr>
                <w:b/>
                <w:bCs/>
                <w:caps w:val="0"/>
                <w:color w:val="171717" w:themeColor="background2" w:themeShade="1A"/>
              </w:rPr>
            </w:pPr>
            <w:r w:rsidRPr="005E36C8">
              <w:rPr>
                <w:b/>
                <w:bCs/>
                <w:caps w:val="0"/>
                <w:color w:val="171717" w:themeColor="background2" w:themeShade="1A"/>
              </w:rPr>
              <w:t>SOCIAL SAFEGUARDING PRINCIPLES</w:t>
            </w:r>
          </w:p>
        </w:tc>
      </w:tr>
      <w:tr w:rsidR="00712EA2" w:rsidRPr="005E36C8" w14:paraId="3A4B6C2D" w14:textId="77777777" w:rsidTr="0027186D">
        <w:trPr>
          <w:trHeight w:val="364"/>
        </w:trPr>
        <w:tc>
          <w:tcPr>
            <w:tcW w:w="762" w:type="pct"/>
            <w:tcBorders>
              <w:top w:val="single" w:sz="4" w:space="0" w:color="BFBFBF" w:themeColor="background1" w:themeShade="BF"/>
              <w:bottom w:val="single" w:sz="4" w:space="0" w:color="BFBFBF" w:themeColor="background1" w:themeShade="BF"/>
              <w:right w:val="single" w:sz="4" w:space="0" w:color="auto"/>
            </w:tcBorders>
            <w:shd w:val="clear" w:color="auto" w:fill="B9B9B9" w:themeFill="text1" w:themeFillTint="66"/>
            <w:noWrap/>
          </w:tcPr>
          <w:p w14:paraId="578DB70D" w14:textId="00B109C9" w:rsidR="004A0077" w:rsidRPr="004A0077" w:rsidRDefault="004A0077" w:rsidP="00852FC3">
            <w:pPr>
              <w:pStyle w:val="TablesHeadingGSCyan"/>
              <w:framePr w:hSpace="0" w:wrap="auto" w:vAnchor="margin" w:hAnchor="text" w:yAlign="inline"/>
              <w:spacing w:line="276" w:lineRule="auto"/>
              <w:rPr>
                <w:caps w:val="0"/>
                <w:color w:val="171717" w:themeColor="background2" w:themeShade="1A"/>
                <w:sz w:val="20"/>
                <w:szCs w:val="22"/>
              </w:rPr>
            </w:pPr>
            <w:r>
              <w:rPr>
                <w:caps w:val="0"/>
                <w:color w:val="171717" w:themeColor="background2" w:themeShade="1A"/>
                <w:sz w:val="20"/>
                <w:szCs w:val="22"/>
              </w:rPr>
              <w:t>Reference</w:t>
            </w:r>
            <w:ins w:id="837" w:author="VT" w:date="2023-06-27T07:52:00Z">
              <w:r w:rsidR="0027186D">
                <w:rPr>
                  <w:caps w:val="0"/>
                  <w:color w:val="171717" w:themeColor="background2" w:themeShade="1A"/>
                  <w:sz w:val="20"/>
                  <w:szCs w:val="22"/>
                </w:rPr>
                <w:t xml:space="preserve"> requirement</w:t>
              </w:r>
            </w:ins>
            <w:r w:rsidRPr="004A0077">
              <w:rPr>
                <w:caps w:val="0"/>
                <w:color w:val="171717" w:themeColor="background2" w:themeShade="1A"/>
                <w:sz w:val="20"/>
                <w:szCs w:val="22"/>
              </w:rPr>
              <w:t xml:space="preserve"> </w:t>
            </w:r>
          </w:p>
        </w:tc>
        <w:tc>
          <w:tcPr>
            <w:tcW w:w="3285" w:type="pct"/>
            <w:tcBorders>
              <w:top w:val="single" w:sz="4" w:space="0" w:color="BFBFBF" w:themeColor="background1" w:themeShade="BF"/>
              <w:left w:val="single" w:sz="4" w:space="0" w:color="auto"/>
              <w:bottom w:val="single" w:sz="4" w:space="0" w:color="BFBFBF" w:themeColor="background1" w:themeShade="BF"/>
              <w:right w:val="single" w:sz="4" w:space="0" w:color="auto"/>
            </w:tcBorders>
            <w:shd w:val="clear" w:color="auto" w:fill="B9B9B9" w:themeFill="text1" w:themeFillTint="66"/>
          </w:tcPr>
          <w:p w14:paraId="72B4533F" w14:textId="3C04F93B" w:rsidR="004A0077" w:rsidRPr="004A0077" w:rsidRDefault="004A0077" w:rsidP="00852FC3">
            <w:pPr>
              <w:pStyle w:val="TablesHeadingGSCyan"/>
              <w:framePr w:hSpace="0" w:wrap="auto" w:vAnchor="margin" w:hAnchor="text" w:yAlign="inline"/>
              <w:spacing w:line="276" w:lineRule="auto"/>
              <w:rPr>
                <w:caps w:val="0"/>
                <w:color w:val="171717" w:themeColor="background2" w:themeShade="1A"/>
                <w:sz w:val="20"/>
                <w:szCs w:val="22"/>
              </w:rPr>
            </w:pPr>
            <w:r w:rsidRPr="004A0077">
              <w:rPr>
                <w:caps w:val="0"/>
                <w:color w:val="171717" w:themeColor="background2" w:themeShade="1A"/>
                <w:sz w:val="20"/>
                <w:szCs w:val="22"/>
              </w:rPr>
              <w:t>Question</w:t>
            </w:r>
          </w:p>
        </w:tc>
        <w:tc>
          <w:tcPr>
            <w:tcW w:w="954" w:type="pct"/>
            <w:tcBorders>
              <w:top w:val="single" w:sz="4" w:space="0" w:color="BFBFBF" w:themeColor="background1" w:themeShade="BF"/>
              <w:left w:val="single" w:sz="4" w:space="0" w:color="auto"/>
              <w:bottom w:val="single" w:sz="4" w:space="0" w:color="BFBFBF" w:themeColor="background1" w:themeShade="BF"/>
            </w:tcBorders>
            <w:shd w:val="clear" w:color="auto" w:fill="B9B9B9" w:themeFill="text1" w:themeFillTint="66"/>
          </w:tcPr>
          <w:p w14:paraId="2A131CFA" w14:textId="21004930" w:rsidR="004A0077" w:rsidRPr="004A0077" w:rsidRDefault="210060DE" w:rsidP="00852FC3">
            <w:pPr>
              <w:pStyle w:val="TablesHeadingGSCyan"/>
              <w:framePr w:hSpace="0" w:wrap="auto" w:vAnchor="margin" w:hAnchor="text" w:yAlign="inline"/>
              <w:spacing w:line="276" w:lineRule="auto"/>
              <w:rPr>
                <w:caps w:val="0"/>
                <w:color w:val="171717" w:themeColor="background2" w:themeShade="1A"/>
                <w:sz w:val="20"/>
                <w:szCs w:val="20"/>
              </w:rPr>
            </w:pPr>
            <w:r w:rsidRPr="5CD1CDD2">
              <w:rPr>
                <w:caps w:val="0"/>
                <w:color w:val="171717" w:themeColor="background2" w:themeShade="1A"/>
                <w:sz w:val="20"/>
                <w:szCs w:val="20"/>
              </w:rPr>
              <w:t>Response</w:t>
            </w:r>
          </w:p>
        </w:tc>
      </w:tr>
      <w:tr w:rsidR="00F01165" w:rsidRPr="005E36C8" w14:paraId="1DCB2C16" w14:textId="77777777" w:rsidTr="00735E79">
        <w:trPr>
          <w:trHeight w:val="364"/>
        </w:trPr>
        <w:tc>
          <w:tcPr>
            <w:tcW w:w="5000" w:type="pct"/>
            <w:gridSpan w:val="3"/>
            <w:tcBorders>
              <w:top w:val="single" w:sz="4" w:space="0" w:color="BFBFBF" w:themeColor="background1" w:themeShade="BF"/>
              <w:bottom w:val="single" w:sz="4" w:space="0" w:color="auto"/>
            </w:tcBorders>
            <w:shd w:val="clear" w:color="auto" w:fill="auto"/>
            <w:noWrap/>
            <w:vAlign w:val="top"/>
          </w:tcPr>
          <w:p w14:paraId="0A7AA2FB" w14:textId="661ACB84" w:rsidR="00F01165" w:rsidRPr="00D4550E" w:rsidRDefault="00D4550E" w:rsidP="00852FC3">
            <w:pPr>
              <w:pStyle w:val="TablesHeadingGSCyan"/>
              <w:framePr w:hSpace="0" w:wrap="auto" w:vAnchor="margin" w:hAnchor="text" w:yAlign="inline"/>
              <w:spacing w:line="276" w:lineRule="auto"/>
              <w:rPr>
                <w:rStyle w:val="SmartLink1"/>
                <w:b/>
                <w:bCs/>
              </w:rPr>
            </w:pPr>
            <w:r w:rsidRPr="00D4550E">
              <w:rPr>
                <w:rStyle w:val="SmartLink1"/>
                <w:b/>
                <w:bCs/>
              </w:rPr>
              <w:fldChar w:fldCharType="begin"/>
            </w:r>
            <w:r w:rsidRPr="00D4550E">
              <w:rPr>
                <w:rStyle w:val="SmartLink1"/>
                <w:b/>
                <w:bCs/>
              </w:rPr>
              <w:instrText xml:space="preserve"> REF _Ref136064878 \w \h  \* MERGEFORMAT </w:instrText>
            </w:r>
            <w:r w:rsidRPr="00D4550E">
              <w:rPr>
                <w:rStyle w:val="SmartLink1"/>
                <w:b/>
                <w:bCs/>
              </w:rPr>
            </w:r>
            <w:r w:rsidRPr="00D4550E">
              <w:rPr>
                <w:rStyle w:val="SmartLink1"/>
                <w:b/>
                <w:bCs/>
              </w:rPr>
              <w:fldChar w:fldCharType="separate"/>
            </w:r>
            <w:r w:rsidRPr="00D4550E">
              <w:rPr>
                <w:rStyle w:val="SmartLink1"/>
                <w:b/>
                <w:bCs/>
              </w:rPr>
              <w:t>P.1 |</w:t>
            </w:r>
            <w:r w:rsidRPr="00D4550E">
              <w:rPr>
                <w:rStyle w:val="SmartLink1"/>
                <w:b/>
                <w:bCs/>
              </w:rPr>
              <w:fldChar w:fldCharType="end"/>
            </w:r>
            <w:r w:rsidRPr="00D4550E">
              <w:rPr>
                <w:rStyle w:val="SmartLink1"/>
                <w:b/>
                <w:bCs/>
              </w:rPr>
              <w:fldChar w:fldCharType="begin"/>
            </w:r>
            <w:r w:rsidRPr="00D4550E">
              <w:rPr>
                <w:rStyle w:val="SmartLink1"/>
                <w:b/>
                <w:bCs/>
              </w:rPr>
              <w:instrText xml:space="preserve"> REF _Ref136064886 \h  \* MERGEFORMAT </w:instrText>
            </w:r>
            <w:r w:rsidRPr="00D4550E">
              <w:rPr>
                <w:rStyle w:val="SmartLink1"/>
                <w:b/>
                <w:bCs/>
              </w:rPr>
            </w:r>
            <w:r w:rsidRPr="00D4550E">
              <w:rPr>
                <w:rStyle w:val="SmartLink1"/>
                <w:b/>
                <w:bCs/>
              </w:rPr>
              <w:fldChar w:fldCharType="separate"/>
            </w:r>
            <w:r w:rsidRPr="00D4550E">
              <w:rPr>
                <w:rStyle w:val="SmartLink1"/>
                <w:b/>
                <w:bCs/>
              </w:rPr>
              <w:t>Human Rights</w:t>
            </w:r>
            <w:r w:rsidRPr="00D4550E">
              <w:rPr>
                <w:rStyle w:val="SmartLink1"/>
                <w:b/>
                <w:bCs/>
              </w:rPr>
              <w:fldChar w:fldCharType="end"/>
            </w:r>
          </w:p>
        </w:tc>
      </w:tr>
      <w:tr w:rsidR="008E36CC" w:rsidRPr="005E36C8" w14:paraId="33D1E00B" w14:textId="77777777" w:rsidTr="0027186D">
        <w:trPr>
          <w:trHeight w:val="364"/>
        </w:trPr>
        <w:tc>
          <w:tcPr>
            <w:tcW w:w="762" w:type="pct"/>
            <w:tcBorders>
              <w:top w:val="single" w:sz="4" w:space="0" w:color="auto"/>
              <w:left w:val="nil"/>
              <w:bottom w:val="single" w:sz="4" w:space="0" w:color="auto"/>
              <w:right w:val="single" w:sz="4" w:space="0" w:color="auto"/>
            </w:tcBorders>
            <w:noWrap/>
            <w:vAlign w:val="top"/>
          </w:tcPr>
          <w:p w14:paraId="15BA197A" w14:textId="428E4A89" w:rsidR="008E36CC" w:rsidRPr="00CA75C7" w:rsidRDefault="00CA75C7" w:rsidP="00852FC3">
            <w:pPr>
              <w:pStyle w:val="TablesHeadingGSCyan"/>
              <w:framePr w:hSpace="0" w:wrap="auto" w:vAnchor="margin" w:hAnchor="text" w:yAlign="inline"/>
              <w:rPr>
                <w:rStyle w:val="SmartLink1"/>
              </w:rPr>
            </w:pPr>
            <w:r w:rsidRPr="00CA75C7">
              <w:rPr>
                <w:rStyle w:val="SmartLink1"/>
                <w:sz w:val="20"/>
                <w:szCs w:val="22"/>
              </w:rPr>
              <w:fldChar w:fldCharType="begin"/>
            </w:r>
            <w:r w:rsidRPr="00CA75C7">
              <w:rPr>
                <w:rStyle w:val="SmartLink1"/>
                <w:sz w:val="20"/>
                <w:szCs w:val="22"/>
              </w:rPr>
              <w:instrText xml:space="preserve"> REF _Ref136065185 \r \h  \* MERGEFORMAT </w:instrText>
            </w:r>
            <w:r w:rsidRPr="00CA75C7">
              <w:rPr>
                <w:rStyle w:val="SmartLink1"/>
                <w:sz w:val="20"/>
                <w:szCs w:val="22"/>
              </w:rPr>
            </w:r>
            <w:r w:rsidRPr="00CA75C7">
              <w:rPr>
                <w:rStyle w:val="SmartLink1"/>
                <w:sz w:val="20"/>
                <w:szCs w:val="22"/>
              </w:rPr>
              <w:fldChar w:fldCharType="separate"/>
            </w:r>
            <w:r w:rsidRPr="00CA75C7">
              <w:rPr>
                <w:rStyle w:val="SmartLink1"/>
                <w:sz w:val="20"/>
                <w:szCs w:val="22"/>
              </w:rPr>
              <w:t>P.1.1.1 |</w:t>
            </w:r>
            <w:r w:rsidRPr="00CA75C7">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tcPr>
          <w:p w14:paraId="1F700C01" w14:textId="41B9FC0C" w:rsidR="008E36CC" w:rsidRPr="005E36C8" w:rsidRDefault="003B0E79" w:rsidP="00852FC3">
            <w:pPr>
              <w:pStyle w:val="TablesHeadingGSCyan"/>
              <w:framePr w:hSpace="0" w:wrap="auto" w:vAnchor="margin" w:hAnchor="text" w:yAlign="inline"/>
              <w:spacing w:line="276" w:lineRule="auto"/>
              <w:rPr>
                <w:caps w:val="0"/>
                <w:color w:val="4D4D4C"/>
                <w:sz w:val="20"/>
                <w:szCs w:val="20"/>
              </w:rPr>
            </w:pPr>
            <w:r w:rsidRPr="003B0E79">
              <w:rPr>
                <w:caps w:val="0"/>
                <w:color w:val="4D4D4C"/>
                <w:sz w:val="20"/>
                <w:szCs w:val="20"/>
              </w:rPr>
              <w:t xml:space="preserve">Does the </w:t>
            </w:r>
            <w:del w:id="838" w:author="Anshika Gupta" w:date="2023-06-26T14:22:00Z">
              <w:r w:rsidRPr="003B0E79" w:rsidDel="00E153A4">
                <w:rPr>
                  <w:caps w:val="0"/>
                  <w:color w:val="4D4D4C"/>
                  <w:sz w:val="20"/>
                  <w:szCs w:val="20"/>
                </w:rPr>
                <w:delText>Project Developer</w:delText>
              </w:r>
            </w:del>
            <w:ins w:id="839" w:author="Anshika Gupta" w:date="2023-06-26T14:22:00Z">
              <w:r w:rsidR="00E153A4">
                <w:rPr>
                  <w:caps w:val="0"/>
                  <w:color w:val="4D4D4C"/>
                  <w:sz w:val="20"/>
                  <w:szCs w:val="20"/>
                </w:rPr>
                <w:t>project developer</w:t>
              </w:r>
            </w:ins>
            <w:r w:rsidRPr="003B0E79">
              <w:rPr>
                <w:caps w:val="0"/>
                <w:color w:val="4D4D4C"/>
                <w:sz w:val="20"/>
                <w:szCs w:val="20"/>
              </w:rPr>
              <w:t xml:space="preserve">, its representatives and the Project </w:t>
            </w:r>
            <w:ins w:id="840" w:author="Anshika Gupta" w:date="2023-06-26T18:40:00Z">
              <w:r w:rsidR="00744DEA">
                <w:rPr>
                  <w:caps w:val="0"/>
                  <w:color w:val="4D4D4C"/>
                  <w:sz w:val="20"/>
                  <w:szCs w:val="20"/>
                </w:rPr>
                <w:t>dis</w:t>
              </w:r>
            </w:ins>
            <w:r w:rsidRPr="003B0E79">
              <w:rPr>
                <w:caps w:val="0"/>
                <w:color w:val="4D4D4C"/>
                <w:sz w:val="20"/>
                <w:szCs w:val="20"/>
              </w:rPr>
              <w:t>respect internationally proclaimed human rights</w:t>
            </w:r>
            <w:ins w:id="841" w:author="Anshika Gupta" w:date="2023-06-26T18:22:00Z">
              <w:r w:rsidR="00B330CC">
                <w:rPr>
                  <w:caps w:val="0"/>
                  <w:color w:val="4D4D4C"/>
                  <w:sz w:val="20"/>
                  <w:szCs w:val="20"/>
                </w:rPr>
                <w:t xml:space="preserve">? </w:t>
              </w:r>
            </w:ins>
            <w:del w:id="842" w:author="Anshika Gupta" w:date="2023-06-26T18:22:00Z">
              <w:r w:rsidRPr="003B0E79" w:rsidDel="00B330CC">
                <w:rPr>
                  <w:caps w:val="0"/>
                  <w:color w:val="4D4D4C"/>
                  <w:sz w:val="20"/>
                  <w:szCs w:val="20"/>
                </w:rPr>
                <w:delText xml:space="preserve"> and a</w:delText>
              </w:r>
            </w:del>
            <w:del w:id="843" w:author="Anshika Gupta" w:date="2023-06-26T18:31:00Z">
              <w:r w:rsidRPr="003B0E79" w:rsidDel="0010011C">
                <w:rPr>
                  <w:caps w:val="0"/>
                  <w:color w:val="4D4D4C"/>
                  <w:sz w:val="20"/>
                  <w:szCs w:val="20"/>
                </w:rPr>
                <w:delText xml:space="preserve">re they complicit in </w:delText>
              </w:r>
            </w:del>
            <w:del w:id="844" w:author="Anshika Gupta" w:date="2023-06-26T18:39:00Z">
              <w:r w:rsidRPr="003B0E79" w:rsidDel="00744DEA">
                <w:rPr>
                  <w:caps w:val="0"/>
                  <w:color w:val="4D4D4C"/>
                  <w:sz w:val="20"/>
                  <w:szCs w:val="20"/>
                </w:rPr>
                <w:delText>violence or human rights abuses of any kind as defined in the Universal Declaration of Human Rights?</w:delText>
              </w:r>
            </w:del>
          </w:p>
        </w:tc>
        <w:tc>
          <w:tcPr>
            <w:tcW w:w="954" w:type="pct"/>
            <w:tcBorders>
              <w:top w:val="single" w:sz="4" w:space="0" w:color="auto"/>
              <w:left w:val="single" w:sz="4" w:space="0" w:color="auto"/>
              <w:bottom w:val="single" w:sz="4" w:space="0" w:color="auto"/>
              <w:right w:val="nil"/>
            </w:tcBorders>
          </w:tcPr>
          <w:p w14:paraId="27527F0B" w14:textId="2694F4CA" w:rsidR="00FB5EFC" w:rsidRPr="00FB5EFC" w:rsidRDefault="00573249" w:rsidP="00FB5EFC">
            <w:sdt>
              <w:sdtPr>
                <w:rPr>
                  <w:caps/>
                  <w:sz w:val="20"/>
                  <w:szCs w:val="20"/>
                </w:rPr>
                <w:id w:val="-1569715636"/>
                <w14:checkbox>
                  <w14:checked w14:val="0"/>
                  <w14:checkedState w14:val="2612" w14:font="MS Gothic"/>
                  <w14:uncheckedState w14:val="2610" w14:font="MS Gothic"/>
                </w14:checkbox>
              </w:sdtPr>
              <w:sdtEndPr/>
              <w:sdtContent>
                <w:r w:rsidR="003B0E79" w:rsidRPr="005E36C8">
                  <w:rPr>
                    <w:rFonts w:ascii="Segoe UI Symbol" w:eastAsia="MS Gothic" w:hAnsi="Segoe UI Symbol" w:cs="Segoe UI Symbol"/>
                    <w:sz w:val="20"/>
                    <w:szCs w:val="20"/>
                  </w:rPr>
                  <w:t>☐</w:t>
                </w:r>
              </w:sdtContent>
            </w:sdt>
            <w:r w:rsidR="003B0E79" w:rsidRPr="005E36C8">
              <w:rPr>
                <w:sz w:val="20"/>
                <w:szCs w:val="20"/>
              </w:rPr>
              <w:t xml:space="preserve"> YES</w:t>
            </w:r>
          </w:p>
          <w:p w14:paraId="28893C0F" w14:textId="64945B47" w:rsidR="00FB5EFC" w:rsidRPr="00FB5EFC" w:rsidRDefault="00573249" w:rsidP="00FB5EFC">
            <w:sdt>
              <w:sdtPr>
                <w:rPr>
                  <w:caps/>
                  <w:sz w:val="20"/>
                  <w:szCs w:val="20"/>
                </w:rPr>
                <w:id w:val="1531221033"/>
                <w14:checkbox>
                  <w14:checked w14:val="0"/>
                  <w14:checkedState w14:val="2612" w14:font="MS Gothic"/>
                  <w14:uncheckedState w14:val="2610" w14:font="MS Gothic"/>
                </w14:checkbox>
              </w:sdtPr>
              <w:sdtEndPr/>
              <w:sdtContent>
                <w:r w:rsidR="003B0E79" w:rsidRPr="003B0E79">
                  <w:rPr>
                    <w:rFonts w:ascii="Segoe UI Symbol" w:hAnsi="Segoe UI Symbol" w:cs="Segoe UI Symbol"/>
                    <w:sz w:val="20"/>
                    <w:szCs w:val="20"/>
                  </w:rPr>
                  <w:t>☐</w:t>
                </w:r>
              </w:sdtContent>
            </w:sdt>
            <w:r w:rsidR="003B0E79" w:rsidRPr="003B0E79">
              <w:rPr>
                <w:sz w:val="20"/>
                <w:szCs w:val="20"/>
              </w:rPr>
              <w:t xml:space="preserve"> NO</w:t>
            </w:r>
          </w:p>
        </w:tc>
      </w:tr>
      <w:tr w:rsidR="00744DEA" w:rsidRPr="005E36C8" w14:paraId="4FDE57FE" w14:textId="77777777" w:rsidTr="0027186D">
        <w:trPr>
          <w:trHeight w:val="364"/>
          <w:ins w:id="845" w:author="Anshika Gupta" w:date="2023-06-26T18:39:00Z"/>
        </w:trPr>
        <w:tc>
          <w:tcPr>
            <w:tcW w:w="762" w:type="pct"/>
            <w:tcBorders>
              <w:top w:val="single" w:sz="4" w:space="0" w:color="auto"/>
              <w:left w:val="nil"/>
              <w:bottom w:val="single" w:sz="4" w:space="0" w:color="auto"/>
              <w:right w:val="single" w:sz="4" w:space="0" w:color="auto"/>
            </w:tcBorders>
            <w:noWrap/>
            <w:vAlign w:val="top"/>
          </w:tcPr>
          <w:p w14:paraId="640EE81F" w14:textId="1FAEDEDD" w:rsidR="00744DEA" w:rsidRPr="00CA75C7" w:rsidRDefault="00744DEA" w:rsidP="00744DEA">
            <w:pPr>
              <w:pStyle w:val="TablesHeadingGSCyan"/>
              <w:framePr w:hSpace="0" w:wrap="auto" w:vAnchor="margin" w:hAnchor="text" w:yAlign="inline"/>
              <w:rPr>
                <w:ins w:id="846" w:author="Anshika Gupta" w:date="2023-06-26T18:39:00Z"/>
                <w:rStyle w:val="SmartLink1"/>
                <w:sz w:val="20"/>
                <w:szCs w:val="22"/>
              </w:rPr>
            </w:pPr>
            <w:ins w:id="847" w:author="Anshika Gupta" w:date="2023-06-26T18:39:00Z">
              <w:r w:rsidRPr="00CA75C7">
                <w:rPr>
                  <w:rStyle w:val="SmartLink1"/>
                  <w:sz w:val="20"/>
                  <w:szCs w:val="22"/>
                </w:rPr>
                <w:fldChar w:fldCharType="begin"/>
              </w:r>
              <w:r w:rsidRPr="00CA75C7">
                <w:rPr>
                  <w:rStyle w:val="SmartLink1"/>
                  <w:sz w:val="20"/>
                  <w:szCs w:val="22"/>
                </w:rPr>
                <w:instrText xml:space="preserve"> REF _Ref136065185 \r \h  \* MERGEFORMAT </w:instrText>
              </w:r>
            </w:ins>
            <w:r w:rsidRPr="00CA75C7">
              <w:rPr>
                <w:rStyle w:val="SmartLink1"/>
                <w:sz w:val="20"/>
                <w:szCs w:val="22"/>
              </w:rPr>
            </w:r>
            <w:ins w:id="848" w:author="Anshika Gupta" w:date="2023-06-26T18:39:00Z">
              <w:r w:rsidRPr="00CA75C7">
                <w:rPr>
                  <w:rStyle w:val="SmartLink1"/>
                  <w:sz w:val="20"/>
                  <w:szCs w:val="22"/>
                </w:rPr>
                <w:fldChar w:fldCharType="separate"/>
              </w:r>
              <w:r w:rsidRPr="00CA75C7">
                <w:rPr>
                  <w:rStyle w:val="SmartLink1"/>
                  <w:sz w:val="20"/>
                  <w:szCs w:val="22"/>
                </w:rPr>
                <w:t>P.1.1.1 |</w:t>
              </w:r>
              <w:r w:rsidRPr="00CA75C7">
                <w:rPr>
                  <w:rStyle w:val="SmartLink1"/>
                  <w:sz w:val="20"/>
                  <w:szCs w:val="22"/>
                </w:rPr>
                <w:fldChar w:fldCharType="end"/>
              </w:r>
            </w:ins>
          </w:p>
        </w:tc>
        <w:tc>
          <w:tcPr>
            <w:tcW w:w="3285" w:type="pct"/>
            <w:tcBorders>
              <w:top w:val="single" w:sz="4" w:space="0" w:color="auto"/>
              <w:left w:val="single" w:sz="4" w:space="0" w:color="auto"/>
              <w:bottom w:val="single" w:sz="4" w:space="0" w:color="auto"/>
              <w:right w:val="single" w:sz="4" w:space="0" w:color="auto"/>
            </w:tcBorders>
          </w:tcPr>
          <w:p w14:paraId="2AEBE992" w14:textId="47FE4294" w:rsidR="00744DEA" w:rsidRPr="003B0E79" w:rsidRDefault="00744DEA" w:rsidP="00744DEA">
            <w:pPr>
              <w:pStyle w:val="TablesHeadingGSCyan"/>
              <w:framePr w:hSpace="0" w:wrap="auto" w:vAnchor="margin" w:hAnchor="text" w:yAlign="inline"/>
              <w:spacing w:line="276" w:lineRule="auto"/>
              <w:rPr>
                <w:ins w:id="849" w:author="Anshika Gupta" w:date="2023-06-26T18:39:00Z"/>
                <w:caps w:val="0"/>
                <w:color w:val="4D4D4C"/>
                <w:sz w:val="20"/>
                <w:szCs w:val="20"/>
              </w:rPr>
            </w:pPr>
            <w:ins w:id="850" w:author="Anshika Gupta" w:date="2023-06-26T18:40:00Z">
              <w:r>
                <w:rPr>
                  <w:caps w:val="0"/>
                  <w:color w:val="4D4D4C"/>
                  <w:sz w:val="20"/>
                  <w:szCs w:val="20"/>
                </w:rPr>
                <w:t xml:space="preserve">Is the project involved </w:t>
              </w:r>
            </w:ins>
            <w:ins w:id="851" w:author="VT" w:date="2023-06-27T04:08:00Z">
              <w:r w:rsidR="00A94BDA">
                <w:rPr>
                  <w:caps w:val="0"/>
                  <w:color w:val="4D4D4C"/>
                  <w:sz w:val="20"/>
                  <w:szCs w:val="20"/>
                </w:rPr>
                <w:t xml:space="preserve">or complicit </w:t>
              </w:r>
            </w:ins>
            <w:ins w:id="852" w:author="Anshika Gupta" w:date="2023-06-26T18:40:00Z">
              <w:r>
                <w:rPr>
                  <w:caps w:val="0"/>
                  <w:color w:val="4D4D4C"/>
                  <w:sz w:val="20"/>
                  <w:szCs w:val="20"/>
                </w:rPr>
                <w:t>in</w:t>
              </w:r>
            </w:ins>
            <w:ins w:id="853" w:author="Anshika Gupta" w:date="2023-06-26T18:39:00Z">
              <w:r>
                <w:rPr>
                  <w:caps w:val="0"/>
                  <w:color w:val="4D4D4C"/>
                  <w:sz w:val="20"/>
                  <w:szCs w:val="20"/>
                </w:rPr>
                <w:t xml:space="preserve"> </w:t>
              </w:r>
              <w:r w:rsidRPr="003B0E79">
                <w:rPr>
                  <w:caps w:val="0"/>
                  <w:color w:val="4D4D4C"/>
                  <w:sz w:val="20"/>
                  <w:szCs w:val="20"/>
                </w:rPr>
                <w:t>violence or human rights abuses of any kind as defined in the Universal Declaration of Human Rights?</w:t>
              </w:r>
            </w:ins>
          </w:p>
        </w:tc>
        <w:tc>
          <w:tcPr>
            <w:tcW w:w="954" w:type="pct"/>
            <w:tcBorders>
              <w:top w:val="single" w:sz="4" w:space="0" w:color="auto"/>
              <w:left w:val="single" w:sz="4" w:space="0" w:color="auto"/>
              <w:bottom w:val="single" w:sz="4" w:space="0" w:color="auto"/>
              <w:right w:val="nil"/>
            </w:tcBorders>
          </w:tcPr>
          <w:p w14:paraId="24BD801F" w14:textId="77777777" w:rsidR="00744DEA" w:rsidRPr="00FB5EFC" w:rsidRDefault="00573249" w:rsidP="00102493">
            <w:pPr>
              <w:rPr>
                <w:ins w:id="854" w:author="Anshika Gupta" w:date="2023-06-26T18:39:00Z"/>
              </w:rPr>
            </w:pPr>
            <w:customXmlInsRangeStart w:id="855" w:author="Anshika Gupta" w:date="2023-06-26T18:39:00Z"/>
            <w:sdt>
              <w:sdtPr>
                <w:rPr>
                  <w:caps/>
                  <w:sz w:val="20"/>
                  <w:szCs w:val="20"/>
                </w:rPr>
                <w:id w:val="-858428488"/>
                <w14:checkbox>
                  <w14:checked w14:val="0"/>
                  <w14:checkedState w14:val="2612" w14:font="MS Gothic"/>
                  <w14:uncheckedState w14:val="2610" w14:font="MS Gothic"/>
                </w14:checkbox>
              </w:sdtPr>
              <w:sdtEndPr/>
              <w:sdtContent>
                <w:customXmlInsRangeEnd w:id="855"/>
                <w:ins w:id="856" w:author="Anshika Gupta" w:date="2023-06-26T18:39:00Z">
                  <w:r w:rsidR="00744DEA" w:rsidRPr="005E36C8">
                    <w:rPr>
                      <w:rFonts w:ascii="Segoe UI Symbol" w:eastAsia="MS Gothic" w:hAnsi="Segoe UI Symbol" w:cs="Segoe UI Symbol"/>
                      <w:sz w:val="20"/>
                      <w:szCs w:val="20"/>
                    </w:rPr>
                    <w:t>☐</w:t>
                  </w:r>
                </w:ins>
                <w:customXmlInsRangeStart w:id="857" w:author="Anshika Gupta" w:date="2023-06-26T18:39:00Z"/>
              </w:sdtContent>
            </w:sdt>
            <w:customXmlInsRangeEnd w:id="857"/>
            <w:ins w:id="858" w:author="Anshika Gupta" w:date="2023-06-26T18:39:00Z">
              <w:r w:rsidR="00744DEA" w:rsidRPr="005E36C8">
                <w:rPr>
                  <w:sz w:val="20"/>
                  <w:szCs w:val="20"/>
                </w:rPr>
                <w:t xml:space="preserve"> YES</w:t>
              </w:r>
            </w:ins>
          </w:p>
          <w:p w14:paraId="376C46A1" w14:textId="14E8F9DC" w:rsidR="00744DEA" w:rsidRDefault="00573249" w:rsidP="00744DEA">
            <w:pPr>
              <w:pStyle w:val="TablesHeadingGSCyan"/>
              <w:framePr w:hSpace="0" w:wrap="auto" w:vAnchor="margin" w:hAnchor="text" w:yAlign="inline"/>
              <w:spacing w:line="276" w:lineRule="auto"/>
              <w:rPr>
                <w:ins w:id="859" w:author="Anshika Gupta" w:date="2023-06-26T18:39:00Z"/>
                <w:caps w:val="0"/>
                <w:color w:val="4D4D4C"/>
                <w:sz w:val="20"/>
                <w:szCs w:val="20"/>
              </w:rPr>
            </w:pPr>
            <w:customXmlInsRangeStart w:id="860" w:author="Anshika Gupta" w:date="2023-06-26T18:39:00Z"/>
            <w:sdt>
              <w:sdtPr>
                <w:rPr>
                  <w:caps w:val="0"/>
                  <w:color w:val="4D4D4C"/>
                  <w:sz w:val="20"/>
                  <w:szCs w:val="20"/>
                </w:rPr>
                <w:id w:val="-325438797"/>
                <w14:checkbox>
                  <w14:checked w14:val="0"/>
                  <w14:checkedState w14:val="2612" w14:font="MS Gothic"/>
                  <w14:uncheckedState w14:val="2610" w14:font="MS Gothic"/>
                </w14:checkbox>
              </w:sdtPr>
              <w:sdtEndPr/>
              <w:sdtContent>
                <w:customXmlInsRangeEnd w:id="860"/>
                <w:ins w:id="861" w:author="Anshika Gupta" w:date="2023-06-26T18:39:00Z">
                  <w:r w:rsidR="00744DEA" w:rsidRPr="003B0E79">
                    <w:rPr>
                      <w:rFonts w:ascii="Segoe UI Symbol" w:hAnsi="Segoe UI Symbol" w:cs="Segoe UI Symbol"/>
                      <w:caps w:val="0"/>
                      <w:color w:val="4D4D4C"/>
                      <w:sz w:val="20"/>
                      <w:szCs w:val="20"/>
                    </w:rPr>
                    <w:t>☐</w:t>
                  </w:r>
                </w:ins>
                <w:customXmlInsRangeStart w:id="862" w:author="Anshika Gupta" w:date="2023-06-26T18:39:00Z"/>
              </w:sdtContent>
            </w:sdt>
            <w:customXmlInsRangeEnd w:id="862"/>
            <w:ins w:id="863" w:author="Anshika Gupta" w:date="2023-06-26T18:39:00Z">
              <w:r w:rsidR="00744DEA" w:rsidRPr="003B0E79">
                <w:rPr>
                  <w:caps w:val="0"/>
                  <w:color w:val="4D4D4C"/>
                  <w:sz w:val="20"/>
                  <w:szCs w:val="20"/>
                </w:rPr>
                <w:t xml:space="preserve"> NO</w:t>
              </w:r>
            </w:ins>
          </w:p>
        </w:tc>
      </w:tr>
      <w:tr w:rsidR="00744DEA" w:rsidRPr="005E36C8" w14:paraId="51DB3780" w14:textId="77777777" w:rsidTr="0027186D">
        <w:trPr>
          <w:trHeight w:val="364"/>
        </w:trPr>
        <w:tc>
          <w:tcPr>
            <w:tcW w:w="762" w:type="pct"/>
            <w:tcBorders>
              <w:top w:val="single" w:sz="4" w:space="0" w:color="auto"/>
              <w:left w:val="nil"/>
              <w:bottom w:val="single" w:sz="4" w:space="0" w:color="auto"/>
              <w:right w:val="single" w:sz="4" w:space="0" w:color="auto"/>
            </w:tcBorders>
            <w:noWrap/>
            <w:vAlign w:val="top"/>
          </w:tcPr>
          <w:p w14:paraId="1667049D" w14:textId="2AB24DDD" w:rsidR="00744DEA" w:rsidRPr="00CA75C7" w:rsidRDefault="00744DEA" w:rsidP="00744DEA">
            <w:pPr>
              <w:pStyle w:val="TablesHeadingGSCyan"/>
              <w:framePr w:hSpace="0" w:wrap="auto" w:vAnchor="margin" w:hAnchor="text" w:yAlign="inline"/>
              <w:rPr>
                <w:rStyle w:val="SmartLink1"/>
                <w:sz w:val="20"/>
                <w:szCs w:val="22"/>
              </w:rPr>
            </w:pPr>
            <w:r w:rsidRPr="00CA75C7">
              <w:rPr>
                <w:rStyle w:val="SmartLink1"/>
                <w:sz w:val="20"/>
                <w:szCs w:val="22"/>
              </w:rPr>
              <w:fldChar w:fldCharType="begin"/>
            </w:r>
            <w:r w:rsidRPr="00CA75C7">
              <w:rPr>
                <w:rStyle w:val="SmartLink1"/>
                <w:sz w:val="20"/>
                <w:szCs w:val="22"/>
              </w:rPr>
              <w:instrText xml:space="preserve"> REF _Ref136065215 \r \h </w:instrText>
            </w:r>
            <w:r>
              <w:rPr>
                <w:rStyle w:val="SmartLink1"/>
                <w:sz w:val="20"/>
                <w:szCs w:val="22"/>
              </w:rPr>
              <w:instrText xml:space="preserve"> \* MERGEFORMAT </w:instrText>
            </w:r>
            <w:r w:rsidRPr="00CA75C7">
              <w:rPr>
                <w:rStyle w:val="SmartLink1"/>
                <w:sz w:val="20"/>
                <w:szCs w:val="22"/>
              </w:rPr>
            </w:r>
            <w:r w:rsidRPr="00CA75C7">
              <w:rPr>
                <w:rStyle w:val="SmartLink1"/>
                <w:sz w:val="20"/>
                <w:szCs w:val="22"/>
              </w:rPr>
              <w:fldChar w:fldCharType="separate"/>
            </w:r>
            <w:r w:rsidRPr="00CA75C7">
              <w:rPr>
                <w:rStyle w:val="SmartLink1"/>
                <w:sz w:val="20"/>
                <w:szCs w:val="22"/>
              </w:rPr>
              <w:t>P.1.1.2 |</w:t>
            </w:r>
            <w:r w:rsidRPr="00CA75C7">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tcPr>
          <w:p w14:paraId="0928AC7E" w14:textId="1C1A1DD7"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Have local communities or individuals raised human rights concerns regarding the project (e.g., during the stakeholder engagement process, grievance processes, public statements)?</w:t>
            </w:r>
          </w:p>
        </w:tc>
        <w:tc>
          <w:tcPr>
            <w:tcW w:w="954" w:type="pct"/>
            <w:tcBorders>
              <w:top w:val="single" w:sz="4" w:space="0" w:color="auto"/>
              <w:left w:val="single" w:sz="4" w:space="0" w:color="auto"/>
              <w:bottom w:val="single" w:sz="4" w:space="0" w:color="auto"/>
              <w:right w:val="nil"/>
            </w:tcBorders>
          </w:tcPr>
          <w:p w14:paraId="786E0CC0" w14:textId="6DA3D27E"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857021371"/>
                <w14:checkbox>
                  <w14:checked w14:val="0"/>
                  <w14:checkedState w14:val="2612" w14:font="MS Gothic"/>
                  <w14:uncheckedState w14:val="2610" w14:font="MS Gothic"/>
                </w14:checkbox>
              </w:sdtPr>
              <w:sdtEndPr/>
              <w:sdtContent>
                <w:r w:rsidR="00744DEA" w:rsidRPr="005E36C8" w:rsidDel="00A63097">
                  <w:rPr>
                    <w:rFonts w:ascii="Segoe UI Symbol" w:eastAsia="MS Gothic"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30EC1DAF" w14:textId="7B9326A5" w:rsidR="00744DEA" w:rsidRPr="005E36C8" w:rsidRDefault="00573249" w:rsidP="00744DEA">
            <w:pPr>
              <w:rPr>
                <w:sz w:val="20"/>
                <w:szCs w:val="20"/>
              </w:rPr>
            </w:pPr>
            <w:sdt>
              <w:sdtPr>
                <w:rPr>
                  <w:caps/>
                  <w:sz w:val="20"/>
                  <w:szCs w:val="20"/>
                </w:rPr>
                <w:id w:val="257334733"/>
                <w14:checkbox>
                  <w14:checked w14:val="0"/>
                  <w14:checkedState w14:val="2612" w14:font="MS Gothic"/>
                  <w14:uncheckedState w14:val="2610" w14:font="MS Gothic"/>
                </w14:checkbox>
              </w:sdtPr>
              <w:sdtEndPr/>
              <w:sdtContent>
                <w:r w:rsidR="00744DEA" w:rsidRPr="005E36C8" w:rsidDel="00A63097">
                  <w:rPr>
                    <w:rFonts w:ascii="Segoe UI Symbol" w:eastAsia="MS Gothic" w:hAnsi="Segoe UI Symbol" w:cs="Segoe UI Symbol"/>
                    <w:caps/>
                    <w:sz w:val="20"/>
                    <w:szCs w:val="20"/>
                  </w:rPr>
                  <w:t>☐</w:t>
                </w:r>
              </w:sdtContent>
            </w:sdt>
            <w:r w:rsidR="00744DEA" w:rsidRPr="005E36C8" w:rsidDel="00A63097">
              <w:rPr>
                <w:caps/>
                <w:sz w:val="20"/>
                <w:szCs w:val="20"/>
              </w:rPr>
              <w:t xml:space="preserve"> NO</w:t>
            </w:r>
          </w:p>
        </w:tc>
      </w:tr>
      <w:tr w:rsidR="00744DEA" w:rsidRPr="005E36C8" w14:paraId="350E77E6" w14:textId="77777777" w:rsidTr="0027186D">
        <w:trPr>
          <w:trHeight w:val="364"/>
        </w:trPr>
        <w:tc>
          <w:tcPr>
            <w:tcW w:w="762" w:type="pct"/>
            <w:tcBorders>
              <w:top w:val="single" w:sz="4" w:space="0" w:color="auto"/>
              <w:left w:val="nil"/>
              <w:bottom w:val="single" w:sz="4" w:space="0" w:color="auto"/>
              <w:right w:val="single" w:sz="4" w:space="0" w:color="auto"/>
            </w:tcBorders>
            <w:noWrap/>
            <w:vAlign w:val="top"/>
          </w:tcPr>
          <w:p w14:paraId="1FB0856E" w14:textId="1561D09C" w:rsidR="00744DEA" w:rsidRPr="00CA75C7" w:rsidRDefault="00744DEA" w:rsidP="00744DEA">
            <w:pPr>
              <w:pStyle w:val="TablesHeadingGSCyan"/>
              <w:framePr w:hSpace="0" w:wrap="auto" w:vAnchor="margin" w:hAnchor="text" w:yAlign="inline"/>
              <w:rPr>
                <w:rStyle w:val="SmartLink1"/>
                <w:sz w:val="20"/>
                <w:szCs w:val="22"/>
              </w:rPr>
            </w:pPr>
            <w:r w:rsidRPr="00CA75C7">
              <w:rPr>
                <w:rStyle w:val="SmartLink1"/>
                <w:sz w:val="20"/>
                <w:szCs w:val="22"/>
              </w:rPr>
              <w:fldChar w:fldCharType="begin"/>
            </w:r>
            <w:r w:rsidRPr="00CA75C7">
              <w:rPr>
                <w:rStyle w:val="SmartLink1"/>
                <w:sz w:val="20"/>
                <w:szCs w:val="22"/>
              </w:rPr>
              <w:instrText xml:space="preserve"> REF _Ref136065221 \r \h </w:instrText>
            </w:r>
            <w:r>
              <w:rPr>
                <w:rStyle w:val="SmartLink1"/>
                <w:sz w:val="20"/>
                <w:szCs w:val="22"/>
              </w:rPr>
              <w:instrText xml:space="preserve"> \* MERGEFORMAT </w:instrText>
            </w:r>
            <w:r w:rsidRPr="00CA75C7">
              <w:rPr>
                <w:rStyle w:val="SmartLink1"/>
                <w:sz w:val="20"/>
                <w:szCs w:val="22"/>
              </w:rPr>
            </w:r>
            <w:r w:rsidRPr="00CA75C7">
              <w:rPr>
                <w:rStyle w:val="SmartLink1"/>
                <w:sz w:val="20"/>
                <w:szCs w:val="22"/>
              </w:rPr>
              <w:fldChar w:fldCharType="separate"/>
            </w:r>
            <w:r w:rsidRPr="00CA75C7">
              <w:rPr>
                <w:rStyle w:val="SmartLink1"/>
                <w:sz w:val="20"/>
                <w:szCs w:val="22"/>
              </w:rPr>
              <w:t>P.1.1.3 |</w:t>
            </w:r>
            <w:r w:rsidRPr="00CA75C7">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tcPr>
          <w:p w14:paraId="51FB7DBD" w14:textId="24235232"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Is there a risk that rights-holders (e.g., Project-affected stakeholders) do not have the capacity to claim their rights?</w:t>
            </w:r>
          </w:p>
        </w:tc>
        <w:tc>
          <w:tcPr>
            <w:tcW w:w="954" w:type="pct"/>
            <w:tcBorders>
              <w:top w:val="single" w:sz="4" w:space="0" w:color="auto"/>
              <w:left w:val="single" w:sz="4" w:space="0" w:color="auto"/>
              <w:bottom w:val="single" w:sz="4" w:space="0" w:color="auto"/>
              <w:right w:val="nil"/>
            </w:tcBorders>
          </w:tcPr>
          <w:p w14:paraId="38139F04" w14:textId="4E00F86D"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867986273"/>
                <w14:checkbox>
                  <w14:checked w14:val="0"/>
                  <w14:checkedState w14:val="2612" w14:font="MS Gothic"/>
                  <w14:uncheckedState w14:val="2610" w14:font="MS Gothic"/>
                </w14:checkbox>
              </w:sdtPr>
              <w:sdtEndPr/>
              <w:sdtContent>
                <w:r w:rsidR="00744DEA" w:rsidRPr="005E36C8">
                  <w:rPr>
                    <w:rFonts w:ascii="Segoe UI Symbol" w:hAnsi="Segoe UI Symbol" w:cs="Segoe UI Symbol"/>
                    <w:caps w:val="0"/>
                    <w:color w:val="4D4D4C"/>
                    <w:sz w:val="20"/>
                    <w:szCs w:val="20"/>
                  </w:rPr>
                  <w:t>☐</w:t>
                </w:r>
              </w:sdtContent>
            </w:sdt>
            <w:r w:rsidR="00744DEA" w:rsidRPr="005E36C8">
              <w:rPr>
                <w:caps w:val="0"/>
                <w:color w:val="4D4D4C"/>
                <w:sz w:val="20"/>
                <w:szCs w:val="20"/>
              </w:rPr>
              <w:t xml:space="preserve"> YES</w:t>
            </w:r>
          </w:p>
          <w:p w14:paraId="63C830BF" w14:textId="4683F142"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506364818"/>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5E36C8" w14:paraId="62B01AF2" w14:textId="77777777" w:rsidTr="0027186D">
        <w:trPr>
          <w:trHeight w:val="364"/>
        </w:trPr>
        <w:tc>
          <w:tcPr>
            <w:tcW w:w="762" w:type="pct"/>
            <w:tcBorders>
              <w:top w:val="single" w:sz="4" w:space="0" w:color="auto"/>
              <w:left w:val="nil"/>
              <w:bottom w:val="single" w:sz="4" w:space="0" w:color="auto"/>
              <w:right w:val="single" w:sz="4" w:space="0" w:color="auto"/>
            </w:tcBorders>
            <w:noWrap/>
            <w:vAlign w:val="top"/>
          </w:tcPr>
          <w:p w14:paraId="0BD414CC" w14:textId="7F331D10" w:rsidR="00744DEA" w:rsidRPr="00CA75C7" w:rsidRDefault="00744DEA" w:rsidP="00744DEA">
            <w:pPr>
              <w:pStyle w:val="TablesHeadingGSCyan"/>
              <w:framePr w:hSpace="0" w:wrap="auto" w:vAnchor="margin" w:hAnchor="text" w:yAlign="inline"/>
              <w:rPr>
                <w:rStyle w:val="SmartLink1"/>
                <w:sz w:val="20"/>
                <w:szCs w:val="22"/>
              </w:rPr>
            </w:pPr>
            <w:r w:rsidRPr="00CA75C7">
              <w:rPr>
                <w:rStyle w:val="SmartLink1"/>
                <w:sz w:val="20"/>
                <w:szCs w:val="22"/>
              </w:rPr>
              <w:fldChar w:fldCharType="begin"/>
            </w:r>
            <w:r w:rsidRPr="00CA75C7">
              <w:rPr>
                <w:rStyle w:val="SmartLink1"/>
                <w:sz w:val="20"/>
                <w:szCs w:val="22"/>
              </w:rPr>
              <w:instrText xml:space="preserve"> REF _Ref136065221 \r \h </w:instrText>
            </w:r>
            <w:r>
              <w:rPr>
                <w:rStyle w:val="SmartLink1"/>
                <w:sz w:val="20"/>
                <w:szCs w:val="22"/>
              </w:rPr>
              <w:instrText xml:space="preserve"> \* MERGEFORMAT </w:instrText>
            </w:r>
            <w:r w:rsidRPr="00CA75C7">
              <w:rPr>
                <w:rStyle w:val="SmartLink1"/>
                <w:sz w:val="20"/>
                <w:szCs w:val="22"/>
              </w:rPr>
            </w:r>
            <w:r w:rsidRPr="00CA75C7">
              <w:rPr>
                <w:rStyle w:val="SmartLink1"/>
                <w:sz w:val="20"/>
                <w:szCs w:val="22"/>
              </w:rPr>
              <w:fldChar w:fldCharType="separate"/>
            </w:r>
            <w:r w:rsidRPr="00CA75C7">
              <w:rPr>
                <w:rStyle w:val="SmartLink1"/>
                <w:sz w:val="20"/>
                <w:szCs w:val="22"/>
              </w:rPr>
              <w:t>P.1.1.3 |</w:t>
            </w:r>
            <w:r w:rsidRPr="00CA75C7">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tcPr>
          <w:p w14:paraId="622E8CCE" w14:textId="0779AE74"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sidRPr="00BA00C2">
              <w:rPr>
                <w:caps w:val="0"/>
                <w:color w:val="4D4D4C"/>
                <w:sz w:val="20"/>
                <w:szCs w:val="20"/>
              </w:rPr>
              <w:t>Does this project undermine national or regional measures for the reali</w:t>
            </w:r>
            <w:r>
              <w:rPr>
                <w:caps w:val="0"/>
                <w:color w:val="4D4D4C"/>
                <w:sz w:val="20"/>
                <w:szCs w:val="20"/>
              </w:rPr>
              <w:t>s</w:t>
            </w:r>
            <w:r w:rsidRPr="00BA00C2">
              <w:rPr>
                <w:caps w:val="0"/>
                <w:color w:val="4D4D4C"/>
                <w:sz w:val="20"/>
                <w:szCs w:val="20"/>
              </w:rPr>
              <w:t>ation of the right to development?</w:t>
            </w:r>
          </w:p>
        </w:tc>
        <w:tc>
          <w:tcPr>
            <w:tcW w:w="954" w:type="pct"/>
            <w:tcBorders>
              <w:top w:val="single" w:sz="4" w:space="0" w:color="auto"/>
              <w:left w:val="single" w:sz="4" w:space="0" w:color="auto"/>
              <w:bottom w:val="single" w:sz="4" w:space="0" w:color="auto"/>
              <w:right w:val="nil"/>
            </w:tcBorders>
          </w:tcPr>
          <w:p w14:paraId="21B591CE" w14:textId="37E939BD"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147319220"/>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2EDCAB9B" w14:textId="2D17BDDD" w:rsidR="00744DEA"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592593799"/>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5E36C8" w14:paraId="0342B410" w14:textId="77777777" w:rsidTr="00735E79">
        <w:trPr>
          <w:trHeight w:val="364"/>
        </w:trPr>
        <w:tc>
          <w:tcPr>
            <w:tcW w:w="5000" w:type="pct"/>
            <w:gridSpan w:val="3"/>
            <w:tcBorders>
              <w:top w:val="single" w:sz="4" w:space="0" w:color="auto"/>
              <w:left w:val="nil"/>
              <w:bottom w:val="single" w:sz="4" w:space="0" w:color="auto"/>
              <w:right w:val="nil"/>
            </w:tcBorders>
            <w:noWrap/>
            <w:vAlign w:val="top"/>
          </w:tcPr>
          <w:p w14:paraId="16B6F0DB" w14:textId="514F2860" w:rsidR="00744DEA" w:rsidRPr="005E36C8" w:rsidRDefault="00744DEA" w:rsidP="00744DEA">
            <w:pPr>
              <w:pStyle w:val="TablesHeadingGSCyan"/>
              <w:framePr w:hSpace="0" w:wrap="auto" w:vAnchor="margin" w:hAnchor="text" w:yAlign="inline"/>
              <w:spacing w:line="276" w:lineRule="auto"/>
              <w:rPr>
                <w:b/>
                <w:bCs/>
                <w:caps w:val="0"/>
                <w:color w:val="4D4D4C"/>
                <w:sz w:val="20"/>
                <w:szCs w:val="20"/>
              </w:rPr>
            </w:pPr>
            <w:r w:rsidRPr="00770304">
              <w:rPr>
                <w:caps w:val="0"/>
                <w:sz w:val="20"/>
                <w:szCs w:val="22"/>
              </w:rPr>
              <w:t>If the answer to any of the questions above is "yes," please explain the reason and how the project will ensure compliance with applicable requirements.</w:t>
            </w:r>
          </w:p>
        </w:tc>
      </w:tr>
      <w:tr w:rsidR="00744DEA" w:rsidRPr="00BF2666" w14:paraId="49FFF55D" w14:textId="77777777" w:rsidTr="00735E79">
        <w:trPr>
          <w:trHeight w:val="364"/>
        </w:trPr>
        <w:tc>
          <w:tcPr>
            <w:tcW w:w="5000" w:type="pct"/>
            <w:gridSpan w:val="3"/>
            <w:tcBorders>
              <w:top w:val="single" w:sz="4" w:space="0" w:color="auto"/>
              <w:left w:val="nil"/>
              <w:bottom w:val="single" w:sz="4" w:space="0" w:color="auto"/>
              <w:right w:val="nil"/>
            </w:tcBorders>
            <w:noWrap/>
            <w:vAlign w:val="top"/>
          </w:tcPr>
          <w:p w14:paraId="31028DA0" w14:textId="7BA4E133" w:rsidR="00744DEA" w:rsidRPr="00BF2666" w:rsidRDefault="00E14B46" w:rsidP="00744DEA">
            <w:pPr>
              <w:pStyle w:val="TablesHeadingGSCyan"/>
              <w:framePr w:hSpace="0" w:wrap="auto" w:vAnchor="margin" w:hAnchor="text" w:yAlign="inline"/>
              <w:spacing w:line="276" w:lineRule="auto"/>
              <w:rPr>
                <w:i/>
                <w:iCs/>
                <w:caps w:val="0"/>
                <w:color w:val="4D4D4C"/>
                <w:sz w:val="20"/>
                <w:szCs w:val="20"/>
              </w:rPr>
            </w:pPr>
            <w:ins w:id="864" w:author="Anshika Gupta" w:date="2023-06-27T14:56:00Z">
              <w:r>
                <w:rPr>
                  <w:i/>
                  <w:iCs/>
                  <w:caps w:val="0"/>
                  <w:color w:val="4D4D4C"/>
                  <w:sz w:val="20"/>
                  <w:szCs w:val="20"/>
                </w:rPr>
                <w:t>Please add text here…</w:t>
              </w:r>
            </w:ins>
          </w:p>
        </w:tc>
      </w:tr>
      <w:tr w:rsidR="00744DEA" w:rsidRPr="005E36C8" w14:paraId="4B88428C" w14:textId="77777777" w:rsidTr="00735E79">
        <w:trPr>
          <w:trHeight w:val="364"/>
        </w:trPr>
        <w:tc>
          <w:tcPr>
            <w:tcW w:w="5000" w:type="pct"/>
            <w:gridSpan w:val="3"/>
            <w:tcBorders>
              <w:top w:val="single" w:sz="4" w:space="0" w:color="auto"/>
              <w:left w:val="nil"/>
              <w:bottom w:val="single" w:sz="4" w:space="0" w:color="auto"/>
              <w:right w:val="nil"/>
            </w:tcBorders>
            <w:noWrap/>
            <w:vAlign w:val="top"/>
          </w:tcPr>
          <w:p w14:paraId="7B74D124" w14:textId="47BB41C2" w:rsidR="00744DEA" w:rsidRPr="004241FB" w:rsidRDefault="00744DEA" w:rsidP="00744DEA">
            <w:pPr>
              <w:pStyle w:val="TablesHeadingGSCyan"/>
              <w:framePr w:hSpace="0" w:wrap="auto" w:vAnchor="margin" w:hAnchor="text" w:yAlign="inline"/>
              <w:spacing w:line="276" w:lineRule="auto"/>
              <w:rPr>
                <w:caps w:val="0"/>
                <w:color w:val="4D4D4C"/>
                <w:sz w:val="20"/>
                <w:szCs w:val="20"/>
              </w:rPr>
            </w:pPr>
            <w:r w:rsidRPr="004241FB">
              <w:rPr>
                <w:caps w:val="0"/>
                <w:sz w:val="20"/>
                <w:szCs w:val="22"/>
              </w:rPr>
              <w:t>Would the project potentially involve or lead to:</w:t>
            </w:r>
          </w:p>
        </w:tc>
      </w:tr>
      <w:tr w:rsidR="00744DEA" w:rsidRPr="005E36C8" w14:paraId="3FC633BF" w14:textId="77777777" w:rsidTr="0027186D">
        <w:trPr>
          <w:trHeight w:val="364"/>
        </w:trPr>
        <w:tc>
          <w:tcPr>
            <w:tcW w:w="762" w:type="pct"/>
            <w:tcBorders>
              <w:top w:val="single" w:sz="4" w:space="0" w:color="auto"/>
              <w:left w:val="nil"/>
              <w:bottom w:val="single" w:sz="4" w:space="0" w:color="auto"/>
              <w:right w:val="single" w:sz="4" w:space="0" w:color="auto"/>
            </w:tcBorders>
            <w:noWrap/>
            <w:vAlign w:val="top"/>
          </w:tcPr>
          <w:p w14:paraId="456DC110" w14:textId="3422D6C3" w:rsidR="00744DEA" w:rsidRPr="005E36C8" w:rsidRDefault="00744DEA" w:rsidP="00744DEA">
            <w:pPr>
              <w:pStyle w:val="TablesHeadingGSCyan"/>
              <w:framePr w:hSpace="0" w:wrap="auto" w:vAnchor="margin" w:hAnchor="text" w:yAlign="inline"/>
              <w:rPr>
                <w:caps w:val="0"/>
                <w:color w:val="4D4D4C"/>
                <w:sz w:val="20"/>
                <w:szCs w:val="20"/>
              </w:rPr>
            </w:pPr>
            <w:r w:rsidRPr="00CA75C7">
              <w:rPr>
                <w:rStyle w:val="SmartLink1"/>
                <w:sz w:val="20"/>
                <w:szCs w:val="22"/>
              </w:rPr>
              <w:fldChar w:fldCharType="begin"/>
            </w:r>
            <w:r w:rsidRPr="00CA75C7">
              <w:rPr>
                <w:rStyle w:val="SmartLink1"/>
                <w:sz w:val="20"/>
                <w:szCs w:val="22"/>
              </w:rPr>
              <w:instrText xml:space="preserve"> REF _Ref136065185 \r \h  \* MERGEFORMAT </w:instrText>
            </w:r>
            <w:r w:rsidRPr="00CA75C7">
              <w:rPr>
                <w:rStyle w:val="SmartLink1"/>
                <w:sz w:val="20"/>
                <w:szCs w:val="22"/>
              </w:rPr>
            </w:r>
            <w:r w:rsidRPr="00CA75C7">
              <w:rPr>
                <w:rStyle w:val="SmartLink1"/>
                <w:sz w:val="20"/>
                <w:szCs w:val="22"/>
              </w:rPr>
              <w:fldChar w:fldCharType="separate"/>
            </w:r>
            <w:r w:rsidRPr="00CA75C7">
              <w:rPr>
                <w:rStyle w:val="SmartLink1"/>
                <w:sz w:val="20"/>
                <w:szCs w:val="22"/>
              </w:rPr>
              <w:t>P.1.1.1 |</w:t>
            </w:r>
            <w:r w:rsidRPr="00CA75C7">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tcPr>
          <w:p w14:paraId="1E94523D" w14:textId="4EEDA7FB"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adverse impacts on enjoyment of the human rights (civil, political, economic, social or cultural) of the affected population and particularly of marginali</w:t>
            </w:r>
            <w:r>
              <w:rPr>
                <w:caps w:val="0"/>
                <w:color w:val="4D4D4C"/>
                <w:sz w:val="20"/>
                <w:szCs w:val="20"/>
              </w:rPr>
              <w:t>s</w:t>
            </w:r>
            <w:r w:rsidRPr="005E36C8">
              <w:rPr>
                <w:caps w:val="0"/>
                <w:color w:val="4D4D4C"/>
                <w:sz w:val="20"/>
                <w:szCs w:val="20"/>
              </w:rPr>
              <w:t>ed groups?</w:t>
            </w:r>
          </w:p>
        </w:tc>
        <w:tc>
          <w:tcPr>
            <w:tcW w:w="954" w:type="pct"/>
            <w:tcBorders>
              <w:top w:val="single" w:sz="4" w:space="0" w:color="auto"/>
              <w:left w:val="single" w:sz="4" w:space="0" w:color="auto"/>
              <w:bottom w:val="single" w:sz="4" w:space="0" w:color="auto"/>
              <w:right w:val="nil"/>
            </w:tcBorders>
          </w:tcPr>
          <w:p w14:paraId="3B23B651" w14:textId="2E47AAF4"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177422292"/>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64161831" w14:textId="09019CC9" w:rsidR="00744DEA" w:rsidRPr="005E36C8" w:rsidDel="00A63097" w:rsidRDefault="00573249" w:rsidP="00744DEA">
            <w:sdt>
              <w:sdtPr>
                <w:rPr>
                  <w:caps/>
                  <w:sz w:val="20"/>
                  <w:szCs w:val="20"/>
                </w:rPr>
                <w:id w:val="1507247703"/>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POTENTIALLY</w:t>
            </w:r>
          </w:p>
          <w:p w14:paraId="3EAAF6AD" w14:textId="2969C20E" w:rsidR="00744DEA" w:rsidRPr="005E36C8" w:rsidRDefault="00573249" w:rsidP="00744DEA">
            <w:pPr>
              <w:rPr>
                <w:sz w:val="20"/>
                <w:szCs w:val="20"/>
              </w:rPr>
            </w:pPr>
            <w:sdt>
              <w:sdtPr>
                <w:rPr>
                  <w:caps/>
                  <w:sz w:val="20"/>
                  <w:szCs w:val="20"/>
                </w:rPr>
                <w:id w:val="1572309745"/>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NO</w:t>
            </w:r>
          </w:p>
        </w:tc>
      </w:tr>
      <w:tr w:rsidR="00744DEA" w:rsidRPr="005E36C8" w14:paraId="56B67C7A" w14:textId="77777777" w:rsidTr="0027186D">
        <w:trPr>
          <w:trHeight w:val="364"/>
        </w:trPr>
        <w:tc>
          <w:tcPr>
            <w:tcW w:w="762" w:type="pct"/>
            <w:tcBorders>
              <w:top w:val="single" w:sz="4" w:space="0" w:color="auto"/>
              <w:left w:val="nil"/>
              <w:bottom w:val="single" w:sz="4" w:space="0" w:color="auto"/>
              <w:right w:val="single" w:sz="4" w:space="0" w:color="auto"/>
            </w:tcBorders>
            <w:noWrap/>
            <w:vAlign w:val="top"/>
          </w:tcPr>
          <w:p w14:paraId="31BC0B9E" w14:textId="7470B672" w:rsidR="00744DEA" w:rsidRPr="005E36C8" w:rsidRDefault="00744DEA" w:rsidP="00744DEA">
            <w:pPr>
              <w:pStyle w:val="TablesHeadingGSCyan"/>
              <w:framePr w:hSpace="0" w:wrap="auto" w:vAnchor="margin" w:hAnchor="text" w:yAlign="inline"/>
              <w:rPr>
                <w:caps w:val="0"/>
                <w:color w:val="4D4D4C"/>
                <w:sz w:val="20"/>
                <w:szCs w:val="20"/>
              </w:rPr>
            </w:pPr>
            <w:r w:rsidRPr="00CA75C7">
              <w:rPr>
                <w:rStyle w:val="SmartLink1"/>
                <w:sz w:val="20"/>
                <w:szCs w:val="22"/>
              </w:rPr>
              <w:fldChar w:fldCharType="begin"/>
            </w:r>
            <w:r w:rsidRPr="00CA75C7">
              <w:rPr>
                <w:rStyle w:val="SmartLink1"/>
                <w:sz w:val="20"/>
                <w:szCs w:val="22"/>
              </w:rPr>
              <w:instrText xml:space="preserve"> REF _Ref136065215 \r \h </w:instrText>
            </w:r>
            <w:r>
              <w:rPr>
                <w:rStyle w:val="SmartLink1"/>
                <w:sz w:val="20"/>
                <w:szCs w:val="22"/>
              </w:rPr>
              <w:instrText xml:space="preserve"> \* MERGEFORMAT </w:instrText>
            </w:r>
            <w:r w:rsidRPr="00CA75C7">
              <w:rPr>
                <w:rStyle w:val="SmartLink1"/>
                <w:sz w:val="20"/>
                <w:szCs w:val="22"/>
              </w:rPr>
            </w:r>
            <w:r w:rsidRPr="00CA75C7">
              <w:rPr>
                <w:rStyle w:val="SmartLink1"/>
                <w:sz w:val="20"/>
                <w:szCs w:val="22"/>
              </w:rPr>
              <w:fldChar w:fldCharType="separate"/>
            </w:r>
            <w:r w:rsidRPr="00CA75C7">
              <w:rPr>
                <w:rStyle w:val="SmartLink1"/>
                <w:sz w:val="20"/>
                <w:szCs w:val="22"/>
              </w:rPr>
              <w:t>P.1.1.2 |</w:t>
            </w:r>
            <w:r w:rsidRPr="00CA75C7">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tcPr>
          <w:p w14:paraId="16166F16" w14:textId="52AC34EE"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sidRPr="005E36C8" w:rsidDel="008040FA">
              <w:rPr>
                <w:caps w:val="0"/>
                <w:color w:val="4D4D4C"/>
                <w:sz w:val="20"/>
                <w:szCs w:val="20"/>
              </w:rPr>
              <w:t>i</w:t>
            </w:r>
            <w:r w:rsidRPr="005E36C8">
              <w:rPr>
                <w:caps w:val="0"/>
                <w:color w:val="4D4D4C"/>
                <w:sz w:val="20"/>
                <w:szCs w:val="20"/>
              </w:rPr>
              <w:t>nequitable or discriminatory impacts on affected populations, particularly people living in poverty or marginali</w:t>
            </w:r>
            <w:r>
              <w:rPr>
                <w:caps w:val="0"/>
                <w:color w:val="4D4D4C"/>
                <w:sz w:val="20"/>
                <w:szCs w:val="20"/>
              </w:rPr>
              <w:t>s</w:t>
            </w:r>
            <w:r w:rsidRPr="005E36C8">
              <w:rPr>
                <w:caps w:val="0"/>
                <w:color w:val="4D4D4C"/>
                <w:sz w:val="20"/>
                <w:szCs w:val="20"/>
              </w:rPr>
              <w:t>ed or excluded individuals or groups, including persons with disabilities?</w:t>
            </w:r>
          </w:p>
        </w:tc>
        <w:tc>
          <w:tcPr>
            <w:tcW w:w="954" w:type="pct"/>
            <w:tcBorders>
              <w:top w:val="single" w:sz="4" w:space="0" w:color="auto"/>
              <w:left w:val="single" w:sz="4" w:space="0" w:color="auto"/>
              <w:bottom w:val="single" w:sz="4" w:space="0" w:color="auto"/>
              <w:right w:val="nil"/>
            </w:tcBorders>
          </w:tcPr>
          <w:p w14:paraId="75B06BCA" w14:textId="22A04379"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961146121"/>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0C242B8F" w14:textId="5084B0A1" w:rsidR="00744DEA" w:rsidRPr="005E36C8" w:rsidDel="00A63097" w:rsidRDefault="00573249" w:rsidP="00744DEA">
            <w:sdt>
              <w:sdtPr>
                <w:rPr>
                  <w:caps/>
                  <w:sz w:val="20"/>
                  <w:szCs w:val="20"/>
                </w:rPr>
                <w:id w:val="-231238552"/>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POTENTIALLY</w:t>
            </w:r>
          </w:p>
          <w:p w14:paraId="62A7B423" w14:textId="0D8CAE79"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774822557"/>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5E36C8" w14:paraId="4B89D208" w14:textId="77777777" w:rsidTr="0027186D">
        <w:trPr>
          <w:trHeight w:val="364"/>
        </w:trPr>
        <w:tc>
          <w:tcPr>
            <w:tcW w:w="762" w:type="pct"/>
            <w:tcBorders>
              <w:top w:val="single" w:sz="4" w:space="0" w:color="auto"/>
              <w:left w:val="nil"/>
              <w:bottom w:val="single" w:sz="4" w:space="0" w:color="auto"/>
              <w:right w:val="single" w:sz="4" w:space="0" w:color="auto"/>
            </w:tcBorders>
            <w:noWrap/>
            <w:vAlign w:val="top"/>
          </w:tcPr>
          <w:p w14:paraId="31D24563" w14:textId="001EEEF5" w:rsidR="00744DEA" w:rsidRPr="005E36C8" w:rsidRDefault="00744DEA" w:rsidP="00744DEA">
            <w:pPr>
              <w:pStyle w:val="TablesHeadingGSCyan"/>
              <w:framePr w:hSpace="0" w:wrap="auto" w:vAnchor="margin" w:hAnchor="text" w:yAlign="inline"/>
              <w:rPr>
                <w:caps w:val="0"/>
                <w:color w:val="4D4D4C"/>
                <w:sz w:val="20"/>
                <w:szCs w:val="20"/>
              </w:rPr>
            </w:pPr>
            <w:r w:rsidRPr="00CA75C7">
              <w:rPr>
                <w:rStyle w:val="SmartLink1"/>
                <w:sz w:val="20"/>
                <w:szCs w:val="22"/>
              </w:rPr>
              <w:fldChar w:fldCharType="begin"/>
            </w:r>
            <w:r w:rsidRPr="00CA75C7">
              <w:rPr>
                <w:rStyle w:val="SmartLink1"/>
                <w:sz w:val="20"/>
                <w:szCs w:val="22"/>
              </w:rPr>
              <w:instrText xml:space="preserve"> REF _Ref136065221 \r \h </w:instrText>
            </w:r>
            <w:r>
              <w:rPr>
                <w:rStyle w:val="SmartLink1"/>
                <w:sz w:val="20"/>
                <w:szCs w:val="22"/>
              </w:rPr>
              <w:instrText xml:space="preserve"> \* MERGEFORMAT </w:instrText>
            </w:r>
            <w:r w:rsidRPr="00CA75C7">
              <w:rPr>
                <w:rStyle w:val="SmartLink1"/>
                <w:sz w:val="20"/>
                <w:szCs w:val="22"/>
              </w:rPr>
            </w:r>
            <w:r w:rsidRPr="00CA75C7">
              <w:rPr>
                <w:rStyle w:val="SmartLink1"/>
                <w:sz w:val="20"/>
                <w:szCs w:val="22"/>
              </w:rPr>
              <w:fldChar w:fldCharType="separate"/>
            </w:r>
            <w:r w:rsidRPr="00CA75C7">
              <w:rPr>
                <w:rStyle w:val="SmartLink1"/>
                <w:sz w:val="20"/>
                <w:szCs w:val="22"/>
              </w:rPr>
              <w:t>P.1.1.3 |</w:t>
            </w:r>
            <w:r w:rsidRPr="00CA75C7">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tcPr>
          <w:p w14:paraId="6ABCC479" w14:textId="116D2656"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sidRPr="005E36C8" w:rsidDel="008040FA">
              <w:rPr>
                <w:caps w:val="0"/>
                <w:color w:val="4D4D4C"/>
                <w:sz w:val="20"/>
                <w:szCs w:val="20"/>
              </w:rPr>
              <w:t>r</w:t>
            </w:r>
            <w:r w:rsidRPr="005E36C8">
              <w:rPr>
                <w:caps w:val="0"/>
                <w:color w:val="4D4D4C"/>
                <w:sz w:val="20"/>
                <w:szCs w:val="20"/>
              </w:rPr>
              <w:t>estrictions in availability, quality of and/or access to resources or basic services, in particular to marginali</w:t>
            </w:r>
            <w:r>
              <w:rPr>
                <w:caps w:val="0"/>
                <w:color w:val="4D4D4C"/>
                <w:sz w:val="20"/>
                <w:szCs w:val="20"/>
              </w:rPr>
              <w:t>s</w:t>
            </w:r>
            <w:r w:rsidRPr="005E36C8">
              <w:rPr>
                <w:caps w:val="0"/>
                <w:color w:val="4D4D4C"/>
                <w:sz w:val="20"/>
                <w:szCs w:val="20"/>
              </w:rPr>
              <w:t>ed individuals or groups, including persons with disabilities?</w:t>
            </w:r>
          </w:p>
        </w:tc>
        <w:tc>
          <w:tcPr>
            <w:tcW w:w="954" w:type="pct"/>
            <w:tcBorders>
              <w:top w:val="single" w:sz="4" w:space="0" w:color="auto"/>
              <w:left w:val="single" w:sz="4" w:space="0" w:color="auto"/>
              <w:bottom w:val="single" w:sz="4" w:space="0" w:color="auto"/>
              <w:right w:val="nil"/>
            </w:tcBorders>
          </w:tcPr>
          <w:p w14:paraId="66CA4A2B" w14:textId="79FB8021"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482428692"/>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798C4941" w14:textId="4F7D6CCC" w:rsidR="00744DEA" w:rsidRPr="005E36C8" w:rsidDel="00A63097" w:rsidRDefault="00573249" w:rsidP="00744DEA">
            <w:sdt>
              <w:sdtPr>
                <w:rPr>
                  <w:caps/>
                  <w:sz w:val="20"/>
                  <w:szCs w:val="20"/>
                </w:rPr>
                <w:id w:val="-2117208635"/>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POTENTIALLY</w:t>
            </w:r>
          </w:p>
          <w:p w14:paraId="15E34990" w14:textId="2A71E5E0"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329757341"/>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5E36C8" w14:paraId="6F5FFC21" w14:textId="77777777" w:rsidTr="0027186D">
        <w:trPr>
          <w:trHeight w:val="364"/>
        </w:trPr>
        <w:tc>
          <w:tcPr>
            <w:tcW w:w="762" w:type="pct"/>
            <w:tcBorders>
              <w:top w:val="single" w:sz="4" w:space="0" w:color="auto"/>
              <w:left w:val="nil"/>
              <w:bottom w:val="nil"/>
              <w:right w:val="single" w:sz="4" w:space="0" w:color="auto"/>
            </w:tcBorders>
            <w:noWrap/>
            <w:vAlign w:val="top"/>
          </w:tcPr>
          <w:p w14:paraId="014B6A02" w14:textId="0649021D" w:rsidR="00744DEA" w:rsidRPr="005E36C8" w:rsidRDefault="00744DEA" w:rsidP="00744DEA">
            <w:pPr>
              <w:pStyle w:val="TablesHeadingGSCyan"/>
              <w:framePr w:hSpace="0" w:wrap="auto" w:vAnchor="margin" w:hAnchor="text" w:yAlign="inline"/>
              <w:rPr>
                <w:caps w:val="0"/>
                <w:color w:val="4D4D4C"/>
                <w:sz w:val="20"/>
                <w:szCs w:val="20"/>
              </w:rPr>
            </w:pPr>
            <w:r w:rsidRPr="00CA75C7">
              <w:rPr>
                <w:rStyle w:val="SmartLink1"/>
                <w:sz w:val="20"/>
                <w:szCs w:val="22"/>
              </w:rPr>
              <w:fldChar w:fldCharType="begin"/>
            </w:r>
            <w:r w:rsidRPr="00CA75C7">
              <w:rPr>
                <w:rStyle w:val="SmartLink1"/>
                <w:sz w:val="20"/>
                <w:szCs w:val="22"/>
              </w:rPr>
              <w:instrText xml:space="preserve"> REF _Ref136065221 \r \h </w:instrText>
            </w:r>
            <w:r>
              <w:rPr>
                <w:rStyle w:val="SmartLink1"/>
                <w:sz w:val="20"/>
                <w:szCs w:val="22"/>
              </w:rPr>
              <w:instrText xml:space="preserve"> \* MERGEFORMAT </w:instrText>
            </w:r>
            <w:r w:rsidRPr="00CA75C7">
              <w:rPr>
                <w:rStyle w:val="SmartLink1"/>
                <w:sz w:val="20"/>
                <w:szCs w:val="22"/>
              </w:rPr>
            </w:r>
            <w:r w:rsidRPr="00CA75C7">
              <w:rPr>
                <w:rStyle w:val="SmartLink1"/>
                <w:sz w:val="20"/>
                <w:szCs w:val="22"/>
              </w:rPr>
              <w:fldChar w:fldCharType="separate"/>
            </w:r>
            <w:r w:rsidRPr="00CA75C7">
              <w:rPr>
                <w:rStyle w:val="SmartLink1"/>
                <w:sz w:val="20"/>
                <w:szCs w:val="22"/>
              </w:rPr>
              <w:t>P.1.1.3 |</w:t>
            </w:r>
            <w:r w:rsidRPr="00CA75C7">
              <w:rPr>
                <w:rStyle w:val="SmartLink1"/>
                <w:sz w:val="20"/>
                <w:szCs w:val="22"/>
              </w:rPr>
              <w:fldChar w:fldCharType="end"/>
            </w:r>
          </w:p>
        </w:tc>
        <w:tc>
          <w:tcPr>
            <w:tcW w:w="3285" w:type="pct"/>
            <w:tcBorders>
              <w:top w:val="single" w:sz="4" w:space="0" w:color="auto"/>
              <w:left w:val="single" w:sz="4" w:space="0" w:color="auto"/>
              <w:bottom w:val="nil"/>
              <w:right w:val="single" w:sz="4" w:space="0" w:color="auto"/>
            </w:tcBorders>
          </w:tcPr>
          <w:p w14:paraId="452E6DD2" w14:textId="453652E7"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sidRPr="005E36C8" w:rsidDel="008040FA">
              <w:rPr>
                <w:caps w:val="0"/>
                <w:color w:val="4D4D4C"/>
                <w:sz w:val="20"/>
                <w:szCs w:val="20"/>
              </w:rPr>
              <w:t>e</w:t>
            </w:r>
            <w:r w:rsidRPr="005E36C8">
              <w:rPr>
                <w:caps w:val="0"/>
                <w:color w:val="4D4D4C"/>
                <w:sz w:val="20"/>
                <w:szCs w:val="20"/>
              </w:rPr>
              <w:t>xacerbation of conflicts among and/or the risk of violence to project-affected communities and individuals?</w:t>
            </w:r>
          </w:p>
        </w:tc>
        <w:tc>
          <w:tcPr>
            <w:tcW w:w="954" w:type="pct"/>
            <w:tcBorders>
              <w:top w:val="single" w:sz="4" w:space="0" w:color="auto"/>
              <w:left w:val="single" w:sz="4" w:space="0" w:color="auto"/>
              <w:bottom w:val="nil"/>
              <w:right w:val="nil"/>
            </w:tcBorders>
          </w:tcPr>
          <w:p w14:paraId="2137F9BE" w14:textId="7D36C0E8"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980817210"/>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7B74B4E7" w14:textId="5B1B4D72" w:rsidR="00744DEA" w:rsidRPr="005E36C8" w:rsidDel="00A63097" w:rsidRDefault="00573249" w:rsidP="00744DEA">
            <w:sdt>
              <w:sdtPr>
                <w:rPr>
                  <w:caps/>
                  <w:sz w:val="20"/>
                  <w:szCs w:val="20"/>
                </w:rPr>
                <w:id w:val="-1555463703"/>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POTENTIALLY</w:t>
            </w:r>
          </w:p>
          <w:p w14:paraId="474CFBAD" w14:textId="2C3D4060"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740601805"/>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5E36C8" w14:paraId="58E4BC4E" w14:textId="77777777" w:rsidTr="00735E79">
        <w:trPr>
          <w:trHeight w:val="364"/>
        </w:trPr>
        <w:tc>
          <w:tcPr>
            <w:tcW w:w="5000" w:type="pct"/>
            <w:gridSpan w:val="3"/>
            <w:tcBorders>
              <w:top w:val="nil"/>
              <w:bottom w:val="single" w:sz="4" w:space="0" w:color="auto"/>
            </w:tcBorders>
            <w:noWrap/>
            <w:vAlign w:val="top"/>
          </w:tcPr>
          <w:p w14:paraId="5058677D" w14:textId="1D1EF847" w:rsidR="00744DEA" w:rsidRPr="005818F2" w:rsidRDefault="00744DEA" w:rsidP="00744DEA">
            <w:pPr>
              <w:pStyle w:val="TablesHeadingGSCyan"/>
              <w:framePr w:hSpace="0" w:wrap="auto" w:vAnchor="margin" w:hAnchor="text" w:yAlign="inline"/>
              <w:pBdr>
                <w:top w:val="single" w:sz="4" w:space="1" w:color="auto"/>
                <w:bottom w:val="single" w:sz="4" w:space="1" w:color="auto"/>
              </w:pBdr>
              <w:spacing w:line="276" w:lineRule="auto"/>
              <w:rPr>
                <w:caps w:val="0"/>
                <w:color w:val="4D4D4C"/>
                <w:sz w:val="20"/>
                <w:szCs w:val="20"/>
              </w:rPr>
            </w:pPr>
            <w:r w:rsidRPr="005818F2">
              <w:rPr>
                <w:caps w:val="0"/>
                <w:sz w:val="20"/>
                <w:szCs w:val="22"/>
              </w:rPr>
              <w:t xml:space="preserve">Briefly describe below how the project incorporates a human rights-based approach. </w:t>
            </w:r>
          </w:p>
          <w:p w14:paraId="6A86F6A8" w14:textId="77777777" w:rsidR="00744DEA" w:rsidRPr="005E36C8" w:rsidRDefault="00744DEA" w:rsidP="00744DEA">
            <w:pPr>
              <w:pStyle w:val="TablesHeadingGSCyan"/>
              <w:framePr w:hSpace="0" w:wrap="auto" w:vAnchor="margin" w:hAnchor="text" w:yAlign="inline"/>
              <w:pBdr>
                <w:top w:val="single" w:sz="4" w:space="1" w:color="auto"/>
                <w:bottom w:val="single" w:sz="4" w:space="1" w:color="auto"/>
              </w:pBdr>
            </w:pPr>
            <w:r w:rsidRPr="005E36C8">
              <w:rPr>
                <w:caps w:val="0"/>
                <w:color w:val="4D4D4C"/>
                <w:sz w:val="20"/>
                <w:szCs w:val="20"/>
              </w:rPr>
              <w:t>For example, by describing how the project design:</w:t>
            </w:r>
            <w:r w:rsidRPr="005E36C8">
              <w:t xml:space="preserve"> </w:t>
            </w:r>
          </w:p>
          <w:p w14:paraId="56B17979" w14:textId="77777777" w:rsidR="00744DEA" w:rsidRPr="005E36C8" w:rsidRDefault="00744DEA" w:rsidP="007A79F4">
            <w:pPr>
              <w:pStyle w:val="TablesHeadingGSCyan"/>
              <w:framePr w:hSpace="0" w:wrap="auto" w:vAnchor="margin" w:hAnchor="text" w:yAlign="inline"/>
              <w:numPr>
                <w:ilvl w:val="0"/>
                <w:numId w:val="58"/>
              </w:numPr>
              <w:pBdr>
                <w:top w:val="single" w:sz="4" w:space="1" w:color="auto"/>
                <w:bottom w:val="single" w:sz="4" w:space="1" w:color="auto"/>
              </w:pBdr>
              <w:rPr>
                <w:caps w:val="0"/>
                <w:color w:val="4D4D4C"/>
                <w:sz w:val="20"/>
                <w:szCs w:val="20"/>
              </w:rPr>
            </w:pPr>
            <w:r w:rsidRPr="005E36C8">
              <w:rPr>
                <w:caps w:val="0"/>
                <w:color w:val="4D4D4C"/>
                <w:sz w:val="20"/>
                <w:szCs w:val="20"/>
              </w:rPr>
              <w:lastRenderedPageBreak/>
              <w:t>is informed by human rights analysis, including from UN human rights mechanisms (human rights treaty bodies, universal periodic review, special procedures)</w:t>
            </w:r>
          </w:p>
          <w:p w14:paraId="718E0D1E" w14:textId="77777777" w:rsidR="00744DEA" w:rsidRPr="005E36C8" w:rsidRDefault="00744DEA" w:rsidP="007A79F4">
            <w:pPr>
              <w:pStyle w:val="TablesHeadingGSCyan"/>
              <w:framePr w:hSpace="0" w:wrap="auto" w:vAnchor="margin" w:hAnchor="text" w:yAlign="inline"/>
              <w:numPr>
                <w:ilvl w:val="0"/>
                <w:numId w:val="58"/>
              </w:numPr>
              <w:pBdr>
                <w:top w:val="single" w:sz="4" w:space="1" w:color="auto"/>
                <w:bottom w:val="single" w:sz="4" w:space="1" w:color="auto"/>
              </w:pBdr>
              <w:rPr>
                <w:caps w:val="0"/>
                <w:color w:val="4D4D4C"/>
                <w:sz w:val="20"/>
                <w:szCs w:val="20"/>
              </w:rPr>
            </w:pPr>
            <w:r w:rsidRPr="005E36C8">
              <w:rPr>
                <w:caps w:val="0"/>
                <w:color w:val="4D4D4C"/>
                <w:sz w:val="20"/>
                <w:szCs w:val="20"/>
              </w:rPr>
              <w:t xml:space="preserve">includes measures to assist the government to realise (respect, protect and fulfil) human rights under international law and to implement human rights-related standards in national law (whichever is higher) </w:t>
            </w:r>
          </w:p>
          <w:p w14:paraId="719A22E5" w14:textId="7BCF7778" w:rsidR="00744DEA" w:rsidRPr="005E36C8" w:rsidRDefault="00744DEA" w:rsidP="007A79F4">
            <w:pPr>
              <w:pStyle w:val="TablesHeadingGSCyan"/>
              <w:framePr w:hSpace="0" w:wrap="auto" w:vAnchor="margin" w:hAnchor="text" w:yAlign="inline"/>
              <w:numPr>
                <w:ilvl w:val="0"/>
                <w:numId w:val="58"/>
              </w:numPr>
              <w:pBdr>
                <w:top w:val="single" w:sz="4" w:space="1" w:color="auto"/>
                <w:bottom w:val="single" w:sz="4" w:space="1" w:color="auto"/>
              </w:pBdr>
              <w:rPr>
                <w:caps w:val="0"/>
                <w:color w:val="4D4D4C"/>
                <w:sz w:val="20"/>
                <w:szCs w:val="20"/>
              </w:rPr>
            </w:pPr>
            <w:r w:rsidRPr="005E36C8">
              <w:rPr>
                <w:caps w:val="0"/>
                <w:color w:val="4D4D4C"/>
                <w:sz w:val="20"/>
                <w:szCs w:val="20"/>
              </w:rPr>
              <w:t>enhances the availability, accessibility and quality of benefits and services for potentially marginali</w:t>
            </w:r>
            <w:r>
              <w:rPr>
                <w:caps w:val="0"/>
                <w:color w:val="4D4D4C"/>
                <w:sz w:val="20"/>
                <w:szCs w:val="20"/>
              </w:rPr>
              <w:t>s</w:t>
            </w:r>
            <w:r w:rsidRPr="005E36C8">
              <w:rPr>
                <w:caps w:val="0"/>
                <w:color w:val="4D4D4C"/>
                <w:sz w:val="20"/>
                <w:szCs w:val="20"/>
              </w:rPr>
              <w:t>ed individuals and groups, and to increase their inclusion in decision-making processes that may impact them (consistent with the non-discrimination and equality human rights principle)</w:t>
            </w:r>
          </w:p>
          <w:p w14:paraId="413993B7" w14:textId="638E60F8" w:rsidR="00744DEA" w:rsidRPr="005E36C8" w:rsidRDefault="00744DEA" w:rsidP="007A79F4">
            <w:pPr>
              <w:pStyle w:val="TablesHeadingGSCyan"/>
              <w:framePr w:hSpace="0" w:wrap="auto" w:vAnchor="margin" w:hAnchor="text" w:yAlign="inline"/>
              <w:numPr>
                <w:ilvl w:val="0"/>
                <w:numId w:val="58"/>
              </w:numPr>
              <w:pBdr>
                <w:top w:val="single" w:sz="4" w:space="1" w:color="auto"/>
                <w:bottom w:val="single" w:sz="4" w:space="1" w:color="auto"/>
              </w:pBdr>
              <w:spacing w:line="276" w:lineRule="auto"/>
              <w:rPr>
                <w:caps w:val="0"/>
                <w:color w:val="4D4D4C"/>
                <w:sz w:val="20"/>
                <w:szCs w:val="20"/>
              </w:rPr>
            </w:pPr>
            <w:r>
              <w:rPr>
                <w:caps w:val="0"/>
                <w:color w:val="4D4D4C"/>
                <w:sz w:val="20"/>
                <w:szCs w:val="20"/>
              </w:rPr>
              <w:t>p</w:t>
            </w:r>
            <w:r w:rsidRPr="005E36C8">
              <w:rPr>
                <w:caps w:val="0"/>
                <w:color w:val="4D4D4C"/>
                <w:sz w:val="20"/>
                <w:szCs w:val="20"/>
              </w:rPr>
              <w:t>rovides reasonable accommodations to strengthen inclusivity and accessibility of project benefits and services to persons with disabilities.</w:t>
            </w:r>
          </w:p>
        </w:tc>
      </w:tr>
      <w:tr w:rsidR="00744DEA" w:rsidRPr="005E36C8" w14:paraId="0686E665" w14:textId="77777777" w:rsidTr="00735E79">
        <w:trPr>
          <w:trHeight w:val="364"/>
        </w:trPr>
        <w:tc>
          <w:tcPr>
            <w:tcW w:w="5000" w:type="pct"/>
            <w:gridSpan w:val="3"/>
            <w:tcBorders>
              <w:top w:val="nil"/>
              <w:bottom w:val="single" w:sz="4" w:space="0" w:color="auto"/>
            </w:tcBorders>
            <w:shd w:val="clear" w:color="auto" w:fill="E6E5E5" w:themeFill="background2"/>
            <w:noWrap/>
            <w:vAlign w:val="top"/>
          </w:tcPr>
          <w:p w14:paraId="0B70142E" w14:textId="6A2F4E3D" w:rsidR="00744DEA" w:rsidRDefault="00BF2666" w:rsidP="00744DEA">
            <w:pPr>
              <w:pStyle w:val="TablesHeadingGSCyan"/>
              <w:framePr w:hSpace="0" w:wrap="auto" w:vAnchor="margin" w:hAnchor="text" w:yAlign="inline"/>
              <w:pBdr>
                <w:top w:val="single" w:sz="4" w:space="1" w:color="auto"/>
                <w:bottom w:val="single" w:sz="4" w:space="1" w:color="auto"/>
              </w:pBdr>
              <w:spacing w:line="276" w:lineRule="auto"/>
              <w:rPr>
                <w:caps w:val="0"/>
                <w:color w:val="515151" w:themeColor="text1"/>
                <w:sz w:val="20"/>
                <w:szCs w:val="20"/>
              </w:rPr>
            </w:pPr>
            <w:r w:rsidRPr="00BF2666">
              <w:rPr>
                <w:i/>
                <w:iCs/>
                <w:caps w:val="0"/>
                <w:color w:val="4D4D4C"/>
                <w:sz w:val="20"/>
                <w:szCs w:val="20"/>
              </w:rPr>
              <w:lastRenderedPageBreak/>
              <w:t>Please add text here</w:t>
            </w:r>
            <w:r>
              <w:rPr>
                <w:i/>
                <w:iCs/>
                <w:caps w:val="0"/>
                <w:color w:val="4D4D4C"/>
                <w:sz w:val="20"/>
                <w:szCs w:val="20"/>
              </w:rPr>
              <w:t xml:space="preserve">…. </w:t>
            </w:r>
          </w:p>
          <w:p w14:paraId="7F830F3C" w14:textId="77777777" w:rsidR="00BF2666" w:rsidRDefault="00BF2666" w:rsidP="00BF2666"/>
          <w:p w14:paraId="5A18DA98" w14:textId="51F43372" w:rsidR="00BF2666" w:rsidRPr="00BF2666" w:rsidRDefault="00BF2666" w:rsidP="00BF2666"/>
        </w:tc>
      </w:tr>
      <w:tr w:rsidR="00744DEA" w:rsidRPr="005E36C8" w14:paraId="65AA0E71" w14:textId="77777777" w:rsidTr="00735E79">
        <w:trPr>
          <w:trHeight w:val="364"/>
        </w:trPr>
        <w:tc>
          <w:tcPr>
            <w:tcW w:w="5000" w:type="pct"/>
            <w:gridSpan w:val="3"/>
            <w:tcBorders>
              <w:top w:val="single" w:sz="4" w:space="0" w:color="auto"/>
              <w:bottom w:val="single" w:sz="4" w:space="0" w:color="auto"/>
            </w:tcBorders>
            <w:noWrap/>
            <w:vAlign w:val="top"/>
          </w:tcPr>
          <w:p w14:paraId="004156C2" w14:textId="45FDBD3F" w:rsidR="00744DEA" w:rsidRPr="00DC08BD" w:rsidRDefault="00744DEA" w:rsidP="00744DEA">
            <w:pPr>
              <w:pStyle w:val="TablesHeadingGSCyan"/>
              <w:framePr w:hSpace="0" w:wrap="auto" w:vAnchor="margin" w:hAnchor="text" w:yAlign="inline"/>
              <w:spacing w:line="276" w:lineRule="auto"/>
              <w:rPr>
                <w:b/>
                <w:bCs/>
                <w:caps w:val="0"/>
                <w:color w:val="171717" w:themeColor="background2" w:themeShade="1A"/>
              </w:rPr>
            </w:pPr>
            <w:r w:rsidRPr="001B5B6F">
              <w:rPr>
                <w:rStyle w:val="SmartLink1"/>
                <w:b/>
                <w:bCs/>
              </w:rPr>
              <w:fldChar w:fldCharType="begin"/>
            </w:r>
            <w:r w:rsidRPr="001B5B6F">
              <w:rPr>
                <w:rStyle w:val="SmartLink1"/>
                <w:b/>
                <w:bCs/>
              </w:rPr>
              <w:instrText xml:space="preserve"> REF _Ref136065782 \w \h  \* MERGEFORMAT </w:instrText>
            </w:r>
            <w:r w:rsidRPr="001B5B6F">
              <w:rPr>
                <w:rStyle w:val="SmartLink1"/>
                <w:b/>
                <w:bCs/>
              </w:rPr>
            </w:r>
            <w:r w:rsidRPr="001B5B6F">
              <w:rPr>
                <w:rStyle w:val="SmartLink1"/>
                <w:b/>
                <w:bCs/>
              </w:rPr>
              <w:fldChar w:fldCharType="separate"/>
            </w:r>
            <w:r w:rsidRPr="001B5B6F">
              <w:rPr>
                <w:rStyle w:val="SmartLink1"/>
                <w:b/>
                <w:bCs/>
              </w:rPr>
              <w:t>P.2 |</w:t>
            </w:r>
            <w:r w:rsidRPr="001B5B6F">
              <w:rPr>
                <w:rStyle w:val="SmartLink1"/>
                <w:b/>
                <w:bCs/>
              </w:rPr>
              <w:fldChar w:fldCharType="end"/>
            </w:r>
            <w:r w:rsidRPr="001B5B6F">
              <w:rPr>
                <w:rStyle w:val="SmartLink1"/>
              </w:rPr>
              <w:fldChar w:fldCharType="begin"/>
            </w:r>
            <w:r w:rsidRPr="001B5B6F">
              <w:rPr>
                <w:rStyle w:val="SmartLink1"/>
              </w:rPr>
              <w:instrText xml:space="preserve"> REF _Ref136065787 \h </w:instrText>
            </w:r>
            <w:r>
              <w:rPr>
                <w:rStyle w:val="SmartLink1"/>
              </w:rPr>
              <w:instrText xml:space="preserve"> \* MERGEFORMAT </w:instrText>
            </w:r>
            <w:r w:rsidRPr="001B5B6F">
              <w:rPr>
                <w:rStyle w:val="SmartLink1"/>
              </w:rPr>
            </w:r>
            <w:r w:rsidRPr="001B5B6F">
              <w:rPr>
                <w:rStyle w:val="SmartLink1"/>
              </w:rPr>
              <w:fldChar w:fldCharType="separate"/>
            </w:r>
            <w:r w:rsidRPr="001B5B6F">
              <w:rPr>
                <w:rStyle w:val="SmartLink1"/>
                <w:b/>
                <w:bCs/>
              </w:rPr>
              <w:t>Gender Equality and Women’s Empowerment</w:t>
            </w:r>
            <w:r w:rsidRPr="001B5B6F">
              <w:rPr>
                <w:rStyle w:val="SmartLink1"/>
              </w:rPr>
              <w:fldChar w:fldCharType="end"/>
            </w:r>
          </w:p>
        </w:tc>
      </w:tr>
      <w:tr w:rsidR="00744DEA" w:rsidRPr="005E36C8" w14:paraId="315674C4"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47F8E735" w14:textId="0E25EEFE" w:rsidR="00744DEA" w:rsidRPr="005E36C8" w:rsidRDefault="00744DEA" w:rsidP="00744DEA">
            <w:pPr>
              <w:pStyle w:val="TablesHeadingGSCyan"/>
              <w:framePr w:hSpace="0" w:wrap="auto" w:vAnchor="margin" w:hAnchor="text" w:yAlign="inline"/>
            </w:pPr>
            <w:r w:rsidRPr="00DB649E">
              <w:rPr>
                <w:rStyle w:val="SmartLink1"/>
                <w:sz w:val="20"/>
                <w:szCs w:val="22"/>
              </w:rPr>
              <w:fldChar w:fldCharType="begin"/>
            </w:r>
            <w:r w:rsidRPr="00DB649E">
              <w:rPr>
                <w:rStyle w:val="SmartLink1"/>
                <w:sz w:val="20"/>
                <w:szCs w:val="22"/>
              </w:rPr>
              <w:instrText xml:space="preserve"> REF _Ref136065879 \r \h </w:instrText>
            </w:r>
            <w:r>
              <w:rPr>
                <w:rStyle w:val="SmartLink1"/>
                <w:sz w:val="20"/>
                <w:szCs w:val="22"/>
              </w:rPr>
              <w:instrText xml:space="preserve"> \* MERGEFORMAT </w:instrText>
            </w:r>
            <w:r w:rsidRPr="00DB649E">
              <w:rPr>
                <w:rStyle w:val="SmartLink1"/>
                <w:sz w:val="20"/>
                <w:szCs w:val="22"/>
              </w:rPr>
            </w:r>
            <w:r w:rsidRPr="00DB649E">
              <w:rPr>
                <w:rStyle w:val="SmartLink1"/>
                <w:sz w:val="20"/>
                <w:szCs w:val="22"/>
              </w:rPr>
              <w:fldChar w:fldCharType="separate"/>
            </w:r>
            <w:r w:rsidRPr="00DB649E">
              <w:rPr>
                <w:rStyle w:val="SmartLink1"/>
                <w:sz w:val="20"/>
                <w:szCs w:val="22"/>
              </w:rPr>
              <w:t>P.2.1.1 |</w:t>
            </w:r>
            <w:r w:rsidRPr="00DB649E">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tcPr>
          <w:p w14:paraId="32CAC288" w14:textId="3EB4403D" w:rsidR="00744DEA" w:rsidRPr="005E36C8" w:rsidRDefault="00744DEA" w:rsidP="00744DEA">
            <w:pPr>
              <w:pStyle w:val="TablesHeadingGSCyan"/>
              <w:framePr w:hSpace="0" w:wrap="auto" w:vAnchor="margin" w:hAnchor="text" w:yAlign="inline"/>
              <w:spacing w:line="276" w:lineRule="auto"/>
            </w:pPr>
            <w:r w:rsidRPr="005E36C8">
              <w:rPr>
                <w:caps w:val="0"/>
                <w:color w:val="4D4D4C"/>
                <w:sz w:val="20"/>
                <w:szCs w:val="20"/>
              </w:rPr>
              <w:t>Have women’s groups/leaders raised gender equality concerns regarding the project, (e.g., during the stakeholder engagement process, grievance processes, public statements)?</w:t>
            </w:r>
          </w:p>
        </w:tc>
        <w:tc>
          <w:tcPr>
            <w:tcW w:w="954" w:type="pct"/>
            <w:tcBorders>
              <w:top w:val="single" w:sz="4" w:space="0" w:color="auto"/>
              <w:left w:val="single" w:sz="4" w:space="0" w:color="auto"/>
              <w:bottom w:val="single" w:sz="4" w:space="0" w:color="auto"/>
            </w:tcBorders>
          </w:tcPr>
          <w:p w14:paraId="2795B2ED" w14:textId="05F18ADD"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300753041"/>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194E2C07" w14:textId="4D203E4D"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768141469"/>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p w14:paraId="34FDE792" w14:textId="69A5057C" w:rsidR="00744DEA" w:rsidRPr="005E36C8" w:rsidRDefault="00744DEA" w:rsidP="00744DEA"/>
        </w:tc>
      </w:tr>
      <w:tr w:rsidR="00744DEA" w:rsidRPr="005E36C8" w14:paraId="34BC950E"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0262478D" w14:textId="4F1A9197" w:rsidR="00744DEA" w:rsidRPr="005E36C8" w:rsidRDefault="00744DEA" w:rsidP="00744DEA">
            <w:pPr>
              <w:pStyle w:val="TablesHeadingGSCyan"/>
              <w:framePr w:hSpace="0" w:wrap="auto" w:vAnchor="margin" w:hAnchor="text" w:yAlign="inline"/>
            </w:pPr>
            <w:r w:rsidRPr="00A42C21">
              <w:rPr>
                <w:rStyle w:val="SmartLink1"/>
                <w:sz w:val="20"/>
                <w:szCs w:val="22"/>
              </w:rPr>
              <w:fldChar w:fldCharType="begin"/>
            </w:r>
            <w:r w:rsidRPr="00A42C21">
              <w:rPr>
                <w:rStyle w:val="SmartLink1"/>
                <w:sz w:val="20"/>
                <w:szCs w:val="22"/>
              </w:rPr>
              <w:instrText xml:space="preserve"> REF _Ref136145851 \r \h </w:instrText>
            </w:r>
            <w:r>
              <w:rPr>
                <w:rStyle w:val="SmartLink1"/>
                <w:sz w:val="20"/>
                <w:szCs w:val="22"/>
              </w:rPr>
              <w:instrText xml:space="preserve"> \* MERGEFORMAT </w:instrText>
            </w:r>
            <w:r w:rsidRPr="00A42C21">
              <w:rPr>
                <w:rStyle w:val="SmartLink1"/>
                <w:sz w:val="20"/>
                <w:szCs w:val="22"/>
              </w:rPr>
            </w:r>
            <w:r w:rsidRPr="00A42C21">
              <w:rPr>
                <w:rStyle w:val="SmartLink1"/>
                <w:sz w:val="20"/>
                <w:szCs w:val="22"/>
              </w:rPr>
              <w:fldChar w:fldCharType="separate"/>
            </w:r>
            <w:r w:rsidRPr="00A42C21">
              <w:rPr>
                <w:rStyle w:val="SmartLink1"/>
                <w:sz w:val="20"/>
                <w:szCs w:val="22"/>
              </w:rPr>
              <w:t>P.2.1.2 |</w:t>
            </w:r>
            <w:r w:rsidRPr="00A42C21">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tcPr>
          <w:p w14:paraId="0F5F8BB2" w14:textId="20EE9509"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sidRPr="007B486F">
              <w:rPr>
                <w:caps w:val="0"/>
                <w:color w:val="4D4D4C"/>
                <w:sz w:val="20"/>
                <w:szCs w:val="20"/>
              </w:rPr>
              <w:t>Does the project undermine the principles of non-discrimination, equal treatment, and equal pay for equal work?</w:t>
            </w:r>
          </w:p>
        </w:tc>
        <w:tc>
          <w:tcPr>
            <w:tcW w:w="954" w:type="pct"/>
            <w:tcBorders>
              <w:top w:val="single" w:sz="4" w:space="0" w:color="auto"/>
              <w:left w:val="single" w:sz="4" w:space="0" w:color="auto"/>
              <w:bottom w:val="single" w:sz="4" w:space="0" w:color="auto"/>
            </w:tcBorders>
          </w:tcPr>
          <w:p w14:paraId="5A7A3B79" w14:textId="2948577F"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600615108"/>
                <w14:checkbox>
                  <w14:checked w14:val="0"/>
                  <w14:checkedState w14:val="2612" w14:font="MS Gothic"/>
                  <w14:uncheckedState w14:val="2610" w14:font="MS Gothic"/>
                </w14:checkbox>
              </w:sdtPr>
              <w:sdtEndPr/>
              <w:sdtContent>
                <w:r w:rsidR="00744DEA" w:rsidRPr="00855FF5"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1E487B35" w14:textId="0E82541D"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656602117"/>
                <w14:checkbox>
                  <w14:checked w14:val="0"/>
                  <w14:checkedState w14:val="2612" w14:font="MS Gothic"/>
                  <w14:uncheckedState w14:val="2610" w14:font="MS Gothic"/>
                </w14:checkbox>
              </w:sdtPr>
              <w:sdtEndPr/>
              <w:sdtContent>
                <w:r w:rsidR="00744DEA" w:rsidRPr="00855FF5"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p w14:paraId="5F7EEA3B" w14:textId="4B271C46" w:rsidR="00744DEA" w:rsidRPr="005E36C8" w:rsidRDefault="00744DEA" w:rsidP="00744DEA">
            <w:pPr>
              <w:pStyle w:val="TablesHeadingGSCyan"/>
              <w:framePr w:hSpace="0" w:wrap="auto" w:vAnchor="margin" w:hAnchor="text" w:yAlign="inline"/>
              <w:spacing w:line="276" w:lineRule="auto"/>
              <w:rPr>
                <w:caps w:val="0"/>
                <w:color w:val="4D4D4C"/>
                <w:sz w:val="20"/>
                <w:szCs w:val="20"/>
              </w:rPr>
            </w:pPr>
          </w:p>
        </w:tc>
      </w:tr>
      <w:tr w:rsidR="00744DEA" w:rsidRPr="005E36C8" w14:paraId="6CBC4C55"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6F330441" w14:textId="6F62D928" w:rsidR="00744DEA" w:rsidRPr="005E36C8" w:rsidRDefault="00744DEA" w:rsidP="00744DEA">
            <w:pPr>
              <w:pStyle w:val="TablesHeadingGSCyan"/>
              <w:framePr w:hSpace="0" w:wrap="auto" w:vAnchor="margin" w:hAnchor="text" w:yAlign="inline"/>
              <w:spacing w:line="276" w:lineRule="auto"/>
            </w:pPr>
            <w:r w:rsidRPr="00A42C21">
              <w:rPr>
                <w:rStyle w:val="SmartLink1"/>
                <w:sz w:val="20"/>
                <w:szCs w:val="22"/>
              </w:rPr>
              <w:fldChar w:fldCharType="begin"/>
            </w:r>
            <w:r w:rsidRPr="00A42C21">
              <w:rPr>
                <w:rStyle w:val="SmartLink1"/>
                <w:sz w:val="20"/>
                <w:szCs w:val="22"/>
              </w:rPr>
              <w:instrText xml:space="preserve"> REF _Ref136145851 \r \h </w:instrText>
            </w:r>
            <w:r>
              <w:rPr>
                <w:rStyle w:val="SmartLink1"/>
                <w:sz w:val="20"/>
                <w:szCs w:val="22"/>
              </w:rPr>
              <w:instrText xml:space="preserve"> \* MERGEFORMAT </w:instrText>
            </w:r>
            <w:r w:rsidRPr="00A42C21">
              <w:rPr>
                <w:rStyle w:val="SmartLink1"/>
                <w:sz w:val="20"/>
                <w:szCs w:val="22"/>
              </w:rPr>
            </w:r>
            <w:r w:rsidRPr="00A42C21">
              <w:rPr>
                <w:rStyle w:val="SmartLink1"/>
                <w:sz w:val="20"/>
                <w:szCs w:val="22"/>
              </w:rPr>
              <w:fldChar w:fldCharType="separate"/>
            </w:r>
            <w:r w:rsidRPr="00A42C21">
              <w:rPr>
                <w:rStyle w:val="SmartLink1"/>
                <w:sz w:val="20"/>
                <w:szCs w:val="22"/>
              </w:rPr>
              <w:t>P.2.1.2 |</w:t>
            </w:r>
            <w:r w:rsidRPr="00A42C21">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tcPr>
          <w:p w14:paraId="133711C0" w14:textId="6C273F30"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sidRPr="00BC6E4E">
              <w:rPr>
                <w:caps w:val="0"/>
                <w:color w:val="4D4D4C"/>
                <w:sz w:val="20"/>
                <w:szCs w:val="20"/>
              </w:rPr>
              <w:t>Does the project prevent men and women from having equal opportunities to participate in identified tasks and activities, whether through paid work, volunteer work, or community contributions, as appropriate?</w:t>
            </w:r>
          </w:p>
        </w:tc>
        <w:tc>
          <w:tcPr>
            <w:tcW w:w="954" w:type="pct"/>
            <w:tcBorders>
              <w:top w:val="single" w:sz="4" w:space="0" w:color="auto"/>
              <w:left w:val="single" w:sz="4" w:space="0" w:color="auto"/>
              <w:bottom w:val="single" w:sz="4" w:space="0" w:color="auto"/>
            </w:tcBorders>
          </w:tcPr>
          <w:p w14:paraId="04BB3CC9" w14:textId="3A438A97"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026301903"/>
                <w14:checkbox>
                  <w14:checked w14:val="0"/>
                  <w14:checkedState w14:val="2612" w14:font="MS Gothic"/>
                  <w14:uncheckedState w14:val="2610" w14:font="MS Gothic"/>
                </w14:checkbox>
              </w:sdtPr>
              <w:sdtEndPr/>
              <w:sdtContent>
                <w:r w:rsidR="00744DEA" w:rsidRPr="00855FF5"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1E179B80" w14:textId="302120B0"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2011279819"/>
                <w14:checkbox>
                  <w14:checked w14:val="0"/>
                  <w14:checkedState w14:val="2612" w14:font="MS Gothic"/>
                  <w14:uncheckedState w14:val="2610" w14:font="MS Gothic"/>
                </w14:checkbox>
              </w:sdtPr>
              <w:sdtEndPr/>
              <w:sdtContent>
                <w:r w:rsidR="00744DEA" w:rsidRPr="00855FF5"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p w14:paraId="42B0A806" w14:textId="46626647" w:rsidR="00744DEA" w:rsidRPr="005E36C8" w:rsidRDefault="00744DEA" w:rsidP="00744DEA">
            <w:pPr>
              <w:pStyle w:val="TablesHeadingGSCyan"/>
              <w:framePr w:hSpace="0" w:wrap="auto" w:vAnchor="margin" w:hAnchor="text" w:yAlign="inline"/>
              <w:spacing w:line="276" w:lineRule="auto"/>
              <w:rPr>
                <w:caps w:val="0"/>
                <w:color w:val="4D4D4C"/>
                <w:sz w:val="20"/>
                <w:szCs w:val="20"/>
              </w:rPr>
            </w:pPr>
          </w:p>
        </w:tc>
      </w:tr>
      <w:tr w:rsidR="00744DEA" w:rsidRPr="005E36C8" w14:paraId="22B7485C"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1BF4492C" w14:textId="51F86A84" w:rsidR="00744DEA" w:rsidRPr="005E36C8" w:rsidRDefault="00744DEA" w:rsidP="00744DEA">
            <w:pPr>
              <w:pStyle w:val="TablesHeadingGSCyan"/>
              <w:framePr w:hSpace="0" w:wrap="auto" w:vAnchor="margin" w:hAnchor="text" w:yAlign="inline"/>
              <w:spacing w:line="276" w:lineRule="auto"/>
            </w:pPr>
            <w:r w:rsidRPr="00A42C21">
              <w:rPr>
                <w:rStyle w:val="SmartLink1"/>
                <w:sz w:val="20"/>
                <w:szCs w:val="22"/>
              </w:rPr>
              <w:fldChar w:fldCharType="begin"/>
            </w:r>
            <w:r w:rsidRPr="00A42C21">
              <w:rPr>
                <w:rStyle w:val="SmartLink1"/>
                <w:sz w:val="20"/>
                <w:szCs w:val="22"/>
              </w:rPr>
              <w:instrText xml:space="preserve"> REF _Ref136145851 \r \h </w:instrText>
            </w:r>
            <w:r>
              <w:rPr>
                <w:rStyle w:val="SmartLink1"/>
                <w:sz w:val="20"/>
                <w:szCs w:val="22"/>
              </w:rPr>
              <w:instrText xml:space="preserve"> \* MERGEFORMAT </w:instrText>
            </w:r>
            <w:r w:rsidRPr="00A42C21">
              <w:rPr>
                <w:rStyle w:val="SmartLink1"/>
                <w:sz w:val="20"/>
                <w:szCs w:val="22"/>
              </w:rPr>
            </w:r>
            <w:r w:rsidRPr="00A42C21">
              <w:rPr>
                <w:rStyle w:val="SmartLink1"/>
                <w:sz w:val="20"/>
                <w:szCs w:val="22"/>
              </w:rPr>
              <w:fldChar w:fldCharType="separate"/>
            </w:r>
            <w:r w:rsidRPr="00A42C21">
              <w:rPr>
                <w:rStyle w:val="SmartLink1"/>
                <w:sz w:val="20"/>
                <w:szCs w:val="22"/>
              </w:rPr>
              <w:t>P.2.1.2 |</w:t>
            </w:r>
            <w:r w:rsidRPr="00A42C21">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tcPr>
          <w:p w14:paraId="05A7DC3A" w14:textId="3919DDD9" w:rsidR="00744DEA" w:rsidRPr="00BC6E4E" w:rsidRDefault="00744DEA" w:rsidP="00744DEA">
            <w:pPr>
              <w:pStyle w:val="TablesHeadingGSCyan"/>
              <w:framePr w:hSpace="0" w:wrap="auto" w:vAnchor="margin" w:hAnchor="text" w:yAlign="inline"/>
              <w:spacing w:line="276" w:lineRule="auto"/>
              <w:rPr>
                <w:caps w:val="0"/>
                <w:color w:val="4D4D4C"/>
                <w:sz w:val="20"/>
                <w:szCs w:val="20"/>
              </w:rPr>
            </w:pPr>
            <w:r w:rsidRPr="00860063">
              <w:rPr>
                <w:caps w:val="0"/>
                <w:color w:val="4D4D4C"/>
                <w:sz w:val="20"/>
                <w:szCs w:val="20"/>
              </w:rPr>
              <w:t xml:space="preserve">Does the project </w:t>
            </w:r>
            <w:r>
              <w:rPr>
                <w:caps w:val="0"/>
                <w:color w:val="4D4D4C"/>
                <w:sz w:val="20"/>
                <w:szCs w:val="20"/>
              </w:rPr>
              <w:t>limit</w:t>
            </w:r>
            <w:r w:rsidRPr="00860063">
              <w:rPr>
                <w:caps w:val="0"/>
                <w:color w:val="4D4D4C"/>
                <w:sz w:val="20"/>
                <w:szCs w:val="20"/>
              </w:rPr>
              <w:t xml:space="preserve"> the participation of women or men based on pregnancy, maternity/paternity leave, or marital status?</w:t>
            </w:r>
          </w:p>
        </w:tc>
        <w:tc>
          <w:tcPr>
            <w:tcW w:w="954" w:type="pct"/>
            <w:tcBorders>
              <w:top w:val="single" w:sz="4" w:space="0" w:color="auto"/>
              <w:left w:val="single" w:sz="4" w:space="0" w:color="auto"/>
              <w:bottom w:val="single" w:sz="4" w:space="0" w:color="auto"/>
            </w:tcBorders>
          </w:tcPr>
          <w:p w14:paraId="04E96E10" w14:textId="6242EDF0"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982377089"/>
                <w14:checkbox>
                  <w14:checked w14:val="0"/>
                  <w14:checkedState w14:val="2612" w14:font="MS Gothic"/>
                  <w14:uncheckedState w14:val="2610" w14:font="MS Gothic"/>
                </w14:checkbox>
              </w:sdtPr>
              <w:sdtEndPr/>
              <w:sdtContent>
                <w:r w:rsidR="00744DEA" w:rsidRPr="00855FF5"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13B85C3D" w14:textId="7F91A4E3" w:rsidR="00744DEA" w:rsidRPr="00855FF5"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713803600"/>
                <w14:checkbox>
                  <w14:checked w14:val="0"/>
                  <w14:checkedState w14:val="2612" w14:font="MS Gothic"/>
                  <w14:uncheckedState w14:val="2610" w14:font="MS Gothic"/>
                </w14:checkbox>
              </w:sdtPr>
              <w:sdtEndPr/>
              <w:sdtContent>
                <w:r w:rsidR="00744DEA" w:rsidRPr="00855FF5"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5E36C8" w14:paraId="3C63E9A0"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44CA4D15" w14:textId="7F8E24BF" w:rsidR="00744DEA" w:rsidRPr="00A42C21" w:rsidRDefault="00744DEA" w:rsidP="00744DEA">
            <w:pPr>
              <w:pStyle w:val="TablesHeadingGSCyan"/>
              <w:framePr w:hSpace="0" w:wrap="auto" w:vAnchor="margin" w:hAnchor="text" w:yAlign="inline"/>
              <w:spacing w:line="276" w:lineRule="auto"/>
              <w:rPr>
                <w:rStyle w:val="SmartLink1"/>
                <w:sz w:val="20"/>
                <w:szCs w:val="22"/>
              </w:rPr>
            </w:pPr>
            <w:r w:rsidRPr="00A42C21">
              <w:rPr>
                <w:rStyle w:val="SmartLink1"/>
                <w:sz w:val="20"/>
                <w:szCs w:val="22"/>
              </w:rPr>
              <w:fldChar w:fldCharType="begin"/>
            </w:r>
            <w:r w:rsidRPr="00A42C21">
              <w:rPr>
                <w:rStyle w:val="SmartLink1"/>
                <w:sz w:val="20"/>
                <w:szCs w:val="22"/>
              </w:rPr>
              <w:instrText xml:space="preserve"> REF _Ref136145851 \r \h </w:instrText>
            </w:r>
            <w:r>
              <w:rPr>
                <w:rStyle w:val="SmartLink1"/>
                <w:sz w:val="20"/>
                <w:szCs w:val="22"/>
              </w:rPr>
              <w:instrText xml:space="preserve"> \* MERGEFORMAT </w:instrText>
            </w:r>
            <w:r w:rsidRPr="00A42C21">
              <w:rPr>
                <w:rStyle w:val="SmartLink1"/>
                <w:sz w:val="20"/>
                <w:szCs w:val="22"/>
              </w:rPr>
            </w:r>
            <w:r w:rsidRPr="00A42C21">
              <w:rPr>
                <w:rStyle w:val="SmartLink1"/>
                <w:sz w:val="20"/>
                <w:szCs w:val="22"/>
              </w:rPr>
              <w:fldChar w:fldCharType="separate"/>
            </w:r>
            <w:r w:rsidRPr="00A42C21">
              <w:rPr>
                <w:rStyle w:val="SmartLink1"/>
                <w:sz w:val="20"/>
                <w:szCs w:val="22"/>
              </w:rPr>
              <w:t>P.2.1.2 |</w:t>
            </w:r>
            <w:r w:rsidRPr="00A42C21">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tcPr>
          <w:p w14:paraId="1FFBFC37" w14:textId="77E1BD42" w:rsidR="00744DEA" w:rsidRPr="00860063" w:rsidRDefault="00744DEA" w:rsidP="00744DEA">
            <w:pPr>
              <w:pStyle w:val="TablesHeadingGSCyan"/>
              <w:framePr w:hSpace="0" w:wrap="auto" w:vAnchor="margin" w:hAnchor="text" w:yAlign="inline"/>
              <w:spacing w:line="276" w:lineRule="auto"/>
              <w:rPr>
                <w:caps w:val="0"/>
                <w:color w:val="4D4D4C"/>
                <w:sz w:val="20"/>
                <w:szCs w:val="20"/>
              </w:rPr>
            </w:pPr>
            <w:r w:rsidRPr="00755053">
              <w:rPr>
                <w:caps w:val="0"/>
                <w:color w:val="4D4D4C"/>
                <w:sz w:val="20"/>
                <w:szCs w:val="20"/>
              </w:rPr>
              <w:t>Is information about project objectives being communicated in a way that is inappropriate for the local context and not tailored to the methods of understanding of both women and men, which could hinder their participation?</w:t>
            </w:r>
          </w:p>
        </w:tc>
        <w:tc>
          <w:tcPr>
            <w:tcW w:w="954" w:type="pct"/>
            <w:tcBorders>
              <w:top w:val="single" w:sz="4" w:space="0" w:color="auto"/>
              <w:left w:val="single" w:sz="4" w:space="0" w:color="auto"/>
              <w:bottom w:val="single" w:sz="4" w:space="0" w:color="auto"/>
            </w:tcBorders>
          </w:tcPr>
          <w:p w14:paraId="6EACB5AA" w14:textId="6975DFF8"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621584105"/>
                <w14:checkbox>
                  <w14:checked w14:val="0"/>
                  <w14:checkedState w14:val="2612" w14:font="MS Gothic"/>
                  <w14:uncheckedState w14:val="2610" w14:font="MS Gothic"/>
                </w14:checkbox>
              </w:sdtPr>
              <w:sdtEndPr/>
              <w:sdtContent>
                <w:r w:rsidR="00744DEA" w:rsidRPr="00855FF5"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21079ECD" w14:textId="5BE6E289" w:rsidR="00744DEA" w:rsidRPr="00855FF5"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575121168"/>
                <w14:checkbox>
                  <w14:checked w14:val="0"/>
                  <w14:checkedState w14:val="2612" w14:font="MS Gothic"/>
                  <w14:uncheckedState w14:val="2610" w14:font="MS Gothic"/>
                </w14:checkbox>
              </w:sdtPr>
              <w:sdtEndPr/>
              <w:sdtContent>
                <w:r w:rsidR="00744DEA" w:rsidRPr="00855FF5"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5E36C8" w14:paraId="6C7B5455"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792AC004" w14:textId="04FDA402" w:rsidR="00744DEA" w:rsidRPr="00A42C21" w:rsidRDefault="00744DEA" w:rsidP="00744DEA">
            <w:pPr>
              <w:pStyle w:val="TablesHeadingGSCyan"/>
              <w:framePr w:hSpace="0" w:wrap="auto" w:vAnchor="margin" w:hAnchor="text" w:yAlign="inline"/>
              <w:spacing w:line="276" w:lineRule="auto"/>
              <w:rPr>
                <w:rStyle w:val="SmartLink1"/>
                <w:sz w:val="20"/>
                <w:szCs w:val="22"/>
              </w:rPr>
            </w:pPr>
            <w:r>
              <w:rPr>
                <w:rStyle w:val="SmartLink1"/>
                <w:sz w:val="20"/>
                <w:szCs w:val="22"/>
              </w:rPr>
              <w:fldChar w:fldCharType="begin"/>
            </w:r>
            <w:r>
              <w:rPr>
                <w:rStyle w:val="SmartLink1"/>
                <w:sz w:val="20"/>
                <w:szCs w:val="22"/>
              </w:rPr>
              <w:instrText xml:space="preserve"> REF _Ref136148646 \r \h </w:instrText>
            </w:r>
            <w:r>
              <w:rPr>
                <w:rStyle w:val="SmartLink1"/>
                <w:sz w:val="20"/>
                <w:szCs w:val="22"/>
              </w:rPr>
            </w:r>
            <w:r>
              <w:rPr>
                <w:rStyle w:val="SmartLink1"/>
                <w:sz w:val="20"/>
                <w:szCs w:val="22"/>
              </w:rPr>
              <w:fldChar w:fldCharType="separate"/>
            </w:r>
            <w:r>
              <w:rPr>
                <w:rStyle w:val="SmartLink1"/>
                <w:sz w:val="20"/>
                <w:szCs w:val="22"/>
              </w:rPr>
              <w:t>P.2.1.3 |</w:t>
            </w:r>
            <w:r>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tcPr>
          <w:p w14:paraId="7815615F" w14:textId="40EB0180" w:rsidR="00744DEA" w:rsidRPr="00755053" w:rsidRDefault="00744DEA" w:rsidP="00744DEA">
            <w:pPr>
              <w:pStyle w:val="TablesHeadingGSCyan"/>
              <w:framePr w:hSpace="0" w:wrap="auto" w:vAnchor="margin" w:hAnchor="text" w:yAlign="inline"/>
              <w:spacing w:line="276" w:lineRule="auto"/>
              <w:rPr>
                <w:caps w:val="0"/>
                <w:color w:val="4D4D4C"/>
                <w:sz w:val="20"/>
                <w:szCs w:val="20"/>
              </w:rPr>
            </w:pPr>
            <w:r w:rsidRPr="00A95ABD">
              <w:rPr>
                <w:caps w:val="0"/>
                <w:color w:val="4D4D4C"/>
                <w:sz w:val="20"/>
                <w:szCs w:val="20"/>
              </w:rPr>
              <w:t>Has the project assessed gender risks without referencing the country's gender strategy or equivalent national commitment?</w:t>
            </w:r>
          </w:p>
        </w:tc>
        <w:tc>
          <w:tcPr>
            <w:tcW w:w="954" w:type="pct"/>
            <w:tcBorders>
              <w:top w:val="single" w:sz="4" w:space="0" w:color="auto"/>
              <w:left w:val="single" w:sz="4" w:space="0" w:color="auto"/>
              <w:bottom w:val="single" w:sz="4" w:space="0" w:color="auto"/>
            </w:tcBorders>
          </w:tcPr>
          <w:p w14:paraId="0185E937" w14:textId="6223C42F"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169329444"/>
                <w14:checkbox>
                  <w14:checked w14:val="0"/>
                  <w14:checkedState w14:val="2612" w14:font="MS Gothic"/>
                  <w14:uncheckedState w14:val="2610" w14:font="MS Gothic"/>
                </w14:checkbox>
              </w:sdtPr>
              <w:sdtEndPr/>
              <w:sdtContent>
                <w:r w:rsidR="00744DEA" w:rsidRPr="00855FF5"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67456688" w14:textId="65B99973" w:rsidR="00744DEA" w:rsidRPr="00855FF5"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097477657"/>
                <w14:checkbox>
                  <w14:checked w14:val="0"/>
                  <w14:checkedState w14:val="2612" w14:font="MS Gothic"/>
                  <w14:uncheckedState w14:val="2610" w14:font="MS Gothic"/>
                </w14:checkbox>
              </w:sdtPr>
              <w:sdtEndPr/>
              <w:sdtContent>
                <w:r w:rsidR="00744DEA" w:rsidRPr="00855FF5"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5E36C8" w14:paraId="6D0B255D"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7A26E0FE" w14:textId="0BBE741C" w:rsidR="00744DEA" w:rsidRDefault="00744DEA" w:rsidP="00744DEA">
            <w:pPr>
              <w:pStyle w:val="TablesHeadingGSCyan"/>
              <w:framePr w:hSpace="0" w:wrap="auto" w:vAnchor="margin" w:hAnchor="text" w:yAlign="inline"/>
              <w:spacing w:line="276" w:lineRule="auto"/>
              <w:rPr>
                <w:rStyle w:val="SmartLink1"/>
                <w:sz w:val="20"/>
                <w:szCs w:val="22"/>
              </w:rPr>
            </w:pPr>
            <w:r>
              <w:rPr>
                <w:rStyle w:val="SmartLink1"/>
                <w:sz w:val="20"/>
                <w:szCs w:val="22"/>
              </w:rPr>
              <w:fldChar w:fldCharType="begin"/>
            </w:r>
            <w:r>
              <w:rPr>
                <w:rStyle w:val="SmartLink1"/>
                <w:sz w:val="20"/>
                <w:szCs w:val="22"/>
              </w:rPr>
              <w:instrText xml:space="preserve"> REF _Ref136149521 \r \h </w:instrText>
            </w:r>
            <w:r>
              <w:rPr>
                <w:rStyle w:val="SmartLink1"/>
                <w:sz w:val="20"/>
                <w:szCs w:val="22"/>
              </w:rPr>
            </w:r>
            <w:r>
              <w:rPr>
                <w:rStyle w:val="SmartLink1"/>
                <w:sz w:val="20"/>
                <w:szCs w:val="22"/>
              </w:rPr>
              <w:fldChar w:fldCharType="separate"/>
            </w:r>
            <w:r>
              <w:rPr>
                <w:rStyle w:val="SmartLink1"/>
                <w:sz w:val="20"/>
                <w:szCs w:val="22"/>
              </w:rPr>
              <w:t>P.2.1.4 |</w:t>
            </w:r>
            <w:r>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tcPr>
          <w:p w14:paraId="40926D41" w14:textId="26EB2A4D" w:rsidR="00744DEA" w:rsidRPr="00A95ABD" w:rsidRDefault="00744DEA" w:rsidP="00744DEA">
            <w:pPr>
              <w:pStyle w:val="TablesHeadingGSCyan"/>
              <w:framePr w:hSpace="0" w:wrap="auto" w:vAnchor="margin" w:hAnchor="text" w:yAlign="inline"/>
              <w:spacing w:line="276" w:lineRule="auto"/>
              <w:rPr>
                <w:caps w:val="0"/>
                <w:color w:val="4D4D4C"/>
                <w:sz w:val="20"/>
                <w:szCs w:val="20"/>
              </w:rPr>
            </w:pPr>
            <w:r w:rsidRPr="005B6F64">
              <w:rPr>
                <w:caps w:val="0"/>
                <w:color w:val="4D4D4C"/>
                <w:sz w:val="20"/>
                <w:szCs w:val="20"/>
              </w:rPr>
              <w:t>Ha</w:t>
            </w:r>
            <w:r>
              <w:rPr>
                <w:caps w:val="0"/>
                <w:color w:val="4D4D4C"/>
                <w:sz w:val="20"/>
                <w:szCs w:val="20"/>
              </w:rPr>
              <w:t>s</w:t>
            </w:r>
            <w:r w:rsidRPr="005B6F64">
              <w:rPr>
                <w:caps w:val="0"/>
                <w:color w:val="4D4D4C"/>
                <w:sz w:val="20"/>
                <w:szCs w:val="20"/>
              </w:rPr>
              <w:t xml:space="preserve"> expert stakeholder</w:t>
            </w:r>
            <w:r>
              <w:rPr>
                <w:caps w:val="0"/>
                <w:color w:val="4D4D4C"/>
                <w:sz w:val="20"/>
                <w:szCs w:val="20"/>
              </w:rPr>
              <w:t>(</w:t>
            </w:r>
            <w:r w:rsidRPr="005B6F64">
              <w:rPr>
                <w:caps w:val="0"/>
                <w:color w:val="4D4D4C"/>
                <w:sz w:val="20"/>
                <w:szCs w:val="20"/>
              </w:rPr>
              <w:t>s</w:t>
            </w:r>
            <w:r>
              <w:rPr>
                <w:caps w:val="0"/>
                <w:color w:val="4D4D4C"/>
                <w:sz w:val="20"/>
                <w:szCs w:val="20"/>
              </w:rPr>
              <w:t>)</w:t>
            </w:r>
            <w:r w:rsidRPr="005B6F64">
              <w:rPr>
                <w:caps w:val="0"/>
                <w:color w:val="4D4D4C"/>
                <w:sz w:val="20"/>
                <w:szCs w:val="20"/>
              </w:rPr>
              <w:t xml:space="preserve"> been involved, and has their input been requested for the project design on gender equality and women's empowerment?</w:t>
            </w:r>
          </w:p>
        </w:tc>
        <w:tc>
          <w:tcPr>
            <w:tcW w:w="954" w:type="pct"/>
            <w:tcBorders>
              <w:top w:val="single" w:sz="4" w:space="0" w:color="auto"/>
              <w:left w:val="single" w:sz="4" w:space="0" w:color="auto"/>
              <w:bottom w:val="single" w:sz="4" w:space="0" w:color="auto"/>
            </w:tcBorders>
          </w:tcPr>
          <w:p w14:paraId="158B9FE7" w14:textId="5FE49B71"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069649846"/>
                <w14:checkbox>
                  <w14:checked w14:val="0"/>
                  <w14:checkedState w14:val="2612" w14:font="MS Gothic"/>
                  <w14:uncheckedState w14:val="2610" w14:font="MS Gothic"/>
                </w14:checkbox>
              </w:sdtPr>
              <w:sdtEndPr/>
              <w:sdtContent>
                <w:r w:rsidR="00744DEA" w:rsidRPr="00855FF5"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4C762F8D" w14:textId="2011D967" w:rsidR="00744DEA" w:rsidRPr="00855FF5"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356313498"/>
                <w14:checkbox>
                  <w14:checked w14:val="0"/>
                  <w14:checkedState w14:val="2612" w14:font="MS Gothic"/>
                  <w14:uncheckedState w14:val="2610" w14:font="MS Gothic"/>
                </w14:checkbox>
              </w:sdtPr>
              <w:sdtEndPr/>
              <w:sdtContent>
                <w:r w:rsidR="00744DEA" w:rsidRPr="00855FF5"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5E36C8" w14:paraId="14454D06" w14:textId="77777777" w:rsidTr="00735E79">
        <w:trPr>
          <w:trHeight w:val="364"/>
        </w:trPr>
        <w:tc>
          <w:tcPr>
            <w:tcW w:w="5000" w:type="pct"/>
            <w:gridSpan w:val="3"/>
            <w:tcBorders>
              <w:top w:val="single" w:sz="4" w:space="0" w:color="auto"/>
              <w:bottom w:val="single" w:sz="4" w:space="0" w:color="auto"/>
            </w:tcBorders>
            <w:noWrap/>
            <w:vAlign w:val="top"/>
          </w:tcPr>
          <w:p w14:paraId="056BD133" w14:textId="3D89BDD7" w:rsidR="00744DEA" w:rsidRPr="00855FF5" w:rsidRDefault="00744DEA" w:rsidP="00744DEA">
            <w:pPr>
              <w:pStyle w:val="TablesHeadingGSCyan"/>
              <w:framePr w:hSpace="0" w:wrap="auto" w:vAnchor="margin" w:hAnchor="text" w:yAlign="inline"/>
              <w:spacing w:line="276" w:lineRule="auto"/>
              <w:rPr>
                <w:caps w:val="0"/>
                <w:color w:val="4D4D4C"/>
                <w:sz w:val="20"/>
                <w:szCs w:val="20"/>
              </w:rPr>
            </w:pPr>
            <w:r w:rsidRPr="00770304">
              <w:rPr>
                <w:caps w:val="0"/>
                <w:sz w:val="20"/>
                <w:szCs w:val="22"/>
              </w:rPr>
              <w:t>If the answer to any of the questions above is "yes," please explain the reason and how the project will ensure compliance with applicable requirements.</w:t>
            </w:r>
          </w:p>
        </w:tc>
      </w:tr>
      <w:tr w:rsidR="00744DEA" w:rsidRPr="005E36C8" w14:paraId="070D3893" w14:textId="77777777" w:rsidTr="00735E79">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3C1950ED" w14:textId="16E4E634" w:rsidR="00744DEA" w:rsidRPr="00304349" w:rsidRDefault="00534F10" w:rsidP="00744DEA">
            <w:pPr>
              <w:pStyle w:val="TablesHeadingGSCyan"/>
              <w:framePr w:hSpace="0" w:wrap="auto" w:vAnchor="margin" w:hAnchor="text" w:yAlign="inline"/>
              <w:spacing w:line="276" w:lineRule="auto"/>
              <w:rPr>
                <w:caps w:val="0"/>
                <w:color w:val="515151" w:themeColor="text1"/>
                <w:sz w:val="20"/>
                <w:szCs w:val="20"/>
              </w:rPr>
            </w:pPr>
            <w:ins w:id="865" w:author="Anshika Gupta" w:date="2023-06-26T20:19:00Z">
              <w:r w:rsidRPr="00BF2666">
                <w:rPr>
                  <w:i/>
                  <w:iCs/>
                  <w:caps w:val="0"/>
                  <w:color w:val="4D4D4C"/>
                  <w:sz w:val="20"/>
                  <w:szCs w:val="20"/>
                </w:rPr>
                <w:t>Please add text here</w:t>
              </w:r>
              <w:r>
                <w:rPr>
                  <w:i/>
                  <w:iCs/>
                  <w:caps w:val="0"/>
                  <w:color w:val="4D4D4C"/>
                  <w:sz w:val="20"/>
                  <w:szCs w:val="20"/>
                </w:rPr>
                <w:t>….</w:t>
              </w:r>
            </w:ins>
          </w:p>
          <w:p w14:paraId="3A130756" w14:textId="157ECA08" w:rsidR="00744DEA" w:rsidRPr="00304349" w:rsidRDefault="00744DEA" w:rsidP="00744DEA"/>
        </w:tc>
      </w:tr>
      <w:tr w:rsidR="00744DEA" w:rsidRPr="005E36C8" w14:paraId="0443CA0D" w14:textId="77777777" w:rsidTr="00735E79">
        <w:trPr>
          <w:trHeight w:val="364"/>
        </w:trPr>
        <w:tc>
          <w:tcPr>
            <w:tcW w:w="4046" w:type="pct"/>
            <w:gridSpan w:val="2"/>
            <w:tcBorders>
              <w:top w:val="single" w:sz="4" w:space="0" w:color="auto"/>
              <w:bottom w:val="single" w:sz="4" w:space="0" w:color="auto"/>
              <w:right w:val="single" w:sz="4" w:space="0" w:color="auto"/>
            </w:tcBorders>
            <w:noWrap/>
            <w:vAlign w:val="top"/>
          </w:tcPr>
          <w:p w14:paraId="5436679E" w14:textId="77777777" w:rsidR="00744DEA" w:rsidRPr="005E6515" w:rsidRDefault="00744DEA" w:rsidP="00744DEA">
            <w:pPr>
              <w:pStyle w:val="TablesHeadingGSCyan"/>
              <w:framePr w:hSpace="0" w:wrap="auto" w:vAnchor="margin" w:hAnchor="text" w:yAlign="inline"/>
              <w:spacing w:line="276" w:lineRule="auto"/>
              <w:rPr>
                <w:caps w:val="0"/>
              </w:rPr>
            </w:pPr>
            <w:r w:rsidRPr="005E6515">
              <w:rPr>
                <w:caps w:val="0"/>
                <w:sz w:val="20"/>
                <w:szCs w:val="22"/>
              </w:rPr>
              <w:t>Would the project potentially involve or lead to:</w:t>
            </w:r>
          </w:p>
        </w:tc>
        <w:tc>
          <w:tcPr>
            <w:tcW w:w="954" w:type="pct"/>
            <w:tcBorders>
              <w:top w:val="single" w:sz="4" w:space="0" w:color="auto"/>
              <w:left w:val="single" w:sz="4" w:space="0" w:color="auto"/>
              <w:bottom w:val="single" w:sz="4" w:space="0" w:color="auto"/>
            </w:tcBorders>
          </w:tcPr>
          <w:p w14:paraId="4631EC51" w14:textId="77777777" w:rsidR="00744DEA" w:rsidRPr="005E36C8" w:rsidRDefault="00744DEA" w:rsidP="00744DEA">
            <w:pPr>
              <w:pStyle w:val="TablesHeadingGSCyan"/>
              <w:framePr w:hSpace="0" w:wrap="auto" w:vAnchor="margin" w:hAnchor="text" w:yAlign="inline"/>
              <w:spacing w:line="276" w:lineRule="auto"/>
              <w:rPr>
                <w:caps w:val="0"/>
                <w:color w:val="4D4D4C"/>
                <w:sz w:val="20"/>
                <w:szCs w:val="20"/>
              </w:rPr>
            </w:pPr>
          </w:p>
        </w:tc>
      </w:tr>
      <w:tr w:rsidR="00744DEA" w:rsidRPr="005E36C8" w14:paraId="473DE238"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37AB1A68" w14:textId="793D8FC4" w:rsidR="00744DEA" w:rsidRPr="005E36C8" w:rsidRDefault="00744DEA" w:rsidP="00744DEA">
            <w:pPr>
              <w:pStyle w:val="TablesHeadingGSCyan"/>
              <w:framePr w:hSpace="0" w:wrap="auto" w:vAnchor="margin" w:hAnchor="text" w:yAlign="inline"/>
              <w:spacing w:line="276" w:lineRule="auto"/>
            </w:pPr>
            <w:r w:rsidRPr="00DB649E">
              <w:rPr>
                <w:rStyle w:val="SmartLink1"/>
                <w:sz w:val="20"/>
                <w:szCs w:val="22"/>
              </w:rPr>
              <w:fldChar w:fldCharType="begin"/>
            </w:r>
            <w:r w:rsidRPr="00DB649E">
              <w:rPr>
                <w:rStyle w:val="SmartLink1"/>
                <w:sz w:val="20"/>
                <w:szCs w:val="22"/>
              </w:rPr>
              <w:instrText xml:space="preserve"> REF _Ref136065879 \r \h </w:instrText>
            </w:r>
            <w:r>
              <w:rPr>
                <w:rStyle w:val="SmartLink1"/>
                <w:sz w:val="20"/>
                <w:szCs w:val="22"/>
              </w:rPr>
              <w:instrText xml:space="preserve"> \* MERGEFORMAT </w:instrText>
            </w:r>
            <w:r w:rsidRPr="00DB649E">
              <w:rPr>
                <w:rStyle w:val="SmartLink1"/>
                <w:sz w:val="20"/>
                <w:szCs w:val="22"/>
              </w:rPr>
            </w:r>
            <w:r w:rsidRPr="00DB649E">
              <w:rPr>
                <w:rStyle w:val="SmartLink1"/>
                <w:sz w:val="20"/>
                <w:szCs w:val="22"/>
              </w:rPr>
              <w:fldChar w:fldCharType="separate"/>
            </w:r>
            <w:r w:rsidRPr="00DB649E">
              <w:rPr>
                <w:rStyle w:val="SmartLink1"/>
                <w:sz w:val="20"/>
                <w:szCs w:val="22"/>
              </w:rPr>
              <w:t>P.2.1.1 |</w:t>
            </w:r>
            <w:r w:rsidRPr="00DB649E">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vAlign w:val="top"/>
          </w:tcPr>
          <w:p w14:paraId="3A20DEC6" w14:textId="77777777"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adverse impacts on gender equality and/or the situation of women and girls?</w:t>
            </w:r>
          </w:p>
        </w:tc>
        <w:tc>
          <w:tcPr>
            <w:tcW w:w="954" w:type="pct"/>
            <w:tcBorders>
              <w:top w:val="single" w:sz="4" w:space="0" w:color="auto"/>
              <w:left w:val="single" w:sz="4" w:space="0" w:color="auto"/>
              <w:bottom w:val="single" w:sz="4" w:space="0" w:color="auto"/>
            </w:tcBorders>
          </w:tcPr>
          <w:p w14:paraId="1A0F275A" w14:textId="6D9976CA"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664557247"/>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52655DDE" w14:textId="74C9B05A" w:rsidR="00744DEA" w:rsidRPr="005E36C8" w:rsidDel="00A63097" w:rsidRDefault="00573249" w:rsidP="00744DEA">
            <w:sdt>
              <w:sdtPr>
                <w:rPr>
                  <w:caps/>
                  <w:sz w:val="20"/>
                  <w:szCs w:val="20"/>
                </w:rPr>
                <w:id w:val="-1945751652"/>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POTENTIALLY</w:t>
            </w:r>
          </w:p>
          <w:p w14:paraId="15CEF401" w14:textId="78F6D7AA"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939531615"/>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5E36C8" w14:paraId="643E2616"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1C34AD1F" w14:textId="6EF0C2DB" w:rsidR="00744DEA" w:rsidRPr="00DB649E" w:rsidRDefault="00744DEA" w:rsidP="00744DEA">
            <w:pPr>
              <w:pStyle w:val="TablesHeadingGSCyan"/>
              <w:framePr w:hSpace="0" w:wrap="auto" w:vAnchor="margin" w:hAnchor="text" w:yAlign="inline"/>
              <w:spacing w:line="276" w:lineRule="auto"/>
              <w:rPr>
                <w:rStyle w:val="SmartLink1"/>
                <w:sz w:val="20"/>
                <w:szCs w:val="22"/>
              </w:rPr>
            </w:pPr>
            <w:r w:rsidRPr="00DB649E">
              <w:rPr>
                <w:rStyle w:val="SmartLink1"/>
                <w:sz w:val="20"/>
                <w:szCs w:val="22"/>
              </w:rPr>
              <w:fldChar w:fldCharType="begin"/>
            </w:r>
            <w:r w:rsidRPr="00DB649E">
              <w:rPr>
                <w:rStyle w:val="SmartLink1"/>
                <w:sz w:val="20"/>
                <w:szCs w:val="22"/>
              </w:rPr>
              <w:instrText xml:space="preserve"> REF _Ref136065879 \r \h </w:instrText>
            </w:r>
            <w:r>
              <w:rPr>
                <w:rStyle w:val="SmartLink1"/>
                <w:sz w:val="20"/>
                <w:szCs w:val="22"/>
              </w:rPr>
              <w:instrText xml:space="preserve"> \* MERGEFORMAT </w:instrText>
            </w:r>
            <w:r w:rsidRPr="00DB649E">
              <w:rPr>
                <w:rStyle w:val="SmartLink1"/>
                <w:sz w:val="20"/>
                <w:szCs w:val="22"/>
              </w:rPr>
            </w:r>
            <w:r w:rsidRPr="00DB649E">
              <w:rPr>
                <w:rStyle w:val="SmartLink1"/>
                <w:sz w:val="20"/>
                <w:szCs w:val="22"/>
              </w:rPr>
              <w:fldChar w:fldCharType="separate"/>
            </w:r>
            <w:r w:rsidRPr="00DB649E">
              <w:rPr>
                <w:rStyle w:val="SmartLink1"/>
                <w:sz w:val="20"/>
                <w:szCs w:val="22"/>
              </w:rPr>
              <w:t>P.2.1.1 |</w:t>
            </w:r>
            <w:r w:rsidRPr="00DB649E">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tcPr>
          <w:p w14:paraId="2BE24D46" w14:textId="5A95E8D5"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 xml:space="preserve">exacerbation of risks of gender-based violence? For example, through the influx of workers to a community, </w:t>
            </w:r>
            <w:r w:rsidRPr="005E36C8">
              <w:rPr>
                <w:caps w:val="0"/>
                <w:color w:val="4D4D4C"/>
                <w:sz w:val="20"/>
                <w:szCs w:val="20"/>
              </w:rPr>
              <w:lastRenderedPageBreak/>
              <w:t>changes in community and household power dynamics, increased exposure to unsafe public places and/or transport, etc.</w:t>
            </w:r>
          </w:p>
        </w:tc>
        <w:tc>
          <w:tcPr>
            <w:tcW w:w="954" w:type="pct"/>
            <w:tcBorders>
              <w:top w:val="single" w:sz="4" w:space="0" w:color="auto"/>
              <w:left w:val="single" w:sz="4" w:space="0" w:color="auto"/>
              <w:bottom w:val="single" w:sz="4" w:space="0" w:color="auto"/>
            </w:tcBorders>
          </w:tcPr>
          <w:p w14:paraId="44120D11" w14:textId="268AA400"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508373252"/>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038C2F47" w14:textId="4CFECBB8" w:rsidR="00744DEA" w:rsidRPr="005E36C8" w:rsidDel="00A63097" w:rsidRDefault="00573249" w:rsidP="00744DEA">
            <w:sdt>
              <w:sdtPr>
                <w:rPr>
                  <w:caps/>
                  <w:sz w:val="20"/>
                  <w:szCs w:val="20"/>
                </w:rPr>
                <w:id w:val="-164478484"/>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POTENTIALLY</w:t>
            </w:r>
          </w:p>
          <w:p w14:paraId="23BB51CF" w14:textId="49F552F6" w:rsidR="00744DEA"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427615228"/>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5E36C8" w14:paraId="552FAB97"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4D61AAC2" w14:textId="4FE68404" w:rsidR="00744DEA" w:rsidRPr="005E36C8" w:rsidRDefault="00744DEA" w:rsidP="00744DEA">
            <w:pPr>
              <w:pStyle w:val="TablesHeadingGSCyan"/>
              <w:framePr w:hSpace="0" w:wrap="auto" w:vAnchor="margin" w:hAnchor="text" w:yAlign="inline"/>
              <w:spacing w:line="276" w:lineRule="auto"/>
            </w:pPr>
            <w:r w:rsidRPr="00A42C21">
              <w:rPr>
                <w:rStyle w:val="SmartLink1"/>
                <w:sz w:val="20"/>
                <w:szCs w:val="22"/>
              </w:rPr>
              <w:lastRenderedPageBreak/>
              <w:fldChar w:fldCharType="begin"/>
            </w:r>
            <w:r w:rsidRPr="00A42C21">
              <w:rPr>
                <w:rStyle w:val="SmartLink1"/>
                <w:sz w:val="20"/>
                <w:szCs w:val="22"/>
              </w:rPr>
              <w:instrText xml:space="preserve"> REF _Ref136145851 \r \h </w:instrText>
            </w:r>
            <w:r>
              <w:rPr>
                <w:rStyle w:val="SmartLink1"/>
                <w:sz w:val="20"/>
                <w:szCs w:val="22"/>
              </w:rPr>
              <w:instrText xml:space="preserve"> \* MERGEFORMAT </w:instrText>
            </w:r>
            <w:r w:rsidRPr="00A42C21">
              <w:rPr>
                <w:rStyle w:val="SmartLink1"/>
                <w:sz w:val="20"/>
                <w:szCs w:val="22"/>
              </w:rPr>
            </w:r>
            <w:r w:rsidRPr="00A42C21">
              <w:rPr>
                <w:rStyle w:val="SmartLink1"/>
                <w:sz w:val="20"/>
                <w:szCs w:val="22"/>
              </w:rPr>
              <w:fldChar w:fldCharType="separate"/>
            </w:r>
            <w:r w:rsidRPr="00A42C21">
              <w:rPr>
                <w:rStyle w:val="SmartLink1"/>
                <w:sz w:val="20"/>
                <w:szCs w:val="22"/>
              </w:rPr>
              <w:t>P.2.1.2 |</w:t>
            </w:r>
            <w:r w:rsidRPr="00A42C21">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tcPr>
          <w:p w14:paraId="36E0BAE8" w14:textId="77777777"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reproducing discriminations against women based on gender, especially regarding participation in design and implementation or access to opportunities and benefits?</w:t>
            </w:r>
          </w:p>
        </w:tc>
        <w:tc>
          <w:tcPr>
            <w:tcW w:w="954" w:type="pct"/>
            <w:tcBorders>
              <w:top w:val="single" w:sz="4" w:space="0" w:color="auto"/>
              <w:left w:val="single" w:sz="4" w:space="0" w:color="auto"/>
              <w:bottom w:val="single" w:sz="4" w:space="0" w:color="auto"/>
            </w:tcBorders>
          </w:tcPr>
          <w:p w14:paraId="666F155E" w14:textId="07D59ED7"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344363288"/>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4E93B51A" w14:textId="6E8CABD3" w:rsidR="00744DEA" w:rsidRPr="005E36C8" w:rsidDel="00A63097" w:rsidRDefault="00573249" w:rsidP="00744DEA">
            <w:sdt>
              <w:sdtPr>
                <w:rPr>
                  <w:caps/>
                  <w:sz w:val="20"/>
                  <w:szCs w:val="20"/>
                </w:rPr>
                <w:id w:val="-154228008"/>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POTENTIALLY</w:t>
            </w:r>
          </w:p>
          <w:p w14:paraId="13978D40" w14:textId="49540B4B"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880854817"/>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5E36C8" w14:paraId="527B4BAE"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3A8ABA47" w14:textId="3DB04DB1" w:rsidR="00744DEA" w:rsidRPr="005E36C8" w:rsidRDefault="00744DEA" w:rsidP="00744DEA">
            <w:pPr>
              <w:pStyle w:val="TablesHeadingGSCyan"/>
              <w:framePr w:hSpace="0" w:wrap="auto" w:vAnchor="margin" w:hAnchor="text" w:yAlign="inline"/>
              <w:spacing w:line="276" w:lineRule="auto"/>
            </w:pPr>
            <w:r w:rsidRPr="00A42C21">
              <w:rPr>
                <w:rStyle w:val="SmartLink1"/>
                <w:sz w:val="20"/>
                <w:szCs w:val="22"/>
              </w:rPr>
              <w:fldChar w:fldCharType="begin"/>
            </w:r>
            <w:r w:rsidRPr="00A42C21">
              <w:rPr>
                <w:rStyle w:val="SmartLink1"/>
                <w:sz w:val="20"/>
                <w:szCs w:val="22"/>
              </w:rPr>
              <w:instrText xml:space="preserve"> REF _Ref136145851 \r \h </w:instrText>
            </w:r>
            <w:r>
              <w:rPr>
                <w:rStyle w:val="SmartLink1"/>
                <w:sz w:val="20"/>
                <w:szCs w:val="22"/>
              </w:rPr>
              <w:instrText xml:space="preserve"> \* MERGEFORMAT </w:instrText>
            </w:r>
            <w:r w:rsidRPr="00A42C21">
              <w:rPr>
                <w:rStyle w:val="SmartLink1"/>
                <w:sz w:val="20"/>
                <w:szCs w:val="22"/>
              </w:rPr>
            </w:r>
            <w:r w:rsidRPr="00A42C21">
              <w:rPr>
                <w:rStyle w:val="SmartLink1"/>
                <w:sz w:val="20"/>
                <w:szCs w:val="22"/>
              </w:rPr>
              <w:fldChar w:fldCharType="separate"/>
            </w:r>
            <w:r w:rsidRPr="00A42C21">
              <w:rPr>
                <w:rStyle w:val="SmartLink1"/>
                <w:sz w:val="20"/>
                <w:szCs w:val="22"/>
              </w:rPr>
              <w:t>P.2.1.2 |</w:t>
            </w:r>
            <w:r w:rsidRPr="00A42C21">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tcPr>
          <w:p w14:paraId="13F2F422" w14:textId="5324440D"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limitations on women’s ability to use, develop and protect</w:t>
            </w:r>
            <w:r>
              <w:rPr>
                <w:caps w:val="0"/>
                <w:color w:val="4D4D4C"/>
                <w:sz w:val="20"/>
                <w:szCs w:val="20"/>
              </w:rPr>
              <w:t xml:space="preserve"> </w:t>
            </w:r>
            <w:r w:rsidRPr="005E36C8">
              <w:rPr>
                <w:caps w:val="0"/>
                <w:color w:val="4D4D4C"/>
                <w:sz w:val="20"/>
                <w:szCs w:val="20"/>
              </w:rPr>
              <w:t>natural resources, taking into account different</w:t>
            </w:r>
            <w:r>
              <w:rPr>
                <w:caps w:val="0"/>
                <w:color w:val="4D4D4C"/>
                <w:sz w:val="20"/>
                <w:szCs w:val="20"/>
              </w:rPr>
              <w:t xml:space="preserve"> </w:t>
            </w:r>
            <w:r w:rsidRPr="005E36C8">
              <w:rPr>
                <w:caps w:val="0"/>
                <w:color w:val="4D4D4C"/>
                <w:sz w:val="20"/>
                <w:szCs w:val="20"/>
              </w:rPr>
              <w:t>roles and positions of women and men in accessing environmental goods and services?</w:t>
            </w:r>
          </w:p>
          <w:p w14:paraId="2CCCBA19" w14:textId="4572ECF0"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For example, activities that could lead to natural resources degradation or depletion in communities who</w:t>
            </w:r>
            <w:r>
              <w:rPr>
                <w:caps w:val="0"/>
                <w:color w:val="4D4D4C"/>
                <w:sz w:val="20"/>
                <w:szCs w:val="20"/>
              </w:rPr>
              <w:t xml:space="preserve"> </w:t>
            </w:r>
            <w:r w:rsidRPr="005E36C8">
              <w:rPr>
                <w:caps w:val="0"/>
                <w:color w:val="4D4D4C"/>
                <w:sz w:val="20"/>
                <w:szCs w:val="20"/>
              </w:rPr>
              <w:t>depend on these resources for their livelihoods and well-being.</w:t>
            </w:r>
          </w:p>
        </w:tc>
        <w:tc>
          <w:tcPr>
            <w:tcW w:w="954" w:type="pct"/>
            <w:tcBorders>
              <w:top w:val="single" w:sz="4" w:space="0" w:color="auto"/>
              <w:left w:val="single" w:sz="4" w:space="0" w:color="auto"/>
              <w:bottom w:val="single" w:sz="4" w:space="0" w:color="auto"/>
            </w:tcBorders>
          </w:tcPr>
          <w:p w14:paraId="450C1617" w14:textId="3CFE70C4"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758798014"/>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7BB8555B" w14:textId="16D3E747" w:rsidR="00744DEA" w:rsidRPr="005E36C8" w:rsidDel="00A63097" w:rsidRDefault="00573249" w:rsidP="00744DEA">
            <w:sdt>
              <w:sdtPr>
                <w:rPr>
                  <w:caps/>
                  <w:sz w:val="20"/>
                  <w:szCs w:val="20"/>
                </w:rPr>
                <w:id w:val="-1283631"/>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POTENTIALLY</w:t>
            </w:r>
          </w:p>
          <w:p w14:paraId="69AF7E90" w14:textId="5037AA2C"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107198166"/>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5E36C8" w14:paraId="3E99C2EE" w14:textId="77777777" w:rsidTr="00735E79">
        <w:trPr>
          <w:trHeight w:val="364"/>
        </w:trPr>
        <w:tc>
          <w:tcPr>
            <w:tcW w:w="5000" w:type="pct"/>
            <w:gridSpan w:val="3"/>
            <w:tcBorders>
              <w:top w:val="single" w:sz="4" w:space="0" w:color="auto"/>
              <w:bottom w:val="single" w:sz="4" w:space="0" w:color="auto"/>
            </w:tcBorders>
            <w:noWrap/>
            <w:vAlign w:val="top"/>
          </w:tcPr>
          <w:p w14:paraId="24CBEEED" w14:textId="5544C266" w:rsidR="00744DEA" w:rsidRPr="004A0077" w:rsidRDefault="00744DEA" w:rsidP="00744DEA">
            <w:pPr>
              <w:pStyle w:val="TablesHeadingGSCyan"/>
              <w:framePr w:hSpace="0" w:wrap="auto" w:vAnchor="margin" w:hAnchor="text" w:yAlign="inline"/>
              <w:spacing w:line="276" w:lineRule="auto"/>
              <w:rPr>
                <w:caps w:val="0"/>
                <w:sz w:val="20"/>
                <w:szCs w:val="22"/>
              </w:rPr>
            </w:pPr>
            <w:r w:rsidRPr="004A0077">
              <w:rPr>
                <w:caps w:val="0"/>
                <w:sz w:val="20"/>
                <w:szCs w:val="22"/>
              </w:rPr>
              <w:t>Briefly describe below how the project is addressing any identified risk to gender equality and women’s empowerment.</w:t>
            </w:r>
          </w:p>
        </w:tc>
      </w:tr>
      <w:tr w:rsidR="00744DEA" w:rsidRPr="005E36C8" w14:paraId="15B43F22" w14:textId="77777777" w:rsidTr="00E0732C">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6DB6CF0D" w14:textId="77777777" w:rsidR="00744DEA" w:rsidRDefault="00106E86" w:rsidP="00106E86">
            <w:pPr>
              <w:pStyle w:val="TablesHeadingGSCyan"/>
              <w:framePr w:hSpace="0" w:wrap="auto" w:vAnchor="margin" w:hAnchor="text" w:yAlign="inline"/>
              <w:spacing w:line="276" w:lineRule="auto"/>
              <w:rPr>
                <w:ins w:id="866" w:author="VT" w:date="2023-06-27T10:00:00Z"/>
                <w:i/>
                <w:iCs/>
                <w:caps w:val="0"/>
                <w:color w:val="4D4D4C"/>
                <w:sz w:val="20"/>
                <w:szCs w:val="20"/>
              </w:rPr>
            </w:pPr>
            <w:ins w:id="867" w:author="Anshika Gupta" w:date="2023-06-26T20:37:00Z">
              <w:r w:rsidRPr="00BF2666">
                <w:rPr>
                  <w:i/>
                  <w:iCs/>
                  <w:caps w:val="0"/>
                  <w:color w:val="4D4D4C"/>
                  <w:sz w:val="20"/>
                  <w:szCs w:val="20"/>
                </w:rPr>
                <w:t>Please add text here</w:t>
              </w:r>
              <w:r>
                <w:rPr>
                  <w:i/>
                  <w:iCs/>
                  <w:caps w:val="0"/>
                  <w:color w:val="4D4D4C"/>
                  <w:sz w:val="20"/>
                  <w:szCs w:val="20"/>
                </w:rPr>
                <w:t>….</w:t>
              </w:r>
            </w:ins>
          </w:p>
          <w:p w14:paraId="2BD7ED38" w14:textId="366B8D12" w:rsidR="00E0732C" w:rsidRPr="00E0732C" w:rsidRDefault="00E0732C" w:rsidP="00E0732C"/>
        </w:tc>
      </w:tr>
      <w:tr w:rsidR="00744DEA" w:rsidRPr="00514D61" w14:paraId="3590ECE0" w14:textId="77777777" w:rsidTr="00735E79">
        <w:trPr>
          <w:trHeight w:val="364"/>
        </w:trPr>
        <w:tc>
          <w:tcPr>
            <w:tcW w:w="5000" w:type="pct"/>
            <w:gridSpan w:val="3"/>
            <w:tcBorders>
              <w:top w:val="single" w:sz="4" w:space="0" w:color="auto"/>
              <w:bottom w:val="single" w:sz="4" w:space="0" w:color="auto"/>
            </w:tcBorders>
            <w:noWrap/>
            <w:vAlign w:val="top"/>
          </w:tcPr>
          <w:p w14:paraId="3EE6C143" w14:textId="0D76A6D5" w:rsidR="00744DEA" w:rsidRPr="005818F2" w:rsidRDefault="00744DEA" w:rsidP="00744DEA">
            <w:pPr>
              <w:pStyle w:val="TablesHeadingGSCyan"/>
              <w:framePr w:hSpace="0" w:wrap="auto" w:vAnchor="margin" w:hAnchor="text" w:yAlign="inline"/>
              <w:spacing w:line="276" w:lineRule="auto"/>
              <w:rPr>
                <w:b/>
                <w:bCs/>
                <w:caps w:val="0"/>
                <w:color w:val="4D4D4C"/>
                <w:sz w:val="20"/>
                <w:szCs w:val="20"/>
              </w:rPr>
            </w:pPr>
            <w:r w:rsidRPr="005818F2">
              <w:rPr>
                <w:rStyle w:val="SmartLink1"/>
                <w:b/>
                <w:bCs/>
              </w:rPr>
              <w:fldChar w:fldCharType="begin"/>
            </w:r>
            <w:r w:rsidRPr="005818F2">
              <w:rPr>
                <w:rStyle w:val="SmartLink1"/>
                <w:b/>
                <w:bCs/>
              </w:rPr>
              <w:instrText xml:space="preserve"> REF _Ref136150338 \w \h  \* MERGEFORMAT </w:instrText>
            </w:r>
            <w:r w:rsidRPr="005818F2">
              <w:rPr>
                <w:rStyle w:val="SmartLink1"/>
                <w:b/>
                <w:bCs/>
              </w:rPr>
            </w:r>
            <w:r w:rsidRPr="005818F2">
              <w:rPr>
                <w:rStyle w:val="SmartLink1"/>
                <w:b/>
                <w:bCs/>
              </w:rPr>
              <w:fldChar w:fldCharType="separate"/>
            </w:r>
            <w:r w:rsidRPr="005818F2">
              <w:rPr>
                <w:rStyle w:val="SmartLink1"/>
                <w:b/>
                <w:bCs/>
              </w:rPr>
              <w:t>P.3 |</w:t>
            </w:r>
            <w:r w:rsidRPr="005818F2">
              <w:rPr>
                <w:rStyle w:val="SmartLink1"/>
                <w:b/>
                <w:bCs/>
              </w:rPr>
              <w:fldChar w:fldCharType="end"/>
            </w:r>
            <w:r w:rsidRPr="005818F2">
              <w:rPr>
                <w:rStyle w:val="SmartLink1"/>
                <w:b/>
                <w:bCs/>
              </w:rPr>
              <w:fldChar w:fldCharType="begin"/>
            </w:r>
            <w:r w:rsidRPr="005818F2">
              <w:rPr>
                <w:rStyle w:val="SmartLink1"/>
                <w:b/>
                <w:bCs/>
              </w:rPr>
              <w:instrText xml:space="preserve"> REF _Ref136150347 \h  \* MERGEFORMAT </w:instrText>
            </w:r>
            <w:r w:rsidRPr="005818F2">
              <w:rPr>
                <w:rStyle w:val="SmartLink1"/>
                <w:b/>
                <w:bCs/>
              </w:rPr>
            </w:r>
            <w:r w:rsidRPr="005818F2">
              <w:rPr>
                <w:rStyle w:val="SmartLink1"/>
                <w:b/>
                <w:bCs/>
              </w:rPr>
              <w:fldChar w:fldCharType="separate"/>
            </w:r>
            <w:r w:rsidRPr="005818F2">
              <w:rPr>
                <w:rStyle w:val="SmartLink1"/>
                <w:b/>
                <w:bCs/>
              </w:rPr>
              <w:t>Community Health AND Safety</w:t>
            </w:r>
            <w:r w:rsidRPr="005818F2">
              <w:rPr>
                <w:rStyle w:val="SmartLink1"/>
                <w:b/>
                <w:bCs/>
              </w:rPr>
              <w:fldChar w:fldCharType="end"/>
            </w:r>
          </w:p>
        </w:tc>
      </w:tr>
      <w:tr w:rsidR="00744DEA" w:rsidRPr="00514D61" w14:paraId="2F83F48C"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476EB46F" w14:textId="211D3DD3" w:rsidR="00744DEA" w:rsidRPr="00072AE1" w:rsidRDefault="00744DEA" w:rsidP="00744DEA">
            <w:pPr>
              <w:pStyle w:val="TablesHeadingGSCyan"/>
              <w:framePr w:hSpace="0" w:wrap="auto" w:vAnchor="margin" w:hAnchor="text" w:yAlign="inline"/>
              <w:spacing w:line="276" w:lineRule="auto"/>
              <w:rPr>
                <w:rStyle w:val="SmartLink1"/>
                <w:sz w:val="20"/>
                <w:szCs w:val="22"/>
              </w:rPr>
            </w:pPr>
            <w:r w:rsidRPr="00072AE1">
              <w:rPr>
                <w:rStyle w:val="SmartLink1"/>
                <w:sz w:val="20"/>
                <w:szCs w:val="22"/>
              </w:rPr>
              <w:fldChar w:fldCharType="begin"/>
            </w:r>
            <w:r w:rsidRPr="00072AE1">
              <w:rPr>
                <w:rStyle w:val="SmartLink1"/>
                <w:sz w:val="20"/>
                <w:szCs w:val="22"/>
              </w:rPr>
              <w:instrText xml:space="preserve"> REF _Ref136151130 \r \h </w:instrText>
            </w:r>
            <w:r>
              <w:rPr>
                <w:rStyle w:val="SmartLink1"/>
                <w:sz w:val="20"/>
                <w:szCs w:val="22"/>
              </w:rPr>
              <w:instrText xml:space="preserve"> \* MERGEFORMAT </w:instrText>
            </w:r>
            <w:r w:rsidRPr="00072AE1">
              <w:rPr>
                <w:rStyle w:val="SmartLink1"/>
                <w:sz w:val="20"/>
                <w:szCs w:val="22"/>
              </w:rPr>
            </w:r>
            <w:r w:rsidRPr="00072AE1">
              <w:rPr>
                <w:rStyle w:val="SmartLink1"/>
                <w:sz w:val="20"/>
                <w:szCs w:val="22"/>
              </w:rPr>
              <w:fldChar w:fldCharType="separate"/>
            </w:r>
            <w:r w:rsidRPr="00072AE1">
              <w:rPr>
                <w:rStyle w:val="SmartLink1"/>
                <w:sz w:val="20"/>
                <w:szCs w:val="22"/>
              </w:rPr>
              <w:t>P.3.1.1 |</w:t>
            </w:r>
            <w:r w:rsidRPr="00072AE1">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tcPr>
          <w:p w14:paraId="7D0CE481" w14:textId="5A0F57B2" w:rsidR="00744DEA" w:rsidRPr="005818F2" w:rsidRDefault="00744DEA" w:rsidP="00744DEA">
            <w:pPr>
              <w:pStyle w:val="TablesHeadingGSCyan"/>
              <w:framePr w:hSpace="0" w:wrap="auto" w:vAnchor="margin" w:hAnchor="text" w:yAlign="inline"/>
              <w:spacing w:line="276" w:lineRule="auto"/>
              <w:rPr>
                <w:rStyle w:val="SmartLink1"/>
                <w:b/>
                <w:bCs/>
              </w:rPr>
            </w:pPr>
            <w:r w:rsidRPr="00044227">
              <w:rPr>
                <w:caps w:val="0"/>
                <w:color w:val="4D4D4C"/>
                <w:sz w:val="20"/>
                <w:szCs w:val="20"/>
              </w:rPr>
              <w:t xml:space="preserve">Does the project </w:t>
            </w:r>
            <w:r>
              <w:rPr>
                <w:caps w:val="0"/>
                <w:color w:val="4D4D4C"/>
                <w:sz w:val="20"/>
                <w:szCs w:val="20"/>
              </w:rPr>
              <w:t>involve</w:t>
            </w:r>
            <w:r w:rsidRPr="00044227">
              <w:rPr>
                <w:caps w:val="0"/>
                <w:color w:val="4D4D4C"/>
                <w:sz w:val="20"/>
                <w:szCs w:val="20"/>
              </w:rPr>
              <w:t xml:space="preserve"> potential risks to the health and safety of affected communities during its life cycle?</w:t>
            </w:r>
          </w:p>
        </w:tc>
        <w:tc>
          <w:tcPr>
            <w:tcW w:w="954" w:type="pct"/>
            <w:tcBorders>
              <w:top w:val="single" w:sz="4" w:space="0" w:color="auto"/>
              <w:left w:val="single" w:sz="4" w:space="0" w:color="auto"/>
              <w:bottom w:val="single" w:sz="4" w:space="0" w:color="auto"/>
            </w:tcBorders>
          </w:tcPr>
          <w:p w14:paraId="48F0C1BF" w14:textId="0953E84F"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601941841"/>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3E67CF2E" w14:textId="662A52AF" w:rsidR="00744DEA" w:rsidRPr="005818F2" w:rsidRDefault="00573249" w:rsidP="00744DEA">
            <w:pPr>
              <w:pStyle w:val="TablesHeadingGSCyan"/>
              <w:framePr w:hSpace="0" w:wrap="auto" w:vAnchor="margin" w:hAnchor="text" w:yAlign="inline"/>
              <w:spacing w:line="276" w:lineRule="auto"/>
              <w:rPr>
                <w:rStyle w:val="SmartLink1"/>
                <w:b/>
                <w:bCs/>
              </w:rPr>
            </w:pPr>
            <w:sdt>
              <w:sdtPr>
                <w:rPr>
                  <w:rFonts w:asciiTheme="minorHAnsi" w:hAnsiTheme="minorHAnsi"/>
                  <w:caps w:val="0"/>
                  <w:color w:val="4D4D4C"/>
                  <w:sz w:val="20"/>
                  <w:szCs w:val="20"/>
                  <w:u w:val="single"/>
                  <w:shd w:val="clear" w:color="auto" w:fill="E1DFDD"/>
                </w:rPr>
                <w:id w:val="-162237853"/>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514D61" w14:paraId="6C76D068"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084FF6A0" w14:textId="13CDDFDD" w:rsidR="00744DEA" w:rsidRPr="00072AE1" w:rsidRDefault="00744DEA" w:rsidP="00744DEA">
            <w:pPr>
              <w:pStyle w:val="TablesHeadingGSCyan"/>
              <w:framePr w:hSpace="0" w:wrap="auto" w:vAnchor="margin" w:hAnchor="text" w:yAlign="inline"/>
              <w:spacing w:line="276" w:lineRule="auto"/>
              <w:rPr>
                <w:rStyle w:val="SmartLink1"/>
                <w:sz w:val="20"/>
                <w:szCs w:val="22"/>
              </w:rPr>
            </w:pPr>
            <w:r w:rsidRPr="00072AE1">
              <w:rPr>
                <w:rStyle w:val="SmartLink1"/>
                <w:sz w:val="20"/>
                <w:szCs w:val="22"/>
              </w:rPr>
              <w:fldChar w:fldCharType="begin"/>
            </w:r>
            <w:r w:rsidRPr="00072AE1">
              <w:rPr>
                <w:rStyle w:val="SmartLink1"/>
                <w:sz w:val="20"/>
                <w:szCs w:val="22"/>
              </w:rPr>
              <w:instrText xml:space="preserve"> REF _Ref136151166 \r \h </w:instrText>
            </w:r>
            <w:r>
              <w:rPr>
                <w:rStyle w:val="SmartLink1"/>
                <w:sz w:val="20"/>
                <w:szCs w:val="22"/>
              </w:rPr>
              <w:instrText xml:space="preserve"> \* MERGEFORMAT </w:instrText>
            </w:r>
            <w:r w:rsidRPr="00072AE1">
              <w:rPr>
                <w:rStyle w:val="SmartLink1"/>
                <w:sz w:val="20"/>
                <w:szCs w:val="22"/>
              </w:rPr>
            </w:r>
            <w:r w:rsidRPr="00072AE1">
              <w:rPr>
                <w:rStyle w:val="SmartLink1"/>
                <w:sz w:val="20"/>
                <w:szCs w:val="22"/>
              </w:rPr>
              <w:fldChar w:fldCharType="separate"/>
            </w:r>
            <w:r w:rsidRPr="00072AE1">
              <w:rPr>
                <w:rStyle w:val="SmartLink1"/>
                <w:sz w:val="20"/>
                <w:szCs w:val="22"/>
              </w:rPr>
              <w:t>P.3.1.2 |</w:t>
            </w:r>
            <w:r w:rsidRPr="00072AE1">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tcPr>
          <w:p w14:paraId="7EB5066D" w14:textId="5EEB4986" w:rsidR="00744DEA" w:rsidRPr="00044227" w:rsidRDefault="00744DEA" w:rsidP="00744DEA">
            <w:pPr>
              <w:pStyle w:val="TablesHeadingGSCyan"/>
              <w:framePr w:hSpace="0" w:wrap="auto" w:vAnchor="margin" w:hAnchor="text" w:yAlign="inline"/>
              <w:spacing w:line="276" w:lineRule="auto"/>
              <w:rPr>
                <w:caps w:val="0"/>
                <w:color w:val="4D4D4C"/>
                <w:sz w:val="20"/>
                <w:szCs w:val="20"/>
              </w:rPr>
            </w:pPr>
            <w:r w:rsidRPr="009031E4">
              <w:rPr>
                <w:caps w:val="0"/>
                <w:color w:val="4D4D4C"/>
                <w:sz w:val="20"/>
                <w:szCs w:val="20"/>
              </w:rPr>
              <w:t>Does the project involve any potential risks to the workers' safety and health?</w:t>
            </w:r>
          </w:p>
        </w:tc>
        <w:tc>
          <w:tcPr>
            <w:tcW w:w="954" w:type="pct"/>
            <w:tcBorders>
              <w:top w:val="single" w:sz="4" w:space="0" w:color="auto"/>
              <w:left w:val="single" w:sz="4" w:space="0" w:color="auto"/>
              <w:bottom w:val="single" w:sz="4" w:space="0" w:color="auto"/>
            </w:tcBorders>
          </w:tcPr>
          <w:p w14:paraId="5AC6D44C" w14:textId="61301E96"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225877411"/>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01C48D8B" w14:textId="0F390F13" w:rsidR="00744DEA" w:rsidRPr="005818F2" w:rsidRDefault="00573249" w:rsidP="00744DEA">
            <w:pPr>
              <w:pStyle w:val="TablesHeadingGSCyan"/>
              <w:framePr w:hSpace="0" w:wrap="auto" w:vAnchor="margin" w:hAnchor="text" w:yAlign="inline"/>
              <w:spacing w:line="276" w:lineRule="auto"/>
              <w:rPr>
                <w:rStyle w:val="SmartLink1"/>
                <w:b/>
                <w:bCs/>
              </w:rPr>
            </w:pPr>
            <w:sdt>
              <w:sdtPr>
                <w:rPr>
                  <w:rFonts w:asciiTheme="minorHAnsi" w:hAnsiTheme="minorHAnsi"/>
                  <w:caps w:val="0"/>
                  <w:color w:val="4D4D4C"/>
                  <w:sz w:val="20"/>
                  <w:szCs w:val="20"/>
                  <w:u w:val="single"/>
                  <w:shd w:val="clear" w:color="auto" w:fill="E1DFDD"/>
                </w:rPr>
                <w:id w:val="1078866727"/>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514D61" w14:paraId="5930D8DC" w14:textId="77777777" w:rsidTr="00735E79">
        <w:trPr>
          <w:trHeight w:val="364"/>
        </w:trPr>
        <w:tc>
          <w:tcPr>
            <w:tcW w:w="5000" w:type="pct"/>
            <w:gridSpan w:val="3"/>
            <w:tcBorders>
              <w:top w:val="single" w:sz="4" w:space="0" w:color="auto"/>
              <w:bottom w:val="single" w:sz="4" w:space="0" w:color="auto"/>
            </w:tcBorders>
            <w:noWrap/>
            <w:vAlign w:val="top"/>
          </w:tcPr>
          <w:p w14:paraId="157F8C2A" w14:textId="4003DB2E" w:rsidR="00744DEA" w:rsidRPr="005818F2" w:rsidRDefault="00744DEA" w:rsidP="00744DEA">
            <w:pPr>
              <w:pStyle w:val="TablesHeadingGSCyan"/>
              <w:framePr w:hSpace="0" w:wrap="auto" w:vAnchor="margin" w:hAnchor="text" w:yAlign="inline"/>
              <w:spacing w:line="276" w:lineRule="auto"/>
              <w:rPr>
                <w:rStyle w:val="SmartLink1"/>
                <w:b/>
                <w:bCs/>
              </w:rPr>
            </w:pPr>
            <w:r w:rsidRPr="00770304">
              <w:rPr>
                <w:caps w:val="0"/>
                <w:sz w:val="20"/>
                <w:szCs w:val="22"/>
              </w:rPr>
              <w:t>If the answer to any of the questions above is "yes," please explain the reason and how the project will ensure compliance with applicable requirements.</w:t>
            </w:r>
          </w:p>
        </w:tc>
      </w:tr>
      <w:tr w:rsidR="00744DEA" w:rsidRPr="00514D61" w14:paraId="11581358" w14:textId="77777777" w:rsidTr="00735E79">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249A2657" w14:textId="6C4AFAFA" w:rsidR="00744DEA" w:rsidRDefault="00BF1765" w:rsidP="00744DEA">
            <w:pPr>
              <w:pStyle w:val="TablesHeadingGSCyan"/>
              <w:framePr w:hSpace="0" w:wrap="auto" w:vAnchor="margin" w:hAnchor="text" w:yAlign="inline"/>
              <w:spacing w:line="276" w:lineRule="auto"/>
              <w:rPr>
                <w:rStyle w:val="SmartLink1"/>
                <w:u w:val="none"/>
              </w:rPr>
            </w:pPr>
            <w:ins w:id="868" w:author="Anshika Gupta" w:date="2023-06-27T08:23:00Z">
              <w:r w:rsidRPr="00BF2666">
                <w:rPr>
                  <w:i/>
                  <w:iCs/>
                  <w:caps w:val="0"/>
                  <w:color w:val="4D4D4C"/>
                  <w:sz w:val="20"/>
                  <w:szCs w:val="20"/>
                </w:rPr>
                <w:t>Please add text here</w:t>
              </w:r>
              <w:r>
                <w:rPr>
                  <w:i/>
                  <w:iCs/>
                  <w:caps w:val="0"/>
                  <w:color w:val="4D4D4C"/>
                  <w:sz w:val="20"/>
                  <w:szCs w:val="20"/>
                </w:rPr>
                <w:t>….</w:t>
              </w:r>
            </w:ins>
          </w:p>
          <w:p w14:paraId="3E244AD8" w14:textId="37286AE8" w:rsidR="00744DEA" w:rsidRPr="001E1AF3" w:rsidRDefault="00744DEA" w:rsidP="00744DEA"/>
        </w:tc>
      </w:tr>
      <w:tr w:rsidR="00744DEA" w:rsidRPr="005E36C8" w14:paraId="7D55579E" w14:textId="77777777" w:rsidTr="00735E79">
        <w:trPr>
          <w:trHeight w:val="364"/>
        </w:trPr>
        <w:tc>
          <w:tcPr>
            <w:tcW w:w="5000" w:type="pct"/>
            <w:gridSpan w:val="3"/>
            <w:tcBorders>
              <w:top w:val="single" w:sz="4" w:space="0" w:color="auto"/>
              <w:bottom w:val="single" w:sz="4" w:space="0" w:color="auto"/>
            </w:tcBorders>
            <w:noWrap/>
            <w:vAlign w:val="top"/>
          </w:tcPr>
          <w:p w14:paraId="13DC166F" w14:textId="77777777" w:rsidR="00744DEA" w:rsidRPr="005E6515" w:rsidRDefault="00744DEA" w:rsidP="00744DEA">
            <w:pPr>
              <w:pStyle w:val="TablesHeadingGSCyan"/>
              <w:framePr w:hSpace="0" w:wrap="auto" w:vAnchor="margin" w:hAnchor="text" w:yAlign="inline"/>
              <w:spacing w:line="276" w:lineRule="auto"/>
              <w:rPr>
                <w:caps w:val="0"/>
                <w:color w:val="4D4D4C"/>
              </w:rPr>
            </w:pPr>
            <w:r w:rsidRPr="005E6515">
              <w:rPr>
                <w:caps w:val="0"/>
                <w:sz w:val="20"/>
                <w:szCs w:val="22"/>
              </w:rPr>
              <w:t>Would the project potentially involve or lead to:</w:t>
            </w:r>
          </w:p>
        </w:tc>
      </w:tr>
      <w:tr w:rsidR="00744DEA" w:rsidRPr="005E36C8" w14:paraId="524850CA"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4E0F4A8C" w14:textId="0D381DF5" w:rsidR="00744DEA" w:rsidRPr="005E36C8" w:rsidRDefault="00744DEA" w:rsidP="00744DEA">
            <w:pPr>
              <w:pStyle w:val="TablesHeadingGSCyan"/>
              <w:framePr w:hSpace="0" w:wrap="auto" w:vAnchor="margin" w:hAnchor="text" w:yAlign="inline"/>
              <w:spacing w:line="276" w:lineRule="auto"/>
            </w:pPr>
            <w:r w:rsidRPr="00072AE1">
              <w:rPr>
                <w:rStyle w:val="SmartLink1"/>
                <w:sz w:val="20"/>
                <w:szCs w:val="22"/>
              </w:rPr>
              <w:fldChar w:fldCharType="begin"/>
            </w:r>
            <w:r w:rsidRPr="00072AE1">
              <w:rPr>
                <w:rStyle w:val="SmartLink1"/>
                <w:sz w:val="20"/>
                <w:szCs w:val="22"/>
              </w:rPr>
              <w:instrText xml:space="preserve"> REF _Ref136151130 \r \h </w:instrText>
            </w:r>
            <w:r>
              <w:rPr>
                <w:rStyle w:val="SmartLink1"/>
                <w:sz w:val="20"/>
                <w:szCs w:val="22"/>
              </w:rPr>
              <w:instrText xml:space="preserve"> \* MERGEFORMAT </w:instrText>
            </w:r>
            <w:r w:rsidRPr="00072AE1">
              <w:rPr>
                <w:rStyle w:val="SmartLink1"/>
                <w:sz w:val="20"/>
                <w:szCs w:val="22"/>
              </w:rPr>
            </w:r>
            <w:r w:rsidRPr="00072AE1">
              <w:rPr>
                <w:rStyle w:val="SmartLink1"/>
                <w:sz w:val="20"/>
                <w:szCs w:val="22"/>
              </w:rPr>
              <w:fldChar w:fldCharType="separate"/>
            </w:r>
            <w:r w:rsidRPr="00072AE1">
              <w:rPr>
                <w:rStyle w:val="SmartLink1"/>
                <w:sz w:val="20"/>
                <w:szCs w:val="22"/>
              </w:rPr>
              <w:t>P.3.1.1 |</w:t>
            </w:r>
            <w:r w:rsidRPr="00072AE1">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vAlign w:val="top"/>
          </w:tcPr>
          <w:p w14:paraId="3BABCA55" w14:textId="687FC053"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construction and/or infrastructure development (e.g., roads, buildings, dams)?</w:t>
            </w:r>
          </w:p>
        </w:tc>
        <w:tc>
          <w:tcPr>
            <w:tcW w:w="954" w:type="pct"/>
            <w:tcBorders>
              <w:top w:val="single" w:sz="4" w:space="0" w:color="auto"/>
              <w:left w:val="single" w:sz="4" w:space="0" w:color="auto"/>
              <w:bottom w:val="single" w:sz="4" w:space="0" w:color="auto"/>
            </w:tcBorders>
          </w:tcPr>
          <w:p w14:paraId="487DE0D1" w14:textId="6F8872E5"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615593758"/>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00E6BA3A" w14:textId="685175EA"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922866890"/>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5E36C8" w14:paraId="5683082A"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6ED20635" w14:textId="62C25D0D" w:rsidR="00744DEA" w:rsidRPr="005E36C8" w:rsidRDefault="00744DEA" w:rsidP="00744DEA">
            <w:pPr>
              <w:pStyle w:val="TablesHeadingGSCyan"/>
              <w:framePr w:hSpace="0" w:wrap="auto" w:vAnchor="margin" w:hAnchor="text" w:yAlign="inline"/>
              <w:spacing w:line="276" w:lineRule="auto"/>
            </w:pPr>
            <w:r w:rsidRPr="00072AE1">
              <w:rPr>
                <w:rStyle w:val="SmartLink1"/>
                <w:sz w:val="20"/>
                <w:szCs w:val="22"/>
              </w:rPr>
              <w:fldChar w:fldCharType="begin"/>
            </w:r>
            <w:r w:rsidRPr="00072AE1">
              <w:rPr>
                <w:rStyle w:val="SmartLink1"/>
                <w:sz w:val="20"/>
                <w:szCs w:val="22"/>
              </w:rPr>
              <w:instrText xml:space="preserve"> REF _Ref136151166 \r \h </w:instrText>
            </w:r>
            <w:r>
              <w:rPr>
                <w:rStyle w:val="SmartLink1"/>
                <w:sz w:val="20"/>
                <w:szCs w:val="22"/>
              </w:rPr>
              <w:instrText xml:space="preserve"> \* MERGEFORMAT </w:instrText>
            </w:r>
            <w:r w:rsidRPr="00072AE1">
              <w:rPr>
                <w:rStyle w:val="SmartLink1"/>
                <w:sz w:val="20"/>
                <w:szCs w:val="22"/>
              </w:rPr>
            </w:r>
            <w:r w:rsidRPr="00072AE1">
              <w:rPr>
                <w:rStyle w:val="SmartLink1"/>
                <w:sz w:val="20"/>
                <w:szCs w:val="22"/>
              </w:rPr>
              <w:fldChar w:fldCharType="separate"/>
            </w:r>
            <w:r w:rsidRPr="00072AE1">
              <w:rPr>
                <w:rStyle w:val="SmartLink1"/>
                <w:sz w:val="20"/>
                <w:szCs w:val="22"/>
              </w:rPr>
              <w:t>P.3.1.2 |</w:t>
            </w:r>
            <w:r w:rsidRPr="00072AE1">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vAlign w:val="top"/>
          </w:tcPr>
          <w:p w14:paraId="0A4503B3" w14:textId="77777777"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air pollution, noise, vibration, traffic, injuries, physical hazards, poor surface water quality due to runoff, erosion, sanitation?</w:t>
            </w:r>
          </w:p>
        </w:tc>
        <w:tc>
          <w:tcPr>
            <w:tcW w:w="954" w:type="pct"/>
            <w:tcBorders>
              <w:top w:val="single" w:sz="4" w:space="0" w:color="auto"/>
              <w:left w:val="single" w:sz="4" w:space="0" w:color="auto"/>
              <w:bottom w:val="single" w:sz="4" w:space="0" w:color="auto"/>
            </w:tcBorders>
          </w:tcPr>
          <w:p w14:paraId="14AB9D35" w14:textId="6F09CDFC"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315998689"/>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16BAB00E" w14:textId="656A6DCD" w:rsidR="00744DEA" w:rsidRPr="005E36C8" w:rsidDel="00A63097" w:rsidRDefault="00573249" w:rsidP="00744DEA">
            <w:sdt>
              <w:sdtPr>
                <w:rPr>
                  <w:caps/>
                  <w:sz w:val="20"/>
                  <w:szCs w:val="20"/>
                </w:rPr>
                <w:id w:val="1267817998"/>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POTENTIALLY</w:t>
            </w:r>
          </w:p>
          <w:p w14:paraId="1300CC99" w14:textId="73C8323A"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2070643960"/>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5E36C8" w14:paraId="16DC1C39"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7AEB6E89" w14:textId="2D3E854D" w:rsidR="00744DEA" w:rsidRPr="005E36C8" w:rsidRDefault="00744DEA" w:rsidP="00744DEA">
            <w:pPr>
              <w:pStyle w:val="TablesHeadingGSCyan"/>
              <w:framePr w:hSpace="0" w:wrap="auto" w:vAnchor="margin" w:hAnchor="text" w:yAlign="inline"/>
              <w:spacing w:line="276" w:lineRule="auto"/>
            </w:pPr>
            <w:r w:rsidRPr="00072AE1">
              <w:rPr>
                <w:rStyle w:val="SmartLink1"/>
                <w:sz w:val="20"/>
                <w:szCs w:val="22"/>
              </w:rPr>
              <w:fldChar w:fldCharType="begin"/>
            </w:r>
            <w:r w:rsidRPr="00072AE1">
              <w:rPr>
                <w:rStyle w:val="SmartLink1"/>
                <w:sz w:val="20"/>
                <w:szCs w:val="22"/>
              </w:rPr>
              <w:instrText xml:space="preserve"> REF _Ref136151166 \r \h </w:instrText>
            </w:r>
            <w:r>
              <w:rPr>
                <w:rStyle w:val="SmartLink1"/>
                <w:sz w:val="20"/>
                <w:szCs w:val="22"/>
              </w:rPr>
              <w:instrText xml:space="preserve"> \* MERGEFORMAT </w:instrText>
            </w:r>
            <w:r w:rsidRPr="00072AE1">
              <w:rPr>
                <w:rStyle w:val="SmartLink1"/>
                <w:sz w:val="20"/>
                <w:szCs w:val="22"/>
              </w:rPr>
            </w:r>
            <w:r w:rsidRPr="00072AE1">
              <w:rPr>
                <w:rStyle w:val="SmartLink1"/>
                <w:sz w:val="20"/>
                <w:szCs w:val="22"/>
              </w:rPr>
              <w:fldChar w:fldCharType="separate"/>
            </w:r>
            <w:r w:rsidRPr="00072AE1">
              <w:rPr>
                <w:rStyle w:val="SmartLink1"/>
                <w:sz w:val="20"/>
                <w:szCs w:val="22"/>
              </w:rPr>
              <w:t>P.3.1.2 |</w:t>
            </w:r>
            <w:r w:rsidRPr="00072AE1">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vAlign w:val="top"/>
          </w:tcPr>
          <w:p w14:paraId="34FC75CE" w14:textId="637697E4"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harm or losses due to failure of structural elements of the project (e.g., collapse of buildings or infrastructure)?</w:t>
            </w:r>
          </w:p>
        </w:tc>
        <w:tc>
          <w:tcPr>
            <w:tcW w:w="954" w:type="pct"/>
            <w:tcBorders>
              <w:top w:val="single" w:sz="4" w:space="0" w:color="auto"/>
              <w:left w:val="single" w:sz="4" w:space="0" w:color="auto"/>
              <w:bottom w:val="single" w:sz="4" w:space="0" w:color="auto"/>
            </w:tcBorders>
          </w:tcPr>
          <w:p w14:paraId="54403960" w14:textId="3A153BB9"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466937256"/>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3EE5F40A" w14:textId="522305E3" w:rsidR="00744DEA" w:rsidRPr="005E36C8" w:rsidDel="00A63097" w:rsidRDefault="00573249" w:rsidP="00744DEA">
            <w:sdt>
              <w:sdtPr>
                <w:rPr>
                  <w:caps/>
                  <w:sz w:val="20"/>
                  <w:szCs w:val="20"/>
                </w:rPr>
                <w:id w:val="-1058001351"/>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POTENTIALLY</w:t>
            </w:r>
          </w:p>
          <w:p w14:paraId="16CFE725" w14:textId="6A2B9C32"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568954700"/>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5E36C8" w14:paraId="3A78BDBD"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6994A275" w14:textId="2CE09FF1" w:rsidR="00744DEA" w:rsidRPr="005E36C8" w:rsidRDefault="00744DEA" w:rsidP="00744DEA">
            <w:pPr>
              <w:pStyle w:val="TablesHeadingGSCyan"/>
              <w:framePr w:hSpace="0" w:wrap="auto" w:vAnchor="margin" w:hAnchor="text" w:yAlign="inline"/>
              <w:spacing w:line="276" w:lineRule="auto"/>
            </w:pPr>
            <w:r w:rsidRPr="00072AE1">
              <w:rPr>
                <w:rStyle w:val="SmartLink1"/>
                <w:sz w:val="20"/>
                <w:szCs w:val="22"/>
              </w:rPr>
              <w:fldChar w:fldCharType="begin"/>
            </w:r>
            <w:r w:rsidRPr="00072AE1">
              <w:rPr>
                <w:rStyle w:val="SmartLink1"/>
                <w:sz w:val="20"/>
                <w:szCs w:val="22"/>
              </w:rPr>
              <w:instrText xml:space="preserve"> REF _Ref136151166 \r \h </w:instrText>
            </w:r>
            <w:r>
              <w:rPr>
                <w:rStyle w:val="SmartLink1"/>
                <w:sz w:val="20"/>
                <w:szCs w:val="22"/>
              </w:rPr>
              <w:instrText xml:space="preserve"> \* MERGEFORMAT </w:instrText>
            </w:r>
            <w:r w:rsidRPr="00072AE1">
              <w:rPr>
                <w:rStyle w:val="SmartLink1"/>
                <w:sz w:val="20"/>
                <w:szCs w:val="22"/>
              </w:rPr>
            </w:r>
            <w:r w:rsidRPr="00072AE1">
              <w:rPr>
                <w:rStyle w:val="SmartLink1"/>
                <w:sz w:val="20"/>
                <w:szCs w:val="22"/>
              </w:rPr>
              <w:fldChar w:fldCharType="separate"/>
            </w:r>
            <w:r w:rsidRPr="00072AE1">
              <w:rPr>
                <w:rStyle w:val="SmartLink1"/>
                <w:sz w:val="20"/>
                <w:szCs w:val="22"/>
              </w:rPr>
              <w:t>P.3.1.2 |</w:t>
            </w:r>
            <w:r w:rsidRPr="00072AE1">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vAlign w:val="top"/>
          </w:tcPr>
          <w:p w14:paraId="06295A8B" w14:textId="1B32E342"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risks of water-borne or other vector-borne diseases (e.g., temporary breeding habitats), communicable and noncommunicable diseases, nutritional disorders, mental health?</w:t>
            </w:r>
          </w:p>
        </w:tc>
        <w:tc>
          <w:tcPr>
            <w:tcW w:w="954" w:type="pct"/>
            <w:tcBorders>
              <w:top w:val="single" w:sz="4" w:space="0" w:color="auto"/>
              <w:left w:val="single" w:sz="4" w:space="0" w:color="auto"/>
              <w:bottom w:val="single" w:sz="4" w:space="0" w:color="auto"/>
            </w:tcBorders>
          </w:tcPr>
          <w:p w14:paraId="7B833985" w14:textId="221D1A92"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81672805"/>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744297E7" w14:textId="53CBADD5" w:rsidR="00744DEA" w:rsidRPr="005E36C8" w:rsidDel="00A63097" w:rsidRDefault="00573249" w:rsidP="00744DEA">
            <w:sdt>
              <w:sdtPr>
                <w:rPr>
                  <w:caps/>
                  <w:sz w:val="20"/>
                  <w:szCs w:val="20"/>
                </w:rPr>
                <w:id w:val="-1993245185"/>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POTENTIALLY</w:t>
            </w:r>
          </w:p>
          <w:p w14:paraId="39CA6B09" w14:textId="174B9AE2"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231752163"/>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5E36C8" w14:paraId="1D47822D"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2EA7A5A4" w14:textId="22934D79" w:rsidR="00744DEA" w:rsidRPr="005E36C8" w:rsidRDefault="00744DEA" w:rsidP="00744DEA">
            <w:pPr>
              <w:pStyle w:val="TablesHeadingGSCyan"/>
              <w:framePr w:hSpace="0" w:wrap="auto" w:vAnchor="margin" w:hAnchor="text" w:yAlign="inline"/>
              <w:spacing w:line="276" w:lineRule="auto"/>
            </w:pPr>
            <w:r w:rsidRPr="00072AE1">
              <w:rPr>
                <w:rStyle w:val="SmartLink1"/>
                <w:sz w:val="20"/>
                <w:szCs w:val="22"/>
              </w:rPr>
              <w:fldChar w:fldCharType="begin"/>
            </w:r>
            <w:r w:rsidRPr="00072AE1">
              <w:rPr>
                <w:rStyle w:val="SmartLink1"/>
                <w:sz w:val="20"/>
                <w:szCs w:val="22"/>
              </w:rPr>
              <w:instrText xml:space="preserve"> REF _Ref136151166 \r \h </w:instrText>
            </w:r>
            <w:r>
              <w:rPr>
                <w:rStyle w:val="SmartLink1"/>
                <w:sz w:val="20"/>
                <w:szCs w:val="22"/>
              </w:rPr>
              <w:instrText xml:space="preserve"> \* MERGEFORMAT </w:instrText>
            </w:r>
            <w:r w:rsidRPr="00072AE1">
              <w:rPr>
                <w:rStyle w:val="SmartLink1"/>
                <w:sz w:val="20"/>
                <w:szCs w:val="22"/>
              </w:rPr>
            </w:r>
            <w:r w:rsidRPr="00072AE1">
              <w:rPr>
                <w:rStyle w:val="SmartLink1"/>
                <w:sz w:val="20"/>
                <w:szCs w:val="22"/>
              </w:rPr>
              <w:fldChar w:fldCharType="separate"/>
            </w:r>
            <w:r w:rsidRPr="00072AE1">
              <w:rPr>
                <w:rStyle w:val="SmartLink1"/>
                <w:sz w:val="20"/>
                <w:szCs w:val="22"/>
              </w:rPr>
              <w:t>P.3.1.2 |</w:t>
            </w:r>
            <w:r w:rsidRPr="00072AE1">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vAlign w:val="top"/>
          </w:tcPr>
          <w:p w14:paraId="708A54F9" w14:textId="48AC3F75"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transport, storage, and use and/or disposal of hazardous or dangerous materials (e.g., explosives, fuel and other chemicals during construction and operation)?</w:t>
            </w:r>
          </w:p>
        </w:tc>
        <w:tc>
          <w:tcPr>
            <w:tcW w:w="954" w:type="pct"/>
            <w:tcBorders>
              <w:top w:val="single" w:sz="4" w:space="0" w:color="auto"/>
              <w:left w:val="single" w:sz="4" w:space="0" w:color="auto"/>
              <w:bottom w:val="single" w:sz="4" w:space="0" w:color="auto"/>
            </w:tcBorders>
          </w:tcPr>
          <w:p w14:paraId="05EAD0D8" w14:textId="49697AFC"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463928609"/>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1C5A8FAA" w14:textId="7F17C45F" w:rsidR="00744DEA" w:rsidRPr="005E36C8" w:rsidDel="00A63097" w:rsidRDefault="00573249" w:rsidP="00744DEA">
            <w:sdt>
              <w:sdtPr>
                <w:rPr>
                  <w:caps/>
                  <w:sz w:val="20"/>
                  <w:szCs w:val="20"/>
                </w:rPr>
                <w:id w:val="1290316813"/>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POTENTIALLY</w:t>
            </w:r>
          </w:p>
          <w:p w14:paraId="59463224" w14:textId="69729813"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670167762"/>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5E36C8" w14:paraId="572E8A15"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603103DA" w14:textId="27972994" w:rsidR="00744DEA" w:rsidRPr="005E36C8" w:rsidRDefault="00744DEA" w:rsidP="00744DEA">
            <w:pPr>
              <w:pStyle w:val="TablesHeadingGSCyan"/>
              <w:framePr w:hSpace="0" w:wrap="auto" w:vAnchor="margin" w:hAnchor="text" w:yAlign="inline"/>
              <w:spacing w:line="276" w:lineRule="auto"/>
            </w:pPr>
            <w:r w:rsidRPr="00072AE1">
              <w:rPr>
                <w:rStyle w:val="SmartLink1"/>
                <w:sz w:val="20"/>
                <w:szCs w:val="22"/>
              </w:rPr>
              <w:fldChar w:fldCharType="begin"/>
            </w:r>
            <w:r w:rsidRPr="00072AE1">
              <w:rPr>
                <w:rStyle w:val="SmartLink1"/>
                <w:sz w:val="20"/>
                <w:szCs w:val="22"/>
              </w:rPr>
              <w:instrText xml:space="preserve"> REF _Ref136151166 \r \h </w:instrText>
            </w:r>
            <w:r>
              <w:rPr>
                <w:rStyle w:val="SmartLink1"/>
                <w:sz w:val="20"/>
                <w:szCs w:val="22"/>
              </w:rPr>
              <w:instrText xml:space="preserve"> \* MERGEFORMAT </w:instrText>
            </w:r>
            <w:r w:rsidRPr="00072AE1">
              <w:rPr>
                <w:rStyle w:val="SmartLink1"/>
                <w:sz w:val="20"/>
                <w:szCs w:val="22"/>
              </w:rPr>
            </w:r>
            <w:r w:rsidRPr="00072AE1">
              <w:rPr>
                <w:rStyle w:val="SmartLink1"/>
                <w:sz w:val="20"/>
                <w:szCs w:val="22"/>
              </w:rPr>
              <w:fldChar w:fldCharType="separate"/>
            </w:r>
            <w:r w:rsidRPr="00072AE1">
              <w:rPr>
                <w:rStyle w:val="SmartLink1"/>
                <w:sz w:val="20"/>
                <w:szCs w:val="22"/>
              </w:rPr>
              <w:t>P.3.1.2 |</w:t>
            </w:r>
            <w:r w:rsidRPr="00072AE1">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vAlign w:val="top"/>
          </w:tcPr>
          <w:p w14:paraId="536D9D3B" w14:textId="03189D6B"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adverse impacts on ecosystems and ecosystem services relevant to communities’ health (e.g., food, surface water purification, natural buffers from flooding)?</w:t>
            </w:r>
          </w:p>
        </w:tc>
        <w:tc>
          <w:tcPr>
            <w:tcW w:w="954" w:type="pct"/>
            <w:tcBorders>
              <w:top w:val="single" w:sz="4" w:space="0" w:color="auto"/>
              <w:left w:val="single" w:sz="4" w:space="0" w:color="auto"/>
              <w:bottom w:val="single" w:sz="4" w:space="0" w:color="auto"/>
            </w:tcBorders>
          </w:tcPr>
          <w:p w14:paraId="2F35D4E0" w14:textId="70376213"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2083526625"/>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3F345331" w14:textId="3453EA4E" w:rsidR="00744DEA" w:rsidRPr="005E36C8" w:rsidDel="00A63097" w:rsidRDefault="00573249" w:rsidP="00744DEA">
            <w:sdt>
              <w:sdtPr>
                <w:rPr>
                  <w:caps/>
                  <w:sz w:val="20"/>
                  <w:szCs w:val="20"/>
                </w:rPr>
                <w:id w:val="1651558373"/>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POTENTIALLY</w:t>
            </w:r>
          </w:p>
          <w:p w14:paraId="55685305" w14:textId="0BD3CDCA"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48676271"/>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5E36C8" w14:paraId="7A91E2D3" w14:textId="77777777" w:rsidTr="00735E79">
        <w:trPr>
          <w:trHeight w:val="364"/>
        </w:trPr>
        <w:tc>
          <w:tcPr>
            <w:tcW w:w="5000" w:type="pct"/>
            <w:gridSpan w:val="3"/>
            <w:tcBorders>
              <w:top w:val="single" w:sz="4" w:space="0" w:color="auto"/>
              <w:bottom w:val="single" w:sz="4" w:space="0" w:color="auto"/>
            </w:tcBorders>
            <w:noWrap/>
            <w:vAlign w:val="top"/>
          </w:tcPr>
          <w:p w14:paraId="0D75C84D" w14:textId="4B9D0B79"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sidRPr="004A0077">
              <w:rPr>
                <w:caps w:val="0"/>
                <w:sz w:val="20"/>
                <w:szCs w:val="22"/>
              </w:rPr>
              <w:lastRenderedPageBreak/>
              <w:t xml:space="preserve">Briefly describe below how the project is addressing any identified risk </w:t>
            </w:r>
            <w:r>
              <w:rPr>
                <w:caps w:val="0"/>
                <w:sz w:val="20"/>
                <w:szCs w:val="22"/>
              </w:rPr>
              <w:t xml:space="preserve">related to </w:t>
            </w:r>
            <w:r w:rsidRPr="00030D9B">
              <w:rPr>
                <w:caps w:val="0"/>
                <w:sz w:val="20"/>
                <w:szCs w:val="22"/>
              </w:rPr>
              <w:t>community health and safety.</w:t>
            </w:r>
          </w:p>
        </w:tc>
      </w:tr>
      <w:tr w:rsidR="00744DEA" w:rsidRPr="00BF1765" w14:paraId="628CEFE8" w14:textId="77777777" w:rsidTr="00735E79">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49E26136" w14:textId="77777777" w:rsidR="00744DEA" w:rsidRPr="00E0732C" w:rsidRDefault="00BF1765" w:rsidP="00744DEA">
            <w:pPr>
              <w:rPr>
                <w:i/>
                <w:iCs/>
                <w:sz w:val="21"/>
                <w:szCs w:val="22"/>
              </w:rPr>
            </w:pPr>
            <w:r w:rsidRPr="00E0732C">
              <w:rPr>
                <w:i/>
                <w:iCs/>
                <w:sz w:val="21"/>
                <w:szCs w:val="22"/>
              </w:rPr>
              <w:t>Please add text here….</w:t>
            </w:r>
          </w:p>
          <w:p w14:paraId="43991379" w14:textId="5404E4B7" w:rsidR="00BF1765" w:rsidRPr="00E0732C" w:rsidRDefault="00BF1765" w:rsidP="00744DEA">
            <w:pPr>
              <w:rPr>
                <w:i/>
                <w:iCs/>
                <w:sz w:val="20"/>
                <w:szCs w:val="20"/>
              </w:rPr>
            </w:pPr>
          </w:p>
        </w:tc>
      </w:tr>
      <w:tr w:rsidR="00744DEA" w:rsidRPr="005E36C8" w14:paraId="4E479798" w14:textId="77777777" w:rsidTr="00735E79">
        <w:trPr>
          <w:trHeight w:val="364"/>
        </w:trPr>
        <w:tc>
          <w:tcPr>
            <w:tcW w:w="5000" w:type="pct"/>
            <w:gridSpan w:val="3"/>
            <w:tcBorders>
              <w:top w:val="single" w:sz="4" w:space="0" w:color="auto"/>
              <w:bottom w:val="single" w:sz="4" w:space="0" w:color="auto"/>
            </w:tcBorders>
            <w:noWrap/>
            <w:vAlign w:val="top"/>
          </w:tcPr>
          <w:p w14:paraId="75EE33D6" w14:textId="6386ECD8" w:rsidR="00744DEA" w:rsidRPr="00F35BFA" w:rsidRDefault="00744DEA" w:rsidP="00744DEA">
            <w:pPr>
              <w:pStyle w:val="TablesHeadingGSCyan"/>
              <w:framePr w:hSpace="0" w:wrap="auto" w:vAnchor="margin" w:hAnchor="text" w:yAlign="inline"/>
              <w:spacing w:line="276" w:lineRule="auto"/>
              <w:rPr>
                <w:b/>
                <w:bCs/>
                <w:color w:val="515151" w:themeColor="text1"/>
                <w:szCs w:val="26"/>
              </w:rPr>
            </w:pPr>
            <w:r w:rsidRPr="00F35BFA">
              <w:rPr>
                <w:rStyle w:val="SmartLink1"/>
                <w:b/>
                <w:bCs/>
              </w:rPr>
              <w:fldChar w:fldCharType="begin"/>
            </w:r>
            <w:r w:rsidRPr="00F35BFA">
              <w:rPr>
                <w:rStyle w:val="SmartLink1"/>
                <w:b/>
                <w:bCs/>
              </w:rPr>
              <w:instrText xml:space="preserve"> REF _Ref136151496 \w \h  \* MERGEFORMAT </w:instrText>
            </w:r>
            <w:r w:rsidRPr="00F35BFA">
              <w:rPr>
                <w:rStyle w:val="SmartLink1"/>
                <w:b/>
                <w:bCs/>
              </w:rPr>
            </w:r>
            <w:r w:rsidRPr="00F35BFA">
              <w:rPr>
                <w:rStyle w:val="SmartLink1"/>
                <w:b/>
                <w:bCs/>
              </w:rPr>
              <w:fldChar w:fldCharType="separate"/>
            </w:r>
            <w:r w:rsidRPr="00F35BFA">
              <w:rPr>
                <w:rStyle w:val="SmartLink1"/>
                <w:b/>
                <w:bCs/>
              </w:rPr>
              <w:t>P.4 |</w:t>
            </w:r>
            <w:r w:rsidRPr="00F35BFA">
              <w:rPr>
                <w:rStyle w:val="SmartLink1"/>
                <w:b/>
                <w:bCs/>
              </w:rPr>
              <w:fldChar w:fldCharType="end"/>
            </w:r>
            <w:r w:rsidRPr="00F35BFA">
              <w:rPr>
                <w:rStyle w:val="SmartLink1"/>
                <w:b/>
                <w:bCs/>
              </w:rPr>
              <w:fldChar w:fldCharType="begin"/>
            </w:r>
            <w:r w:rsidRPr="00F35BFA">
              <w:rPr>
                <w:rStyle w:val="SmartLink1"/>
                <w:b/>
                <w:bCs/>
              </w:rPr>
              <w:instrText xml:space="preserve"> REF _Ref136151504 \h  \* MERGEFORMAT </w:instrText>
            </w:r>
            <w:r w:rsidRPr="00F35BFA">
              <w:rPr>
                <w:rStyle w:val="SmartLink1"/>
                <w:b/>
                <w:bCs/>
              </w:rPr>
            </w:r>
            <w:r w:rsidRPr="00F35BFA">
              <w:rPr>
                <w:rStyle w:val="SmartLink1"/>
                <w:b/>
                <w:bCs/>
              </w:rPr>
              <w:fldChar w:fldCharType="separate"/>
            </w:r>
            <w:r w:rsidRPr="00F35BFA">
              <w:rPr>
                <w:rStyle w:val="SmartLink1"/>
                <w:b/>
                <w:bCs/>
              </w:rPr>
              <w:t>Cultural Heritage, Indigenous People, Displacement and Resettlement</w:t>
            </w:r>
            <w:r w:rsidRPr="00F35BFA">
              <w:rPr>
                <w:rStyle w:val="SmartLink1"/>
                <w:b/>
                <w:bCs/>
              </w:rPr>
              <w:fldChar w:fldCharType="end"/>
            </w:r>
          </w:p>
        </w:tc>
      </w:tr>
      <w:tr w:rsidR="00744DEA" w:rsidRPr="00C075F2" w14:paraId="3D93BAB9" w14:textId="77777777" w:rsidTr="00735E79">
        <w:trPr>
          <w:trHeight w:val="364"/>
        </w:trPr>
        <w:tc>
          <w:tcPr>
            <w:tcW w:w="5000" w:type="pct"/>
            <w:gridSpan w:val="3"/>
            <w:tcBorders>
              <w:top w:val="single" w:sz="4" w:space="0" w:color="auto"/>
              <w:bottom w:val="single" w:sz="4" w:space="0" w:color="auto"/>
            </w:tcBorders>
            <w:noWrap/>
            <w:vAlign w:val="top"/>
          </w:tcPr>
          <w:p w14:paraId="2B8F8FFE" w14:textId="36A1158C" w:rsidR="00744DEA" w:rsidRPr="00E10991" w:rsidRDefault="00744DEA" w:rsidP="00744DEA">
            <w:pPr>
              <w:pStyle w:val="TablesHeadingGSCyan"/>
              <w:framePr w:hSpace="0" w:wrap="auto" w:vAnchor="margin" w:hAnchor="text" w:yAlign="inline"/>
              <w:spacing w:line="276" w:lineRule="auto"/>
              <w:rPr>
                <w:rStyle w:val="SmartLink1"/>
                <w:i/>
                <w:iCs/>
              </w:rPr>
            </w:pPr>
            <w:r w:rsidRPr="00E10991">
              <w:rPr>
                <w:rStyle w:val="SmartLink1"/>
                <w:i/>
                <w:iCs/>
                <w:sz w:val="20"/>
                <w:szCs w:val="22"/>
              </w:rPr>
              <w:fldChar w:fldCharType="begin"/>
            </w:r>
            <w:r w:rsidRPr="00E10991">
              <w:rPr>
                <w:rStyle w:val="SmartLink1"/>
                <w:i/>
                <w:iCs/>
                <w:sz w:val="20"/>
                <w:szCs w:val="22"/>
              </w:rPr>
              <w:instrText xml:space="preserve"> REF _Ref136151552 \w \h  \* MERGEFORMAT </w:instrText>
            </w:r>
            <w:r w:rsidRPr="00E10991">
              <w:rPr>
                <w:rStyle w:val="SmartLink1"/>
                <w:i/>
                <w:iCs/>
                <w:sz w:val="20"/>
                <w:szCs w:val="22"/>
              </w:rPr>
            </w:r>
            <w:r w:rsidRPr="00E10991">
              <w:rPr>
                <w:rStyle w:val="SmartLink1"/>
                <w:i/>
                <w:iCs/>
                <w:sz w:val="20"/>
                <w:szCs w:val="22"/>
              </w:rPr>
              <w:fldChar w:fldCharType="separate"/>
            </w:r>
            <w:r w:rsidRPr="00E10991">
              <w:rPr>
                <w:rStyle w:val="SmartLink1"/>
                <w:i/>
                <w:iCs/>
                <w:caps w:val="0"/>
                <w:sz w:val="20"/>
                <w:szCs w:val="22"/>
              </w:rPr>
              <w:t>P.4.1 |</w:t>
            </w:r>
            <w:r w:rsidRPr="00E10991">
              <w:rPr>
                <w:rStyle w:val="SmartLink1"/>
                <w:i/>
                <w:iCs/>
                <w:sz w:val="20"/>
                <w:szCs w:val="22"/>
              </w:rPr>
              <w:fldChar w:fldCharType="end"/>
            </w:r>
            <w:r w:rsidRPr="00E10991">
              <w:rPr>
                <w:rStyle w:val="SmartLink1"/>
                <w:i/>
                <w:iCs/>
                <w:sz w:val="20"/>
                <w:szCs w:val="22"/>
              </w:rPr>
              <w:fldChar w:fldCharType="begin"/>
            </w:r>
            <w:r w:rsidRPr="00E10991">
              <w:rPr>
                <w:rStyle w:val="SmartLink1"/>
                <w:i/>
                <w:iCs/>
                <w:sz w:val="20"/>
                <w:szCs w:val="22"/>
              </w:rPr>
              <w:instrText xml:space="preserve"> REF _Ref136151556 \h  \* MERGEFORMAT </w:instrText>
            </w:r>
            <w:r w:rsidRPr="00E10991">
              <w:rPr>
                <w:rStyle w:val="SmartLink1"/>
                <w:i/>
                <w:iCs/>
                <w:sz w:val="20"/>
                <w:szCs w:val="22"/>
              </w:rPr>
            </w:r>
            <w:r w:rsidRPr="00E10991">
              <w:rPr>
                <w:rStyle w:val="SmartLink1"/>
                <w:i/>
                <w:iCs/>
                <w:sz w:val="20"/>
                <w:szCs w:val="22"/>
              </w:rPr>
              <w:fldChar w:fldCharType="separate"/>
            </w:r>
            <w:r w:rsidRPr="00E10991">
              <w:rPr>
                <w:rStyle w:val="SmartLink1"/>
                <w:i/>
                <w:iCs/>
                <w:caps w:val="0"/>
                <w:sz w:val="20"/>
                <w:szCs w:val="22"/>
              </w:rPr>
              <w:t>Sites of Cultural and Historical Heritage</w:t>
            </w:r>
            <w:r w:rsidRPr="00E10991">
              <w:rPr>
                <w:rStyle w:val="SmartLink1"/>
                <w:i/>
                <w:iCs/>
                <w:sz w:val="20"/>
                <w:szCs w:val="22"/>
              </w:rPr>
              <w:fldChar w:fldCharType="end"/>
            </w:r>
          </w:p>
        </w:tc>
      </w:tr>
      <w:tr w:rsidR="00744DEA" w:rsidRPr="00C075F2" w14:paraId="5E50413E"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70CD165D" w14:textId="4528771E" w:rsidR="00744DEA" w:rsidRPr="001B582D" w:rsidRDefault="00744DEA" w:rsidP="00744DEA">
            <w:pPr>
              <w:pStyle w:val="TablesHeadingGSCyan"/>
              <w:framePr w:hSpace="0" w:wrap="auto" w:vAnchor="margin" w:hAnchor="text" w:yAlign="inline"/>
              <w:spacing w:line="276" w:lineRule="auto"/>
              <w:ind w:right="-56"/>
            </w:pPr>
            <w:r w:rsidRPr="00E73678">
              <w:rPr>
                <w:rStyle w:val="SmartLink1"/>
                <w:sz w:val="20"/>
                <w:szCs w:val="22"/>
              </w:rPr>
              <w:fldChar w:fldCharType="begin"/>
            </w:r>
            <w:r w:rsidRPr="00E73678">
              <w:rPr>
                <w:rStyle w:val="SmartLink1"/>
                <w:sz w:val="20"/>
                <w:szCs w:val="22"/>
              </w:rPr>
              <w:instrText xml:space="preserve"> REF _Ref136225753 \n \h  \* MERGEFORMAT </w:instrText>
            </w:r>
            <w:r w:rsidRPr="00E73678">
              <w:rPr>
                <w:rStyle w:val="SmartLink1"/>
                <w:sz w:val="20"/>
                <w:szCs w:val="22"/>
              </w:rPr>
            </w:r>
            <w:r w:rsidRPr="00E73678">
              <w:rPr>
                <w:rStyle w:val="SmartLink1"/>
                <w:sz w:val="20"/>
                <w:szCs w:val="22"/>
              </w:rPr>
              <w:fldChar w:fldCharType="separate"/>
            </w:r>
            <w:r w:rsidRPr="00E73678">
              <w:rPr>
                <w:rStyle w:val="SmartLink1"/>
                <w:sz w:val="20"/>
                <w:szCs w:val="22"/>
              </w:rPr>
              <w:t>P.4.1.1 |</w:t>
            </w:r>
            <w:r w:rsidRPr="00E73678">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tcPr>
          <w:p w14:paraId="06DFDC3C" w14:textId="4A31461A" w:rsidR="00744DEA" w:rsidRPr="001B582D" w:rsidRDefault="00744DEA" w:rsidP="00744DEA">
            <w:pPr>
              <w:pStyle w:val="TablesHeadingGSCyan"/>
              <w:framePr w:hSpace="0" w:wrap="auto" w:vAnchor="margin" w:hAnchor="text" w:yAlign="inline"/>
              <w:spacing w:line="276" w:lineRule="auto"/>
            </w:pPr>
            <w:r w:rsidRPr="00310CC3">
              <w:rPr>
                <w:caps w:val="0"/>
                <w:color w:val="4D4D4C"/>
                <w:sz w:val="20"/>
                <w:szCs w:val="20"/>
              </w:rPr>
              <w:t>Does the project involve altering, damaging, or removing sites, objects, or structures of significant cultural heritage?</w:t>
            </w:r>
          </w:p>
        </w:tc>
        <w:tc>
          <w:tcPr>
            <w:tcW w:w="954" w:type="pct"/>
            <w:tcBorders>
              <w:top w:val="single" w:sz="4" w:space="0" w:color="auto"/>
              <w:left w:val="single" w:sz="4" w:space="0" w:color="auto"/>
              <w:bottom w:val="single" w:sz="4" w:space="0" w:color="auto"/>
            </w:tcBorders>
          </w:tcPr>
          <w:p w14:paraId="24BC5979" w14:textId="27052427"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863892621"/>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549474C3" w14:textId="73776B7C" w:rsidR="00744DEA" w:rsidRPr="001B582D" w:rsidRDefault="00573249" w:rsidP="00744DEA">
            <w:pPr>
              <w:pStyle w:val="TablesHeadingGSCyan"/>
              <w:framePr w:hSpace="0" w:wrap="auto" w:vAnchor="margin" w:hAnchor="text" w:yAlign="inline"/>
              <w:spacing w:line="276" w:lineRule="auto"/>
            </w:pPr>
            <w:sdt>
              <w:sdtPr>
                <w:rPr>
                  <w:caps w:val="0"/>
                  <w:color w:val="4D4D4C"/>
                  <w:sz w:val="20"/>
                  <w:szCs w:val="20"/>
                </w:rPr>
                <w:id w:val="861009438"/>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C075F2" w14:paraId="001B890B" w14:textId="77777777" w:rsidTr="00735E79">
        <w:trPr>
          <w:trHeight w:val="364"/>
        </w:trPr>
        <w:tc>
          <w:tcPr>
            <w:tcW w:w="5000" w:type="pct"/>
            <w:gridSpan w:val="3"/>
            <w:tcBorders>
              <w:top w:val="single" w:sz="4" w:space="0" w:color="auto"/>
              <w:bottom w:val="single" w:sz="4" w:space="0" w:color="auto"/>
            </w:tcBorders>
            <w:noWrap/>
            <w:vAlign w:val="top"/>
          </w:tcPr>
          <w:p w14:paraId="353CFF51" w14:textId="0B4F3407" w:rsidR="00744DEA" w:rsidRDefault="00744DEA" w:rsidP="00744DEA">
            <w:pPr>
              <w:pStyle w:val="TablesHeadingGSCyan"/>
              <w:framePr w:hSpace="0" w:wrap="auto" w:vAnchor="margin" w:hAnchor="text" w:yAlign="inline"/>
              <w:spacing w:line="276" w:lineRule="auto"/>
              <w:rPr>
                <w:caps w:val="0"/>
                <w:color w:val="4D4D4C"/>
                <w:sz w:val="20"/>
                <w:szCs w:val="20"/>
              </w:rPr>
            </w:pPr>
            <w:r w:rsidRPr="00770304">
              <w:rPr>
                <w:caps w:val="0"/>
                <w:sz w:val="20"/>
                <w:szCs w:val="22"/>
              </w:rPr>
              <w:t>If the answer to question above is "yes," please explain the reason and how the project will ensure compliance with applicable requirements.</w:t>
            </w:r>
          </w:p>
        </w:tc>
      </w:tr>
      <w:tr w:rsidR="00744DEA" w:rsidRPr="00C075F2" w14:paraId="62E86996" w14:textId="77777777" w:rsidTr="00735E79">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27687BAE" w14:textId="22DD31D0" w:rsidR="00744DEA" w:rsidRPr="00E0732C" w:rsidRDefault="00BF1765" w:rsidP="00BF1765">
            <w:pPr>
              <w:pStyle w:val="TablesHeadingGSCyan"/>
              <w:framePr w:hSpace="0" w:wrap="auto" w:vAnchor="margin" w:hAnchor="text" w:yAlign="inline"/>
              <w:spacing w:line="276" w:lineRule="auto"/>
              <w:rPr>
                <w:rStyle w:val="SmartLink1"/>
                <w:sz w:val="20"/>
                <w:szCs w:val="20"/>
                <w:u w:val="none"/>
              </w:rPr>
            </w:pPr>
            <w:ins w:id="869" w:author="Anshika Gupta" w:date="2023-06-27T08:23:00Z">
              <w:r w:rsidRPr="00E0732C">
                <w:rPr>
                  <w:i/>
                  <w:iCs/>
                  <w:caps w:val="0"/>
                  <w:color w:val="4D4D4C"/>
                  <w:sz w:val="20"/>
                  <w:szCs w:val="20"/>
                </w:rPr>
                <w:t>Please add text here….</w:t>
              </w:r>
            </w:ins>
          </w:p>
          <w:p w14:paraId="09C84414" w14:textId="58E013E7" w:rsidR="00744DEA" w:rsidRPr="00E0732C" w:rsidRDefault="00744DEA" w:rsidP="00744DEA">
            <w:pPr>
              <w:rPr>
                <w:color w:val="515151" w:themeColor="text1"/>
                <w:sz w:val="20"/>
                <w:szCs w:val="20"/>
              </w:rPr>
            </w:pPr>
          </w:p>
        </w:tc>
      </w:tr>
      <w:tr w:rsidR="00744DEA" w:rsidRPr="005E36C8" w14:paraId="2A8EB5D5" w14:textId="77777777" w:rsidTr="00735E79">
        <w:trPr>
          <w:trHeight w:val="364"/>
        </w:trPr>
        <w:tc>
          <w:tcPr>
            <w:tcW w:w="5000" w:type="pct"/>
            <w:gridSpan w:val="3"/>
            <w:tcBorders>
              <w:top w:val="single" w:sz="4" w:space="0" w:color="auto"/>
              <w:bottom w:val="single" w:sz="4" w:space="0" w:color="auto"/>
            </w:tcBorders>
            <w:noWrap/>
            <w:vAlign w:val="top"/>
          </w:tcPr>
          <w:p w14:paraId="676F0E91" w14:textId="77777777" w:rsidR="00744DEA" w:rsidRPr="00444A04" w:rsidRDefault="00744DEA" w:rsidP="00744DEA">
            <w:pPr>
              <w:pStyle w:val="TablesHeadingGSCyan"/>
              <w:framePr w:hSpace="0" w:wrap="auto" w:vAnchor="margin" w:hAnchor="text" w:yAlign="inline"/>
              <w:spacing w:line="276" w:lineRule="auto"/>
              <w:rPr>
                <w:caps w:val="0"/>
                <w:color w:val="4D4D4C"/>
              </w:rPr>
            </w:pPr>
            <w:r w:rsidRPr="00444A04">
              <w:rPr>
                <w:caps w:val="0"/>
                <w:sz w:val="20"/>
                <w:szCs w:val="22"/>
              </w:rPr>
              <w:t>Would the project potentially involve or lead to:</w:t>
            </w:r>
          </w:p>
        </w:tc>
      </w:tr>
      <w:tr w:rsidR="00744DEA" w:rsidRPr="005E36C8" w14:paraId="0C64B05A"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3FE26819" w14:textId="48480CFC" w:rsidR="00744DEA" w:rsidRPr="00330B26" w:rsidRDefault="00744DEA" w:rsidP="00744DEA">
            <w:pPr>
              <w:pStyle w:val="TablesHeadingGSCyan"/>
              <w:framePr w:hSpace="0" w:wrap="auto" w:vAnchor="margin" w:hAnchor="text" w:yAlign="inline"/>
              <w:spacing w:line="276" w:lineRule="auto"/>
              <w:rPr>
                <w:rStyle w:val="SmartLink1"/>
                <w:sz w:val="20"/>
                <w:szCs w:val="22"/>
              </w:rPr>
            </w:pPr>
            <w:r w:rsidRPr="00330B26">
              <w:rPr>
                <w:rStyle w:val="SmartLink1"/>
                <w:sz w:val="20"/>
                <w:szCs w:val="22"/>
              </w:rPr>
              <w:fldChar w:fldCharType="begin"/>
            </w:r>
            <w:r w:rsidRPr="00330B26">
              <w:rPr>
                <w:rStyle w:val="SmartLink1"/>
                <w:sz w:val="20"/>
                <w:szCs w:val="22"/>
              </w:rPr>
              <w:instrText xml:space="preserve"> REF _Ref136225753 \n \h  \* MERGEFORMAT </w:instrText>
            </w:r>
            <w:r w:rsidRPr="00330B26">
              <w:rPr>
                <w:rStyle w:val="SmartLink1"/>
                <w:sz w:val="20"/>
                <w:szCs w:val="22"/>
              </w:rPr>
            </w:r>
            <w:r w:rsidRPr="00330B26">
              <w:rPr>
                <w:rStyle w:val="SmartLink1"/>
                <w:sz w:val="20"/>
                <w:szCs w:val="22"/>
              </w:rPr>
              <w:fldChar w:fldCharType="separate"/>
            </w:r>
            <w:r w:rsidRPr="00330B26">
              <w:rPr>
                <w:rStyle w:val="SmartLink1"/>
                <w:sz w:val="20"/>
                <w:szCs w:val="22"/>
              </w:rPr>
              <w:t>P.4.1.1 |</w:t>
            </w:r>
            <w:r w:rsidRPr="00330B26">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vAlign w:val="top"/>
          </w:tcPr>
          <w:p w14:paraId="6BC05801" w14:textId="77777777"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activities adjacent to or within a cultural heritage site?</w:t>
            </w:r>
          </w:p>
        </w:tc>
        <w:tc>
          <w:tcPr>
            <w:tcW w:w="954" w:type="pct"/>
            <w:tcBorders>
              <w:top w:val="single" w:sz="4" w:space="0" w:color="auto"/>
              <w:left w:val="single" w:sz="4" w:space="0" w:color="auto"/>
              <w:bottom w:val="single" w:sz="4" w:space="0" w:color="auto"/>
            </w:tcBorders>
            <w:vAlign w:val="top"/>
          </w:tcPr>
          <w:p w14:paraId="4CFCFECC" w14:textId="4B7960E9"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629151767"/>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20C7A942" w14:textId="55FDA4E8" w:rsidR="00744DEA" w:rsidRPr="005E36C8" w:rsidDel="00A63097" w:rsidRDefault="00573249" w:rsidP="00744DEA">
            <w:sdt>
              <w:sdtPr>
                <w:rPr>
                  <w:caps/>
                  <w:sz w:val="20"/>
                  <w:szCs w:val="20"/>
                </w:rPr>
                <w:id w:val="-1144732509"/>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POTENTIALLY</w:t>
            </w:r>
          </w:p>
          <w:p w14:paraId="26B517F4" w14:textId="5C0A7999"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324559974"/>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5E36C8" w14:paraId="4A2995B3"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0DCE35D4" w14:textId="5C08A858" w:rsidR="00744DEA" w:rsidRPr="00330B26" w:rsidRDefault="00744DEA" w:rsidP="00744DEA">
            <w:pPr>
              <w:pStyle w:val="TablesHeadingGSCyan"/>
              <w:framePr w:hSpace="0" w:wrap="auto" w:vAnchor="margin" w:hAnchor="text" w:yAlign="inline"/>
              <w:spacing w:line="276" w:lineRule="auto"/>
              <w:rPr>
                <w:rStyle w:val="SmartLink1"/>
                <w:sz w:val="20"/>
                <w:szCs w:val="22"/>
              </w:rPr>
            </w:pPr>
            <w:r w:rsidRPr="00330B26">
              <w:rPr>
                <w:rStyle w:val="SmartLink1"/>
                <w:sz w:val="20"/>
                <w:szCs w:val="22"/>
              </w:rPr>
              <w:fldChar w:fldCharType="begin"/>
            </w:r>
            <w:r w:rsidRPr="00330B26">
              <w:rPr>
                <w:rStyle w:val="SmartLink1"/>
                <w:sz w:val="20"/>
                <w:szCs w:val="22"/>
              </w:rPr>
              <w:instrText xml:space="preserve"> REF _Ref136225753 \n \h  \* MERGEFORMAT </w:instrText>
            </w:r>
            <w:r w:rsidRPr="00330B26">
              <w:rPr>
                <w:rStyle w:val="SmartLink1"/>
                <w:sz w:val="20"/>
                <w:szCs w:val="22"/>
              </w:rPr>
            </w:r>
            <w:r w:rsidRPr="00330B26">
              <w:rPr>
                <w:rStyle w:val="SmartLink1"/>
                <w:sz w:val="20"/>
                <w:szCs w:val="22"/>
              </w:rPr>
              <w:fldChar w:fldCharType="separate"/>
            </w:r>
            <w:r w:rsidRPr="00330B26">
              <w:rPr>
                <w:rStyle w:val="SmartLink1"/>
                <w:sz w:val="20"/>
                <w:szCs w:val="22"/>
              </w:rPr>
              <w:t>P.4.1.1 |</w:t>
            </w:r>
            <w:r w:rsidRPr="00330B26">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vAlign w:val="top"/>
          </w:tcPr>
          <w:p w14:paraId="3AF3C448" w14:textId="77777777" w:rsidR="00744DEA" w:rsidRPr="00330B26" w:rsidRDefault="00744DEA" w:rsidP="00744DEA">
            <w:pPr>
              <w:pStyle w:val="TablesHeadingGSCyan"/>
              <w:framePr w:hSpace="0" w:wrap="auto" w:vAnchor="margin" w:hAnchor="text" w:yAlign="inline"/>
              <w:spacing w:line="276" w:lineRule="auto"/>
              <w:rPr>
                <w:caps w:val="0"/>
                <w:color w:val="4D4D4C"/>
                <w:sz w:val="20"/>
                <w:szCs w:val="20"/>
              </w:rPr>
            </w:pPr>
            <w:r w:rsidRPr="00330B26">
              <w:rPr>
                <w:caps w:val="0"/>
                <w:color w:val="4D4D4C"/>
                <w:sz w:val="20"/>
                <w:szCs w:val="20"/>
              </w:rPr>
              <w:t>significant excavations, demolitions, movement of earth, flooding or other environmental changes?</w:t>
            </w:r>
          </w:p>
        </w:tc>
        <w:tc>
          <w:tcPr>
            <w:tcW w:w="954" w:type="pct"/>
            <w:tcBorders>
              <w:top w:val="single" w:sz="4" w:space="0" w:color="auto"/>
              <w:left w:val="single" w:sz="4" w:space="0" w:color="auto"/>
              <w:bottom w:val="single" w:sz="4" w:space="0" w:color="auto"/>
            </w:tcBorders>
            <w:vAlign w:val="top"/>
          </w:tcPr>
          <w:p w14:paraId="34BDD5D3" w14:textId="250E24D4" w:rsidR="00744DEA" w:rsidRPr="00330B26"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708948813"/>
                <w14:checkbox>
                  <w14:checked w14:val="0"/>
                  <w14:checkedState w14:val="2612" w14:font="MS Gothic"/>
                  <w14:uncheckedState w14:val="2610" w14:font="MS Gothic"/>
                </w14:checkbox>
              </w:sdtPr>
              <w:sdtEndPr/>
              <w:sdtContent>
                <w:r w:rsidR="00744DEA" w:rsidRPr="00330B26" w:rsidDel="00A63097">
                  <w:rPr>
                    <w:rFonts w:ascii="Segoe UI Symbol" w:hAnsi="Segoe UI Symbol" w:cs="Segoe UI Symbol"/>
                    <w:caps w:val="0"/>
                    <w:color w:val="4D4D4C"/>
                    <w:sz w:val="20"/>
                    <w:szCs w:val="20"/>
                  </w:rPr>
                  <w:t>☐</w:t>
                </w:r>
              </w:sdtContent>
            </w:sdt>
            <w:r w:rsidR="00744DEA" w:rsidRPr="00330B26" w:rsidDel="00A63097">
              <w:rPr>
                <w:caps w:val="0"/>
                <w:color w:val="4D4D4C"/>
                <w:sz w:val="20"/>
                <w:szCs w:val="20"/>
              </w:rPr>
              <w:t xml:space="preserve"> YES</w:t>
            </w:r>
          </w:p>
          <w:p w14:paraId="71C0C70E" w14:textId="0CA9B303" w:rsidR="00744DEA" w:rsidRPr="00330B26" w:rsidDel="00A63097" w:rsidRDefault="00573249" w:rsidP="00744DEA">
            <w:sdt>
              <w:sdtPr>
                <w:rPr>
                  <w:caps/>
                  <w:sz w:val="20"/>
                  <w:szCs w:val="20"/>
                </w:rPr>
                <w:id w:val="-1323497264"/>
                <w14:checkbox>
                  <w14:checked w14:val="0"/>
                  <w14:checkedState w14:val="2612" w14:font="MS Gothic"/>
                  <w14:uncheckedState w14:val="2610" w14:font="MS Gothic"/>
                </w14:checkbox>
              </w:sdtPr>
              <w:sdtEndPr/>
              <w:sdtContent>
                <w:r w:rsidR="00744DEA" w:rsidRPr="00330B26" w:rsidDel="00A63097">
                  <w:rPr>
                    <w:rFonts w:ascii="Segoe UI Symbol" w:hAnsi="Segoe UI Symbol" w:cs="Segoe UI Symbol"/>
                    <w:caps/>
                    <w:sz w:val="20"/>
                    <w:szCs w:val="20"/>
                  </w:rPr>
                  <w:t>☐</w:t>
                </w:r>
              </w:sdtContent>
            </w:sdt>
            <w:r w:rsidR="00744DEA" w:rsidRPr="00330B26" w:rsidDel="00A63097">
              <w:rPr>
                <w:caps/>
                <w:sz w:val="20"/>
                <w:szCs w:val="20"/>
              </w:rPr>
              <w:t xml:space="preserve"> POTENTIALLY</w:t>
            </w:r>
          </w:p>
          <w:p w14:paraId="0BA16843" w14:textId="677BE290" w:rsidR="00744DEA" w:rsidRPr="00330B26"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454375971"/>
                <w14:checkbox>
                  <w14:checked w14:val="0"/>
                  <w14:checkedState w14:val="2612" w14:font="MS Gothic"/>
                  <w14:uncheckedState w14:val="2610" w14:font="MS Gothic"/>
                </w14:checkbox>
              </w:sdtPr>
              <w:sdtEndPr/>
              <w:sdtContent>
                <w:r w:rsidR="00744DEA" w:rsidRPr="00330B26" w:rsidDel="00A63097">
                  <w:rPr>
                    <w:rFonts w:ascii="Segoe UI Symbol" w:hAnsi="Segoe UI Symbol" w:cs="Segoe UI Symbol"/>
                    <w:caps w:val="0"/>
                    <w:color w:val="4D4D4C"/>
                    <w:sz w:val="20"/>
                    <w:szCs w:val="20"/>
                  </w:rPr>
                  <w:t>☐</w:t>
                </w:r>
              </w:sdtContent>
            </w:sdt>
            <w:r w:rsidR="00744DEA" w:rsidRPr="00330B26" w:rsidDel="00A63097">
              <w:rPr>
                <w:caps w:val="0"/>
                <w:color w:val="4D4D4C"/>
                <w:sz w:val="20"/>
                <w:szCs w:val="20"/>
              </w:rPr>
              <w:t xml:space="preserve"> NO</w:t>
            </w:r>
          </w:p>
        </w:tc>
      </w:tr>
      <w:tr w:rsidR="00744DEA" w:rsidRPr="005E36C8" w14:paraId="16D036C7"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29B1FFF8" w14:textId="17907BFF" w:rsidR="00744DEA" w:rsidRPr="00770604" w:rsidRDefault="00744DEA" w:rsidP="00744DEA">
            <w:pPr>
              <w:pStyle w:val="TablesHeadingGSCyan"/>
              <w:framePr w:hSpace="0" w:wrap="auto" w:vAnchor="margin" w:hAnchor="text" w:yAlign="inline"/>
              <w:spacing w:line="276" w:lineRule="auto"/>
              <w:rPr>
                <w:rStyle w:val="SmartLink1"/>
                <w:sz w:val="18"/>
                <w:szCs w:val="20"/>
              </w:rPr>
            </w:pPr>
            <w:r w:rsidRPr="00E73678">
              <w:rPr>
                <w:rStyle w:val="SmartLink1"/>
                <w:sz w:val="20"/>
                <w:szCs w:val="22"/>
              </w:rPr>
              <w:fldChar w:fldCharType="begin"/>
            </w:r>
            <w:r w:rsidRPr="00E73678">
              <w:rPr>
                <w:rStyle w:val="SmartLink1"/>
                <w:sz w:val="20"/>
                <w:szCs w:val="22"/>
              </w:rPr>
              <w:instrText xml:space="preserve"> REF _Ref136225753 \n \h  \* MERGEFORMAT </w:instrText>
            </w:r>
            <w:r w:rsidRPr="00E73678">
              <w:rPr>
                <w:rStyle w:val="SmartLink1"/>
                <w:sz w:val="20"/>
                <w:szCs w:val="22"/>
              </w:rPr>
            </w:r>
            <w:r w:rsidRPr="00E73678">
              <w:rPr>
                <w:rStyle w:val="SmartLink1"/>
                <w:sz w:val="20"/>
                <w:szCs w:val="22"/>
              </w:rPr>
              <w:fldChar w:fldCharType="separate"/>
            </w:r>
            <w:r w:rsidRPr="00E73678">
              <w:rPr>
                <w:rStyle w:val="SmartLink1"/>
                <w:sz w:val="20"/>
                <w:szCs w:val="22"/>
              </w:rPr>
              <w:t>P.4.1.1 |</w:t>
            </w:r>
            <w:r w:rsidRPr="00E73678">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vAlign w:val="top"/>
          </w:tcPr>
          <w:p w14:paraId="2CB5A356" w14:textId="1CF1AED8"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alterations to landscapes and natural features with cultural significance?</w:t>
            </w:r>
          </w:p>
        </w:tc>
        <w:tc>
          <w:tcPr>
            <w:tcW w:w="954" w:type="pct"/>
            <w:tcBorders>
              <w:top w:val="single" w:sz="4" w:space="0" w:color="auto"/>
              <w:left w:val="single" w:sz="4" w:space="0" w:color="auto"/>
              <w:bottom w:val="single" w:sz="4" w:space="0" w:color="auto"/>
            </w:tcBorders>
            <w:vAlign w:val="top"/>
          </w:tcPr>
          <w:p w14:paraId="7ECD59B3" w14:textId="78E678A3"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2008085201"/>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26F721F0" w14:textId="1B2987B0" w:rsidR="00744DEA" w:rsidRPr="005E36C8" w:rsidDel="00A63097" w:rsidRDefault="00573249" w:rsidP="00744DEA">
            <w:sdt>
              <w:sdtPr>
                <w:rPr>
                  <w:caps/>
                  <w:sz w:val="20"/>
                  <w:szCs w:val="20"/>
                </w:rPr>
                <w:id w:val="-1495023903"/>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POTENTIALLY</w:t>
            </w:r>
          </w:p>
          <w:p w14:paraId="4F47F6B4" w14:textId="453985B7" w:rsidR="00744DEA"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512964901"/>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5E36C8" w14:paraId="1CAA71E1"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3860D92E" w14:textId="532F2776" w:rsidR="00744DEA" w:rsidRPr="005E36C8" w:rsidRDefault="00744DEA" w:rsidP="00744DEA">
            <w:pPr>
              <w:pStyle w:val="TablesHeadingGSCyan"/>
              <w:framePr w:hSpace="0" w:wrap="auto" w:vAnchor="margin" w:hAnchor="text" w:yAlign="inline"/>
              <w:spacing w:line="276" w:lineRule="auto"/>
            </w:pPr>
            <w:r w:rsidRPr="00E73678">
              <w:rPr>
                <w:rStyle w:val="SmartLink1"/>
                <w:sz w:val="20"/>
                <w:szCs w:val="22"/>
              </w:rPr>
              <w:fldChar w:fldCharType="begin"/>
            </w:r>
            <w:r w:rsidRPr="00E73678">
              <w:rPr>
                <w:rStyle w:val="SmartLink1"/>
                <w:sz w:val="20"/>
                <w:szCs w:val="22"/>
              </w:rPr>
              <w:instrText xml:space="preserve"> REF _Ref136225753 \n \h  \* MERGEFORMAT </w:instrText>
            </w:r>
            <w:r w:rsidRPr="00E73678">
              <w:rPr>
                <w:rStyle w:val="SmartLink1"/>
                <w:sz w:val="20"/>
                <w:szCs w:val="22"/>
              </w:rPr>
            </w:r>
            <w:r w:rsidRPr="00E73678">
              <w:rPr>
                <w:rStyle w:val="SmartLink1"/>
                <w:sz w:val="20"/>
                <w:szCs w:val="22"/>
              </w:rPr>
              <w:fldChar w:fldCharType="separate"/>
            </w:r>
            <w:r w:rsidRPr="00E73678">
              <w:rPr>
                <w:rStyle w:val="SmartLink1"/>
                <w:sz w:val="20"/>
                <w:szCs w:val="22"/>
              </w:rPr>
              <w:t>P.4.1.1 |</w:t>
            </w:r>
            <w:r w:rsidRPr="00E73678">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vAlign w:val="top"/>
          </w:tcPr>
          <w:p w14:paraId="18E3FF8E" w14:textId="5CD4FEF8"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adverse impacts to sites, structures, or objects with historical, cultural, artistic, traditional or religious</w:t>
            </w:r>
            <w:r>
              <w:rPr>
                <w:caps w:val="0"/>
                <w:color w:val="4D4D4C"/>
                <w:sz w:val="20"/>
                <w:szCs w:val="20"/>
              </w:rPr>
              <w:t xml:space="preserve"> </w:t>
            </w:r>
            <w:r w:rsidRPr="005E36C8">
              <w:rPr>
                <w:caps w:val="0"/>
                <w:color w:val="4D4D4C"/>
                <w:sz w:val="20"/>
                <w:szCs w:val="20"/>
              </w:rPr>
              <w:t>values or intangible forms of culture (e.g., knowledge, innovations, practices)? (Note: projects intended to</w:t>
            </w:r>
            <w:r>
              <w:rPr>
                <w:caps w:val="0"/>
                <w:color w:val="4D4D4C"/>
                <w:sz w:val="20"/>
                <w:szCs w:val="20"/>
              </w:rPr>
              <w:t xml:space="preserve"> </w:t>
            </w:r>
            <w:r w:rsidRPr="005E36C8">
              <w:rPr>
                <w:caps w:val="0"/>
                <w:color w:val="4D4D4C"/>
                <w:sz w:val="20"/>
                <w:szCs w:val="20"/>
              </w:rPr>
              <w:t>protect and conserve Cultural Heritage may also have inadvertent adverse impacts)</w:t>
            </w:r>
          </w:p>
        </w:tc>
        <w:tc>
          <w:tcPr>
            <w:tcW w:w="954" w:type="pct"/>
            <w:tcBorders>
              <w:top w:val="single" w:sz="4" w:space="0" w:color="auto"/>
              <w:left w:val="single" w:sz="4" w:space="0" w:color="auto"/>
              <w:bottom w:val="single" w:sz="4" w:space="0" w:color="auto"/>
            </w:tcBorders>
            <w:vAlign w:val="top"/>
          </w:tcPr>
          <w:p w14:paraId="7DCFBBA8" w14:textId="23C837A2"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443184959"/>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255F0A67" w14:textId="78C6B75E" w:rsidR="00744DEA" w:rsidRPr="005E36C8" w:rsidDel="00A63097" w:rsidRDefault="00573249" w:rsidP="00744DEA">
            <w:sdt>
              <w:sdtPr>
                <w:rPr>
                  <w:caps/>
                  <w:sz w:val="20"/>
                  <w:szCs w:val="20"/>
                </w:rPr>
                <w:id w:val="1650556972"/>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POTENTIALLY</w:t>
            </w:r>
          </w:p>
          <w:p w14:paraId="4A1EDA53" w14:textId="3EC02446"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783142605"/>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5E36C8" w14:paraId="2B907931"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67EE6A7E" w14:textId="60A9AE05" w:rsidR="00744DEA" w:rsidRPr="00490364" w:rsidRDefault="00744DEA" w:rsidP="00744DEA">
            <w:pPr>
              <w:pStyle w:val="TablesHeadingGSCyan"/>
              <w:framePr w:hSpace="0" w:wrap="auto" w:vAnchor="margin" w:hAnchor="text" w:yAlign="inline"/>
              <w:spacing w:line="276" w:lineRule="auto"/>
              <w:rPr>
                <w:rStyle w:val="SmartLink1"/>
              </w:rPr>
            </w:pPr>
            <w:r w:rsidRPr="00490364">
              <w:rPr>
                <w:rStyle w:val="SmartLink1"/>
                <w:sz w:val="20"/>
                <w:szCs w:val="22"/>
              </w:rPr>
              <w:fldChar w:fldCharType="begin"/>
            </w:r>
            <w:r w:rsidRPr="00490364">
              <w:rPr>
                <w:rStyle w:val="SmartLink1"/>
                <w:sz w:val="20"/>
                <w:szCs w:val="22"/>
              </w:rPr>
              <w:instrText xml:space="preserve"> REF _Ref136226305 \n \h  \* MERGEFORMAT </w:instrText>
            </w:r>
            <w:r w:rsidRPr="00490364">
              <w:rPr>
                <w:rStyle w:val="SmartLink1"/>
                <w:sz w:val="20"/>
                <w:szCs w:val="22"/>
              </w:rPr>
            </w:r>
            <w:r w:rsidRPr="00490364">
              <w:rPr>
                <w:rStyle w:val="SmartLink1"/>
                <w:sz w:val="20"/>
                <w:szCs w:val="22"/>
              </w:rPr>
              <w:fldChar w:fldCharType="separate"/>
            </w:r>
            <w:r w:rsidRPr="00490364">
              <w:rPr>
                <w:rStyle w:val="SmartLink1"/>
                <w:sz w:val="20"/>
                <w:szCs w:val="22"/>
              </w:rPr>
              <w:t>P.4.1.2 |</w:t>
            </w:r>
            <w:r w:rsidRPr="00490364">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vAlign w:val="top"/>
          </w:tcPr>
          <w:p w14:paraId="40784A5A" w14:textId="612742C8"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utili</w:t>
            </w:r>
            <w:r>
              <w:rPr>
                <w:caps w:val="0"/>
                <w:color w:val="4D4D4C"/>
                <w:sz w:val="20"/>
                <w:szCs w:val="20"/>
              </w:rPr>
              <w:t>s</w:t>
            </w:r>
            <w:r w:rsidRPr="005E36C8">
              <w:rPr>
                <w:caps w:val="0"/>
                <w:color w:val="4D4D4C"/>
                <w:sz w:val="20"/>
                <w:szCs w:val="20"/>
              </w:rPr>
              <w:t>ation of tangible and/or intangible forms (e.g., practices, traditional knowledge) of Cultural Heritage</w:t>
            </w:r>
          </w:p>
          <w:p w14:paraId="61C92BB8" w14:textId="77777777"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for commercial or other purposes?</w:t>
            </w:r>
          </w:p>
        </w:tc>
        <w:tc>
          <w:tcPr>
            <w:tcW w:w="954" w:type="pct"/>
            <w:tcBorders>
              <w:top w:val="single" w:sz="4" w:space="0" w:color="auto"/>
              <w:left w:val="single" w:sz="4" w:space="0" w:color="auto"/>
              <w:bottom w:val="single" w:sz="4" w:space="0" w:color="auto"/>
            </w:tcBorders>
            <w:vAlign w:val="top"/>
          </w:tcPr>
          <w:p w14:paraId="7D9F278D" w14:textId="57A3031B"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849285630"/>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5DBD5A23" w14:textId="09163747" w:rsidR="00744DEA" w:rsidRPr="005E36C8" w:rsidDel="00A63097" w:rsidRDefault="00573249" w:rsidP="00744DEA">
            <w:sdt>
              <w:sdtPr>
                <w:rPr>
                  <w:caps/>
                  <w:sz w:val="20"/>
                  <w:szCs w:val="20"/>
                </w:rPr>
                <w:id w:val="-61343072"/>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POTENTIALLY</w:t>
            </w:r>
          </w:p>
          <w:p w14:paraId="4437CBC1" w14:textId="289261C5"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720555477"/>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5E36C8" w14:paraId="1B03E73D"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270BB349" w14:textId="32E22847" w:rsidR="00744DEA" w:rsidRPr="005E36C8" w:rsidRDefault="00744DEA" w:rsidP="00744DEA">
            <w:pPr>
              <w:pStyle w:val="TablesHeadingGSCyan"/>
              <w:framePr w:hSpace="0" w:wrap="auto" w:vAnchor="margin" w:hAnchor="text" w:yAlign="inline"/>
              <w:spacing w:line="276" w:lineRule="auto"/>
              <w:ind w:right="-56"/>
              <w:rPr>
                <w:caps w:val="0"/>
                <w:color w:val="4D4D4C"/>
                <w:sz w:val="20"/>
                <w:szCs w:val="20"/>
              </w:rPr>
            </w:pPr>
            <w:r w:rsidRPr="00490364">
              <w:rPr>
                <w:rStyle w:val="SmartLink1"/>
                <w:sz w:val="20"/>
                <w:szCs w:val="22"/>
              </w:rPr>
              <w:fldChar w:fldCharType="begin"/>
            </w:r>
            <w:r w:rsidRPr="00490364">
              <w:rPr>
                <w:rStyle w:val="SmartLink1"/>
                <w:sz w:val="20"/>
                <w:szCs w:val="22"/>
              </w:rPr>
              <w:instrText xml:space="preserve"> REF _Ref136226305 \n \h  \* MERGEFORMAT </w:instrText>
            </w:r>
            <w:r w:rsidRPr="00490364">
              <w:rPr>
                <w:rStyle w:val="SmartLink1"/>
                <w:sz w:val="20"/>
                <w:szCs w:val="22"/>
              </w:rPr>
            </w:r>
            <w:r w:rsidRPr="00490364">
              <w:rPr>
                <w:rStyle w:val="SmartLink1"/>
                <w:sz w:val="20"/>
                <w:szCs w:val="22"/>
              </w:rPr>
              <w:fldChar w:fldCharType="separate"/>
            </w:r>
            <w:r w:rsidRPr="00490364">
              <w:rPr>
                <w:rStyle w:val="SmartLink1"/>
                <w:sz w:val="20"/>
                <w:szCs w:val="22"/>
              </w:rPr>
              <w:t>P.4.1.2 |</w:t>
            </w:r>
            <w:r w:rsidRPr="00490364">
              <w:rPr>
                <w:rStyle w:val="SmartLink1"/>
                <w:sz w:val="20"/>
                <w:szCs w:val="22"/>
              </w:rPr>
              <w:fldChar w:fldCharType="end"/>
            </w:r>
          </w:p>
        </w:tc>
        <w:tc>
          <w:tcPr>
            <w:tcW w:w="3285" w:type="pct"/>
            <w:tcBorders>
              <w:top w:val="single" w:sz="4" w:space="0" w:color="auto"/>
              <w:bottom w:val="single" w:sz="4" w:space="0" w:color="auto"/>
              <w:right w:val="single" w:sz="4" w:space="0" w:color="auto"/>
            </w:tcBorders>
          </w:tcPr>
          <w:p w14:paraId="2B41213E" w14:textId="122B2FF5"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sidRPr="009777E4">
              <w:rPr>
                <w:caps w:val="0"/>
                <w:color w:val="4D4D4C"/>
                <w:sz w:val="20"/>
                <w:szCs w:val="20"/>
              </w:rPr>
              <w:t>If answer to question above is “YES” or “POTENTIALLY” - are the communities made aware of their right under the law, scope and nature of proposed development and its potential consequences?</w:t>
            </w:r>
          </w:p>
        </w:tc>
        <w:tc>
          <w:tcPr>
            <w:tcW w:w="954" w:type="pct"/>
            <w:tcBorders>
              <w:top w:val="single" w:sz="4" w:space="0" w:color="auto"/>
              <w:left w:val="single" w:sz="4" w:space="0" w:color="auto"/>
              <w:bottom w:val="single" w:sz="4" w:space="0" w:color="auto"/>
            </w:tcBorders>
            <w:vAlign w:val="top"/>
          </w:tcPr>
          <w:p w14:paraId="0D7C5C5A" w14:textId="11151B00"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276067365"/>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0D43EB6D" w14:textId="514FEFCD" w:rsidR="00744DEA"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511029548"/>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p w14:paraId="7CA51ED0" w14:textId="1C9EE4A2" w:rsidR="00744DEA" w:rsidRPr="003C4E26"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531697065"/>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NA </w:t>
            </w:r>
          </w:p>
        </w:tc>
      </w:tr>
      <w:tr w:rsidR="00744DEA" w:rsidRPr="005E36C8" w14:paraId="63B3F458"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43EF36E9" w14:textId="5ACCBB92" w:rsidR="00744DEA" w:rsidRPr="00490364" w:rsidRDefault="00744DEA" w:rsidP="00744DEA">
            <w:pPr>
              <w:pStyle w:val="TablesHeadingGSCyan"/>
              <w:framePr w:hSpace="0" w:wrap="auto" w:vAnchor="margin" w:hAnchor="text" w:yAlign="inline"/>
              <w:spacing w:line="276" w:lineRule="auto"/>
              <w:ind w:right="-56"/>
              <w:rPr>
                <w:rStyle w:val="SmartLink1"/>
                <w:sz w:val="20"/>
                <w:szCs w:val="22"/>
              </w:rPr>
            </w:pPr>
            <w:r>
              <w:rPr>
                <w:rStyle w:val="SmartLink1"/>
                <w:sz w:val="20"/>
                <w:szCs w:val="22"/>
              </w:rPr>
              <w:fldChar w:fldCharType="begin"/>
            </w:r>
            <w:r>
              <w:rPr>
                <w:rStyle w:val="SmartLink1"/>
                <w:sz w:val="20"/>
                <w:szCs w:val="22"/>
              </w:rPr>
              <w:instrText xml:space="preserve"> REF _Ref136227158 \n \h </w:instrText>
            </w:r>
            <w:r>
              <w:rPr>
                <w:rStyle w:val="SmartLink1"/>
                <w:sz w:val="20"/>
                <w:szCs w:val="22"/>
              </w:rPr>
            </w:r>
            <w:r>
              <w:rPr>
                <w:rStyle w:val="SmartLink1"/>
                <w:sz w:val="20"/>
                <w:szCs w:val="22"/>
              </w:rPr>
              <w:fldChar w:fldCharType="separate"/>
            </w:r>
            <w:r>
              <w:rPr>
                <w:rStyle w:val="SmartLink1"/>
                <w:sz w:val="20"/>
                <w:szCs w:val="22"/>
              </w:rPr>
              <w:t>P.4.1.3 |</w:t>
            </w:r>
            <w:r>
              <w:rPr>
                <w:rStyle w:val="SmartLink1"/>
                <w:sz w:val="20"/>
                <w:szCs w:val="22"/>
              </w:rPr>
              <w:fldChar w:fldCharType="end"/>
            </w:r>
          </w:p>
        </w:tc>
        <w:tc>
          <w:tcPr>
            <w:tcW w:w="3285" w:type="pct"/>
            <w:tcBorders>
              <w:top w:val="single" w:sz="4" w:space="0" w:color="auto"/>
              <w:bottom w:val="single" w:sz="4" w:space="0" w:color="auto"/>
              <w:right w:val="single" w:sz="4" w:space="0" w:color="auto"/>
            </w:tcBorders>
          </w:tcPr>
          <w:p w14:paraId="4B1A6C00" w14:textId="6E7D7881" w:rsidR="00744DEA" w:rsidRPr="009777E4" w:rsidRDefault="00744DEA" w:rsidP="00744DEA">
            <w:pPr>
              <w:pStyle w:val="TablesHeadingGSCyan"/>
              <w:framePr w:hSpace="0" w:wrap="auto" w:vAnchor="margin" w:hAnchor="text" w:yAlign="inline"/>
              <w:spacing w:line="276" w:lineRule="auto"/>
              <w:rPr>
                <w:caps w:val="0"/>
                <w:color w:val="4D4D4C"/>
                <w:sz w:val="20"/>
                <w:szCs w:val="20"/>
              </w:rPr>
            </w:pPr>
            <w:r w:rsidRPr="003E5043">
              <w:rPr>
                <w:caps w:val="0"/>
                <w:color w:val="4D4D4C"/>
                <w:sz w:val="20"/>
                <w:szCs w:val="20"/>
              </w:rPr>
              <w:t>If answer to question above is “YES” - does the project provide equitable sharing of benefits from commercialisation of such knowledge, innovation, or practice, consistent with their customs and traditions?</w:t>
            </w:r>
          </w:p>
        </w:tc>
        <w:tc>
          <w:tcPr>
            <w:tcW w:w="954" w:type="pct"/>
            <w:tcBorders>
              <w:top w:val="single" w:sz="4" w:space="0" w:color="auto"/>
              <w:left w:val="single" w:sz="4" w:space="0" w:color="auto"/>
              <w:bottom w:val="single" w:sz="4" w:space="0" w:color="auto"/>
            </w:tcBorders>
            <w:vAlign w:val="top"/>
          </w:tcPr>
          <w:p w14:paraId="58290117" w14:textId="4FBB6CCF"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621601749"/>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381BAA52" w14:textId="0A511F57" w:rsidR="00744DEA"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2142841653"/>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p w14:paraId="4FAE104B" w14:textId="42959BF0" w:rsidR="00744DEA"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556391736"/>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NA</w:t>
            </w:r>
          </w:p>
        </w:tc>
      </w:tr>
      <w:tr w:rsidR="00744DEA" w:rsidRPr="005E36C8" w14:paraId="18887C5F"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5FCCA39A" w14:textId="31B05B03" w:rsidR="00744DEA" w:rsidRPr="00490364" w:rsidRDefault="00744DEA" w:rsidP="00744DEA">
            <w:pPr>
              <w:pStyle w:val="TablesHeadingGSCyan"/>
              <w:framePr w:hSpace="0" w:wrap="auto" w:vAnchor="margin" w:hAnchor="text" w:yAlign="inline"/>
              <w:spacing w:line="276" w:lineRule="auto"/>
              <w:ind w:right="-56"/>
              <w:rPr>
                <w:rStyle w:val="SmartLink1"/>
                <w:sz w:val="20"/>
                <w:szCs w:val="22"/>
              </w:rPr>
            </w:pPr>
            <w:r>
              <w:rPr>
                <w:rStyle w:val="SmartLink1"/>
                <w:sz w:val="20"/>
                <w:szCs w:val="22"/>
              </w:rPr>
              <w:fldChar w:fldCharType="begin"/>
            </w:r>
            <w:r>
              <w:rPr>
                <w:rStyle w:val="SmartLink1"/>
                <w:sz w:val="20"/>
                <w:szCs w:val="22"/>
              </w:rPr>
              <w:instrText xml:space="preserve"> REF _Ref136227169 \n \h </w:instrText>
            </w:r>
            <w:r>
              <w:rPr>
                <w:rStyle w:val="SmartLink1"/>
                <w:sz w:val="20"/>
                <w:szCs w:val="22"/>
              </w:rPr>
            </w:r>
            <w:r>
              <w:rPr>
                <w:rStyle w:val="SmartLink1"/>
                <w:sz w:val="20"/>
                <w:szCs w:val="22"/>
              </w:rPr>
              <w:fldChar w:fldCharType="separate"/>
            </w:r>
            <w:r>
              <w:rPr>
                <w:rStyle w:val="SmartLink1"/>
                <w:sz w:val="20"/>
                <w:szCs w:val="22"/>
              </w:rPr>
              <w:t>P.4.1.4 |</w:t>
            </w:r>
            <w:r>
              <w:rPr>
                <w:rStyle w:val="SmartLink1"/>
                <w:sz w:val="20"/>
                <w:szCs w:val="22"/>
              </w:rPr>
              <w:fldChar w:fldCharType="end"/>
            </w:r>
          </w:p>
        </w:tc>
        <w:tc>
          <w:tcPr>
            <w:tcW w:w="3285" w:type="pct"/>
            <w:tcBorders>
              <w:top w:val="single" w:sz="4" w:space="0" w:color="auto"/>
              <w:bottom w:val="single" w:sz="4" w:space="0" w:color="auto"/>
              <w:right w:val="single" w:sz="4" w:space="0" w:color="auto"/>
            </w:tcBorders>
            <w:vAlign w:val="top"/>
          </w:tcPr>
          <w:p w14:paraId="48AD3365" w14:textId="1D55AC5F" w:rsidR="00744DEA" w:rsidRPr="003E5043" w:rsidRDefault="00C47981" w:rsidP="00744DEA">
            <w:pPr>
              <w:pStyle w:val="TablesHeadingGSCyan"/>
              <w:framePr w:hSpace="0" w:wrap="auto" w:vAnchor="margin" w:hAnchor="text" w:yAlign="inline"/>
              <w:spacing w:line="276" w:lineRule="auto"/>
              <w:rPr>
                <w:caps w:val="0"/>
                <w:color w:val="4D4D4C"/>
                <w:sz w:val="20"/>
                <w:szCs w:val="20"/>
              </w:rPr>
            </w:pPr>
            <w:ins w:id="870" w:author="VT" w:date="2023-06-27T10:03:00Z">
              <w:r w:rsidRPr="003E5043">
                <w:rPr>
                  <w:caps w:val="0"/>
                  <w:color w:val="4D4D4C"/>
                  <w:sz w:val="20"/>
                  <w:szCs w:val="20"/>
                </w:rPr>
                <w:t xml:space="preserve">If answer to question above is “YES” </w:t>
              </w:r>
              <w:r>
                <w:rPr>
                  <w:caps w:val="0"/>
                  <w:color w:val="4D4D4C"/>
                  <w:sz w:val="20"/>
                  <w:szCs w:val="20"/>
                </w:rPr>
                <w:t xml:space="preserve">- </w:t>
              </w:r>
            </w:ins>
            <w:del w:id="871" w:author="Anshika Gupta" w:date="2023-06-27T09:31:00Z">
              <w:r w:rsidR="00744DEA" w:rsidRPr="005E36C8" w:rsidDel="0005022A">
                <w:rPr>
                  <w:caps w:val="0"/>
                  <w:color w:val="4D4D4C"/>
                  <w:sz w:val="20"/>
                  <w:szCs w:val="22"/>
                </w:rPr>
                <w:delText>Are opinions and recommendations of an Expert Stakeholder(s) sought and demonstrated as being included in the project design?</w:delText>
              </w:r>
            </w:del>
            <w:ins w:id="872" w:author="VT" w:date="2023-06-27T10:03:00Z">
              <w:r>
                <w:rPr>
                  <w:caps w:val="0"/>
                  <w:color w:val="4D4D4C"/>
                  <w:sz w:val="20"/>
                  <w:szCs w:val="22"/>
                </w:rPr>
                <w:t>a</w:t>
              </w:r>
            </w:ins>
            <w:ins w:id="873" w:author="Anshika Gupta" w:date="2023-06-27T09:31:00Z">
              <w:del w:id="874" w:author="VT" w:date="2023-06-27T10:03:00Z">
                <w:r w:rsidR="0005022A" w:rsidDel="00C47981">
                  <w:rPr>
                    <w:caps w:val="0"/>
                    <w:color w:val="4D4D4C"/>
                    <w:sz w:val="20"/>
                    <w:szCs w:val="22"/>
                  </w:rPr>
                  <w:delText>A</w:delText>
                </w:r>
              </w:del>
              <w:r w:rsidR="0005022A">
                <w:rPr>
                  <w:caps w:val="0"/>
                  <w:color w:val="4D4D4C"/>
                  <w:sz w:val="20"/>
                  <w:szCs w:val="22"/>
                </w:rPr>
                <w:t>re opinions and recommendations of an Expert Stakeholder(s) not sought and demonstrated as being included in the project design?</w:t>
              </w:r>
            </w:ins>
          </w:p>
        </w:tc>
        <w:tc>
          <w:tcPr>
            <w:tcW w:w="954" w:type="pct"/>
            <w:tcBorders>
              <w:top w:val="single" w:sz="4" w:space="0" w:color="auto"/>
              <w:left w:val="single" w:sz="4" w:space="0" w:color="auto"/>
              <w:bottom w:val="single" w:sz="4" w:space="0" w:color="auto"/>
            </w:tcBorders>
            <w:vAlign w:val="top"/>
          </w:tcPr>
          <w:p w14:paraId="44A55FCF" w14:textId="243452FB"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303973057"/>
                <w14:checkbox>
                  <w14:checked w14:val="0"/>
                  <w14:checkedState w14:val="2612" w14:font="MS Gothic"/>
                  <w14:uncheckedState w14:val="2610" w14:font="MS Gothic"/>
                </w14:checkbox>
              </w:sdtPr>
              <w:sdtEndPr/>
              <w:sdtContent>
                <w:r w:rsidR="00744DEA" w:rsidDel="00A63097">
                  <w:rPr>
                    <w:rFonts w:ascii="MS Gothic" w:eastAsia="MS Gothic" w:hAnsi="MS Gothic"/>
                    <w:caps w:val="0"/>
                    <w:color w:val="4D4D4C"/>
                    <w:sz w:val="20"/>
                    <w:szCs w:val="20"/>
                  </w:rPr>
                  <w:t>☐</w:t>
                </w:r>
              </w:sdtContent>
            </w:sdt>
            <w:r w:rsidR="00744DEA" w:rsidRPr="005E36C8" w:rsidDel="00A63097">
              <w:rPr>
                <w:caps w:val="0"/>
                <w:color w:val="4D4D4C"/>
                <w:sz w:val="20"/>
                <w:szCs w:val="20"/>
              </w:rPr>
              <w:t xml:space="preserve"> YES</w:t>
            </w:r>
          </w:p>
          <w:p w14:paraId="17595D19" w14:textId="665C37B8" w:rsidR="00744DEA"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663738864"/>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p w14:paraId="37998B79" w14:textId="1C1BE6B4" w:rsidR="00744DEA"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646869467"/>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NA</w:t>
            </w:r>
          </w:p>
        </w:tc>
      </w:tr>
      <w:tr w:rsidR="00744DEA" w:rsidRPr="005E36C8" w14:paraId="632F1912"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232FC708" w14:textId="227CB8E3" w:rsidR="00744DEA" w:rsidRPr="00490364" w:rsidRDefault="00744DEA" w:rsidP="00744DEA">
            <w:pPr>
              <w:pStyle w:val="TablesHeadingGSCyan"/>
              <w:framePr w:hSpace="0" w:wrap="auto" w:vAnchor="margin" w:hAnchor="text" w:yAlign="inline"/>
              <w:spacing w:line="276" w:lineRule="auto"/>
              <w:ind w:right="-56"/>
              <w:rPr>
                <w:rStyle w:val="SmartLink1"/>
                <w:sz w:val="20"/>
                <w:szCs w:val="22"/>
              </w:rPr>
            </w:pPr>
            <w:r>
              <w:rPr>
                <w:rStyle w:val="SmartLink1"/>
                <w:sz w:val="20"/>
                <w:szCs w:val="22"/>
              </w:rPr>
              <w:fldChar w:fldCharType="begin"/>
            </w:r>
            <w:r>
              <w:rPr>
                <w:rStyle w:val="SmartLink1"/>
                <w:sz w:val="20"/>
                <w:szCs w:val="22"/>
              </w:rPr>
              <w:instrText xml:space="preserve"> REF _Ref136227169 \n \h </w:instrText>
            </w:r>
            <w:r>
              <w:rPr>
                <w:rStyle w:val="SmartLink1"/>
                <w:sz w:val="20"/>
                <w:szCs w:val="22"/>
              </w:rPr>
            </w:r>
            <w:r>
              <w:rPr>
                <w:rStyle w:val="SmartLink1"/>
                <w:sz w:val="20"/>
                <w:szCs w:val="22"/>
              </w:rPr>
              <w:fldChar w:fldCharType="separate"/>
            </w:r>
            <w:r>
              <w:rPr>
                <w:rStyle w:val="SmartLink1"/>
                <w:sz w:val="20"/>
                <w:szCs w:val="22"/>
              </w:rPr>
              <w:t>P.4.1.4 |</w:t>
            </w:r>
            <w:r>
              <w:rPr>
                <w:rStyle w:val="SmartLink1"/>
                <w:sz w:val="20"/>
                <w:szCs w:val="22"/>
              </w:rPr>
              <w:fldChar w:fldCharType="end"/>
            </w:r>
          </w:p>
        </w:tc>
        <w:tc>
          <w:tcPr>
            <w:tcW w:w="3285" w:type="pct"/>
            <w:tcBorders>
              <w:top w:val="single" w:sz="4" w:space="0" w:color="auto"/>
              <w:bottom w:val="single" w:sz="4" w:space="0" w:color="auto"/>
              <w:right w:val="single" w:sz="4" w:space="0" w:color="auto"/>
            </w:tcBorders>
            <w:vAlign w:val="top"/>
          </w:tcPr>
          <w:p w14:paraId="7AF33D98" w14:textId="6A48AB68" w:rsidR="00744DEA" w:rsidRPr="003E5043" w:rsidRDefault="00744DEA" w:rsidP="00744DEA">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If answer to question above is “YES”, ha</w:t>
            </w:r>
            <w:ins w:id="875" w:author="Anshika Gupta" w:date="2023-06-27T08:35:00Z">
              <w:r w:rsidR="00AE0083">
                <w:rPr>
                  <w:caps w:val="0"/>
                  <w:color w:val="4D4D4C"/>
                  <w:sz w:val="20"/>
                  <w:szCs w:val="20"/>
                </w:rPr>
                <w:t>s</w:t>
              </w:r>
            </w:ins>
            <w:del w:id="876" w:author="Anshika Gupta" w:date="2023-06-27T08:35:00Z">
              <w:r w:rsidRPr="005E36C8" w:rsidDel="00AE0083">
                <w:rPr>
                  <w:caps w:val="0"/>
                  <w:color w:val="4D4D4C"/>
                  <w:sz w:val="20"/>
                  <w:szCs w:val="20"/>
                </w:rPr>
                <w:delText>ve</w:delText>
              </w:r>
            </w:del>
            <w:r w:rsidRPr="005E36C8">
              <w:rPr>
                <w:caps w:val="0"/>
                <w:color w:val="4D4D4C"/>
                <w:sz w:val="20"/>
                <w:szCs w:val="20"/>
              </w:rPr>
              <w:t xml:space="preserve"> project design been changed, modified, updated considering </w:t>
            </w:r>
            <w:r w:rsidRPr="005E36C8">
              <w:rPr>
                <w:caps w:val="0"/>
                <w:color w:val="4D4D4C"/>
                <w:sz w:val="20"/>
                <w:szCs w:val="22"/>
              </w:rPr>
              <w:t>opinions and recommendations of an Expert Stakeholder?</w:t>
            </w:r>
          </w:p>
        </w:tc>
        <w:tc>
          <w:tcPr>
            <w:tcW w:w="954" w:type="pct"/>
            <w:tcBorders>
              <w:top w:val="single" w:sz="4" w:space="0" w:color="auto"/>
              <w:left w:val="single" w:sz="4" w:space="0" w:color="auto"/>
              <w:bottom w:val="single" w:sz="4" w:space="0" w:color="auto"/>
            </w:tcBorders>
            <w:vAlign w:val="top"/>
          </w:tcPr>
          <w:p w14:paraId="6383F4FC" w14:textId="4DB76004"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513113287"/>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585A461B" w14:textId="024E154B" w:rsidR="00744DEA"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876382342"/>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p w14:paraId="608ED931" w14:textId="7B7236E9" w:rsidR="00744DEA"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895805379"/>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NA</w:t>
            </w:r>
          </w:p>
        </w:tc>
      </w:tr>
      <w:tr w:rsidR="00744DEA" w:rsidRPr="005E36C8" w14:paraId="0A4D4948" w14:textId="77777777" w:rsidTr="00735E79">
        <w:trPr>
          <w:trHeight w:val="364"/>
        </w:trPr>
        <w:tc>
          <w:tcPr>
            <w:tcW w:w="5000" w:type="pct"/>
            <w:gridSpan w:val="3"/>
            <w:tcBorders>
              <w:top w:val="single" w:sz="4" w:space="0" w:color="auto"/>
              <w:bottom w:val="single" w:sz="4" w:space="0" w:color="auto"/>
            </w:tcBorders>
            <w:noWrap/>
            <w:vAlign w:val="top"/>
          </w:tcPr>
          <w:p w14:paraId="629F09F1" w14:textId="1D7072C8"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sidRPr="00D9384E">
              <w:rPr>
                <w:caps w:val="0"/>
                <w:sz w:val="20"/>
                <w:szCs w:val="22"/>
              </w:rPr>
              <w:lastRenderedPageBreak/>
              <w:t xml:space="preserve">If the answer is "yes" or "potentially" to any of the above questions, please provide a brief description of the project situation below. Also, provide justification and/or evidence </w:t>
            </w:r>
            <w:r>
              <w:rPr>
                <w:caps w:val="0"/>
                <w:sz w:val="20"/>
                <w:szCs w:val="22"/>
              </w:rPr>
              <w:t xml:space="preserve">as necessary </w:t>
            </w:r>
            <w:r w:rsidRPr="00D9384E">
              <w:rPr>
                <w:caps w:val="0"/>
                <w:sz w:val="20"/>
                <w:szCs w:val="22"/>
              </w:rPr>
              <w:t>to demonstrate compliance with applicable requirements</w:t>
            </w:r>
            <w:r>
              <w:rPr>
                <w:caps w:val="0"/>
                <w:sz w:val="20"/>
                <w:szCs w:val="22"/>
              </w:rPr>
              <w:t>.</w:t>
            </w:r>
          </w:p>
        </w:tc>
      </w:tr>
      <w:tr w:rsidR="00744DEA" w:rsidRPr="005E36C8" w14:paraId="7FF3F9B3" w14:textId="77777777" w:rsidTr="00735E79">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06C8FE9E" w14:textId="7DFB7AAF" w:rsidR="00744DEA" w:rsidRPr="00BF1765" w:rsidRDefault="00BF1765" w:rsidP="00744DEA">
            <w:pPr>
              <w:pStyle w:val="TablesHeadingGSCyan"/>
              <w:framePr w:hSpace="0" w:wrap="auto" w:vAnchor="margin" w:hAnchor="text" w:yAlign="inline"/>
              <w:spacing w:line="276" w:lineRule="auto"/>
              <w:rPr>
                <w:rFonts w:asciiTheme="minorHAnsi" w:hAnsiTheme="minorHAnsi"/>
                <w:color w:val="00B9BD" w:themeColor="hyperlink"/>
                <w:shd w:val="clear" w:color="auto" w:fill="E1DFDD"/>
              </w:rPr>
            </w:pPr>
            <w:ins w:id="877" w:author="Anshika Gupta" w:date="2023-06-27T08:23:00Z">
              <w:r w:rsidRPr="00BF2666">
                <w:rPr>
                  <w:i/>
                  <w:iCs/>
                  <w:caps w:val="0"/>
                  <w:color w:val="4D4D4C"/>
                  <w:sz w:val="20"/>
                  <w:szCs w:val="20"/>
                </w:rPr>
                <w:t>Please add text here</w:t>
              </w:r>
              <w:r>
                <w:rPr>
                  <w:i/>
                  <w:iCs/>
                  <w:caps w:val="0"/>
                  <w:color w:val="4D4D4C"/>
                  <w:sz w:val="20"/>
                  <w:szCs w:val="20"/>
                </w:rPr>
                <w:t>….</w:t>
              </w:r>
            </w:ins>
          </w:p>
          <w:p w14:paraId="75740BC2" w14:textId="7736A79C" w:rsidR="00744DEA" w:rsidRPr="001E1AF3" w:rsidRDefault="00744DEA" w:rsidP="00744DEA"/>
        </w:tc>
      </w:tr>
      <w:tr w:rsidR="00744DEA" w:rsidRPr="00C075F2" w14:paraId="41C5FB8A" w14:textId="77777777" w:rsidTr="00735E79">
        <w:trPr>
          <w:trHeight w:val="364"/>
        </w:trPr>
        <w:tc>
          <w:tcPr>
            <w:tcW w:w="5000" w:type="pct"/>
            <w:gridSpan w:val="3"/>
            <w:tcBorders>
              <w:top w:val="single" w:sz="4" w:space="0" w:color="auto"/>
              <w:bottom w:val="single" w:sz="4" w:space="0" w:color="auto"/>
            </w:tcBorders>
            <w:noWrap/>
            <w:vAlign w:val="top"/>
          </w:tcPr>
          <w:p w14:paraId="0E49D6E6" w14:textId="24E04FA3" w:rsidR="00744DEA" w:rsidRPr="00F35BFA" w:rsidRDefault="00744DEA" w:rsidP="00744DEA">
            <w:pPr>
              <w:pStyle w:val="TablesHeadingGSCyan"/>
              <w:framePr w:hSpace="0" w:wrap="auto" w:vAnchor="margin" w:hAnchor="text" w:yAlign="inline"/>
              <w:spacing w:line="276" w:lineRule="auto"/>
              <w:rPr>
                <w:i/>
                <w:iCs/>
                <w:caps w:val="0"/>
                <w:color w:val="4D4D4C"/>
                <w:sz w:val="20"/>
                <w:szCs w:val="20"/>
              </w:rPr>
            </w:pPr>
            <w:r w:rsidRPr="00F35BFA">
              <w:rPr>
                <w:rStyle w:val="SmartLink1"/>
                <w:sz w:val="20"/>
                <w:szCs w:val="22"/>
              </w:rPr>
              <w:fldChar w:fldCharType="begin"/>
            </w:r>
            <w:r w:rsidRPr="00F35BFA">
              <w:rPr>
                <w:rStyle w:val="SmartLink1"/>
                <w:sz w:val="20"/>
                <w:szCs w:val="22"/>
              </w:rPr>
              <w:instrText xml:space="preserve"> REF _Ref136227209 \n \h  \* MERGEFORMAT </w:instrText>
            </w:r>
            <w:r w:rsidRPr="00F35BFA">
              <w:rPr>
                <w:rStyle w:val="SmartLink1"/>
                <w:sz w:val="20"/>
                <w:szCs w:val="22"/>
              </w:rPr>
            </w:r>
            <w:r w:rsidRPr="00F35BFA">
              <w:rPr>
                <w:rStyle w:val="SmartLink1"/>
                <w:sz w:val="20"/>
                <w:szCs w:val="22"/>
              </w:rPr>
              <w:fldChar w:fldCharType="separate"/>
            </w:r>
            <w:r w:rsidRPr="00F35BFA">
              <w:rPr>
                <w:rStyle w:val="SmartLink1"/>
                <w:sz w:val="20"/>
                <w:szCs w:val="22"/>
              </w:rPr>
              <w:t>P.4.2 |</w:t>
            </w:r>
            <w:r w:rsidRPr="00F35BFA">
              <w:rPr>
                <w:rStyle w:val="SmartLink1"/>
                <w:sz w:val="20"/>
                <w:szCs w:val="22"/>
              </w:rPr>
              <w:fldChar w:fldCharType="end"/>
            </w:r>
            <w:r w:rsidRPr="00F35BFA">
              <w:rPr>
                <w:rStyle w:val="SmartLink1"/>
                <w:sz w:val="20"/>
                <w:szCs w:val="22"/>
              </w:rPr>
              <w:fldChar w:fldCharType="begin"/>
            </w:r>
            <w:r w:rsidRPr="00F35BFA">
              <w:rPr>
                <w:rStyle w:val="SmartLink1"/>
                <w:sz w:val="20"/>
                <w:szCs w:val="22"/>
              </w:rPr>
              <w:instrText xml:space="preserve"> REF _Ref136227218 \h  \* MERGEFORMAT </w:instrText>
            </w:r>
            <w:r w:rsidRPr="00F35BFA">
              <w:rPr>
                <w:rStyle w:val="SmartLink1"/>
                <w:sz w:val="20"/>
                <w:szCs w:val="22"/>
              </w:rPr>
            </w:r>
            <w:r w:rsidRPr="00F35BFA">
              <w:rPr>
                <w:rStyle w:val="SmartLink1"/>
                <w:sz w:val="20"/>
                <w:szCs w:val="22"/>
              </w:rPr>
              <w:fldChar w:fldCharType="separate"/>
            </w:r>
            <w:r w:rsidRPr="00F35BFA">
              <w:rPr>
                <w:rStyle w:val="SmartLink1"/>
                <w:i/>
                <w:iCs/>
                <w:caps w:val="0"/>
                <w:sz w:val="20"/>
                <w:szCs w:val="22"/>
              </w:rPr>
              <w:t>Forced Eviction and Displacement</w:t>
            </w:r>
            <w:r w:rsidRPr="00F35BFA">
              <w:rPr>
                <w:rStyle w:val="SmartLink1"/>
                <w:sz w:val="20"/>
                <w:szCs w:val="22"/>
              </w:rPr>
              <w:fldChar w:fldCharType="end"/>
            </w:r>
          </w:p>
        </w:tc>
      </w:tr>
      <w:tr w:rsidR="00744DEA" w:rsidRPr="00C075F2" w14:paraId="23699867"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4E377D3F" w14:textId="154913DF" w:rsidR="00744DEA" w:rsidRPr="00F35BFA" w:rsidRDefault="00744DEA" w:rsidP="00744DEA">
            <w:pPr>
              <w:pStyle w:val="TablesHeadingGSCyan"/>
              <w:framePr w:hSpace="0" w:wrap="auto" w:vAnchor="margin" w:hAnchor="text" w:yAlign="inline"/>
              <w:spacing w:line="276" w:lineRule="auto"/>
              <w:rPr>
                <w:rStyle w:val="SmartLink1"/>
                <w:sz w:val="20"/>
                <w:szCs w:val="22"/>
              </w:rPr>
            </w:pPr>
            <w:r>
              <w:rPr>
                <w:rStyle w:val="SmartLink1"/>
                <w:sz w:val="20"/>
                <w:szCs w:val="22"/>
              </w:rPr>
              <w:fldChar w:fldCharType="begin"/>
            </w:r>
            <w:r>
              <w:rPr>
                <w:rStyle w:val="SmartLink1"/>
                <w:sz w:val="20"/>
                <w:szCs w:val="22"/>
              </w:rPr>
              <w:instrText xml:space="preserve"> REF _Ref136227561 \r \h </w:instrText>
            </w:r>
            <w:r>
              <w:rPr>
                <w:rStyle w:val="SmartLink1"/>
                <w:sz w:val="20"/>
                <w:szCs w:val="22"/>
              </w:rPr>
            </w:r>
            <w:r>
              <w:rPr>
                <w:rStyle w:val="SmartLink1"/>
                <w:sz w:val="20"/>
                <w:szCs w:val="22"/>
              </w:rPr>
              <w:fldChar w:fldCharType="separate"/>
            </w:r>
            <w:r>
              <w:rPr>
                <w:rStyle w:val="SmartLink1"/>
                <w:sz w:val="20"/>
                <w:szCs w:val="22"/>
              </w:rPr>
              <w:t>P.4.2.1 |</w:t>
            </w:r>
            <w:r>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tcPr>
          <w:p w14:paraId="41CCBEAA" w14:textId="189C2F4D" w:rsidR="00744DEA" w:rsidRPr="00F35BFA" w:rsidRDefault="00744DEA" w:rsidP="00744DEA">
            <w:pPr>
              <w:pStyle w:val="TablesHeadingGSCyan"/>
              <w:framePr w:hSpace="0" w:wrap="auto" w:vAnchor="margin" w:hAnchor="text" w:yAlign="inline"/>
              <w:spacing w:line="276" w:lineRule="auto"/>
              <w:rPr>
                <w:rStyle w:val="SmartLink1"/>
                <w:sz w:val="20"/>
                <w:szCs w:val="22"/>
              </w:rPr>
            </w:pPr>
            <w:r w:rsidRPr="0000098D">
              <w:rPr>
                <w:caps w:val="0"/>
                <w:color w:val="4D4D4C"/>
                <w:sz w:val="20"/>
                <w:szCs w:val="20"/>
              </w:rPr>
              <w:t>Does the project involve any risks related to involuntary relocation of people?</w:t>
            </w:r>
          </w:p>
        </w:tc>
        <w:tc>
          <w:tcPr>
            <w:tcW w:w="954" w:type="pct"/>
            <w:tcBorders>
              <w:top w:val="single" w:sz="4" w:space="0" w:color="auto"/>
              <w:left w:val="single" w:sz="4" w:space="0" w:color="auto"/>
              <w:bottom w:val="single" w:sz="4" w:space="0" w:color="auto"/>
            </w:tcBorders>
          </w:tcPr>
          <w:p w14:paraId="51A7913D" w14:textId="442A3188"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537744528"/>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40E81B3C" w14:textId="2D230EF6" w:rsidR="00744DEA" w:rsidRPr="00F35BFA" w:rsidRDefault="00573249" w:rsidP="00744DEA">
            <w:pPr>
              <w:pStyle w:val="TablesHeadingGSCyan"/>
              <w:framePr w:hSpace="0" w:wrap="auto" w:vAnchor="margin" w:hAnchor="text" w:yAlign="inline"/>
              <w:spacing w:line="276" w:lineRule="auto"/>
              <w:rPr>
                <w:rStyle w:val="SmartLink1"/>
                <w:sz w:val="20"/>
                <w:szCs w:val="22"/>
              </w:rPr>
            </w:pPr>
            <w:sdt>
              <w:sdtPr>
                <w:rPr>
                  <w:rFonts w:asciiTheme="minorHAnsi" w:hAnsiTheme="minorHAnsi"/>
                  <w:caps w:val="0"/>
                  <w:color w:val="4D4D4C"/>
                  <w:sz w:val="20"/>
                  <w:szCs w:val="20"/>
                  <w:u w:val="single"/>
                  <w:shd w:val="clear" w:color="auto" w:fill="E1DFDD"/>
                </w:rPr>
                <w:id w:val="1337811487"/>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C075F2" w14:paraId="5D6B6094" w14:textId="77777777" w:rsidTr="00735E79">
        <w:trPr>
          <w:trHeight w:val="364"/>
        </w:trPr>
        <w:tc>
          <w:tcPr>
            <w:tcW w:w="5000" w:type="pct"/>
            <w:gridSpan w:val="3"/>
            <w:tcBorders>
              <w:top w:val="single" w:sz="4" w:space="0" w:color="auto"/>
              <w:bottom w:val="single" w:sz="4" w:space="0" w:color="auto"/>
            </w:tcBorders>
            <w:noWrap/>
            <w:vAlign w:val="top"/>
          </w:tcPr>
          <w:p w14:paraId="24C9666E" w14:textId="42C40F06" w:rsidR="00744DEA" w:rsidRPr="00F35BFA" w:rsidRDefault="00744DEA" w:rsidP="00744DEA">
            <w:pPr>
              <w:pStyle w:val="TablesHeadingGSCyan"/>
              <w:framePr w:hSpace="0" w:wrap="auto" w:vAnchor="margin" w:hAnchor="text" w:yAlign="inline"/>
              <w:spacing w:line="276" w:lineRule="auto"/>
              <w:rPr>
                <w:rStyle w:val="SmartLink1"/>
                <w:sz w:val="20"/>
                <w:szCs w:val="22"/>
              </w:rPr>
            </w:pPr>
            <w:r w:rsidRPr="00770304">
              <w:rPr>
                <w:caps w:val="0"/>
                <w:sz w:val="20"/>
                <w:szCs w:val="22"/>
              </w:rPr>
              <w:t>If the answer to question above is "yes," please explain the reason and how the project will ensure compliance with applicable requirements.</w:t>
            </w:r>
          </w:p>
        </w:tc>
      </w:tr>
      <w:tr w:rsidR="00744DEA" w:rsidRPr="00C075F2" w14:paraId="55C888BC" w14:textId="77777777" w:rsidTr="00735E79">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23684860" w14:textId="57CD679D" w:rsidR="00744DEA" w:rsidRPr="00BF1765" w:rsidRDefault="00BF1765" w:rsidP="00BF1765">
            <w:pPr>
              <w:pStyle w:val="TablesHeadingGSCyan"/>
              <w:framePr w:hSpace="0" w:wrap="auto" w:vAnchor="margin" w:hAnchor="text" w:yAlign="inline"/>
              <w:spacing w:line="276" w:lineRule="auto"/>
              <w:rPr>
                <w:rStyle w:val="SmartLink1"/>
                <w:u w:val="none"/>
              </w:rPr>
            </w:pPr>
            <w:ins w:id="878" w:author="Anshika Gupta" w:date="2023-06-27T08:23:00Z">
              <w:r w:rsidRPr="00BF2666">
                <w:rPr>
                  <w:i/>
                  <w:iCs/>
                  <w:caps w:val="0"/>
                  <w:color w:val="4D4D4C"/>
                  <w:sz w:val="20"/>
                  <w:szCs w:val="20"/>
                </w:rPr>
                <w:t>Please add text here</w:t>
              </w:r>
              <w:r>
                <w:rPr>
                  <w:i/>
                  <w:iCs/>
                  <w:caps w:val="0"/>
                  <w:color w:val="4D4D4C"/>
                  <w:sz w:val="20"/>
                  <w:szCs w:val="20"/>
                </w:rPr>
                <w:t>….</w:t>
              </w:r>
            </w:ins>
          </w:p>
          <w:p w14:paraId="0A18001A" w14:textId="3FF7E065" w:rsidR="00744DEA" w:rsidRPr="001E1AF3" w:rsidRDefault="00744DEA" w:rsidP="00744DEA"/>
        </w:tc>
      </w:tr>
      <w:tr w:rsidR="00744DEA" w:rsidRPr="005E36C8" w14:paraId="022B9727" w14:textId="77777777" w:rsidTr="00735E79">
        <w:trPr>
          <w:trHeight w:val="364"/>
        </w:trPr>
        <w:tc>
          <w:tcPr>
            <w:tcW w:w="5000" w:type="pct"/>
            <w:gridSpan w:val="3"/>
            <w:tcBorders>
              <w:top w:val="single" w:sz="4" w:space="0" w:color="auto"/>
              <w:bottom w:val="single" w:sz="4" w:space="0" w:color="auto"/>
            </w:tcBorders>
            <w:noWrap/>
            <w:vAlign w:val="top"/>
          </w:tcPr>
          <w:p w14:paraId="634FA9A2" w14:textId="77777777" w:rsidR="00744DEA" w:rsidRPr="00444A04" w:rsidRDefault="00744DEA" w:rsidP="00744DEA">
            <w:pPr>
              <w:pStyle w:val="TablesHeadingGSCyan"/>
              <w:framePr w:hSpace="0" w:wrap="auto" w:vAnchor="margin" w:hAnchor="text" w:yAlign="inline"/>
              <w:spacing w:line="276" w:lineRule="auto"/>
              <w:rPr>
                <w:caps w:val="0"/>
                <w:color w:val="4D4D4C"/>
              </w:rPr>
            </w:pPr>
            <w:r w:rsidRPr="00444A04">
              <w:rPr>
                <w:caps w:val="0"/>
                <w:sz w:val="20"/>
                <w:szCs w:val="22"/>
              </w:rPr>
              <w:t>Would the project potentially involve or lead to:</w:t>
            </w:r>
          </w:p>
        </w:tc>
      </w:tr>
      <w:tr w:rsidR="00744DEA" w:rsidRPr="005E36C8" w14:paraId="62F998BA"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5D526AD7" w14:textId="542BC5BB" w:rsidR="00744DEA" w:rsidRPr="005E36C8" w:rsidRDefault="00744DEA" w:rsidP="00744DEA">
            <w:pPr>
              <w:pStyle w:val="TablesHeadingGSCyan"/>
              <w:framePr w:hSpace="0" w:wrap="auto" w:vAnchor="margin" w:hAnchor="text" w:yAlign="inline"/>
              <w:spacing w:line="276" w:lineRule="auto"/>
              <w:rPr>
                <w:caps w:val="0"/>
                <w:color w:val="4D4D4C"/>
                <w:sz w:val="20"/>
                <w:szCs w:val="22"/>
              </w:rPr>
            </w:pPr>
            <w:r>
              <w:rPr>
                <w:rStyle w:val="SmartLink1"/>
                <w:sz w:val="20"/>
                <w:szCs w:val="22"/>
              </w:rPr>
              <w:fldChar w:fldCharType="begin"/>
            </w:r>
            <w:r>
              <w:rPr>
                <w:rStyle w:val="SmartLink1"/>
                <w:sz w:val="20"/>
                <w:szCs w:val="22"/>
              </w:rPr>
              <w:instrText xml:space="preserve"> REF _Ref136227561 \r \h </w:instrText>
            </w:r>
            <w:r>
              <w:rPr>
                <w:rStyle w:val="SmartLink1"/>
                <w:sz w:val="20"/>
                <w:szCs w:val="22"/>
              </w:rPr>
            </w:r>
            <w:r>
              <w:rPr>
                <w:rStyle w:val="SmartLink1"/>
                <w:sz w:val="20"/>
                <w:szCs w:val="22"/>
              </w:rPr>
              <w:fldChar w:fldCharType="separate"/>
            </w:r>
            <w:r>
              <w:rPr>
                <w:rStyle w:val="SmartLink1"/>
                <w:sz w:val="20"/>
                <w:szCs w:val="22"/>
              </w:rPr>
              <w:t>P.4.2.1 |</w:t>
            </w:r>
            <w:r>
              <w:rPr>
                <w:rStyle w:val="SmartLink1"/>
                <w:sz w:val="20"/>
                <w:szCs w:val="22"/>
              </w:rPr>
              <w:fldChar w:fldCharType="end"/>
            </w:r>
          </w:p>
        </w:tc>
        <w:tc>
          <w:tcPr>
            <w:tcW w:w="3285" w:type="pct"/>
            <w:tcBorders>
              <w:top w:val="single" w:sz="4" w:space="0" w:color="auto"/>
              <w:bottom w:val="single" w:sz="4" w:space="0" w:color="auto"/>
              <w:right w:val="single" w:sz="4" w:space="0" w:color="auto"/>
            </w:tcBorders>
            <w:vAlign w:val="top"/>
          </w:tcPr>
          <w:p w14:paraId="3DD99260" w14:textId="77777777"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risk of forced evictions or involuntary relocation of people?</w:t>
            </w:r>
          </w:p>
        </w:tc>
        <w:tc>
          <w:tcPr>
            <w:tcW w:w="954" w:type="pct"/>
            <w:tcBorders>
              <w:top w:val="single" w:sz="4" w:space="0" w:color="auto"/>
              <w:left w:val="single" w:sz="4" w:space="0" w:color="auto"/>
              <w:bottom w:val="single" w:sz="4" w:space="0" w:color="auto"/>
            </w:tcBorders>
            <w:vAlign w:val="top"/>
          </w:tcPr>
          <w:p w14:paraId="5ED1364E" w14:textId="18D4303E"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539519091"/>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1B1D287A" w14:textId="184F0879" w:rsidR="00744DEA" w:rsidRPr="005E36C8" w:rsidDel="00A63097" w:rsidRDefault="00573249" w:rsidP="00744DEA">
            <w:sdt>
              <w:sdtPr>
                <w:rPr>
                  <w:caps/>
                  <w:sz w:val="20"/>
                  <w:szCs w:val="20"/>
                </w:rPr>
                <w:id w:val="539102894"/>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POTENTIALLY</w:t>
            </w:r>
          </w:p>
          <w:p w14:paraId="48A69781" w14:textId="59D10006"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467925387"/>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5E36C8" w14:paraId="3AC80616"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6B6A6D4A" w14:textId="0D7001F3" w:rsidR="00744DEA" w:rsidRPr="005E36C8" w:rsidRDefault="00744DEA" w:rsidP="00744DEA">
            <w:pPr>
              <w:pStyle w:val="TablesHeadingGSCyan"/>
              <w:framePr w:hSpace="0" w:wrap="auto" w:vAnchor="margin" w:hAnchor="text" w:yAlign="inline"/>
              <w:spacing w:line="276" w:lineRule="auto"/>
              <w:rPr>
                <w:caps w:val="0"/>
                <w:color w:val="4D4D4C"/>
                <w:sz w:val="20"/>
                <w:szCs w:val="22"/>
              </w:rPr>
            </w:pPr>
            <w:r>
              <w:rPr>
                <w:rStyle w:val="SmartLink1"/>
                <w:sz w:val="20"/>
                <w:szCs w:val="22"/>
              </w:rPr>
              <w:fldChar w:fldCharType="begin"/>
            </w:r>
            <w:r w:rsidRPr="008E012C">
              <w:rPr>
                <w:rStyle w:val="SmartLink1"/>
                <w:sz w:val="20"/>
              </w:rPr>
              <w:instrText xml:space="preserve"> REF _Ref136227946 \r \h </w:instrText>
            </w:r>
            <w:r>
              <w:rPr>
                <w:rStyle w:val="SmartLink1"/>
                <w:sz w:val="20"/>
                <w:szCs w:val="22"/>
              </w:rPr>
              <w:instrText xml:space="preserve"> \* MERGEFORMAT </w:instrText>
            </w:r>
            <w:r>
              <w:rPr>
                <w:rStyle w:val="SmartLink1"/>
                <w:sz w:val="20"/>
                <w:szCs w:val="22"/>
              </w:rPr>
            </w:r>
            <w:r>
              <w:rPr>
                <w:rStyle w:val="SmartLink1"/>
                <w:sz w:val="20"/>
                <w:szCs w:val="22"/>
              </w:rPr>
              <w:fldChar w:fldCharType="separate"/>
            </w:r>
            <w:r w:rsidRPr="008E012C">
              <w:rPr>
                <w:rStyle w:val="SmartLink1"/>
                <w:sz w:val="20"/>
              </w:rPr>
              <w:t>P.4.2.</w:t>
            </w:r>
            <w:r w:rsidRPr="008E012C">
              <w:rPr>
                <w:rStyle w:val="SmartLink1"/>
                <w:sz w:val="20"/>
                <w:szCs w:val="22"/>
              </w:rPr>
              <w:t>2 |</w:t>
            </w:r>
            <w:r>
              <w:rPr>
                <w:rStyle w:val="SmartLink1"/>
                <w:sz w:val="20"/>
                <w:szCs w:val="22"/>
              </w:rPr>
              <w:fldChar w:fldCharType="end"/>
            </w:r>
          </w:p>
        </w:tc>
        <w:tc>
          <w:tcPr>
            <w:tcW w:w="3285" w:type="pct"/>
            <w:tcBorders>
              <w:top w:val="single" w:sz="4" w:space="0" w:color="auto"/>
              <w:bottom w:val="single" w:sz="4" w:space="0" w:color="auto"/>
              <w:right w:val="single" w:sz="4" w:space="0" w:color="auto"/>
            </w:tcBorders>
            <w:vAlign w:val="top"/>
          </w:tcPr>
          <w:p w14:paraId="6CEF93E9" w14:textId="3A39ED2A"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temporary or permanent and full or partial physical displacement (including people without legally recogni</w:t>
            </w:r>
            <w:r>
              <w:rPr>
                <w:caps w:val="0"/>
                <w:color w:val="4D4D4C"/>
                <w:sz w:val="20"/>
                <w:szCs w:val="20"/>
              </w:rPr>
              <w:t>s</w:t>
            </w:r>
            <w:r w:rsidRPr="005E36C8">
              <w:rPr>
                <w:caps w:val="0"/>
                <w:color w:val="4D4D4C"/>
                <w:sz w:val="20"/>
                <w:szCs w:val="20"/>
              </w:rPr>
              <w:t>able claims to land)?</w:t>
            </w:r>
          </w:p>
        </w:tc>
        <w:tc>
          <w:tcPr>
            <w:tcW w:w="954" w:type="pct"/>
            <w:tcBorders>
              <w:top w:val="single" w:sz="4" w:space="0" w:color="auto"/>
              <w:left w:val="single" w:sz="4" w:space="0" w:color="auto"/>
              <w:bottom w:val="single" w:sz="4" w:space="0" w:color="auto"/>
            </w:tcBorders>
            <w:vAlign w:val="top"/>
          </w:tcPr>
          <w:p w14:paraId="3E0A3E5E" w14:textId="2B8E2901"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744287511"/>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2A076535" w14:textId="452240CB" w:rsidR="00744DEA" w:rsidRPr="005E36C8" w:rsidDel="00A63097" w:rsidRDefault="00573249" w:rsidP="00744DEA">
            <w:sdt>
              <w:sdtPr>
                <w:rPr>
                  <w:caps/>
                  <w:sz w:val="20"/>
                  <w:szCs w:val="20"/>
                </w:rPr>
                <w:id w:val="1672673232"/>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POTENTIALLY</w:t>
            </w:r>
          </w:p>
          <w:p w14:paraId="78C2598C" w14:textId="30A4D61D"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691332818"/>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5E36C8" w14:paraId="409B8961"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35410433" w14:textId="0A317DAB" w:rsidR="00744DEA" w:rsidRPr="005E36C8" w:rsidRDefault="00744DEA" w:rsidP="00744DEA">
            <w:pPr>
              <w:pStyle w:val="TablesHeadingGSCyan"/>
              <w:framePr w:hSpace="0" w:wrap="auto" w:vAnchor="margin" w:hAnchor="text" w:yAlign="inline"/>
              <w:rPr>
                <w:caps w:val="0"/>
                <w:color w:val="4D4D4C"/>
                <w:sz w:val="20"/>
                <w:szCs w:val="22"/>
              </w:rPr>
            </w:pPr>
            <w:r>
              <w:rPr>
                <w:rStyle w:val="SmartLink1"/>
                <w:sz w:val="20"/>
                <w:szCs w:val="22"/>
              </w:rPr>
              <w:fldChar w:fldCharType="begin"/>
            </w:r>
            <w:r w:rsidRPr="008E012C">
              <w:rPr>
                <w:rStyle w:val="SmartLink1"/>
                <w:sz w:val="20"/>
              </w:rPr>
              <w:instrText xml:space="preserve"> REF _Ref136227946 \r \h </w:instrText>
            </w:r>
            <w:r>
              <w:rPr>
                <w:rStyle w:val="SmartLink1"/>
                <w:sz w:val="20"/>
                <w:szCs w:val="22"/>
              </w:rPr>
              <w:instrText xml:space="preserve"> \* MERGEFORMAT </w:instrText>
            </w:r>
            <w:r>
              <w:rPr>
                <w:rStyle w:val="SmartLink1"/>
                <w:sz w:val="20"/>
                <w:szCs w:val="22"/>
              </w:rPr>
            </w:r>
            <w:r>
              <w:rPr>
                <w:rStyle w:val="SmartLink1"/>
                <w:sz w:val="20"/>
                <w:szCs w:val="22"/>
              </w:rPr>
              <w:fldChar w:fldCharType="separate"/>
            </w:r>
            <w:r w:rsidRPr="008E012C">
              <w:rPr>
                <w:rStyle w:val="SmartLink1"/>
                <w:sz w:val="20"/>
              </w:rPr>
              <w:t>P.4.2.</w:t>
            </w:r>
            <w:r w:rsidRPr="008E012C">
              <w:rPr>
                <w:rStyle w:val="SmartLink1"/>
                <w:sz w:val="20"/>
                <w:szCs w:val="22"/>
              </w:rPr>
              <w:t>2 |</w:t>
            </w:r>
            <w:r>
              <w:rPr>
                <w:rStyle w:val="SmartLink1"/>
                <w:sz w:val="20"/>
                <w:szCs w:val="22"/>
              </w:rPr>
              <w:fldChar w:fldCharType="end"/>
            </w:r>
          </w:p>
        </w:tc>
        <w:tc>
          <w:tcPr>
            <w:tcW w:w="3285" w:type="pct"/>
            <w:tcBorders>
              <w:top w:val="single" w:sz="4" w:space="0" w:color="auto"/>
              <w:bottom w:val="single" w:sz="4" w:space="0" w:color="auto"/>
              <w:right w:val="single" w:sz="4" w:space="0" w:color="auto"/>
            </w:tcBorders>
            <w:vAlign w:val="top"/>
          </w:tcPr>
          <w:p w14:paraId="1A4ADA78" w14:textId="048A5062"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economic displacement (e.g., loss of assets or access to resources due to land acquisition or access restrictions – even in the absence of physical relocation)?</w:t>
            </w:r>
          </w:p>
        </w:tc>
        <w:tc>
          <w:tcPr>
            <w:tcW w:w="954" w:type="pct"/>
            <w:tcBorders>
              <w:top w:val="single" w:sz="4" w:space="0" w:color="auto"/>
              <w:left w:val="single" w:sz="4" w:space="0" w:color="auto"/>
              <w:bottom w:val="single" w:sz="4" w:space="0" w:color="auto"/>
            </w:tcBorders>
            <w:vAlign w:val="top"/>
          </w:tcPr>
          <w:p w14:paraId="44ABDB13" w14:textId="7854A6E9"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756255404"/>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10004B8F" w14:textId="6C0DFBA4" w:rsidR="00744DEA" w:rsidRPr="005E36C8" w:rsidDel="00A63097" w:rsidRDefault="00573249" w:rsidP="00744DEA">
            <w:sdt>
              <w:sdtPr>
                <w:rPr>
                  <w:caps/>
                  <w:sz w:val="20"/>
                  <w:szCs w:val="20"/>
                </w:rPr>
                <w:id w:val="1245000144"/>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POTENTIALLY</w:t>
            </w:r>
          </w:p>
          <w:p w14:paraId="765F76C0" w14:textId="1F6A9A07"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082717630"/>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5E36C8" w14:paraId="74593846"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386FD202" w14:textId="75D0CFB4" w:rsidR="00744DEA" w:rsidRDefault="00744DEA" w:rsidP="00744DEA">
            <w:pPr>
              <w:pStyle w:val="TablesHeadingGSCyan"/>
              <w:framePr w:hSpace="0" w:wrap="auto" w:vAnchor="margin" w:hAnchor="text" w:yAlign="inline"/>
              <w:rPr>
                <w:rStyle w:val="SmartLink1"/>
                <w:sz w:val="20"/>
                <w:szCs w:val="22"/>
              </w:rPr>
            </w:pPr>
            <w:r>
              <w:rPr>
                <w:rStyle w:val="SmartLink1"/>
                <w:sz w:val="20"/>
                <w:szCs w:val="22"/>
              </w:rPr>
              <w:fldChar w:fldCharType="begin"/>
            </w:r>
            <w:r w:rsidRPr="008E012C">
              <w:rPr>
                <w:rStyle w:val="SmartLink1"/>
                <w:sz w:val="20"/>
              </w:rPr>
              <w:instrText xml:space="preserve"> REF _Ref136227946 \r \h </w:instrText>
            </w:r>
            <w:r>
              <w:rPr>
                <w:rStyle w:val="SmartLink1"/>
                <w:sz w:val="20"/>
                <w:szCs w:val="22"/>
              </w:rPr>
              <w:instrText xml:space="preserve"> \* MERGEFORMAT </w:instrText>
            </w:r>
            <w:r>
              <w:rPr>
                <w:rStyle w:val="SmartLink1"/>
                <w:sz w:val="20"/>
                <w:szCs w:val="22"/>
              </w:rPr>
            </w:r>
            <w:r>
              <w:rPr>
                <w:rStyle w:val="SmartLink1"/>
                <w:sz w:val="20"/>
                <w:szCs w:val="22"/>
              </w:rPr>
              <w:fldChar w:fldCharType="separate"/>
            </w:r>
            <w:r w:rsidRPr="008E012C">
              <w:rPr>
                <w:rStyle w:val="SmartLink1"/>
                <w:sz w:val="20"/>
              </w:rPr>
              <w:t>P.4.2.</w:t>
            </w:r>
            <w:r w:rsidRPr="008E012C">
              <w:rPr>
                <w:rStyle w:val="SmartLink1"/>
                <w:sz w:val="20"/>
                <w:szCs w:val="22"/>
              </w:rPr>
              <w:t>2 |</w:t>
            </w:r>
            <w:r>
              <w:rPr>
                <w:rStyle w:val="SmartLink1"/>
                <w:sz w:val="20"/>
                <w:szCs w:val="22"/>
              </w:rPr>
              <w:fldChar w:fldCharType="end"/>
            </w:r>
          </w:p>
        </w:tc>
        <w:tc>
          <w:tcPr>
            <w:tcW w:w="3285" w:type="pct"/>
            <w:tcBorders>
              <w:top w:val="single" w:sz="4" w:space="0" w:color="auto"/>
              <w:bottom w:val="single" w:sz="4" w:space="0" w:color="auto"/>
              <w:right w:val="single" w:sz="4" w:space="0" w:color="auto"/>
            </w:tcBorders>
            <w:vAlign w:val="top"/>
          </w:tcPr>
          <w:p w14:paraId="23D0AEA2" w14:textId="77777777" w:rsidR="00744DEA" w:rsidRPr="005E36C8" w:rsidRDefault="00744DEA" w:rsidP="00744DEA">
            <w:pPr>
              <w:pStyle w:val="TablesHeadingGSCyan"/>
              <w:framePr w:hSpace="0" w:wrap="auto" w:vAnchor="margin" w:hAnchor="text" w:yAlign="inline"/>
              <w:spacing w:line="276" w:lineRule="auto"/>
              <w:rPr>
                <w:caps w:val="0"/>
                <w:color w:val="4D4D4C"/>
              </w:rPr>
            </w:pPr>
            <w:r w:rsidRPr="005E36C8">
              <w:rPr>
                <w:caps w:val="0"/>
                <w:color w:val="4D4D4C"/>
                <w:sz w:val="20"/>
                <w:szCs w:val="20"/>
              </w:rPr>
              <w:t>If answer to question above is “YES” or “POTENTIALLY”</w:t>
            </w:r>
            <w:r w:rsidRPr="005E36C8">
              <w:rPr>
                <w:caps w:val="0"/>
                <w:color w:val="4D4D4C"/>
              </w:rPr>
              <w:t xml:space="preserve">, </w:t>
            </w:r>
          </w:p>
          <w:p w14:paraId="002F001C" w14:textId="77777777" w:rsidR="00744DEA" w:rsidRDefault="00744DEA" w:rsidP="007A79F4">
            <w:pPr>
              <w:pStyle w:val="TablesHeadingGSCyan"/>
              <w:framePr w:hSpace="0" w:wrap="auto" w:vAnchor="margin" w:hAnchor="text" w:yAlign="inline"/>
              <w:numPr>
                <w:ilvl w:val="0"/>
                <w:numId w:val="58"/>
              </w:numPr>
              <w:spacing w:line="276" w:lineRule="auto"/>
              <w:rPr>
                <w:caps w:val="0"/>
                <w:color w:val="4D4D4C"/>
                <w:sz w:val="20"/>
                <w:szCs w:val="20"/>
              </w:rPr>
            </w:pPr>
            <w:r w:rsidRPr="005E36C8">
              <w:rPr>
                <w:caps w:val="0"/>
                <w:color w:val="4D4D4C"/>
                <w:sz w:val="20"/>
                <w:szCs w:val="20"/>
              </w:rPr>
              <w:t>has the project developed Resettlement Action Plan or Livelihood Action Plan in consultation and agreement with affected individual, group or community?</w:t>
            </w:r>
          </w:p>
          <w:p w14:paraId="34D8627B" w14:textId="79710739" w:rsidR="00744DEA" w:rsidRPr="008E012C" w:rsidRDefault="00744DEA" w:rsidP="007A79F4">
            <w:pPr>
              <w:pStyle w:val="TablesHeadingGSCyan"/>
              <w:framePr w:hSpace="0" w:wrap="auto" w:vAnchor="margin" w:hAnchor="text" w:yAlign="inline"/>
              <w:numPr>
                <w:ilvl w:val="0"/>
                <w:numId w:val="58"/>
              </w:numPr>
              <w:spacing w:line="276" w:lineRule="auto"/>
              <w:rPr>
                <w:caps w:val="0"/>
                <w:color w:val="4D4D4C"/>
                <w:sz w:val="20"/>
                <w:szCs w:val="20"/>
              </w:rPr>
            </w:pPr>
            <w:r w:rsidRPr="008E012C">
              <w:rPr>
                <w:caps w:val="0"/>
                <w:color w:val="4D4D4C"/>
                <w:sz w:val="20"/>
                <w:szCs w:val="20"/>
              </w:rPr>
              <w:t>has the project integrated Resettlement Action Plan or Livelihood Action Plan into the Project design?</w:t>
            </w:r>
          </w:p>
        </w:tc>
        <w:tc>
          <w:tcPr>
            <w:tcW w:w="954" w:type="pct"/>
            <w:tcBorders>
              <w:top w:val="single" w:sz="4" w:space="0" w:color="auto"/>
              <w:left w:val="single" w:sz="4" w:space="0" w:color="auto"/>
              <w:bottom w:val="single" w:sz="4" w:space="0" w:color="auto"/>
            </w:tcBorders>
            <w:vAlign w:val="top"/>
          </w:tcPr>
          <w:p w14:paraId="32E3BCC6" w14:textId="36BDA2AC"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708063594"/>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65CDB73E" w14:textId="1D878837" w:rsidR="00744DEA"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2105955081"/>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p w14:paraId="6C46D4A9" w14:textId="049A2553" w:rsidR="00744DEA"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444468575"/>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NA </w:t>
            </w:r>
          </w:p>
        </w:tc>
      </w:tr>
      <w:tr w:rsidR="00744DEA" w:rsidRPr="005E36C8" w14:paraId="7A9350BC"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064A0311" w14:textId="0B6C6B48" w:rsidR="00744DEA" w:rsidRDefault="00744DEA" w:rsidP="00744DEA">
            <w:pPr>
              <w:pStyle w:val="TablesHeadingGSCyan"/>
              <w:framePr w:hSpace="0" w:wrap="auto" w:vAnchor="margin" w:hAnchor="text" w:yAlign="inline"/>
              <w:rPr>
                <w:rStyle w:val="SmartLink1"/>
                <w:sz w:val="20"/>
                <w:szCs w:val="22"/>
              </w:rPr>
            </w:pPr>
            <w:r>
              <w:rPr>
                <w:rStyle w:val="SmartLink1"/>
                <w:sz w:val="20"/>
                <w:szCs w:val="22"/>
              </w:rPr>
              <w:fldChar w:fldCharType="begin"/>
            </w:r>
            <w:r>
              <w:rPr>
                <w:rStyle w:val="SmartLink1"/>
                <w:sz w:val="20"/>
                <w:szCs w:val="22"/>
              </w:rPr>
              <w:instrText xml:space="preserve"> REF _Ref136228091 \r \h </w:instrText>
            </w:r>
            <w:r>
              <w:rPr>
                <w:rStyle w:val="SmartLink1"/>
                <w:sz w:val="20"/>
                <w:szCs w:val="22"/>
              </w:rPr>
            </w:r>
            <w:r>
              <w:rPr>
                <w:rStyle w:val="SmartLink1"/>
                <w:sz w:val="20"/>
                <w:szCs w:val="22"/>
              </w:rPr>
              <w:fldChar w:fldCharType="separate"/>
            </w:r>
            <w:r>
              <w:rPr>
                <w:rStyle w:val="SmartLink1"/>
                <w:sz w:val="20"/>
                <w:szCs w:val="22"/>
              </w:rPr>
              <w:t>P.4.2.3 |</w:t>
            </w:r>
            <w:r>
              <w:rPr>
                <w:rStyle w:val="SmartLink1"/>
                <w:sz w:val="20"/>
                <w:szCs w:val="22"/>
              </w:rPr>
              <w:fldChar w:fldCharType="end"/>
            </w:r>
          </w:p>
        </w:tc>
        <w:tc>
          <w:tcPr>
            <w:tcW w:w="3285" w:type="pct"/>
            <w:tcBorders>
              <w:top w:val="single" w:sz="4" w:space="0" w:color="auto"/>
              <w:bottom w:val="single" w:sz="4" w:space="0" w:color="auto"/>
              <w:right w:val="single" w:sz="4" w:space="0" w:color="auto"/>
            </w:tcBorders>
            <w:vAlign w:val="top"/>
          </w:tcPr>
          <w:p w14:paraId="60644BDC" w14:textId="14D3D1BE" w:rsidR="00744DEA" w:rsidRPr="005E36C8" w:rsidRDefault="00C47981" w:rsidP="00744DEA">
            <w:pPr>
              <w:pStyle w:val="TablesHeadingGSCyan"/>
              <w:framePr w:hSpace="0" w:wrap="auto" w:vAnchor="margin" w:hAnchor="text" w:yAlign="inline"/>
              <w:spacing w:line="276" w:lineRule="auto"/>
              <w:rPr>
                <w:caps w:val="0"/>
                <w:color w:val="4D4D4C"/>
                <w:sz w:val="20"/>
                <w:szCs w:val="20"/>
              </w:rPr>
            </w:pPr>
            <w:ins w:id="879" w:author="VT" w:date="2023-06-27T10:05:00Z">
              <w:r w:rsidRPr="005E36C8">
                <w:rPr>
                  <w:caps w:val="0"/>
                  <w:color w:val="4D4D4C"/>
                  <w:sz w:val="20"/>
                  <w:szCs w:val="20"/>
                </w:rPr>
                <w:t>If answer to question above is “YES”</w:t>
              </w:r>
              <w:r>
                <w:rPr>
                  <w:caps w:val="0"/>
                  <w:color w:val="4D4D4C"/>
                  <w:sz w:val="20"/>
                  <w:szCs w:val="20"/>
                </w:rPr>
                <w:t xml:space="preserve"> - </w:t>
              </w:r>
            </w:ins>
            <w:del w:id="880" w:author="Anshika Gupta" w:date="2023-06-27T09:31:00Z">
              <w:r w:rsidR="00744DEA" w:rsidRPr="005E36C8" w:rsidDel="0005022A">
                <w:rPr>
                  <w:caps w:val="0"/>
                  <w:color w:val="4D4D4C"/>
                  <w:sz w:val="20"/>
                  <w:szCs w:val="22"/>
                </w:rPr>
                <w:delText>Are opinions and recommendations of an Expert Stakeholder(s) sought and demonstrated as being included in the project design?</w:delText>
              </w:r>
            </w:del>
            <w:ins w:id="881" w:author="VT" w:date="2023-06-27T10:05:00Z">
              <w:r>
                <w:rPr>
                  <w:caps w:val="0"/>
                  <w:color w:val="4D4D4C"/>
                  <w:sz w:val="20"/>
                  <w:szCs w:val="22"/>
                </w:rPr>
                <w:t>a</w:t>
              </w:r>
            </w:ins>
            <w:ins w:id="882" w:author="Anshika Gupta" w:date="2023-06-27T09:31:00Z">
              <w:del w:id="883" w:author="VT" w:date="2023-06-27T10:05:00Z">
                <w:r w:rsidR="0005022A" w:rsidDel="00C47981">
                  <w:rPr>
                    <w:caps w:val="0"/>
                    <w:color w:val="4D4D4C"/>
                    <w:sz w:val="20"/>
                    <w:szCs w:val="22"/>
                  </w:rPr>
                  <w:delText>A</w:delText>
                </w:r>
              </w:del>
              <w:r w:rsidR="0005022A">
                <w:rPr>
                  <w:caps w:val="0"/>
                  <w:color w:val="4D4D4C"/>
                  <w:sz w:val="20"/>
                  <w:szCs w:val="22"/>
                </w:rPr>
                <w:t>re opinions and recommendations of an Expert Stakeholder(s) not sought and demonstrated as being included in the project design?</w:t>
              </w:r>
            </w:ins>
          </w:p>
        </w:tc>
        <w:tc>
          <w:tcPr>
            <w:tcW w:w="954" w:type="pct"/>
            <w:tcBorders>
              <w:top w:val="single" w:sz="4" w:space="0" w:color="auto"/>
              <w:left w:val="single" w:sz="4" w:space="0" w:color="auto"/>
              <w:bottom w:val="single" w:sz="4" w:space="0" w:color="auto"/>
            </w:tcBorders>
            <w:vAlign w:val="top"/>
          </w:tcPr>
          <w:p w14:paraId="615C635F" w14:textId="33213A8C"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844462768"/>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305D2375" w14:textId="7097FECF" w:rsidR="00744DEA"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174992891"/>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p w14:paraId="02BF28F8" w14:textId="6F2D2D70" w:rsidR="00744DEA"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165633698"/>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NA</w:t>
            </w:r>
          </w:p>
        </w:tc>
      </w:tr>
      <w:tr w:rsidR="00744DEA" w:rsidRPr="005E36C8" w14:paraId="35B19FD5"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2AC9EFE6" w14:textId="0F472625" w:rsidR="00744DEA" w:rsidRDefault="00744DEA" w:rsidP="00744DEA">
            <w:pPr>
              <w:pStyle w:val="TablesHeadingGSCyan"/>
              <w:framePr w:hSpace="0" w:wrap="auto" w:vAnchor="margin" w:hAnchor="text" w:yAlign="inline"/>
              <w:rPr>
                <w:rStyle w:val="SmartLink1"/>
                <w:sz w:val="20"/>
                <w:szCs w:val="22"/>
              </w:rPr>
            </w:pPr>
            <w:r>
              <w:rPr>
                <w:rStyle w:val="SmartLink1"/>
                <w:sz w:val="20"/>
                <w:szCs w:val="22"/>
              </w:rPr>
              <w:fldChar w:fldCharType="begin"/>
            </w:r>
            <w:r>
              <w:rPr>
                <w:rStyle w:val="SmartLink1"/>
                <w:sz w:val="20"/>
                <w:szCs w:val="22"/>
              </w:rPr>
              <w:instrText xml:space="preserve"> REF _Ref136228091 \r \h </w:instrText>
            </w:r>
            <w:r>
              <w:rPr>
                <w:rStyle w:val="SmartLink1"/>
                <w:sz w:val="20"/>
                <w:szCs w:val="22"/>
              </w:rPr>
            </w:r>
            <w:r>
              <w:rPr>
                <w:rStyle w:val="SmartLink1"/>
                <w:sz w:val="20"/>
                <w:szCs w:val="22"/>
              </w:rPr>
              <w:fldChar w:fldCharType="separate"/>
            </w:r>
            <w:r>
              <w:rPr>
                <w:rStyle w:val="SmartLink1"/>
                <w:sz w:val="20"/>
                <w:szCs w:val="22"/>
              </w:rPr>
              <w:t>P.4.2.3 |</w:t>
            </w:r>
            <w:r>
              <w:rPr>
                <w:rStyle w:val="SmartLink1"/>
                <w:sz w:val="20"/>
                <w:szCs w:val="22"/>
              </w:rPr>
              <w:fldChar w:fldCharType="end"/>
            </w:r>
          </w:p>
        </w:tc>
        <w:tc>
          <w:tcPr>
            <w:tcW w:w="3285" w:type="pct"/>
            <w:tcBorders>
              <w:top w:val="single" w:sz="4" w:space="0" w:color="auto"/>
              <w:bottom w:val="single" w:sz="4" w:space="0" w:color="auto"/>
              <w:right w:val="single" w:sz="4" w:space="0" w:color="auto"/>
            </w:tcBorders>
            <w:vAlign w:val="top"/>
          </w:tcPr>
          <w:p w14:paraId="2005030E" w14:textId="2C1A1E2A" w:rsidR="00744DEA" w:rsidRPr="005E36C8" w:rsidRDefault="00744DEA" w:rsidP="00744DEA">
            <w:pPr>
              <w:pStyle w:val="TablesHeadingGSCyan"/>
              <w:framePr w:hSpace="0" w:wrap="auto" w:vAnchor="margin" w:hAnchor="text" w:yAlign="inline"/>
              <w:spacing w:line="276" w:lineRule="auto"/>
              <w:rPr>
                <w:caps w:val="0"/>
                <w:color w:val="4D4D4C"/>
                <w:sz w:val="20"/>
                <w:szCs w:val="22"/>
              </w:rPr>
            </w:pPr>
            <w:r w:rsidRPr="005E36C8">
              <w:rPr>
                <w:caps w:val="0"/>
                <w:color w:val="4D4D4C"/>
                <w:sz w:val="20"/>
                <w:szCs w:val="20"/>
              </w:rPr>
              <w:t xml:space="preserve">If answer to question above is “YES”, have project design been changed, modified, updated considering </w:t>
            </w:r>
            <w:r w:rsidRPr="005E36C8">
              <w:rPr>
                <w:caps w:val="0"/>
                <w:color w:val="4D4D4C"/>
                <w:sz w:val="20"/>
                <w:szCs w:val="22"/>
              </w:rPr>
              <w:t>opinions and recommendations of an Expert Stakeholder?</w:t>
            </w:r>
          </w:p>
        </w:tc>
        <w:tc>
          <w:tcPr>
            <w:tcW w:w="954" w:type="pct"/>
            <w:tcBorders>
              <w:top w:val="single" w:sz="4" w:space="0" w:color="auto"/>
              <w:left w:val="single" w:sz="4" w:space="0" w:color="auto"/>
              <w:bottom w:val="single" w:sz="4" w:space="0" w:color="auto"/>
            </w:tcBorders>
            <w:vAlign w:val="top"/>
          </w:tcPr>
          <w:p w14:paraId="45E5521D" w14:textId="37CEDB59"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34021111"/>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098BF1E3" w14:textId="669C022C" w:rsidR="00744DEA"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826488706"/>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p w14:paraId="7B52E1E9" w14:textId="1F97B622" w:rsidR="00744DEA"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061548830"/>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NA</w:t>
            </w:r>
          </w:p>
        </w:tc>
      </w:tr>
      <w:tr w:rsidR="00744DEA" w:rsidRPr="005E36C8" w14:paraId="5B5B4CCA" w14:textId="77777777" w:rsidTr="00735E79">
        <w:trPr>
          <w:trHeight w:val="364"/>
        </w:trPr>
        <w:tc>
          <w:tcPr>
            <w:tcW w:w="5000" w:type="pct"/>
            <w:gridSpan w:val="3"/>
            <w:tcBorders>
              <w:top w:val="single" w:sz="4" w:space="0" w:color="auto"/>
              <w:bottom w:val="single" w:sz="4" w:space="0" w:color="auto"/>
            </w:tcBorders>
            <w:noWrap/>
            <w:vAlign w:val="top"/>
          </w:tcPr>
          <w:p w14:paraId="67C7141B" w14:textId="591572E4" w:rsidR="00744DEA" w:rsidRPr="007D5FA8" w:rsidRDefault="00744DEA" w:rsidP="00744DEA">
            <w:pPr>
              <w:pStyle w:val="TablesHeadingGSCyan"/>
              <w:framePr w:hSpace="0" w:wrap="auto" w:vAnchor="margin" w:hAnchor="text" w:yAlign="inline"/>
              <w:spacing w:line="276" w:lineRule="auto"/>
              <w:rPr>
                <w:caps w:val="0"/>
                <w:color w:val="4D4D4C"/>
                <w:sz w:val="20"/>
                <w:szCs w:val="20"/>
              </w:rPr>
            </w:pPr>
            <w:r w:rsidRPr="00D9384E">
              <w:rPr>
                <w:caps w:val="0"/>
                <w:sz w:val="20"/>
                <w:szCs w:val="22"/>
              </w:rPr>
              <w:t xml:space="preserve">If the answer is "yes" or "potentially" to any of the above questions, please provide a brief description of the project situation below. Also, provide justification and/or evidence </w:t>
            </w:r>
            <w:r>
              <w:rPr>
                <w:caps w:val="0"/>
                <w:sz w:val="20"/>
                <w:szCs w:val="22"/>
              </w:rPr>
              <w:t xml:space="preserve">as necessary </w:t>
            </w:r>
            <w:r w:rsidRPr="00D9384E">
              <w:rPr>
                <w:caps w:val="0"/>
                <w:sz w:val="20"/>
                <w:szCs w:val="22"/>
              </w:rPr>
              <w:t>to demonstrate compliance with applicable requirements</w:t>
            </w:r>
            <w:r>
              <w:rPr>
                <w:caps w:val="0"/>
                <w:sz w:val="20"/>
                <w:szCs w:val="22"/>
              </w:rPr>
              <w:t>.</w:t>
            </w:r>
          </w:p>
        </w:tc>
      </w:tr>
      <w:tr w:rsidR="00744DEA" w:rsidRPr="00BF1765" w14:paraId="20830A55" w14:textId="77777777" w:rsidTr="00735E79">
        <w:trPr>
          <w:trHeight w:val="364"/>
        </w:trPr>
        <w:tc>
          <w:tcPr>
            <w:tcW w:w="5000" w:type="pct"/>
            <w:gridSpan w:val="3"/>
            <w:tcBorders>
              <w:top w:val="single" w:sz="4" w:space="0" w:color="auto"/>
              <w:bottom w:val="single" w:sz="4" w:space="0" w:color="auto"/>
            </w:tcBorders>
            <w:noWrap/>
            <w:vAlign w:val="top"/>
          </w:tcPr>
          <w:p w14:paraId="50895D15" w14:textId="3236996D" w:rsidR="00744DEA" w:rsidRPr="00BF1765" w:rsidRDefault="00BF1765" w:rsidP="00744DEA">
            <w:pPr>
              <w:pStyle w:val="TablesHeadingGSCyan"/>
              <w:framePr w:hSpace="0" w:wrap="auto" w:vAnchor="margin" w:hAnchor="text" w:yAlign="inline"/>
              <w:shd w:val="clear" w:color="auto" w:fill="E6E5E5" w:themeFill="background2"/>
              <w:spacing w:line="276" w:lineRule="auto"/>
              <w:rPr>
                <w:i/>
                <w:iCs/>
                <w:caps w:val="0"/>
                <w:color w:val="4D4D4C"/>
                <w:sz w:val="20"/>
                <w:szCs w:val="20"/>
              </w:rPr>
            </w:pPr>
            <w:ins w:id="884" w:author="Anshika Gupta" w:date="2023-06-27T08:23:00Z">
              <w:r w:rsidRPr="00BF1765">
                <w:rPr>
                  <w:i/>
                  <w:iCs/>
                  <w:caps w:val="0"/>
                  <w:color w:val="4D4D4C"/>
                  <w:sz w:val="20"/>
                  <w:szCs w:val="20"/>
                </w:rPr>
                <w:t>Please add text here….</w:t>
              </w:r>
            </w:ins>
          </w:p>
          <w:p w14:paraId="69A2AAE5" w14:textId="68FE9543" w:rsidR="00744DEA" w:rsidRPr="00BF1765" w:rsidRDefault="00744DEA" w:rsidP="00744DEA">
            <w:pPr>
              <w:pStyle w:val="TablesHeadingGSCyan"/>
              <w:framePr w:hSpace="0" w:wrap="auto" w:vAnchor="margin" w:hAnchor="text" w:yAlign="inline"/>
              <w:shd w:val="clear" w:color="auto" w:fill="E6E5E5" w:themeFill="background2"/>
              <w:spacing w:line="276" w:lineRule="auto"/>
              <w:rPr>
                <w:i/>
                <w:iCs/>
                <w:caps w:val="0"/>
                <w:color w:val="4D4D4C"/>
                <w:sz w:val="20"/>
                <w:szCs w:val="20"/>
              </w:rPr>
            </w:pPr>
          </w:p>
        </w:tc>
      </w:tr>
      <w:tr w:rsidR="00744DEA" w:rsidRPr="00C075F2" w14:paraId="0CF8F0C3" w14:textId="77777777" w:rsidTr="00735E79">
        <w:trPr>
          <w:trHeight w:val="364"/>
        </w:trPr>
        <w:tc>
          <w:tcPr>
            <w:tcW w:w="5000" w:type="pct"/>
            <w:gridSpan w:val="3"/>
            <w:tcBorders>
              <w:top w:val="single" w:sz="4" w:space="0" w:color="auto"/>
              <w:bottom w:val="single" w:sz="4" w:space="0" w:color="auto"/>
            </w:tcBorders>
            <w:noWrap/>
            <w:vAlign w:val="top"/>
          </w:tcPr>
          <w:p w14:paraId="5EFC37E3" w14:textId="2427C443" w:rsidR="00744DEA" w:rsidRPr="00516CB0" w:rsidRDefault="00744DEA" w:rsidP="00744DEA">
            <w:pPr>
              <w:pStyle w:val="TablesHeadingGSCyan"/>
              <w:framePr w:hSpace="0" w:wrap="auto" w:vAnchor="margin" w:hAnchor="text" w:yAlign="inline"/>
              <w:spacing w:line="276" w:lineRule="auto"/>
              <w:rPr>
                <w:rStyle w:val="SmartLink1"/>
              </w:rPr>
            </w:pPr>
            <w:r w:rsidRPr="00516CB0">
              <w:rPr>
                <w:rStyle w:val="SmartLink1"/>
              </w:rPr>
              <w:fldChar w:fldCharType="begin"/>
            </w:r>
            <w:r w:rsidRPr="00516CB0">
              <w:rPr>
                <w:rStyle w:val="SmartLink1"/>
              </w:rPr>
              <w:instrText xml:space="preserve"> REF _Ref136228262 \w \h </w:instrText>
            </w:r>
            <w:r>
              <w:rPr>
                <w:rStyle w:val="SmartLink1"/>
              </w:rPr>
              <w:instrText xml:space="preserve"> \* MERGEFORMAT </w:instrText>
            </w:r>
            <w:r w:rsidRPr="00516CB0">
              <w:rPr>
                <w:rStyle w:val="SmartLink1"/>
              </w:rPr>
            </w:r>
            <w:r w:rsidRPr="00516CB0">
              <w:rPr>
                <w:rStyle w:val="SmartLink1"/>
              </w:rPr>
              <w:fldChar w:fldCharType="separate"/>
            </w:r>
            <w:r w:rsidRPr="00516CB0">
              <w:rPr>
                <w:rStyle w:val="SmartLink1"/>
              </w:rPr>
              <w:t>P.4.3 |</w:t>
            </w:r>
            <w:r w:rsidRPr="00516CB0">
              <w:rPr>
                <w:rStyle w:val="SmartLink1"/>
              </w:rPr>
              <w:fldChar w:fldCharType="end"/>
            </w:r>
            <w:r w:rsidRPr="00516CB0">
              <w:rPr>
                <w:rStyle w:val="SmartLink1"/>
              </w:rPr>
              <w:fldChar w:fldCharType="begin"/>
            </w:r>
            <w:r w:rsidRPr="00516CB0">
              <w:rPr>
                <w:rStyle w:val="SmartLink1"/>
              </w:rPr>
              <w:instrText xml:space="preserve"> REF _Ref136228271 \h </w:instrText>
            </w:r>
            <w:r>
              <w:rPr>
                <w:rStyle w:val="SmartLink1"/>
              </w:rPr>
              <w:instrText xml:space="preserve"> \* MERGEFORMAT </w:instrText>
            </w:r>
            <w:r w:rsidRPr="00516CB0">
              <w:rPr>
                <w:rStyle w:val="SmartLink1"/>
              </w:rPr>
            </w:r>
            <w:r w:rsidRPr="00516CB0">
              <w:rPr>
                <w:rStyle w:val="SmartLink1"/>
              </w:rPr>
              <w:fldChar w:fldCharType="separate"/>
            </w:r>
            <w:r w:rsidRPr="00516CB0">
              <w:rPr>
                <w:rStyle w:val="SmartLink1"/>
              </w:rPr>
              <w:t>Land tenure and other rights</w:t>
            </w:r>
            <w:r w:rsidRPr="00516CB0">
              <w:rPr>
                <w:rStyle w:val="SmartLink1"/>
              </w:rPr>
              <w:fldChar w:fldCharType="end"/>
            </w:r>
          </w:p>
        </w:tc>
      </w:tr>
      <w:tr w:rsidR="00744DEA" w:rsidRPr="00C075F2" w14:paraId="7D27D086"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166E5F67" w14:textId="0EC868DC" w:rsidR="00744DEA" w:rsidRPr="0034266D" w:rsidDel="00031385" w:rsidRDefault="00744DEA" w:rsidP="00744DEA">
            <w:pPr>
              <w:pStyle w:val="TablesHeadingGSCyan"/>
              <w:framePr w:hSpace="0" w:wrap="auto" w:vAnchor="margin" w:hAnchor="text" w:yAlign="inline"/>
              <w:spacing w:line="276" w:lineRule="auto"/>
              <w:rPr>
                <w:rStyle w:val="SmartLink1"/>
              </w:rPr>
            </w:pPr>
            <w:r w:rsidRPr="0034266D">
              <w:rPr>
                <w:rStyle w:val="SmartLink1"/>
                <w:sz w:val="20"/>
                <w:szCs w:val="22"/>
              </w:rPr>
              <w:fldChar w:fldCharType="begin"/>
            </w:r>
            <w:r w:rsidRPr="0034266D">
              <w:rPr>
                <w:rStyle w:val="SmartLink1"/>
                <w:sz w:val="20"/>
                <w:szCs w:val="22"/>
              </w:rPr>
              <w:instrText xml:space="preserve"> REF _Ref136228612 \w \h  \* MERGEFORMAT </w:instrText>
            </w:r>
            <w:r w:rsidRPr="0034266D">
              <w:rPr>
                <w:rStyle w:val="SmartLink1"/>
                <w:sz w:val="20"/>
                <w:szCs w:val="22"/>
              </w:rPr>
            </w:r>
            <w:r w:rsidRPr="0034266D">
              <w:rPr>
                <w:rStyle w:val="SmartLink1"/>
                <w:sz w:val="20"/>
                <w:szCs w:val="22"/>
              </w:rPr>
              <w:fldChar w:fldCharType="separate"/>
            </w:r>
            <w:r w:rsidRPr="0034266D">
              <w:rPr>
                <w:rStyle w:val="SmartLink1"/>
                <w:sz w:val="20"/>
                <w:szCs w:val="22"/>
              </w:rPr>
              <w:t>P.4.3.1 |</w:t>
            </w:r>
            <w:r w:rsidRPr="0034266D">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vAlign w:val="top"/>
          </w:tcPr>
          <w:p w14:paraId="234EBF26" w14:textId="2D5F5A1C" w:rsidR="00744DEA" w:rsidRPr="005123F6" w:rsidDel="00031385" w:rsidRDefault="00744DEA" w:rsidP="00744DEA">
            <w:pPr>
              <w:pStyle w:val="TablesHeadingGSCyan"/>
              <w:framePr w:hSpace="0" w:wrap="auto" w:vAnchor="margin" w:hAnchor="text" w:yAlign="inline"/>
              <w:spacing w:line="276" w:lineRule="auto"/>
              <w:rPr>
                <w:caps w:val="0"/>
                <w:color w:val="4D4D4C"/>
                <w:sz w:val="20"/>
                <w:szCs w:val="20"/>
              </w:rPr>
            </w:pPr>
            <w:r w:rsidRPr="005123F6">
              <w:rPr>
                <w:caps w:val="0"/>
                <w:color w:val="4D4D4C"/>
                <w:sz w:val="20"/>
                <w:szCs w:val="20"/>
              </w:rPr>
              <w:t>Does the project involve any risks related to identifying and managing legitimate tenure rights that may be affected by the project?</w:t>
            </w:r>
          </w:p>
        </w:tc>
        <w:tc>
          <w:tcPr>
            <w:tcW w:w="954" w:type="pct"/>
            <w:tcBorders>
              <w:top w:val="single" w:sz="4" w:space="0" w:color="auto"/>
              <w:left w:val="single" w:sz="4" w:space="0" w:color="auto"/>
              <w:bottom w:val="single" w:sz="4" w:space="0" w:color="auto"/>
            </w:tcBorders>
            <w:vAlign w:val="top"/>
          </w:tcPr>
          <w:p w14:paraId="2547903D" w14:textId="6344C56E"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323249139"/>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20B28F15" w14:textId="68513132" w:rsidR="00744DEA" w:rsidRPr="005123F6" w:rsidDel="00031385"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475751126"/>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C075F2" w14:paraId="23657F17" w14:textId="77777777" w:rsidTr="00735E79">
        <w:trPr>
          <w:trHeight w:val="364"/>
        </w:trPr>
        <w:tc>
          <w:tcPr>
            <w:tcW w:w="5000" w:type="pct"/>
            <w:gridSpan w:val="3"/>
            <w:tcBorders>
              <w:top w:val="single" w:sz="4" w:space="0" w:color="auto"/>
              <w:bottom w:val="single" w:sz="4" w:space="0" w:color="auto"/>
            </w:tcBorders>
            <w:noWrap/>
            <w:vAlign w:val="top"/>
          </w:tcPr>
          <w:p w14:paraId="61D42A3E" w14:textId="00F1B9B7" w:rsidR="00744DEA" w:rsidRPr="005E36C8" w:rsidDel="00031385" w:rsidRDefault="00744DEA" w:rsidP="00744DEA">
            <w:pPr>
              <w:pStyle w:val="TablesHeadingGSCyan"/>
              <w:framePr w:hSpace="0" w:wrap="auto" w:vAnchor="margin" w:hAnchor="text" w:yAlign="inline"/>
              <w:spacing w:line="276" w:lineRule="auto"/>
            </w:pPr>
            <w:r w:rsidRPr="00770304">
              <w:rPr>
                <w:caps w:val="0"/>
                <w:sz w:val="20"/>
                <w:szCs w:val="22"/>
              </w:rPr>
              <w:t>If the answer to question above is "yes," please explain the reason and how the project will ensure compliance with applicable requirements.</w:t>
            </w:r>
          </w:p>
        </w:tc>
      </w:tr>
      <w:tr w:rsidR="00744DEA" w:rsidRPr="00C075F2" w14:paraId="28C3B828" w14:textId="77777777" w:rsidTr="00735E79">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00CE5169" w14:textId="5E4AEE19" w:rsidR="00744DEA" w:rsidRPr="00BF1765" w:rsidRDefault="00BF1765" w:rsidP="00744DEA">
            <w:pPr>
              <w:pStyle w:val="TablesHeadingGSCyan"/>
              <w:framePr w:hSpace="0" w:wrap="auto" w:vAnchor="margin" w:hAnchor="text" w:yAlign="inline"/>
              <w:spacing w:line="276" w:lineRule="auto"/>
              <w:rPr>
                <w:rFonts w:asciiTheme="minorHAnsi" w:hAnsiTheme="minorHAnsi"/>
                <w:color w:val="00B9BD" w:themeColor="hyperlink"/>
                <w:shd w:val="clear" w:color="auto" w:fill="E1DFDD"/>
              </w:rPr>
            </w:pPr>
            <w:ins w:id="885" w:author="Anshika Gupta" w:date="2023-06-27T08:24:00Z">
              <w:r w:rsidRPr="00BF2666">
                <w:rPr>
                  <w:i/>
                  <w:iCs/>
                  <w:caps w:val="0"/>
                  <w:color w:val="4D4D4C"/>
                  <w:sz w:val="20"/>
                  <w:szCs w:val="20"/>
                </w:rPr>
                <w:t>Please add text here</w:t>
              </w:r>
              <w:r>
                <w:rPr>
                  <w:i/>
                  <w:iCs/>
                  <w:caps w:val="0"/>
                  <w:color w:val="4D4D4C"/>
                  <w:sz w:val="20"/>
                  <w:szCs w:val="20"/>
                </w:rPr>
                <w:t>….</w:t>
              </w:r>
            </w:ins>
          </w:p>
          <w:p w14:paraId="03532BCB" w14:textId="243E3043" w:rsidR="00744DEA" w:rsidRPr="00083A8D" w:rsidDel="00031385" w:rsidRDefault="00744DEA" w:rsidP="00744DEA"/>
        </w:tc>
      </w:tr>
      <w:tr w:rsidR="00744DEA" w:rsidRPr="005E36C8" w14:paraId="38EF38E5" w14:textId="77777777" w:rsidTr="00735E79">
        <w:trPr>
          <w:trHeight w:val="364"/>
        </w:trPr>
        <w:tc>
          <w:tcPr>
            <w:tcW w:w="5000" w:type="pct"/>
            <w:gridSpan w:val="3"/>
            <w:tcBorders>
              <w:top w:val="single" w:sz="4" w:space="0" w:color="auto"/>
              <w:bottom w:val="single" w:sz="4" w:space="0" w:color="auto"/>
            </w:tcBorders>
            <w:noWrap/>
            <w:vAlign w:val="top"/>
          </w:tcPr>
          <w:p w14:paraId="45390E87" w14:textId="77777777" w:rsidR="00744DEA" w:rsidRPr="00444A04" w:rsidRDefault="00744DEA" w:rsidP="00744DEA">
            <w:pPr>
              <w:pStyle w:val="TablesHeadingGSCyan"/>
              <w:framePr w:hSpace="0" w:wrap="auto" w:vAnchor="margin" w:hAnchor="text" w:yAlign="inline"/>
              <w:spacing w:line="276" w:lineRule="auto"/>
              <w:rPr>
                <w:caps w:val="0"/>
                <w:color w:val="4D4D4C"/>
                <w:sz w:val="20"/>
                <w:szCs w:val="20"/>
              </w:rPr>
            </w:pPr>
            <w:r w:rsidRPr="00444A04">
              <w:rPr>
                <w:caps w:val="0"/>
                <w:sz w:val="20"/>
                <w:szCs w:val="22"/>
              </w:rPr>
              <w:t>Would the project potentially involve or lead to:</w:t>
            </w:r>
          </w:p>
        </w:tc>
      </w:tr>
      <w:tr w:rsidR="00744DEA" w:rsidRPr="005E36C8" w14:paraId="378613A5"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4C667997" w14:textId="24ABB6E5" w:rsidR="00744DEA" w:rsidRPr="0034266D" w:rsidRDefault="00744DEA" w:rsidP="00744DEA">
            <w:pPr>
              <w:pStyle w:val="TablesHeadingGSCyan"/>
              <w:framePr w:hSpace="0" w:wrap="auto" w:vAnchor="margin" w:hAnchor="text" w:yAlign="inline"/>
              <w:rPr>
                <w:rStyle w:val="SmartLink1"/>
              </w:rPr>
            </w:pPr>
            <w:r w:rsidRPr="0034266D">
              <w:rPr>
                <w:rStyle w:val="SmartLink1"/>
                <w:sz w:val="20"/>
                <w:szCs w:val="22"/>
              </w:rPr>
              <w:fldChar w:fldCharType="begin"/>
            </w:r>
            <w:r w:rsidRPr="0034266D">
              <w:rPr>
                <w:rStyle w:val="SmartLink1"/>
                <w:sz w:val="20"/>
                <w:szCs w:val="22"/>
              </w:rPr>
              <w:instrText xml:space="preserve"> REF _Ref136228612 \w \h  \* MERGEFORMAT </w:instrText>
            </w:r>
            <w:r w:rsidRPr="0034266D">
              <w:rPr>
                <w:rStyle w:val="SmartLink1"/>
                <w:sz w:val="20"/>
                <w:szCs w:val="22"/>
              </w:rPr>
            </w:r>
            <w:r w:rsidRPr="0034266D">
              <w:rPr>
                <w:rStyle w:val="SmartLink1"/>
                <w:sz w:val="20"/>
                <w:szCs w:val="22"/>
              </w:rPr>
              <w:fldChar w:fldCharType="separate"/>
            </w:r>
            <w:r w:rsidRPr="0034266D">
              <w:rPr>
                <w:rStyle w:val="SmartLink1"/>
                <w:sz w:val="20"/>
                <w:szCs w:val="22"/>
              </w:rPr>
              <w:t>P.4.3.1 |</w:t>
            </w:r>
            <w:r w:rsidRPr="0034266D">
              <w:rPr>
                <w:rStyle w:val="SmartLink1"/>
                <w:sz w:val="20"/>
                <w:szCs w:val="22"/>
              </w:rPr>
              <w:fldChar w:fldCharType="end"/>
            </w:r>
          </w:p>
        </w:tc>
        <w:tc>
          <w:tcPr>
            <w:tcW w:w="3285" w:type="pct"/>
            <w:tcBorders>
              <w:top w:val="single" w:sz="4" w:space="0" w:color="auto"/>
              <w:bottom w:val="single" w:sz="4" w:space="0" w:color="auto"/>
              <w:right w:val="single" w:sz="4" w:space="0" w:color="auto"/>
            </w:tcBorders>
          </w:tcPr>
          <w:p w14:paraId="12536BE0" w14:textId="5F893887" w:rsidR="00744DEA" w:rsidRPr="005E36C8" w:rsidRDefault="00744DEA" w:rsidP="00744DEA">
            <w:pPr>
              <w:pStyle w:val="TablesHeadingGSCyan"/>
              <w:framePr w:hSpace="0" w:wrap="auto" w:vAnchor="margin" w:hAnchor="text" w:yAlign="inline"/>
              <w:spacing w:line="276" w:lineRule="auto"/>
              <w:rPr>
                <w:caps w:val="0"/>
                <w:color w:val="4D4D4C"/>
                <w:sz w:val="20"/>
                <w:szCs w:val="22"/>
              </w:rPr>
            </w:pPr>
            <w:r w:rsidRPr="005E36C8">
              <w:rPr>
                <w:caps w:val="0"/>
                <w:color w:val="4D4D4C"/>
                <w:sz w:val="20"/>
                <w:szCs w:val="20"/>
              </w:rPr>
              <w:t>impacts on or changes to land tenure arrangements and/or community-based property rights/customary rights to land, territories and/or resources?</w:t>
            </w:r>
          </w:p>
        </w:tc>
        <w:tc>
          <w:tcPr>
            <w:tcW w:w="954" w:type="pct"/>
            <w:tcBorders>
              <w:top w:val="single" w:sz="4" w:space="0" w:color="auto"/>
              <w:left w:val="single" w:sz="4" w:space="0" w:color="auto"/>
              <w:bottom w:val="single" w:sz="4" w:space="0" w:color="auto"/>
            </w:tcBorders>
          </w:tcPr>
          <w:p w14:paraId="255E37EF" w14:textId="5674594C"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761126307"/>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2A949136" w14:textId="70CFE9ED" w:rsidR="00744DEA" w:rsidRPr="005E36C8" w:rsidDel="00A63097" w:rsidRDefault="00573249" w:rsidP="00744DEA">
            <w:sdt>
              <w:sdtPr>
                <w:rPr>
                  <w:caps/>
                  <w:sz w:val="20"/>
                  <w:szCs w:val="20"/>
                </w:rPr>
                <w:id w:val="1107777290"/>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POTENTIALLY</w:t>
            </w:r>
          </w:p>
          <w:p w14:paraId="20937FBD" w14:textId="0332292E"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759635763"/>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5E36C8" w14:paraId="3E77935F"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4B3DC091" w14:textId="52E49AD7" w:rsidR="00744DEA" w:rsidRPr="005E36C8" w:rsidRDefault="00744DEA" w:rsidP="00744DEA">
            <w:pPr>
              <w:pStyle w:val="TablesHeadingGSCyan"/>
              <w:framePr w:hSpace="0" w:wrap="auto" w:vAnchor="margin" w:hAnchor="text" w:yAlign="inline"/>
              <w:rPr>
                <w:caps w:val="0"/>
                <w:color w:val="4D4D4C"/>
                <w:sz w:val="20"/>
                <w:szCs w:val="22"/>
              </w:rPr>
            </w:pPr>
            <w:r w:rsidRPr="0034266D">
              <w:rPr>
                <w:rStyle w:val="SmartLink1"/>
                <w:sz w:val="20"/>
                <w:szCs w:val="22"/>
              </w:rPr>
              <w:fldChar w:fldCharType="begin"/>
            </w:r>
            <w:r w:rsidRPr="0034266D">
              <w:rPr>
                <w:rStyle w:val="SmartLink1"/>
                <w:sz w:val="20"/>
                <w:szCs w:val="22"/>
              </w:rPr>
              <w:instrText xml:space="preserve"> REF _Ref136228612 \w \h  \* MERGEFORMAT </w:instrText>
            </w:r>
            <w:r w:rsidRPr="0034266D">
              <w:rPr>
                <w:rStyle w:val="SmartLink1"/>
                <w:sz w:val="20"/>
                <w:szCs w:val="22"/>
              </w:rPr>
            </w:r>
            <w:r w:rsidRPr="0034266D">
              <w:rPr>
                <w:rStyle w:val="SmartLink1"/>
                <w:sz w:val="20"/>
                <w:szCs w:val="22"/>
              </w:rPr>
              <w:fldChar w:fldCharType="separate"/>
            </w:r>
            <w:r w:rsidRPr="0034266D">
              <w:rPr>
                <w:rStyle w:val="SmartLink1"/>
                <w:sz w:val="20"/>
                <w:szCs w:val="22"/>
              </w:rPr>
              <w:t>P.4.3.1 |</w:t>
            </w:r>
            <w:r w:rsidRPr="0034266D">
              <w:rPr>
                <w:rStyle w:val="SmartLink1"/>
                <w:sz w:val="20"/>
                <w:szCs w:val="22"/>
              </w:rPr>
              <w:fldChar w:fldCharType="end"/>
            </w:r>
          </w:p>
        </w:tc>
        <w:tc>
          <w:tcPr>
            <w:tcW w:w="3285" w:type="pct"/>
            <w:tcBorders>
              <w:top w:val="single" w:sz="4" w:space="0" w:color="auto"/>
              <w:bottom w:val="single" w:sz="4" w:space="0" w:color="auto"/>
              <w:right w:val="single" w:sz="4" w:space="0" w:color="auto"/>
            </w:tcBorders>
          </w:tcPr>
          <w:p w14:paraId="1B1148C1" w14:textId="77777777"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uncertainties with regards to land tenure, access rights, usage rights or land ownership?</w:t>
            </w:r>
          </w:p>
          <w:p w14:paraId="0120D1EF" w14:textId="77777777" w:rsidR="00744DEA" w:rsidRPr="005E36C8" w:rsidRDefault="00744DEA" w:rsidP="00744DEA">
            <w:pPr>
              <w:pStyle w:val="TablesHeadingGSCyan"/>
              <w:framePr w:hSpace="0" w:wrap="auto" w:vAnchor="margin" w:hAnchor="text" w:yAlign="inline"/>
              <w:spacing w:line="276" w:lineRule="auto"/>
              <w:rPr>
                <w:caps w:val="0"/>
                <w:color w:val="4D4D4C"/>
                <w:sz w:val="20"/>
                <w:szCs w:val="22"/>
              </w:rPr>
            </w:pPr>
            <w:r w:rsidRPr="005E36C8">
              <w:rPr>
                <w:caps w:val="0"/>
                <w:color w:val="4D4D4C"/>
                <w:sz w:val="20"/>
                <w:szCs w:val="20"/>
              </w:rPr>
              <w:t>Examples include, but are not limited to water access rights, community-based property rights and customary rights.</w:t>
            </w:r>
          </w:p>
        </w:tc>
        <w:tc>
          <w:tcPr>
            <w:tcW w:w="954" w:type="pct"/>
            <w:tcBorders>
              <w:top w:val="single" w:sz="4" w:space="0" w:color="auto"/>
              <w:left w:val="single" w:sz="4" w:space="0" w:color="auto"/>
              <w:bottom w:val="single" w:sz="4" w:space="0" w:color="auto"/>
            </w:tcBorders>
          </w:tcPr>
          <w:p w14:paraId="63226BAE" w14:textId="16F65F14"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180624855"/>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3A89D259" w14:textId="6F91F40C" w:rsidR="00744DEA" w:rsidRPr="005E36C8" w:rsidDel="00A63097" w:rsidRDefault="00573249" w:rsidP="00744DEA">
            <w:sdt>
              <w:sdtPr>
                <w:rPr>
                  <w:caps/>
                  <w:sz w:val="20"/>
                  <w:szCs w:val="20"/>
                </w:rPr>
                <w:id w:val="-1828114135"/>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POTENTIALLY</w:t>
            </w:r>
          </w:p>
          <w:p w14:paraId="545760FF" w14:textId="6C971470"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798029457"/>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5E36C8" w14:paraId="54AF2C22"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5505C80F" w14:textId="5B9ED9A2" w:rsidR="00744DEA" w:rsidRPr="0034266D" w:rsidRDefault="00744DEA" w:rsidP="00744DEA">
            <w:pPr>
              <w:pStyle w:val="TablesHeadingGSCyan"/>
              <w:framePr w:hSpace="0" w:wrap="auto" w:vAnchor="margin" w:hAnchor="text" w:yAlign="inline"/>
              <w:rPr>
                <w:rStyle w:val="SmartLink1"/>
                <w:sz w:val="20"/>
                <w:szCs w:val="22"/>
              </w:rPr>
            </w:pPr>
            <w:r>
              <w:rPr>
                <w:rStyle w:val="SmartLink1"/>
                <w:sz w:val="20"/>
                <w:szCs w:val="22"/>
              </w:rPr>
              <w:fldChar w:fldCharType="begin"/>
            </w:r>
            <w:r>
              <w:rPr>
                <w:rStyle w:val="SmartLink1"/>
                <w:sz w:val="20"/>
                <w:szCs w:val="22"/>
              </w:rPr>
              <w:instrText xml:space="preserve"> REF _Ref136229068 \w \h </w:instrText>
            </w:r>
            <w:r>
              <w:rPr>
                <w:rStyle w:val="SmartLink1"/>
                <w:sz w:val="20"/>
                <w:szCs w:val="22"/>
              </w:rPr>
            </w:r>
            <w:r>
              <w:rPr>
                <w:rStyle w:val="SmartLink1"/>
                <w:sz w:val="20"/>
                <w:szCs w:val="22"/>
              </w:rPr>
              <w:fldChar w:fldCharType="separate"/>
            </w:r>
            <w:r>
              <w:rPr>
                <w:rStyle w:val="SmartLink1"/>
                <w:sz w:val="20"/>
                <w:szCs w:val="22"/>
              </w:rPr>
              <w:t>P.4.3.2 |</w:t>
            </w:r>
            <w:r>
              <w:rPr>
                <w:rStyle w:val="SmartLink1"/>
                <w:sz w:val="20"/>
                <w:szCs w:val="22"/>
              </w:rPr>
              <w:fldChar w:fldCharType="end"/>
            </w:r>
          </w:p>
        </w:tc>
        <w:tc>
          <w:tcPr>
            <w:tcW w:w="3285" w:type="pct"/>
            <w:tcBorders>
              <w:top w:val="single" w:sz="4" w:space="0" w:color="auto"/>
              <w:bottom w:val="single" w:sz="4" w:space="0" w:color="auto"/>
              <w:right w:val="single" w:sz="4" w:space="0" w:color="auto"/>
            </w:tcBorders>
            <w:vAlign w:val="top"/>
          </w:tcPr>
          <w:p w14:paraId="250C0B2F" w14:textId="6D4CBA78"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Pr>
                <w:caps w:val="0"/>
                <w:color w:val="4D4D4C"/>
                <w:sz w:val="20"/>
                <w:szCs w:val="20"/>
              </w:rPr>
              <w:t>C</w:t>
            </w:r>
            <w:r w:rsidRPr="005E36C8">
              <w:rPr>
                <w:caps w:val="0"/>
                <w:color w:val="4D4D4C"/>
                <w:sz w:val="20"/>
                <w:szCs w:val="20"/>
              </w:rPr>
              <w:t>hanges in legal arrangements, if yes, are the changes done in line with relevant laws and regulations?</w:t>
            </w:r>
          </w:p>
          <w:p w14:paraId="59D8C808" w14:textId="6848BB6D" w:rsidR="00744DEA" w:rsidRPr="005E36C8" w:rsidRDefault="00744DEA" w:rsidP="00744DEA">
            <w:pPr>
              <w:pStyle w:val="TablesHeadingGSCyan"/>
              <w:framePr w:hSpace="0" w:wrap="auto" w:vAnchor="margin" w:hAnchor="text" w:yAlign="inline"/>
              <w:spacing w:line="276" w:lineRule="auto"/>
              <w:rPr>
                <w:caps w:val="0"/>
                <w:color w:val="4D4D4C"/>
                <w:sz w:val="20"/>
                <w:szCs w:val="20"/>
              </w:rPr>
            </w:pPr>
          </w:p>
        </w:tc>
        <w:tc>
          <w:tcPr>
            <w:tcW w:w="954" w:type="pct"/>
            <w:tcBorders>
              <w:top w:val="single" w:sz="4" w:space="0" w:color="auto"/>
              <w:left w:val="single" w:sz="4" w:space="0" w:color="auto"/>
              <w:bottom w:val="single" w:sz="4" w:space="0" w:color="auto"/>
            </w:tcBorders>
          </w:tcPr>
          <w:p w14:paraId="286CFCAE" w14:textId="2FFBD084"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447049717"/>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78267719" w14:textId="707CF101" w:rsidR="00744DEA"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481105654"/>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p w14:paraId="6C7EB9EA" w14:textId="36F7F2B9" w:rsidR="00744DEA"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335293110"/>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NA </w:t>
            </w:r>
          </w:p>
        </w:tc>
      </w:tr>
      <w:tr w:rsidR="00744DEA" w:rsidRPr="005E36C8" w14:paraId="49D3664F"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0566AE54" w14:textId="643179F6" w:rsidR="00744DEA" w:rsidRPr="0034266D" w:rsidRDefault="00744DEA" w:rsidP="00744DEA">
            <w:pPr>
              <w:pStyle w:val="TablesHeadingGSCyan"/>
              <w:framePr w:hSpace="0" w:wrap="auto" w:vAnchor="margin" w:hAnchor="text" w:yAlign="inline"/>
              <w:rPr>
                <w:rStyle w:val="SmartLink1"/>
                <w:sz w:val="20"/>
                <w:szCs w:val="22"/>
              </w:rPr>
            </w:pPr>
            <w:r>
              <w:rPr>
                <w:rStyle w:val="SmartLink1"/>
                <w:sz w:val="20"/>
                <w:szCs w:val="22"/>
              </w:rPr>
              <w:fldChar w:fldCharType="begin"/>
            </w:r>
            <w:r>
              <w:rPr>
                <w:rStyle w:val="SmartLink1"/>
                <w:sz w:val="20"/>
                <w:szCs w:val="22"/>
              </w:rPr>
              <w:instrText xml:space="preserve"> REF _Ref136229068 \w \h </w:instrText>
            </w:r>
            <w:r>
              <w:rPr>
                <w:rStyle w:val="SmartLink1"/>
                <w:sz w:val="20"/>
                <w:szCs w:val="22"/>
              </w:rPr>
            </w:r>
            <w:r>
              <w:rPr>
                <w:rStyle w:val="SmartLink1"/>
                <w:sz w:val="20"/>
                <w:szCs w:val="22"/>
              </w:rPr>
              <w:fldChar w:fldCharType="separate"/>
            </w:r>
            <w:r>
              <w:rPr>
                <w:rStyle w:val="SmartLink1"/>
                <w:sz w:val="20"/>
                <w:szCs w:val="22"/>
              </w:rPr>
              <w:t>P.4.3.2 |</w:t>
            </w:r>
            <w:r>
              <w:rPr>
                <w:rStyle w:val="SmartLink1"/>
                <w:sz w:val="20"/>
                <w:szCs w:val="22"/>
              </w:rPr>
              <w:fldChar w:fldCharType="end"/>
            </w:r>
          </w:p>
        </w:tc>
        <w:tc>
          <w:tcPr>
            <w:tcW w:w="3285" w:type="pct"/>
            <w:tcBorders>
              <w:top w:val="single" w:sz="4" w:space="0" w:color="auto"/>
              <w:bottom w:val="single" w:sz="4" w:space="0" w:color="auto"/>
              <w:right w:val="single" w:sz="4" w:space="0" w:color="auto"/>
            </w:tcBorders>
            <w:vAlign w:val="top"/>
          </w:tcPr>
          <w:p w14:paraId="4F3A6D7C" w14:textId="5C615E5D"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Pr>
                <w:caps w:val="0"/>
                <w:color w:val="4D4D4C"/>
                <w:sz w:val="20"/>
                <w:szCs w:val="20"/>
              </w:rPr>
              <w:t>C</w:t>
            </w:r>
            <w:r w:rsidRPr="005E36C8">
              <w:rPr>
                <w:caps w:val="0"/>
                <w:color w:val="4D4D4C"/>
                <w:sz w:val="20"/>
                <w:szCs w:val="20"/>
              </w:rPr>
              <w:t xml:space="preserve">hanges in legal arrangements, if yes, </w:t>
            </w:r>
            <w:r w:rsidRPr="00B76F89">
              <w:rPr>
                <w:caps w:val="0"/>
                <w:color w:val="4D4D4C"/>
                <w:sz w:val="20"/>
                <w:szCs w:val="20"/>
              </w:rPr>
              <w:t>are these changes agree with free, prior and informed consent of the involved stakeholders?</w:t>
            </w:r>
          </w:p>
        </w:tc>
        <w:tc>
          <w:tcPr>
            <w:tcW w:w="954" w:type="pct"/>
            <w:tcBorders>
              <w:top w:val="single" w:sz="4" w:space="0" w:color="auto"/>
              <w:left w:val="single" w:sz="4" w:space="0" w:color="auto"/>
              <w:bottom w:val="single" w:sz="4" w:space="0" w:color="auto"/>
            </w:tcBorders>
          </w:tcPr>
          <w:p w14:paraId="4AEFA73A" w14:textId="23B69A24"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340701263"/>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66EF2C8B" w14:textId="4B732752" w:rsidR="00744DEA"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696377183"/>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p w14:paraId="0F8704E4" w14:textId="07E3D8F4" w:rsidR="00744DEA"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445915775"/>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NA</w:t>
            </w:r>
          </w:p>
        </w:tc>
      </w:tr>
      <w:tr w:rsidR="00744DEA" w:rsidRPr="005E36C8" w14:paraId="6745E652"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3E9C3A8F" w14:textId="12533ACC" w:rsidR="00744DEA" w:rsidRPr="0034266D" w:rsidRDefault="00744DEA" w:rsidP="00744DEA">
            <w:pPr>
              <w:pStyle w:val="TablesHeadingGSCyan"/>
              <w:framePr w:hSpace="0" w:wrap="auto" w:vAnchor="margin" w:hAnchor="text" w:yAlign="inline"/>
              <w:rPr>
                <w:rStyle w:val="SmartLink1"/>
                <w:sz w:val="20"/>
                <w:szCs w:val="22"/>
              </w:rPr>
            </w:pPr>
            <w:r>
              <w:rPr>
                <w:rStyle w:val="SmartLink1"/>
                <w:sz w:val="20"/>
                <w:szCs w:val="22"/>
              </w:rPr>
              <w:fldChar w:fldCharType="begin"/>
            </w:r>
            <w:r>
              <w:rPr>
                <w:rStyle w:val="SmartLink1"/>
                <w:sz w:val="20"/>
                <w:szCs w:val="22"/>
              </w:rPr>
              <w:instrText xml:space="preserve"> REF _Ref136229091 \w \h </w:instrText>
            </w:r>
            <w:r>
              <w:rPr>
                <w:rStyle w:val="SmartLink1"/>
                <w:sz w:val="20"/>
                <w:szCs w:val="22"/>
              </w:rPr>
            </w:r>
            <w:r>
              <w:rPr>
                <w:rStyle w:val="SmartLink1"/>
                <w:sz w:val="20"/>
                <w:szCs w:val="22"/>
              </w:rPr>
              <w:fldChar w:fldCharType="separate"/>
            </w:r>
            <w:r>
              <w:rPr>
                <w:rStyle w:val="SmartLink1"/>
                <w:sz w:val="20"/>
                <w:szCs w:val="22"/>
              </w:rPr>
              <w:t>P.4.3.3 |</w:t>
            </w:r>
            <w:r>
              <w:rPr>
                <w:rStyle w:val="SmartLink1"/>
                <w:sz w:val="20"/>
                <w:szCs w:val="22"/>
              </w:rPr>
              <w:fldChar w:fldCharType="end"/>
            </w:r>
          </w:p>
        </w:tc>
        <w:tc>
          <w:tcPr>
            <w:tcW w:w="3285" w:type="pct"/>
            <w:tcBorders>
              <w:top w:val="single" w:sz="4" w:space="0" w:color="auto"/>
              <w:bottom w:val="single" w:sz="4" w:space="0" w:color="auto"/>
              <w:right w:val="single" w:sz="4" w:space="0" w:color="auto"/>
            </w:tcBorders>
            <w:vAlign w:val="top"/>
          </w:tcPr>
          <w:p w14:paraId="0A7F5CA4" w14:textId="6084A649" w:rsidR="00744DEA" w:rsidRPr="005E36C8" w:rsidRDefault="00744DEA" w:rsidP="00744DEA">
            <w:pPr>
              <w:pStyle w:val="TablesHeadingGSCyan"/>
              <w:framePr w:hSpace="0" w:wrap="auto" w:vAnchor="margin" w:hAnchor="text" w:yAlign="inline"/>
              <w:rPr>
                <w:caps w:val="0"/>
                <w:color w:val="4D4D4C"/>
                <w:sz w:val="20"/>
                <w:szCs w:val="20"/>
              </w:rPr>
            </w:pPr>
            <w:r w:rsidRPr="00B76F89">
              <w:rPr>
                <w:caps w:val="0"/>
                <w:color w:val="4D4D4C"/>
                <w:sz w:val="20"/>
                <w:szCs w:val="20"/>
              </w:rPr>
              <w:t>Does</w:t>
            </w:r>
            <w:ins w:id="886" w:author="Anshika Gupta" w:date="2023-06-27T08:51:00Z">
              <w:r w:rsidR="00165DA4">
                <w:rPr>
                  <w:caps w:val="0"/>
                  <w:color w:val="4D4D4C"/>
                  <w:sz w:val="20"/>
                  <w:szCs w:val="20"/>
                </w:rPr>
                <w:t xml:space="preserve"> some other entity (other</w:t>
              </w:r>
            </w:ins>
            <w:ins w:id="887" w:author="Anshika Gupta" w:date="2023-06-27T08:52:00Z">
              <w:r w:rsidR="00165DA4">
                <w:rPr>
                  <w:caps w:val="0"/>
                  <w:color w:val="4D4D4C"/>
                  <w:sz w:val="20"/>
                  <w:szCs w:val="20"/>
                </w:rPr>
                <w:t xml:space="preserve"> than the</w:t>
              </w:r>
            </w:ins>
            <w:del w:id="888" w:author="Anshika Gupta" w:date="2023-06-27T08:52:00Z">
              <w:r w:rsidRPr="00B76F89" w:rsidDel="00165DA4">
                <w:rPr>
                  <w:caps w:val="0"/>
                  <w:color w:val="4D4D4C"/>
                  <w:sz w:val="20"/>
                  <w:szCs w:val="20"/>
                </w:rPr>
                <w:delText xml:space="preserve"> the</w:delText>
              </w:r>
            </w:del>
            <w:r w:rsidRPr="00B76F89">
              <w:rPr>
                <w:caps w:val="0"/>
                <w:color w:val="4D4D4C"/>
                <w:sz w:val="20"/>
                <w:szCs w:val="20"/>
              </w:rPr>
              <w:t xml:space="preserve"> </w:t>
            </w:r>
            <w:del w:id="889" w:author="Anshika Gupta" w:date="2023-06-26T14:22:00Z">
              <w:r w:rsidRPr="00B76F89" w:rsidDel="00E153A4">
                <w:rPr>
                  <w:caps w:val="0"/>
                  <w:color w:val="4D4D4C"/>
                  <w:sz w:val="20"/>
                  <w:szCs w:val="20"/>
                </w:rPr>
                <w:delText>Project Developer</w:delText>
              </w:r>
            </w:del>
            <w:ins w:id="890" w:author="Anshika Gupta" w:date="2023-06-26T14:22:00Z">
              <w:r>
                <w:rPr>
                  <w:caps w:val="0"/>
                  <w:color w:val="4D4D4C"/>
                  <w:sz w:val="20"/>
                  <w:szCs w:val="20"/>
                </w:rPr>
                <w:t>project developer</w:t>
              </w:r>
            </w:ins>
            <w:ins w:id="891" w:author="Anshika Gupta" w:date="2023-06-27T08:52:00Z">
              <w:r w:rsidR="00165DA4">
                <w:rPr>
                  <w:caps w:val="0"/>
                  <w:color w:val="4D4D4C"/>
                  <w:sz w:val="20"/>
                  <w:szCs w:val="20"/>
                </w:rPr>
                <w:t>)</w:t>
              </w:r>
            </w:ins>
            <w:r w:rsidRPr="00B76F89">
              <w:rPr>
                <w:caps w:val="0"/>
                <w:color w:val="4D4D4C"/>
                <w:sz w:val="20"/>
                <w:szCs w:val="20"/>
              </w:rPr>
              <w:t xml:space="preserve"> hold uncontested land title for the entire Project Boundary?</w:t>
            </w:r>
            <w:r w:rsidRPr="00B76F89">
              <w:rPr>
                <w:caps w:val="0"/>
                <w:color w:val="4D4D4C"/>
                <w:sz w:val="20"/>
                <w:szCs w:val="20"/>
              </w:rPr>
              <w:tab/>
            </w:r>
          </w:p>
        </w:tc>
        <w:tc>
          <w:tcPr>
            <w:tcW w:w="954" w:type="pct"/>
            <w:tcBorders>
              <w:top w:val="single" w:sz="4" w:space="0" w:color="auto"/>
              <w:left w:val="single" w:sz="4" w:space="0" w:color="auto"/>
              <w:bottom w:val="single" w:sz="4" w:space="0" w:color="auto"/>
            </w:tcBorders>
          </w:tcPr>
          <w:p w14:paraId="5B3D550F" w14:textId="69CDF003"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426473741"/>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5AF50D2B" w14:textId="65B8BEDE" w:rsidR="00744DEA"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344121534"/>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p w14:paraId="5311A724" w14:textId="6E9F281F" w:rsidR="00744DEA"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774475709"/>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NA</w:t>
            </w:r>
          </w:p>
        </w:tc>
      </w:tr>
      <w:tr w:rsidR="00744DEA" w:rsidRPr="005E36C8" w14:paraId="0D36F6DD"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3E41FB99" w14:textId="40A42B84" w:rsidR="00744DEA" w:rsidRPr="0034266D" w:rsidRDefault="00744DEA" w:rsidP="00744DEA">
            <w:pPr>
              <w:pStyle w:val="TablesHeadingGSCyan"/>
              <w:framePr w:hSpace="0" w:wrap="auto" w:vAnchor="margin" w:hAnchor="text" w:yAlign="inline"/>
              <w:rPr>
                <w:rStyle w:val="SmartLink1"/>
                <w:sz w:val="20"/>
                <w:szCs w:val="22"/>
              </w:rPr>
            </w:pPr>
            <w:r>
              <w:rPr>
                <w:rStyle w:val="SmartLink1"/>
                <w:sz w:val="20"/>
                <w:szCs w:val="22"/>
              </w:rPr>
              <w:fldChar w:fldCharType="begin"/>
            </w:r>
            <w:r>
              <w:rPr>
                <w:rStyle w:val="SmartLink1"/>
                <w:sz w:val="20"/>
                <w:szCs w:val="22"/>
              </w:rPr>
              <w:instrText xml:space="preserve"> REF _Ref136229103 \w \h </w:instrText>
            </w:r>
            <w:r>
              <w:rPr>
                <w:rStyle w:val="SmartLink1"/>
                <w:sz w:val="20"/>
                <w:szCs w:val="22"/>
              </w:rPr>
            </w:r>
            <w:r>
              <w:rPr>
                <w:rStyle w:val="SmartLink1"/>
                <w:sz w:val="20"/>
                <w:szCs w:val="22"/>
              </w:rPr>
              <w:fldChar w:fldCharType="separate"/>
            </w:r>
            <w:r>
              <w:rPr>
                <w:rStyle w:val="SmartLink1"/>
                <w:sz w:val="20"/>
                <w:szCs w:val="22"/>
              </w:rPr>
              <w:t>P.4.3.4 |</w:t>
            </w:r>
            <w:r>
              <w:rPr>
                <w:rStyle w:val="SmartLink1"/>
                <w:sz w:val="20"/>
                <w:szCs w:val="22"/>
              </w:rPr>
              <w:fldChar w:fldCharType="end"/>
            </w:r>
          </w:p>
        </w:tc>
        <w:tc>
          <w:tcPr>
            <w:tcW w:w="3285" w:type="pct"/>
            <w:tcBorders>
              <w:top w:val="single" w:sz="4" w:space="0" w:color="auto"/>
              <w:bottom w:val="single" w:sz="4" w:space="0" w:color="auto"/>
              <w:right w:val="single" w:sz="4" w:space="0" w:color="auto"/>
            </w:tcBorders>
            <w:vAlign w:val="top"/>
          </w:tcPr>
          <w:p w14:paraId="045DF9B9" w14:textId="73FB0BBA" w:rsidR="00744DEA" w:rsidRPr="00B76F89" w:rsidRDefault="00744DEA" w:rsidP="00744DEA">
            <w:pPr>
              <w:pStyle w:val="TablesHeadingGSCyan"/>
              <w:framePr w:hSpace="0" w:wrap="auto" w:vAnchor="margin" w:hAnchor="text" w:yAlign="inline"/>
              <w:rPr>
                <w:caps w:val="0"/>
                <w:color w:val="4D4D4C"/>
                <w:sz w:val="20"/>
                <w:szCs w:val="20"/>
              </w:rPr>
            </w:pPr>
            <w:del w:id="892" w:author="Anshika Gupta" w:date="2023-06-27T09:31:00Z">
              <w:r w:rsidRPr="005E36C8" w:rsidDel="0005022A">
                <w:rPr>
                  <w:caps w:val="0"/>
                  <w:color w:val="4D4D4C"/>
                  <w:sz w:val="20"/>
                  <w:szCs w:val="22"/>
                </w:rPr>
                <w:delText>Are opinions and recommendations of an Expert Stakeholder(s) sought and demonstrated as being included in the project design?</w:delText>
              </w:r>
            </w:del>
            <w:ins w:id="893" w:author="Anshika Gupta" w:date="2023-06-27T09:31:00Z">
              <w:r w:rsidR="0005022A">
                <w:rPr>
                  <w:caps w:val="0"/>
                  <w:color w:val="4D4D4C"/>
                  <w:sz w:val="20"/>
                  <w:szCs w:val="22"/>
                </w:rPr>
                <w:t>Are opinions and recommendations of an Expert Stakeholder(s) not sought and demonstrated as being included in the project design?</w:t>
              </w:r>
            </w:ins>
          </w:p>
        </w:tc>
        <w:tc>
          <w:tcPr>
            <w:tcW w:w="954" w:type="pct"/>
            <w:tcBorders>
              <w:top w:val="single" w:sz="4" w:space="0" w:color="auto"/>
              <w:left w:val="single" w:sz="4" w:space="0" w:color="auto"/>
              <w:bottom w:val="single" w:sz="4" w:space="0" w:color="auto"/>
            </w:tcBorders>
          </w:tcPr>
          <w:p w14:paraId="75698E4D" w14:textId="7BDD8402"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760205701"/>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6D85063F" w14:textId="2AACD66C" w:rsidR="00744DEA"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309827764"/>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p w14:paraId="2441D938" w14:textId="2AB83A20" w:rsidR="00744DEA"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830903515"/>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NA</w:t>
            </w:r>
          </w:p>
        </w:tc>
      </w:tr>
      <w:tr w:rsidR="00744DEA" w:rsidRPr="005E36C8" w14:paraId="5E38883E"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6E636200" w14:textId="291E8531" w:rsidR="00744DEA" w:rsidRPr="0034266D" w:rsidRDefault="00744DEA" w:rsidP="00744DEA">
            <w:pPr>
              <w:pStyle w:val="TablesHeadingGSCyan"/>
              <w:framePr w:hSpace="0" w:wrap="auto" w:vAnchor="margin" w:hAnchor="text" w:yAlign="inline"/>
              <w:rPr>
                <w:rStyle w:val="SmartLink1"/>
                <w:sz w:val="20"/>
                <w:szCs w:val="22"/>
              </w:rPr>
            </w:pPr>
            <w:r>
              <w:rPr>
                <w:rStyle w:val="SmartLink1"/>
                <w:sz w:val="20"/>
                <w:szCs w:val="22"/>
              </w:rPr>
              <w:fldChar w:fldCharType="begin"/>
            </w:r>
            <w:r>
              <w:rPr>
                <w:rStyle w:val="SmartLink1"/>
                <w:sz w:val="20"/>
                <w:szCs w:val="22"/>
              </w:rPr>
              <w:instrText xml:space="preserve"> REF _Ref136229103 \w \h </w:instrText>
            </w:r>
            <w:r>
              <w:rPr>
                <w:rStyle w:val="SmartLink1"/>
                <w:sz w:val="20"/>
                <w:szCs w:val="22"/>
              </w:rPr>
            </w:r>
            <w:r>
              <w:rPr>
                <w:rStyle w:val="SmartLink1"/>
                <w:sz w:val="20"/>
                <w:szCs w:val="22"/>
              </w:rPr>
              <w:fldChar w:fldCharType="separate"/>
            </w:r>
            <w:r>
              <w:rPr>
                <w:rStyle w:val="SmartLink1"/>
                <w:sz w:val="20"/>
                <w:szCs w:val="22"/>
              </w:rPr>
              <w:t>P.4.3.4 |</w:t>
            </w:r>
            <w:r>
              <w:rPr>
                <w:rStyle w:val="SmartLink1"/>
                <w:sz w:val="20"/>
                <w:szCs w:val="22"/>
              </w:rPr>
              <w:fldChar w:fldCharType="end"/>
            </w:r>
          </w:p>
        </w:tc>
        <w:tc>
          <w:tcPr>
            <w:tcW w:w="3285" w:type="pct"/>
            <w:tcBorders>
              <w:top w:val="single" w:sz="4" w:space="0" w:color="auto"/>
              <w:bottom w:val="single" w:sz="4" w:space="0" w:color="auto"/>
              <w:right w:val="single" w:sz="4" w:space="0" w:color="auto"/>
            </w:tcBorders>
            <w:vAlign w:val="top"/>
          </w:tcPr>
          <w:p w14:paraId="75B38525" w14:textId="264B7797" w:rsidR="00744DEA" w:rsidRPr="00B76F89" w:rsidRDefault="00744DEA" w:rsidP="00744DEA">
            <w:pPr>
              <w:pStyle w:val="TablesHeadingGSCyan"/>
              <w:framePr w:hSpace="0" w:wrap="auto" w:vAnchor="margin" w:hAnchor="text" w:yAlign="inline"/>
              <w:rPr>
                <w:caps w:val="0"/>
                <w:color w:val="4D4D4C"/>
                <w:sz w:val="20"/>
                <w:szCs w:val="20"/>
              </w:rPr>
            </w:pPr>
            <w:r w:rsidRPr="005E36C8">
              <w:rPr>
                <w:caps w:val="0"/>
                <w:color w:val="4D4D4C"/>
                <w:sz w:val="20"/>
                <w:szCs w:val="20"/>
              </w:rPr>
              <w:t xml:space="preserve">If answer to question above is “YES”, have project design been changed, modified, updated considering </w:t>
            </w:r>
            <w:r w:rsidRPr="005E36C8">
              <w:rPr>
                <w:caps w:val="0"/>
                <w:color w:val="4D4D4C"/>
                <w:sz w:val="20"/>
                <w:szCs w:val="22"/>
              </w:rPr>
              <w:t>opinions and recommendations of an Expert Stakeholder?</w:t>
            </w:r>
          </w:p>
        </w:tc>
        <w:tc>
          <w:tcPr>
            <w:tcW w:w="954" w:type="pct"/>
            <w:tcBorders>
              <w:top w:val="single" w:sz="4" w:space="0" w:color="auto"/>
              <w:left w:val="single" w:sz="4" w:space="0" w:color="auto"/>
              <w:bottom w:val="single" w:sz="4" w:space="0" w:color="auto"/>
            </w:tcBorders>
          </w:tcPr>
          <w:p w14:paraId="3837A210" w14:textId="3E879A16"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78438895"/>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49512138" w14:textId="1465CBA6" w:rsidR="00744DEA"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056782203"/>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p w14:paraId="0307D30F" w14:textId="611C71C8" w:rsidR="00744DEA"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76242619"/>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NA</w:t>
            </w:r>
          </w:p>
        </w:tc>
      </w:tr>
      <w:tr w:rsidR="00744DEA" w:rsidRPr="005E36C8" w14:paraId="421AD6A2"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27A01D73" w14:textId="646D153B" w:rsidR="00744DEA" w:rsidRPr="0034266D" w:rsidRDefault="00744DEA" w:rsidP="00744DEA">
            <w:pPr>
              <w:pStyle w:val="TablesHeadingGSCyan"/>
              <w:framePr w:hSpace="0" w:wrap="auto" w:vAnchor="margin" w:hAnchor="text" w:yAlign="inline"/>
              <w:rPr>
                <w:rStyle w:val="SmartLink1"/>
                <w:sz w:val="20"/>
                <w:szCs w:val="22"/>
              </w:rPr>
            </w:pPr>
            <w:r>
              <w:rPr>
                <w:rStyle w:val="SmartLink1"/>
                <w:sz w:val="20"/>
                <w:szCs w:val="22"/>
              </w:rPr>
              <w:fldChar w:fldCharType="begin"/>
            </w:r>
            <w:r>
              <w:rPr>
                <w:rStyle w:val="SmartLink1"/>
                <w:sz w:val="20"/>
                <w:szCs w:val="22"/>
              </w:rPr>
              <w:instrText xml:space="preserve"> REF _Ref136229152 \w \h </w:instrText>
            </w:r>
            <w:r>
              <w:rPr>
                <w:rStyle w:val="SmartLink1"/>
                <w:sz w:val="20"/>
                <w:szCs w:val="22"/>
              </w:rPr>
            </w:r>
            <w:r>
              <w:rPr>
                <w:rStyle w:val="SmartLink1"/>
                <w:sz w:val="20"/>
                <w:szCs w:val="22"/>
              </w:rPr>
              <w:fldChar w:fldCharType="separate"/>
            </w:r>
            <w:r>
              <w:rPr>
                <w:rStyle w:val="SmartLink1"/>
                <w:sz w:val="20"/>
                <w:szCs w:val="22"/>
              </w:rPr>
              <w:t>P.4.3.5 |</w:t>
            </w:r>
            <w:r>
              <w:rPr>
                <w:rStyle w:val="SmartLink1"/>
                <w:sz w:val="20"/>
                <w:szCs w:val="22"/>
              </w:rPr>
              <w:fldChar w:fldCharType="end"/>
            </w:r>
          </w:p>
        </w:tc>
        <w:tc>
          <w:tcPr>
            <w:tcW w:w="3285" w:type="pct"/>
            <w:tcBorders>
              <w:top w:val="single" w:sz="4" w:space="0" w:color="auto"/>
              <w:bottom w:val="single" w:sz="4" w:space="0" w:color="auto"/>
              <w:right w:val="single" w:sz="4" w:space="0" w:color="auto"/>
            </w:tcBorders>
            <w:vAlign w:val="top"/>
          </w:tcPr>
          <w:p w14:paraId="44967F4C" w14:textId="4667066A" w:rsidR="00744DEA" w:rsidRPr="00B76F89" w:rsidRDefault="00744DEA" w:rsidP="00744DEA">
            <w:pPr>
              <w:pStyle w:val="TablesHeadingGSCyan"/>
              <w:framePr w:hSpace="0" w:wrap="auto" w:vAnchor="margin" w:hAnchor="text" w:yAlign="inline"/>
              <w:rPr>
                <w:caps w:val="0"/>
                <w:color w:val="4D4D4C"/>
                <w:sz w:val="20"/>
                <w:szCs w:val="20"/>
              </w:rPr>
            </w:pPr>
            <w:r w:rsidRPr="005E36C8">
              <w:rPr>
                <w:caps w:val="0"/>
                <w:color w:val="4D4D4C"/>
                <w:sz w:val="20"/>
                <w:szCs w:val="20"/>
              </w:rPr>
              <w:t xml:space="preserve">Have project developer in consultation with stakeholders established a functioning mechanism to receive, process, resolve, communicate and record grievances? </w:t>
            </w:r>
          </w:p>
        </w:tc>
        <w:tc>
          <w:tcPr>
            <w:tcW w:w="954" w:type="pct"/>
            <w:tcBorders>
              <w:top w:val="single" w:sz="4" w:space="0" w:color="auto"/>
              <w:left w:val="single" w:sz="4" w:space="0" w:color="auto"/>
              <w:bottom w:val="single" w:sz="4" w:space="0" w:color="auto"/>
            </w:tcBorders>
          </w:tcPr>
          <w:p w14:paraId="796DF522" w14:textId="0BFA53BF"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921254534"/>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0A621762" w14:textId="043A98B6" w:rsidR="00744DEA"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406298836"/>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p w14:paraId="5C9E5B21" w14:textId="289D6F76" w:rsidR="00744DEA"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671058062"/>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NA</w:t>
            </w:r>
          </w:p>
        </w:tc>
      </w:tr>
      <w:tr w:rsidR="00744DEA" w:rsidRPr="005E36C8" w14:paraId="5158BBAE" w14:textId="77777777" w:rsidTr="00735E79">
        <w:trPr>
          <w:trHeight w:val="364"/>
        </w:trPr>
        <w:tc>
          <w:tcPr>
            <w:tcW w:w="5000" w:type="pct"/>
            <w:gridSpan w:val="3"/>
            <w:tcBorders>
              <w:top w:val="single" w:sz="4" w:space="0" w:color="auto"/>
              <w:bottom w:val="single" w:sz="4" w:space="0" w:color="auto"/>
            </w:tcBorders>
            <w:noWrap/>
            <w:vAlign w:val="top"/>
          </w:tcPr>
          <w:p w14:paraId="664DCA5A" w14:textId="0983EFB0"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sidRPr="00D9384E">
              <w:rPr>
                <w:caps w:val="0"/>
                <w:sz w:val="20"/>
                <w:szCs w:val="22"/>
              </w:rPr>
              <w:t xml:space="preserve">If the answer is "yes" or "potentially" to any of the above questions, please provide a brief description of the project situation below. Also, provide justification and/or evidence </w:t>
            </w:r>
            <w:r>
              <w:rPr>
                <w:caps w:val="0"/>
                <w:sz w:val="20"/>
                <w:szCs w:val="22"/>
              </w:rPr>
              <w:t xml:space="preserve">as necessary </w:t>
            </w:r>
            <w:r w:rsidRPr="00D9384E">
              <w:rPr>
                <w:caps w:val="0"/>
                <w:sz w:val="20"/>
                <w:szCs w:val="22"/>
              </w:rPr>
              <w:t>to demonstrate compliance with applicable requirements</w:t>
            </w:r>
            <w:r>
              <w:rPr>
                <w:caps w:val="0"/>
                <w:sz w:val="20"/>
                <w:szCs w:val="22"/>
              </w:rPr>
              <w:t>.</w:t>
            </w:r>
          </w:p>
        </w:tc>
      </w:tr>
      <w:tr w:rsidR="00744DEA" w:rsidRPr="005E36C8" w14:paraId="277EF4DA" w14:textId="77777777" w:rsidTr="00735E79">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6282F8E0" w14:textId="62E20CE5" w:rsidR="00744DEA" w:rsidRPr="00BF1765" w:rsidRDefault="00BF1765" w:rsidP="00BF1765">
            <w:pPr>
              <w:pStyle w:val="TablesHeadingGSCyan"/>
              <w:framePr w:hSpace="0" w:wrap="auto" w:vAnchor="margin" w:hAnchor="text" w:yAlign="inline"/>
              <w:spacing w:line="276" w:lineRule="auto"/>
              <w:rPr>
                <w:rFonts w:asciiTheme="minorHAnsi" w:hAnsiTheme="minorHAnsi"/>
                <w:color w:val="00B9BD" w:themeColor="hyperlink"/>
                <w:shd w:val="clear" w:color="auto" w:fill="E1DFDD"/>
              </w:rPr>
            </w:pPr>
            <w:ins w:id="894" w:author="Anshika Gupta" w:date="2023-06-27T08:24:00Z">
              <w:r w:rsidRPr="00BF2666">
                <w:rPr>
                  <w:i/>
                  <w:iCs/>
                  <w:caps w:val="0"/>
                  <w:color w:val="4D4D4C"/>
                  <w:sz w:val="20"/>
                  <w:szCs w:val="20"/>
                </w:rPr>
                <w:t>Please add text here</w:t>
              </w:r>
              <w:r>
                <w:rPr>
                  <w:i/>
                  <w:iCs/>
                  <w:caps w:val="0"/>
                  <w:color w:val="4D4D4C"/>
                  <w:sz w:val="20"/>
                  <w:szCs w:val="20"/>
                </w:rPr>
                <w:t>….</w:t>
              </w:r>
            </w:ins>
          </w:p>
          <w:p w14:paraId="5424EC02" w14:textId="1DA87451" w:rsidR="00744DEA" w:rsidRPr="00AC0C3F" w:rsidRDefault="00744DEA" w:rsidP="00744DEA">
            <w:pPr>
              <w:rPr>
                <w:color w:val="515151" w:themeColor="text1"/>
              </w:rPr>
            </w:pPr>
          </w:p>
        </w:tc>
      </w:tr>
      <w:tr w:rsidR="00744DEA" w:rsidRPr="00C075F2" w14:paraId="00056B0C" w14:textId="77777777" w:rsidTr="00735E79">
        <w:trPr>
          <w:trHeight w:val="364"/>
        </w:trPr>
        <w:tc>
          <w:tcPr>
            <w:tcW w:w="5000" w:type="pct"/>
            <w:gridSpan w:val="3"/>
            <w:tcBorders>
              <w:top w:val="single" w:sz="4" w:space="0" w:color="auto"/>
              <w:bottom w:val="single" w:sz="4" w:space="0" w:color="auto"/>
            </w:tcBorders>
            <w:noWrap/>
            <w:vAlign w:val="top"/>
          </w:tcPr>
          <w:p w14:paraId="4C8406CB" w14:textId="23BE3092" w:rsidR="00744DEA" w:rsidRPr="00A80A48" w:rsidRDefault="00744DEA" w:rsidP="00744DEA">
            <w:pPr>
              <w:pStyle w:val="TablesHeadingGSCyan"/>
              <w:framePr w:hSpace="0" w:wrap="auto" w:vAnchor="margin" w:hAnchor="text" w:yAlign="inline"/>
              <w:spacing w:line="276" w:lineRule="auto"/>
              <w:rPr>
                <w:rStyle w:val="SmartLink1"/>
              </w:rPr>
            </w:pPr>
            <w:r w:rsidRPr="00A80A48">
              <w:rPr>
                <w:rStyle w:val="SmartLink1"/>
              </w:rPr>
              <w:fldChar w:fldCharType="begin"/>
            </w:r>
            <w:r w:rsidRPr="00A80A48">
              <w:rPr>
                <w:rStyle w:val="SmartLink1"/>
              </w:rPr>
              <w:instrText xml:space="preserve"> REF _Ref136230714 \w \h </w:instrText>
            </w:r>
            <w:r>
              <w:rPr>
                <w:rStyle w:val="SmartLink1"/>
              </w:rPr>
              <w:instrText xml:space="preserve"> \* MERGEFORMAT </w:instrText>
            </w:r>
            <w:r w:rsidRPr="00A80A48">
              <w:rPr>
                <w:rStyle w:val="SmartLink1"/>
              </w:rPr>
            </w:r>
            <w:r w:rsidRPr="00A80A48">
              <w:rPr>
                <w:rStyle w:val="SmartLink1"/>
              </w:rPr>
              <w:fldChar w:fldCharType="separate"/>
            </w:r>
            <w:r w:rsidRPr="00A80A48">
              <w:rPr>
                <w:rStyle w:val="SmartLink1"/>
              </w:rPr>
              <w:t>P.4.4 |</w:t>
            </w:r>
            <w:r w:rsidRPr="00A80A48">
              <w:rPr>
                <w:rStyle w:val="SmartLink1"/>
              </w:rPr>
              <w:fldChar w:fldCharType="end"/>
            </w:r>
            <w:r w:rsidRPr="00A80A48">
              <w:rPr>
                <w:rStyle w:val="SmartLink1"/>
              </w:rPr>
              <w:fldChar w:fldCharType="begin"/>
            </w:r>
            <w:r w:rsidRPr="00A80A48">
              <w:rPr>
                <w:rStyle w:val="SmartLink1"/>
              </w:rPr>
              <w:instrText xml:space="preserve"> REF _Ref136230720 \h </w:instrText>
            </w:r>
            <w:r>
              <w:rPr>
                <w:rStyle w:val="SmartLink1"/>
              </w:rPr>
              <w:instrText xml:space="preserve"> \* MERGEFORMAT </w:instrText>
            </w:r>
            <w:r w:rsidRPr="00A80A48">
              <w:rPr>
                <w:rStyle w:val="SmartLink1"/>
              </w:rPr>
            </w:r>
            <w:r w:rsidRPr="00A80A48">
              <w:rPr>
                <w:rStyle w:val="SmartLink1"/>
              </w:rPr>
              <w:fldChar w:fldCharType="separate"/>
            </w:r>
            <w:r w:rsidRPr="00A80A48">
              <w:rPr>
                <w:rStyle w:val="SmartLink1"/>
              </w:rPr>
              <w:t>Indigenous peoples</w:t>
            </w:r>
            <w:r w:rsidRPr="00A80A48">
              <w:rPr>
                <w:rStyle w:val="SmartLink1"/>
              </w:rPr>
              <w:fldChar w:fldCharType="end"/>
            </w:r>
          </w:p>
        </w:tc>
      </w:tr>
      <w:tr w:rsidR="00744DEA" w:rsidRPr="00C075F2" w14:paraId="1B7A9CFA"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07983C62" w14:textId="38751CB6" w:rsidR="00744DEA" w:rsidRPr="00A80A48" w:rsidRDefault="00744DEA" w:rsidP="00744DEA">
            <w:pPr>
              <w:pStyle w:val="TablesHeadingGSCyan"/>
              <w:framePr w:hSpace="0" w:wrap="auto" w:vAnchor="margin" w:hAnchor="text" w:yAlign="inline"/>
              <w:rPr>
                <w:rStyle w:val="SmartLink1"/>
              </w:rPr>
            </w:pPr>
            <w:r w:rsidRPr="003F628A">
              <w:rPr>
                <w:rStyle w:val="SmartLink1"/>
                <w:sz w:val="20"/>
                <w:szCs w:val="22"/>
              </w:rPr>
              <w:fldChar w:fldCharType="begin"/>
            </w:r>
            <w:r w:rsidRPr="003F628A">
              <w:rPr>
                <w:rStyle w:val="SmartLink1"/>
                <w:sz w:val="20"/>
                <w:szCs w:val="22"/>
              </w:rPr>
              <w:instrText xml:space="preserve"> REF _Ref136231829 \r \h </w:instrText>
            </w:r>
            <w:r>
              <w:rPr>
                <w:rStyle w:val="SmartLink1"/>
                <w:sz w:val="20"/>
                <w:szCs w:val="22"/>
              </w:rPr>
              <w:instrText xml:space="preserve"> \* MERGEFORMAT </w:instrText>
            </w:r>
            <w:r w:rsidRPr="003F628A">
              <w:rPr>
                <w:rStyle w:val="SmartLink1"/>
                <w:sz w:val="20"/>
                <w:szCs w:val="22"/>
              </w:rPr>
            </w:r>
            <w:r w:rsidRPr="003F628A">
              <w:rPr>
                <w:rStyle w:val="SmartLink1"/>
                <w:sz w:val="20"/>
                <w:szCs w:val="22"/>
              </w:rPr>
              <w:fldChar w:fldCharType="separate"/>
            </w:r>
            <w:r w:rsidRPr="003F628A">
              <w:rPr>
                <w:rStyle w:val="SmartLink1"/>
                <w:sz w:val="20"/>
                <w:szCs w:val="22"/>
              </w:rPr>
              <w:t>P.4.4.1 |</w:t>
            </w:r>
            <w:r w:rsidRPr="003F628A">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tcPr>
          <w:p w14:paraId="765134C5" w14:textId="0743ED4D" w:rsidR="00744DEA" w:rsidRPr="00A80A48" w:rsidRDefault="00744DEA" w:rsidP="00744DEA">
            <w:pPr>
              <w:pStyle w:val="TablesHeadingGSCyan"/>
              <w:framePr w:hSpace="0" w:wrap="auto" w:vAnchor="margin" w:hAnchor="text" w:yAlign="inline"/>
              <w:rPr>
                <w:rStyle w:val="SmartLink1"/>
              </w:rPr>
            </w:pPr>
            <w:r w:rsidRPr="005669AF">
              <w:rPr>
                <w:caps w:val="0"/>
                <w:color w:val="4D4D4C"/>
                <w:sz w:val="20"/>
                <w:szCs w:val="20"/>
              </w:rPr>
              <w:t>Does the project involve Indigenous People within the Project area of influence who may be affected directly or indirectly by the Project?</w:t>
            </w:r>
          </w:p>
        </w:tc>
        <w:tc>
          <w:tcPr>
            <w:tcW w:w="954" w:type="pct"/>
            <w:tcBorders>
              <w:top w:val="single" w:sz="4" w:space="0" w:color="auto"/>
              <w:left w:val="single" w:sz="4" w:space="0" w:color="auto"/>
              <w:bottom w:val="single" w:sz="4" w:space="0" w:color="auto"/>
            </w:tcBorders>
          </w:tcPr>
          <w:p w14:paraId="4FF09908" w14:textId="75548C8E"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774136359"/>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0AF60716" w14:textId="6D61C436" w:rsidR="00744DEA" w:rsidRPr="0065048F" w:rsidRDefault="00573249" w:rsidP="00744DEA">
            <w:pPr>
              <w:pStyle w:val="TablesHeadingGSCyan"/>
              <w:framePr w:hSpace="0" w:wrap="auto" w:vAnchor="margin" w:hAnchor="text" w:yAlign="inline"/>
              <w:spacing w:line="276" w:lineRule="auto"/>
              <w:rPr>
                <w:rStyle w:val="SmartLink1"/>
                <w:rFonts w:ascii="Verdana" w:hAnsi="Verdana"/>
                <w:caps w:val="0"/>
                <w:color w:val="4D4D4C"/>
                <w:sz w:val="20"/>
                <w:szCs w:val="20"/>
                <w:u w:val="none"/>
                <w:shd w:val="clear" w:color="auto" w:fill="auto"/>
              </w:rPr>
            </w:pPr>
            <w:sdt>
              <w:sdtPr>
                <w:rPr>
                  <w:rFonts w:asciiTheme="minorHAnsi" w:hAnsiTheme="minorHAnsi"/>
                  <w:caps w:val="0"/>
                  <w:color w:val="4D4D4C"/>
                  <w:sz w:val="20"/>
                  <w:szCs w:val="20"/>
                  <w:u w:val="single"/>
                  <w:shd w:val="clear" w:color="auto" w:fill="E1DFDD"/>
                </w:rPr>
                <w:id w:val="-776638614"/>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C075F2" w14:paraId="662F2A89" w14:textId="77777777" w:rsidTr="00735E79">
        <w:trPr>
          <w:trHeight w:val="364"/>
        </w:trPr>
        <w:tc>
          <w:tcPr>
            <w:tcW w:w="5000" w:type="pct"/>
            <w:gridSpan w:val="3"/>
            <w:tcBorders>
              <w:top w:val="single" w:sz="4" w:space="0" w:color="auto"/>
              <w:bottom w:val="single" w:sz="4" w:space="0" w:color="auto"/>
            </w:tcBorders>
            <w:noWrap/>
            <w:vAlign w:val="top"/>
          </w:tcPr>
          <w:p w14:paraId="4CD6C422" w14:textId="3B4D6983" w:rsidR="00744DEA" w:rsidRPr="00A80A48" w:rsidRDefault="00744DEA" w:rsidP="00744DEA">
            <w:pPr>
              <w:pStyle w:val="TablesHeadingGSCyan"/>
              <w:framePr w:hSpace="0" w:wrap="auto" w:vAnchor="margin" w:hAnchor="text" w:yAlign="inline"/>
              <w:spacing w:line="276" w:lineRule="auto"/>
              <w:rPr>
                <w:rStyle w:val="SmartLink1"/>
              </w:rPr>
            </w:pPr>
            <w:r w:rsidRPr="00770304">
              <w:rPr>
                <w:caps w:val="0"/>
                <w:sz w:val="20"/>
                <w:szCs w:val="22"/>
              </w:rPr>
              <w:t xml:space="preserve">If the answer to 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44DEA" w:rsidRPr="00C075F2" w14:paraId="6170648A" w14:textId="77777777" w:rsidTr="00735E79">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1DA1091C" w14:textId="41EC3084" w:rsidR="00744DEA" w:rsidRPr="00BF1765" w:rsidRDefault="00BF1765" w:rsidP="00BF1765">
            <w:pPr>
              <w:pStyle w:val="TablesHeadingGSCyan"/>
              <w:framePr w:hSpace="0" w:wrap="auto" w:vAnchor="margin" w:hAnchor="text" w:yAlign="inline"/>
              <w:spacing w:line="276" w:lineRule="auto"/>
              <w:rPr>
                <w:rStyle w:val="SmartLink1"/>
                <w:u w:val="none"/>
              </w:rPr>
            </w:pPr>
            <w:ins w:id="895" w:author="Anshika Gupta" w:date="2023-06-27T08:24:00Z">
              <w:r w:rsidRPr="00BF2666">
                <w:rPr>
                  <w:i/>
                  <w:iCs/>
                  <w:caps w:val="0"/>
                  <w:color w:val="4D4D4C"/>
                  <w:sz w:val="20"/>
                  <w:szCs w:val="20"/>
                </w:rPr>
                <w:t>Please add text here</w:t>
              </w:r>
              <w:r>
                <w:rPr>
                  <w:i/>
                  <w:iCs/>
                  <w:caps w:val="0"/>
                  <w:color w:val="4D4D4C"/>
                  <w:sz w:val="20"/>
                  <w:szCs w:val="20"/>
                </w:rPr>
                <w:t>….</w:t>
              </w:r>
            </w:ins>
          </w:p>
          <w:p w14:paraId="396E8EFD" w14:textId="3A63B199" w:rsidR="00744DEA" w:rsidRPr="005357B8" w:rsidRDefault="00744DEA" w:rsidP="00744DEA">
            <w:pPr>
              <w:rPr>
                <w:color w:val="515151" w:themeColor="text1"/>
              </w:rPr>
            </w:pPr>
          </w:p>
        </w:tc>
      </w:tr>
      <w:tr w:rsidR="00744DEA" w:rsidRPr="005E36C8" w14:paraId="7000E41C" w14:textId="77777777" w:rsidTr="00735E79">
        <w:trPr>
          <w:trHeight w:val="364"/>
        </w:trPr>
        <w:tc>
          <w:tcPr>
            <w:tcW w:w="5000" w:type="pct"/>
            <w:gridSpan w:val="3"/>
            <w:tcBorders>
              <w:top w:val="single" w:sz="4" w:space="0" w:color="auto"/>
              <w:bottom w:val="single" w:sz="4" w:space="0" w:color="auto"/>
            </w:tcBorders>
            <w:noWrap/>
            <w:vAlign w:val="top"/>
          </w:tcPr>
          <w:p w14:paraId="6AE861E8" w14:textId="77777777" w:rsidR="00744DEA" w:rsidRPr="00444A04" w:rsidRDefault="00744DEA" w:rsidP="00744DEA">
            <w:pPr>
              <w:pStyle w:val="TablesHeadingGSCyan"/>
              <w:framePr w:hSpace="0" w:wrap="auto" w:vAnchor="margin" w:hAnchor="text" w:yAlign="inline"/>
              <w:spacing w:line="276" w:lineRule="auto"/>
              <w:rPr>
                <w:caps w:val="0"/>
                <w:color w:val="4D4D4C"/>
                <w:sz w:val="20"/>
                <w:szCs w:val="20"/>
              </w:rPr>
            </w:pPr>
            <w:r w:rsidRPr="00444A04">
              <w:rPr>
                <w:caps w:val="0"/>
                <w:sz w:val="20"/>
                <w:szCs w:val="22"/>
              </w:rPr>
              <w:t>Would the project potentially involve or lead to:</w:t>
            </w:r>
          </w:p>
        </w:tc>
      </w:tr>
      <w:tr w:rsidR="00744DEA" w:rsidRPr="005E36C8" w14:paraId="7EEDCE90"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6D3C0446" w14:textId="4D0BE3DC" w:rsidR="00744DEA" w:rsidRPr="005E36C8" w:rsidRDefault="00744DEA" w:rsidP="00744DEA">
            <w:pPr>
              <w:pStyle w:val="TablesHeadingGSCyan"/>
              <w:framePr w:hSpace="0" w:wrap="auto" w:vAnchor="margin" w:hAnchor="text" w:yAlign="inline"/>
              <w:rPr>
                <w:caps w:val="0"/>
                <w:color w:val="4D4D4C"/>
                <w:sz w:val="20"/>
                <w:szCs w:val="22"/>
              </w:rPr>
            </w:pPr>
            <w:r w:rsidRPr="003F628A">
              <w:rPr>
                <w:rStyle w:val="SmartLink1"/>
                <w:sz w:val="20"/>
                <w:szCs w:val="22"/>
              </w:rPr>
              <w:fldChar w:fldCharType="begin"/>
            </w:r>
            <w:r w:rsidRPr="003F628A">
              <w:rPr>
                <w:rStyle w:val="SmartLink1"/>
                <w:sz w:val="20"/>
                <w:szCs w:val="22"/>
              </w:rPr>
              <w:instrText xml:space="preserve"> REF _Ref136231829 \r \h </w:instrText>
            </w:r>
            <w:r>
              <w:rPr>
                <w:rStyle w:val="SmartLink1"/>
                <w:sz w:val="20"/>
                <w:szCs w:val="22"/>
              </w:rPr>
              <w:instrText xml:space="preserve"> \* MERGEFORMAT </w:instrText>
            </w:r>
            <w:r w:rsidRPr="003F628A">
              <w:rPr>
                <w:rStyle w:val="SmartLink1"/>
                <w:sz w:val="20"/>
                <w:szCs w:val="22"/>
              </w:rPr>
            </w:r>
            <w:r w:rsidRPr="003F628A">
              <w:rPr>
                <w:rStyle w:val="SmartLink1"/>
                <w:sz w:val="20"/>
                <w:szCs w:val="22"/>
              </w:rPr>
              <w:fldChar w:fldCharType="separate"/>
            </w:r>
            <w:r w:rsidRPr="003F628A">
              <w:rPr>
                <w:rStyle w:val="SmartLink1"/>
                <w:sz w:val="20"/>
                <w:szCs w:val="22"/>
              </w:rPr>
              <w:t>P.4.4.1 |</w:t>
            </w:r>
            <w:r w:rsidRPr="003F628A">
              <w:rPr>
                <w:rStyle w:val="SmartLink1"/>
                <w:sz w:val="20"/>
                <w:szCs w:val="22"/>
              </w:rPr>
              <w:fldChar w:fldCharType="end"/>
            </w:r>
          </w:p>
        </w:tc>
        <w:tc>
          <w:tcPr>
            <w:tcW w:w="3285" w:type="pct"/>
            <w:tcBorders>
              <w:top w:val="single" w:sz="4" w:space="0" w:color="auto"/>
              <w:bottom w:val="single" w:sz="4" w:space="0" w:color="auto"/>
              <w:right w:val="single" w:sz="4" w:space="0" w:color="auto"/>
            </w:tcBorders>
            <w:vAlign w:val="top"/>
          </w:tcPr>
          <w:p w14:paraId="327CE63E" w14:textId="4F7FDBE8" w:rsidR="00744DEA" w:rsidRPr="005E36C8" w:rsidRDefault="00165DA4" w:rsidP="00744DEA">
            <w:pPr>
              <w:pStyle w:val="TablesHeadingGSCyan"/>
              <w:framePr w:hSpace="0" w:wrap="auto" w:vAnchor="margin" w:hAnchor="text" w:yAlign="inline"/>
              <w:spacing w:line="276" w:lineRule="auto"/>
              <w:rPr>
                <w:caps w:val="0"/>
                <w:color w:val="4D4D4C"/>
                <w:sz w:val="20"/>
                <w:szCs w:val="20"/>
              </w:rPr>
            </w:pPr>
            <w:ins w:id="896" w:author="Anshika Gupta" w:date="2023-06-27T08:56:00Z">
              <w:r>
                <w:rPr>
                  <w:caps w:val="0"/>
                  <w:color w:val="4D4D4C"/>
                  <w:sz w:val="20"/>
                  <w:szCs w:val="20"/>
                </w:rPr>
                <w:t>a</w:t>
              </w:r>
            </w:ins>
            <w:ins w:id="897" w:author="Anshika Gupta" w:date="2023-06-27T08:55:00Z">
              <w:r>
                <w:rPr>
                  <w:caps w:val="0"/>
                  <w:color w:val="4D4D4C"/>
                  <w:sz w:val="20"/>
                  <w:szCs w:val="20"/>
                </w:rPr>
                <w:t>ffect</w:t>
              </w:r>
            </w:ins>
            <w:ins w:id="898" w:author="Anshika Gupta" w:date="2023-06-27T08:56:00Z">
              <w:r>
                <w:rPr>
                  <w:caps w:val="0"/>
                  <w:color w:val="4D4D4C"/>
                  <w:sz w:val="20"/>
                  <w:szCs w:val="20"/>
                </w:rPr>
                <w:t xml:space="preserve"> </w:t>
              </w:r>
            </w:ins>
            <w:r w:rsidR="00744DEA" w:rsidRPr="005E36C8">
              <w:rPr>
                <w:caps w:val="0"/>
                <w:color w:val="4D4D4C"/>
                <w:sz w:val="20"/>
                <w:szCs w:val="20"/>
              </w:rPr>
              <w:t xml:space="preserve">areas where indigenous peoples are present (including project area of influence) </w:t>
            </w:r>
          </w:p>
        </w:tc>
        <w:tc>
          <w:tcPr>
            <w:tcW w:w="954" w:type="pct"/>
            <w:tcBorders>
              <w:top w:val="single" w:sz="4" w:space="0" w:color="auto"/>
              <w:left w:val="single" w:sz="4" w:space="0" w:color="auto"/>
              <w:bottom w:val="single" w:sz="4" w:space="0" w:color="auto"/>
            </w:tcBorders>
            <w:vAlign w:val="top"/>
          </w:tcPr>
          <w:p w14:paraId="7C99B941" w14:textId="5E5B8BB7"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381303781"/>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3064DF8F" w14:textId="58C8BA06" w:rsidR="00744DEA" w:rsidRPr="005E36C8" w:rsidDel="00A63097" w:rsidRDefault="00573249" w:rsidP="00744DEA">
            <w:sdt>
              <w:sdtPr>
                <w:rPr>
                  <w:caps/>
                  <w:sz w:val="20"/>
                  <w:szCs w:val="20"/>
                </w:rPr>
                <w:id w:val="340434069"/>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POTENTIALLY</w:t>
            </w:r>
          </w:p>
          <w:p w14:paraId="28E14EFC" w14:textId="60CDC1C5"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576473702"/>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5E36C8" w14:paraId="23F61754"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210C915B" w14:textId="64460B08" w:rsidR="00744DEA" w:rsidRPr="005E36C8" w:rsidRDefault="00744DEA" w:rsidP="00744DEA">
            <w:pPr>
              <w:pStyle w:val="TablesHeadingGSCyan"/>
              <w:framePr w:hSpace="0" w:wrap="auto" w:vAnchor="margin" w:hAnchor="text" w:yAlign="inline"/>
              <w:rPr>
                <w:caps w:val="0"/>
                <w:color w:val="4D4D4C"/>
                <w:sz w:val="20"/>
                <w:szCs w:val="22"/>
              </w:rPr>
            </w:pPr>
            <w:r w:rsidRPr="003F628A">
              <w:rPr>
                <w:rStyle w:val="SmartLink1"/>
                <w:sz w:val="20"/>
                <w:szCs w:val="22"/>
              </w:rPr>
              <w:fldChar w:fldCharType="begin"/>
            </w:r>
            <w:r w:rsidRPr="003F628A">
              <w:rPr>
                <w:rStyle w:val="SmartLink1"/>
                <w:sz w:val="20"/>
                <w:szCs w:val="22"/>
              </w:rPr>
              <w:instrText xml:space="preserve"> REF _Ref136231829 \r \h </w:instrText>
            </w:r>
            <w:r>
              <w:rPr>
                <w:rStyle w:val="SmartLink1"/>
                <w:sz w:val="20"/>
                <w:szCs w:val="22"/>
              </w:rPr>
              <w:instrText xml:space="preserve"> \* MERGEFORMAT </w:instrText>
            </w:r>
            <w:r w:rsidRPr="003F628A">
              <w:rPr>
                <w:rStyle w:val="SmartLink1"/>
                <w:sz w:val="20"/>
                <w:szCs w:val="22"/>
              </w:rPr>
            </w:r>
            <w:r w:rsidRPr="003F628A">
              <w:rPr>
                <w:rStyle w:val="SmartLink1"/>
                <w:sz w:val="20"/>
                <w:szCs w:val="22"/>
              </w:rPr>
              <w:fldChar w:fldCharType="separate"/>
            </w:r>
            <w:r w:rsidRPr="003F628A">
              <w:rPr>
                <w:rStyle w:val="SmartLink1"/>
                <w:sz w:val="20"/>
                <w:szCs w:val="22"/>
              </w:rPr>
              <w:t>P.4.4.1 |</w:t>
            </w:r>
            <w:r w:rsidRPr="003F628A">
              <w:rPr>
                <w:rStyle w:val="SmartLink1"/>
                <w:sz w:val="20"/>
                <w:szCs w:val="22"/>
              </w:rPr>
              <w:fldChar w:fldCharType="end"/>
            </w:r>
          </w:p>
        </w:tc>
        <w:tc>
          <w:tcPr>
            <w:tcW w:w="3285" w:type="pct"/>
            <w:tcBorders>
              <w:top w:val="single" w:sz="4" w:space="0" w:color="auto"/>
              <w:bottom w:val="single" w:sz="4" w:space="0" w:color="auto"/>
              <w:right w:val="single" w:sz="4" w:space="0" w:color="auto"/>
            </w:tcBorders>
            <w:vAlign w:val="top"/>
          </w:tcPr>
          <w:p w14:paraId="7A310CE6" w14:textId="57DCD1FD" w:rsidR="00744DEA" w:rsidRPr="005E36C8" w:rsidRDefault="00165DA4" w:rsidP="00744DEA">
            <w:pPr>
              <w:pStyle w:val="TablesHeadingGSCyan"/>
              <w:framePr w:hSpace="0" w:wrap="auto" w:vAnchor="margin" w:hAnchor="text" w:yAlign="inline"/>
              <w:spacing w:line="276" w:lineRule="auto"/>
              <w:rPr>
                <w:caps w:val="0"/>
                <w:color w:val="4D4D4C"/>
                <w:sz w:val="20"/>
                <w:szCs w:val="20"/>
              </w:rPr>
            </w:pPr>
            <w:ins w:id="899" w:author="Anshika Gupta" w:date="2023-06-27T08:56:00Z">
              <w:r>
                <w:rPr>
                  <w:caps w:val="0"/>
                  <w:color w:val="4D4D4C"/>
                  <w:sz w:val="20"/>
                  <w:szCs w:val="20"/>
                </w:rPr>
                <w:t xml:space="preserve">affect </w:t>
              </w:r>
            </w:ins>
            <w:r w:rsidR="00744DEA" w:rsidRPr="005E36C8">
              <w:rPr>
                <w:caps w:val="0"/>
                <w:color w:val="4D4D4C"/>
                <w:sz w:val="20"/>
                <w:szCs w:val="20"/>
              </w:rPr>
              <w:t>areas, land and territory claimed by indigenous peoples?</w:t>
            </w:r>
          </w:p>
        </w:tc>
        <w:tc>
          <w:tcPr>
            <w:tcW w:w="954" w:type="pct"/>
            <w:tcBorders>
              <w:top w:val="single" w:sz="4" w:space="0" w:color="auto"/>
              <w:left w:val="single" w:sz="4" w:space="0" w:color="auto"/>
              <w:bottom w:val="single" w:sz="4" w:space="0" w:color="auto"/>
            </w:tcBorders>
            <w:vAlign w:val="top"/>
          </w:tcPr>
          <w:p w14:paraId="46C8C047" w14:textId="77EDB655"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2105715964"/>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1E852CDA" w14:textId="397B0F92" w:rsidR="00744DEA" w:rsidRPr="005E36C8" w:rsidDel="00A63097" w:rsidRDefault="00573249" w:rsidP="00744DEA">
            <w:sdt>
              <w:sdtPr>
                <w:rPr>
                  <w:caps/>
                  <w:sz w:val="20"/>
                  <w:szCs w:val="20"/>
                </w:rPr>
                <w:id w:val="225108767"/>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POTENTIALLY</w:t>
            </w:r>
          </w:p>
          <w:p w14:paraId="76165E7D" w14:textId="4469A81C"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2003656280"/>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5E36C8" w14:paraId="299B40AF"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08ADD26C" w14:textId="65EAF1DC" w:rsidR="00744DEA" w:rsidRPr="005E36C8" w:rsidRDefault="00744DEA" w:rsidP="00744DEA">
            <w:pPr>
              <w:pStyle w:val="TablesHeadingGSCyan"/>
              <w:framePr w:hSpace="0" w:wrap="auto" w:vAnchor="margin" w:hAnchor="text" w:yAlign="inline"/>
              <w:rPr>
                <w:caps w:val="0"/>
                <w:color w:val="4D4D4C"/>
                <w:sz w:val="20"/>
                <w:szCs w:val="22"/>
              </w:rPr>
            </w:pPr>
            <w:r w:rsidRPr="003F628A">
              <w:rPr>
                <w:rStyle w:val="SmartLink1"/>
                <w:sz w:val="20"/>
                <w:szCs w:val="22"/>
              </w:rPr>
              <w:fldChar w:fldCharType="begin"/>
            </w:r>
            <w:r w:rsidRPr="003F628A">
              <w:rPr>
                <w:rStyle w:val="SmartLink1"/>
                <w:sz w:val="20"/>
                <w:szCs w:val="22"/>
              </w:rPr>
              <w:instrText xml:space="preserve"> REF _Ref136231829 \r \h </w:instrText>
            </w:r>
            <w:r>
              <w:rPr>
                <w:rStyle w:val="SmartLink1"/>
                <w:sz w:val="20"/>
                <w:szCs w:val="22"/>
              </w:rPr>
              <w:instrText xml:space="preserve"> \* MERGEFORMAT </w:instrText>
            </w:r>
            <w:r w:rsidRPr="003F628A">
              <w:rPr>
                <w:rStyle w:val="SmartLink1"/>
                <w:sz w:val="20"/>
                <w:szCs w:val="22"/>
              </w:rPr>
            </w:r>
            <w:r w:rsidRPr="003F628A">
              <w:rPr>
                <w:rStyle w:val="SmartLink1"/>
                <w:sz w:val="20"/>
                <w:szCs w:val="22"/>
              </w:rPr>
              <w:fldChar w:fldCharType="separate"/>
            </w:r>
            <w:r w:rsidRPr="003F628A">
              <w:rPr>
                <w:rStyle w:val="SmartLink1"/>
                <w:sz w:val="20"/>
                <w:szCs w:val="22"/>
              </w:rPr>
              <w:t>P.4.4.1 |</w:t>
            </w:r>
            <w:r w:rsidRPr="003F628A">
              <w:rPr>
                <w:rStyle w:val="SmartLink1"/>
                <w:sz w:val="20"/>
                <w:szCs w:val="22"/>
              </w:rPr>
              <w:fldChar w:fldCharType="end"/>
            </w:r>
          </w:p>
        </w:tc>
        <w:tc>
          <w:tcPr>
            <w:tcW w:w="3285" w:type="pct"/>
            <w:tcBorders>
              <w:top w:val="single" w:sz="4" w:space="0" w:color="auto"/>
              <w:bottom w:val="single" w:sz="4" w:space="0" w:color="auto"/>
              <w:right w:val="single" w:sz="4" w:space="0" w:color="auto"/>
            </w:tcBorders>
            <w:vAlign w:val="top"/>
          </w:tcPr>
          <w:p w14:paraId="0F6E3B2D" w14:textId="77777777"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impacts (positive or negative) to the human rights, lands, natural resources, territories, and traditional livelihoods of indigenous peoples?</w:t>
            </w:r>
          </w:p>
        </w:tc>
        <w:tc>
          <w:tcPr>
            <w:tcW w:w="954" w:type="pct"/>
            <w:tcBorders>
              <w:top w:val="single" w:sz="4" w:space="0" w:color="auto"/>
              <w:left w:val="single" w:sz="4" w:space="0" w:color="auto"/>
              <w:bottom w:val="single" w:sz="4" w:space="0" w:color="auto"/>
            </w:tcBorders>
            <w:vAlign w:val="top"/>
          </w:tcPr>
          <w:p w14:paraId="12E0DAD5" w14:textId="06DFB6F0"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047645278"/>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5737DAAB" w14:textId="7CA99EB3" w:rsidR="00744DEA" w:rsidRPr="005E36C8" w:rsidDel="00A63097" w:rsidRDefault="00573249" w:rsidP="00744DEA">
            <w:sdt>
              <w:sdtPr>
                <w:rPr>
                  <w:caps/>
                  <w:sz w:val="20"/>
                  <w:szCs w:val="20"/>
                </w:rPr>
                <w:id w:val="-1875993515"/>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POTENTIALLY</w:t>
            </w:r>
          </w:p>
          <w:p w14:paraId="14CCC24B" w14:textId="36027DB5"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904606997"/>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5E36C8" w14:paraId="09A681C9"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3DFD7271" w14:textId="52455133" w:rsidR="00744DEA" w:rsidRPr="000C62F2" w:rsidRDefault="00744DEA" w:rsidP="00744DEA">
            <w:pPr>
              <w:pStyle w:val="TablesHeadingGSCyan"/>
              <w:framePr w:hSpace="0" w:wrap="auto" w:vAnchor="margin" w:hAnchor="text" w:yAlign="inline"/>
              <w:rPr>
                <w:rStyle w:val="SmartLink1"/>
                <w:sz w:val="20"/>
              </w:rPr>
            </w:pPr>
            <w:r w:rsidRPr="000C62F2">
              <w:rPr>
                <w:rStyle w:val="SmartLink1"/>
                <w:sz w:val="20"/>
              </w:rPr>
              <w:fldChar w:fldCharType="begin"/>
            </w:r>
            <w:r w:rsidRPr="000C62F2">
              <w:rPr>
                <w:rStyle w:val="SmartLink1"/>
                <w:sz w:val="20"/>
              </w:rPr>
              <w:instrText xml:space="preserve"> REF _Ref136237670 \r \h  \* MERGEFORMAT </w:instrText>
            </w:r>
            <w:r w:rsidRPr="000C62F2">
              <w:rPr>
                <w:rStyle w:val="SmartLink1"/>
                <w:sz w:val="20"/>
              </w:rPr>
            </w:r>
            <w:r w:rsidRPr="000C62F2">
              <w:rPr>
                <w:rStyle w:val="SmartLink1"/>
                <w:sz w:val="20"/>
              </w:rPr>
              <w:fldChar w:fldCharType="separate"/>
            </w:r>
            <w:r w:rsidRPr="000C62F2">
              <w:rPr>
                <w:rStyle w:val="SmartLink1"/>
                <w:sz w:val="20"/>
              </w:rPr>
              <w:t>P.4.4.7 |</w:t>
            </w:r>
            <w:r w:rsidRPr="000C62F2">
              <w:rPr>
                <w:rStyle w:val="SmartLink1"/>
                <w:sz w:val="20"/>
              </w:rPr>
              <w:fldChar w:fldCharType="end"/>
            </w:r>
          </w:p>
        </w:tc>
        <w:tc>
          <w:tcPr>
            <w:tcW w:w="3285" w:type="pct"/>
            <w:tcBorders>
              <w:top w:val="single" w:sz="4" w:space="0" w:color="auto"/>
              <w:bottom w:val="single" w:sz="4" w:space="0" w:color="auto"/>
              <w:right w:val="single" w:sz="4" w:space="0" w:color="auto"/>
            </w:tcBorders>
            <w:vAlign w:val="top"/>
          </w:tcPr>
          <w:p w14:paraId="3F1C23D4" w14:textId="77777777"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 xml:space="preserve">If answer to above questions is ’’YES’’ or “POTENTIALLY”, </w:t>
            </w:r>
          </w:p>
          <w:p w14:paraId="2B14FF32" w14:textId="77777777" w:rsidR="00744DEA" w:rsidRPr="00B2783D" w:rsidRDefault="00744DEA" w:rsidP="007A79F4">
            <w:pPr>
              <w:pStyle w:val="TablesHeadingGSCyan"/>
              <w:framePr w:hSpace="0" w:wrap="auto" w:vAnchor="margin" w:hAnchor="text" w:yAlign="inline"/>
              <w:numPr>
                <w:ilvl w:val="0"/>
                <w:numId w:val="58"/>
              </w:numPr>
              <w:spacing w:line="276" w:lineRule="auto"/>
              <w:rPr>
                <w:caps w:val="0"/>
                <w:color w:val="4D4D4C"/>
                <w:sz w:val="20"/>
                <w:szCs w:val="20"/>
              </w:rPr>
            </w:pPr>
            <w:r w:rsidRPr="00B2783D">
              <w:rPr>
                <w:caps w:val="0"/>
                <w:color w:val="4D4D4C"/>
                <w:sz w:val="20"/>
                <w:szCs w:val="20"/>
              </w:rPr>
              <w:t>Is it determined that the proposed project may affect the rights, lands, resources, or territories of indigenous people?</w:t>
            </w:r>
          </w:p>
          <w:p w14:paraId="3ED4CBB3" w14:textId="77777777" w:rsidR="00744DEA" w:rsidRPr="00A144CC" w:rsidRDefault="00744DEA" w:rsidP="007A79F4">
            <w:pPr>
              <w:pStyle w:val="ListParagraph"/>
              <w:numPr>
                <w:ilvl w:val="0"/>
                <w:numId w:val="58"/>
              </w:numPr>
              <w:rPr>
                <w:sz w:val="20"/>
                <w:szCs w:val="20"/>
              </w:rPr>
            </w:pPr>
            <w:r w:rsidRPr="00A144CC">
              <w:rPr>
                <w:sz w:val="20"/>
                <w:szCs w:val="20"/>
                <w:lang w:val="en-US"/>
              </w:rPr>
              <w:t>Has an "Indigenous People Plan" (IPP) or "Indigenous People Plan Framework" been elaborated and included in the project documentation?</w:t>
            </w:r>
          </w:p>
          <w:p w14:paraId="247D614D" w14:textId="2CB44AAA" w:rsidR="00744DEA" w:rsidRPr="00A144CC" w:rsidRDefault="00744DEA" w:rsidP="007A79F4">
            <w:pPr>
              <w:pStyle w:val="ListParagraph"/>
              <w:numPr>
                <w:ilvl w:val="0"/>
                <w:numId w:val="58"/>
              </w:numPr>
              <w:rPr>
                <w:sz w:val="20"/>
                <w:szCs w:val="20"/>
              </w:rPr>
            </w:pPr>
            <w:r w:rsidRPr="00E164A8">
              <w:rPr>
                <w:rFonts w:ascii="Segoe UI" w:hAnsi="Segoe UI" w:cs="Segoe UI"/>
                <w:color w:val="37352F"/>
                <w:sz w:val="21"/>
                <w:szCs w:val="21"/>
                <w:shd w:val="clear" w:color="auto" w:fill="FFFFFF"/>
              </w:rPr>
              <w:t>Was the plan developed in accordance with the effective and meaningful participation of indigenous peoples and in accordance with UNDP Guidelines?</w:t>
            </w:r>
          </w:p>
        </w:tc>
        <w:tc>
          <w:tcPr>
            <w:tcW w:w="954" w:type="pct"/>
            <w:tcBorders>
              <w:top w:val="single" w:sz="4" w:space="0" w:color="auto"/>
              <w:left w:val="single" w:sz="4" w:space="0" w:color="auto"/>
              <w:bottom w:val="single" w:sz="4" w:space="0" w:color="auto"/>
            </w:tcBorders>
            <w:vAlign w:val="top"/>
          </w:tcPr>
          <w:p w14:paraId="3BB50F49" w14:textId="5662D0AE"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234886991"/>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2C183591" w14:textId="476C85F8" w:rsidR="00744DEA"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295139597"/>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p w14:paraId="3C16618A" w14:textId="7B872BB2"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2132548113"/>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NA </w:t>
            </w:r>
          </w:p>
        </w:tc>
      </w:tr>
      <w:tr w:rsidR="00744DEA" w:rsidRPr="005E36C8" w14:paraId="2B1A256F"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5EA4768B" w14:textId="1B2D08C7" w:rsidR="00744DEA" w:rsidRPr="002F44DE" w:rsidRDefault="00744DEA" w:rsidP="00744DEA">
            <w:pPr>
              <w:pStyle w:val="TablesHeadingGSCyan"/>
              <w:framePr w:hSpace="0" w:wrap="auto" w:vAnchor="margin" w:hAnchor="text" w:yAlign="inline"/>
              <w:rPr>
                <w:rStyle w:val="SmartLink1"/>
                <w:sz w:val="20"/>
              </w:rPr>
            </w:pPr>
            <w:r>
              <w:rPr>
                <w:rStyle w:val="SmartLink1"/>
                <w:sz w:val="20"/>
              </w:rPr>
              <w:fldChar w:fldCharType="begin"/>
            </w:r>
            <w:r>
              <w:rPr>
                <w:rStyle w:val="SmartLink1"/>
                <w:sz w:val="20"/>
              </w:rPr>
              <w:instrText xml:space="preserve"> REF _Ref136237871 \r \h  \* MERGEFORMAT </w:instrText>
            </w:r>
            <w:r>
              <w:rPr>
                <w:rStyle w:val="SmartLink1"/>
                <w:sz w:val="20"/>
              </w:rPr>
            </w:r>
            <w:r>
              <w:rPr>
                <w:rStyle w:val="SmartLink1"/>
                <w:sz w:val="20"/>
              </w:rPr>
              <w:fldChar w:fldCharType="separate"/>
            </w:r>
            <w:r>
              <w:rPr>
                <w:rStyle w:val="SmartLink1"/>
                <w:sz w:val="20"/>
              </w:rPr>
              <w:t>P.4.4.3 |</w:t>
            </w:r>
            <w:r>
              <w:rPr>
                <w:rStyle w:val="SmartLink1"/>
                <w:sz w:val="20"/>
              </w:rPr>
              <w:fldChar w:fldCharType="end"/>
            </w:r>
          </w:p>
        </w:tc>
        <w:tc>
          <w:tcPr>
            <w:tcW w:w="3285" w:type="pct"/>
            <w:tcBorders>
              <w:top w:val="single" w:sz="4" w:space="0" w:color="auto"/>
              <w:bottom w:val="single" w:sz="4" w:space="0" w:color="auto"/>
              <w:right w:val="single" w:sz="4" w:space="0" w:color="auto"/>
            </w:tcBorders>
            <w:vAlign w:val="top"/>
          </w:tcPr>
          <w:p w14:paraId="6664927A" w14:textId="4A92B6AB" w:rsidR="00744DEA" w:rsidRPr="005E36C8" w:rsidRDefault="00744DEA" w:rsidP="00744DEA">
            <w:pPr>
              <w:pStyle w:val="TablesHeadingGSCyan"/>
              <w:framePr w:hSpace="0" w:wrap="auto" w:vAnchor="margin" w:hAnchor="text" w:yAlign="inline"/>
              <w:rPr>
                <w:caps w:val="0"/>
                <w:color w:val="4D4D4C"/>
                <w:sz w:val="20"/>
                <w:szCs w:val="20"/>
              </w:rPr>
            </w:pPr>
            <w:r w:rsidRPr="00F70741">
              <w:rPr>
                <w:caps w:val="0"/>
                <w:color w:val="4D4D4C"/>
                <w:sz w:val="20"/>
                <w:szCs w:val="20"/>
              </w:rPr>
              <w:t>risk of forcibly removing indigenous people from their lands and territories?</w:t>
            </w:r>
          </w:p>
        </w:tc>
        <w:tc>
          <w:tcPr>
            <w:tcW w:w="954" w:type="pct"/>
            <w:tcBorders>
              <w:top w:val="single" w:sz="4" w:space="0" w:color="auto"/>
              <w:left w:val="single" w:sz="4" w:space="0" w:color="auto"/>
              <w:bottom w:val="single" w:sz="4" w:space="0" w:color="auto"/>
            </w:tcBorders>
            <w:vAlign w:val="top"/>
          </w:tcPr>
          <w:p w14:paraId="64C0738C" w14:textId="6ED180A9"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628892426"/>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461DAD62" w14:textId="459779B7" w:rsidR="00744DEA" w:rsidRPr="005E36C8" w:rsidDel="00A63097" w:rsidRDefault="00573249" w:rsidP="00744DEA">
            <w:sdt>
              <w:sdtPr>
                <w:rPr>
                  <w:caps/>
                  <w:sz w:val="20"/>
                  <w:szCs w:val="20"/>
                </w:rPr>
                <w:id w:val="242696994"/>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POTENTIALLY</w:t>
            </w:r>
          </w:p>
          <w:p w14:paraId="3B54464F" w14:textId="7317735F" w:rsidR="00744DEA" w:rsidRDefault="00573249" w:rsidP="00744DEA">
            <w:pPr>
              <w:pStyle w:val="TablesHeadingGSCyan"/>
              <w:framePr w:hSpace="0" w:wrap="auto" w:vAnchor="margin" w:hAnchor="text" w:yAlign="inline"/>
              <w:spacing w:line="276" w:lineRule="auto"/>
              <w:rPr>
                <w:sz w:val="20"/>
                <w:szCs w:val="20"/>
              </w:rPr>
            </w:pPr>
            <w:sdt>
              <w:sdtPr>
                <w:rPr>
                  <w:caps w:val="0"/>
                  <w:color w:val="4D4D4C"/>
                  <w:sz w:val="20"/>
                  <w:szCs w:val="20"/>
                </w:rPr>
                <w:id w:val="-816415141"/>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5E36C8" w14:paraId="54AB8640"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507CD3D5" w14:textId="33DC32A5" w:rsidR="00744DEA" w:rsidRPr="00E12D80" w:rsidRDefault="00744DEA" w:rsidP="00744DEA">
            <w:pPr>
              <w:pStyle w:val="TablesHeadingGSCyan"/>
              <w:framePr w:hSpace="0" w:wrap="auto" w:vAnchor="margin" w:hAnchor="text" w:yAlign="inline"/>
              <w:rPr>
                <w:rStyle w:val="SmartLink1"/>
                <w:sz w:val="20"/>
              </w:rPr>
            </w:pPr>
            <w:r w:rsidRPr="00E12D80">
              <w:rPr>
                <w:rStyle w:val="SmartLink1"/>
                <w:sz w:val="20"/>
              </w:rPr>
              <w:fldChar w:fldCharType="begin"/>
            </w:r>
            <w:r w:rsidRPr="00E12D80">
              <w:rPr>
                <w:rStyle w:val="SmartLink1"/>
                <w:sz w:val="20"/>
              </w:rPr>
              <w:instrText xml:space="preserve"> REF _Ref136241216 \r \h </w:instrText>
            </w:r>
            <w:r>
              <w:rPr>
                <w:rStyle w:val="SmartLink1"/>
                <w:sz w:val="20"/>
              </w:rPr>
              <w:instrText xml:space="preserve"> \* MERGEFORMAT </w:instrText>
            </w:r>
            <w:r w:rsidRPr="00E12D80">
              <w:rPr>
                <w:rStyle w:val="SmartLink1"/>
                <w:sz w:val="20"/>
              </w:rPr>
            </w:r>
            <w:r w:rsidRPr="00E12D80">
              <w:rPr>
                <w:rStyle w:val="SmartLink1"/>
                <w:sz w:val="20"/>
              </w:rPr>
              <w:fldChar w:fldCharType="separate"/>
            </w:r>
            <w:r w:rsidRPr="00E12D80">
              <w:rPr>
                <w:rStyle w:val="SmartLink1"/>
                <w:sz w:val="20"/>
              </w:rPr>
              <w:t>P.4.4.4 |</w:t>
            </w:r>
            <w:r w:rsidRPr="00E12D80">
              <w:rPr>
                <w:rStyle w:val="SmartLink1"/>
                <w:sz w:val="20"/>
              </w:rPr>
              <w:fldChar w:fldCharType="end"/>
            </w:r>
          </w:p>
        </w:tc>
        <w:tc>
          <w:tcPr>
            <w:tcW w:w="3285" w:type="pct"/>
            <w:tcBorders>
              <w:top w:val="single" w:sz="4" w:space="0" w:color="auto"/>
              <w:bottom w:val="single" w:sz="4" w:space="0" w:color="auto"/>
              <w:right w:val="single" w:sz="4" w:space="0" w:color="auto"/>
            </w:tcBorders>
          </w:tcPr>
          <w:p w14:paraId="5FD762C6" w14:textId="5B4C3D6C" w:rsidR="00744DEA" w:rsidRPr="005E36C8" w:rsidRDefault="00744DEA" w:rsidP="00744DEA">
            <w:pPr>
              <w:pStyle w:val="TablesHeadingGSCyan"/>
              <w:framePr w:hSpace="0" w:wrap="auto" w:vAnchor="margin" w:hAnchor="text" w:yAlign="inline"/>
              <w:rPr>
                <w:caps w:val="0"/>
                <w:color w:val="4D4D4C"/>
                <w:sz w:val="20"/>
                <w:szCs w:val="20"/>
              </w:rPr>
            </w:pPr>
            <w:r w:rsidRPr="005E36C8">
              <w:rPr>
                <w:caps w:val="0"/>
                <w:color w:val="4D4D4C"/>
                <w:sz w:val="20"/>
                <w:szCs w:val="20"/>
              </w:rPr>
              <w:t>utili</w:t>
            </w:r>
            <w:r>
              <w:rPr>
                <w:caps w:val="0"/>
                <w:color w:val="4D4D4C"/>
                <w:sz w:val="20"/>
                <w:szCs w:val="20"/>
              </w:rPr>
              <w:t>s</w:t>
            </w:r>
            <w:r w:rsidRPr="005E36C8">
              <w:rPr>
                <w:caps w:val="0"/>
                <w:color w:val="4D4D4C"/>
                <w:sz w:val="20"/>
                <w:szCs w:val="20"/>
              </w:rPr>
              <w:t>ation and/or commercial development of natural resources on lands and territories claimed by indigenous peoples?</w:t>
            </w:r>
          </w:p>
          <w:p w14:paraId="64F5424F" w14:textId="77777777" w:rsidR="00744DEA" w:rsidRPr="005E36C8" w:rsidRDefault="00744DEA" w:rsidP="00744DEA">
            <w:pPr>
              <w:rPr>
                <w:sz w:val="20"/>
                <w:szCs w:val="20"/>
              </w:rPr>
            </w:pPr>
          </w:p>
          <w:p w14:paraId="2FFDBE9F" w14:textId="77777777" w:rsidR="00744DEA" w:rsidRPr="005E36C8" w:rsidRDefault="00744DEA" w:rsidP="00744DEA">
            <w:pPr>
              <w:rPr>
                <w:sz w:val="20"/>
                <w:szCs w:val="20"/>
              </w:rPr>
            </w:pPr>
            <w:r w:rsidRPr="005E36C8">
              <w:rPr>
                <w:sz w:val="20"/>
                <w:szCs w:val="20"/>
              </w:rPr>
              <w:t>Consider, and where appropriate ensure, consistency with the answers under Principle 4.1 above</w:t>
            </w:r>
          </w:p>
        </w:tc>
        <w:tc>
          <w:tcPr>
            <w:tcW w:w="954" w:type="pct"/>
            <w:tcBorders>
              <w:top w:val="single" w:sz="4" w:space="0" w:color="auto"/>
              <w:left w:val="single" w:sz="4" w:space="0" w:color="auto"/>
              <w:bottom w:val="single" w:sz="4" w:space="0" w:color="auto"/>
            </w:tcBorders>
          </w:tcPr>
          <w:p w14:paraId="34869F25" w14:textId="79838B10"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2039624602"/>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2B942FED" w14:textId="259754A7" w:rsidR="00744DEA" w:rsidRPr="005E36C8" w:rsidDel="00A63097" w:rsidRDefault="00573249" w:rsidP="00744DEA">
            <w:sdt>
              <w:sdtPr>
                <w:rPr>
                  <w:caps/>
                  <w:sz w:val="20"/>
                  <w:szCs w:val="20"/>
                </w:rPr>
                <w:id w:val="-443310011"/>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POTENTIALLY</w:t>
            </w:r>
          </w:p>
          <w:p w14:paraId="6EFF56A2" w14:textId="7F384084"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661694161"/>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5E36C8" w14:paraId="5EA0CFF5"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075E54EA" w14:textId="1D31649E" w:rsidR="00744DEA" w:rsidRDefault="00744DEA" w:rsidP="00744DEA">
            <w:pPr>
              <w:pStyle w:val="TablesHeadingGSCyan"/>
              <w:framePr w:hSpace="0" w:wrap="auto" w:vAnchor="margin" w:hAnchor="text" w:yAlign="inline"/>
              <w:rPr>
                <w:rStyle w:val="SmartLink1"/>
                <w:sz w:val="20"/>
              </w:rPr>
            </w:pPr>
            <w:r>
              <w:rPr>
                <w:rStyle w:val="SmartLink1"/>
                <w:sz w:val="20"/>
              </w:rPr>
              <w:fldChar w:fldCharType="begin"/>
            </w:r>
            <w:r>
              <w:rPr>
                <w:rStyle w:val="SmartLink1"/>
                <w:sz w:val="20"/>
              </w:rPr>
              <w:instrText xml:space="preserve"> REF _Ref136249649 \r \h  \* MERGEFORMAT </w:instrText>
            </w:r>
            <w:r>
              <w:rPr>
                <w:rStyle w:val="SmartLink1"/>
                <w:sz w:val="20"/>
              </w:rPr>
            </w:r>
            <w:r>
              <w:rPr>
                <w:rStyle w:val="SmartLink1"/>
                <w:sz w:val="20"/>
              </w:rPr>
              <w:fldChar w:fldCharType="separate"/>
            </w:r>
            <w:r>
              <w:rPr>
                <w:rStyle w:val="SmartLink1"/>
                <w:sz w:val="20"/>
              </w:rPr>
              <w:t>P.4.4.5 |</w:t>
            </w:r>
            <w:r>
              <w:rPr>
                <w:rStyle w:val="SmartLink1"/>
                <w:sz w:val="20"/>
              </w:rPr>
              <w:fldChar w:fldCharType="end"/>
            </w:r>
          </w:p>
          <w:p w14:paraId="2921ABB0" w14:textId="77777777" w:rsidR="00744DEA" w:rsidRDefault="00744DEA" w:rsidP="00744DEA"/>
          <w:p w14:paraId="10684AD5" w14:textId="5D08D8B6" w:rsidR="00744DEA" w:rsidRPr="00192B9C" w:rsidRDefault="00744DEA" w:rsidP="00744DEA">
            <w:pPr>
              <w:pStyle w:val="TablesHeadingGSCyan"/>
              <w:framePr w:hSpace="0" w:wrap="auto" w:vAnchor="margin" w:hAnchor="text" w:yAlign="inline"/>
            </w:pPr>
            <w:r w:rsidRPr="00192B9C">
              <w:rPr>
                <w:rStyle w:val="SmartLink1"/>
                <w:sz w:val="20"/>
              </w:rPr>
              <w:fldChar w:fldCharType="begin"/>
            </w:r>
            <w:r w:rsidRPr="00192B9C">
              <w:rPr>
                <w:rStyle w:val="SmartLink1"/>
                <w:sz w:val="20"/>
              </w:rPr>
              <w:instrText xml:space="preserve"> REF _Ref136249668 \r \h </w:instrText>
            </w:r>
            <w:r>
              <w:rPr>
                <w:rStyle w:val="SmartLink1"/>
                <w:sz w:val="20"/>
              </w:rPr>
              <w:instrText xml:space="preserve"> \* MERGEFORMAT </w:instrText>
            </w:r>
            <w:r w:rsidRPr="00192B9C">
              <w:rPr>
                <w:rStyle w:val="SmartLink1"/>
                <w:sz w:val="20"/>
              </w:rPr>
            </w:r>
            <w:r w:rsidRPr="00192B9C">
              <w:rPr>
                <w:rStyle w:val="SmartLink1"/>
                <w:sz w:val="20"/>
              </w:rPr>
              <w:fldChar w:fldCharType="separate"/>
            </w:r>
            <w:r w:rsidRPr="00192B9C">
              <w:rPr>
                <w:rStyle w:val="SmartLink1"/>
                <w:sz w:val="20"/>
              </w:rPr>
              <w:t>P.4.4.6 |</w:t>
            </w:r>
            <w:r w:rsidRPr="00192B9C">
              <w:rPr>
                <w:rStyle w:val="SmartLink1"/>
                <w:sz w:val="20"/>
              </w:rPr>
              <w:fldChar w:fldCharType="end"/>
            </w:r>
          </w:p>
        </w:tc>
        <w:tc>
          <w:tcPr>
            <w:tcW w:w="3285" w:type="pct"/>
            <w:tcBorders>
              <w:top w:val="single" w:sz="4" w:space="0" w:color="auto"/>
              <w:bottom w:val="single" w:sz="4" w:space="0" w:color="auto"/>
              <w:right w:val="single" w:sz="4" w:space="0" w:color="auto"/>
            </w:tcBorders>
          </w:tcPr>
          <w:p w14:paraId="6D57A9CA" w14:textId="77777777" w:rsidR="00744DEA" w:rsidRDefault="00744DEA" w:rsidP="00744DEA">
            <w:pPr>
              <w:pStyle w:val="TablesHeadingGSCyan"/>
              <w:framePr w:hSpace="0" w:wrap="auto" w:vAnchor="margin" w:hAnchor="text" w:yAlign="inline"/>
              <w:rPr>
                <w:caps w:val="0"/>
                <w:color w:val="4D4D4C"/>
                <w:sz w:val="20"/>
                <w:szCs w:val="20"/>
              </w:rPr>
            </w:pPr>
            <w:r w:rsidRPr="005E36C8">
              <w:rPr>
                <w:caps w:val="0"/>
                <w:color w:val="4D4D4C"/>
                <w:sz w:val="20"/>
                <w:szCs w:val="20"/>
              </w:rPr>
              <w:t>If answer to question above is “YES” or “POTENTIALLY”</w:t>
            </w:r>
          </w:p>
          <w:p w14:paraId="6187382F" w14:textId="1A2E9A30" w:rsidR="00744DEA" w:rsidRDefault="00744DEA" w:rsidP="007A79F4">
            <w:pPr>
              <w:pStyle w:val="TablesHeadingGSCyan"/>
              <w:framePr w:hSpace="0" w:wrap="auto" w:vAnchor="margin" w:hAnchor="text" w:yAlign="inline"/>
              <w:numPr>
                <w:ilvl w:val="0"/>
                <w:numId w:val="58"/>
              </w:numPr>
              <w:rPr>
                <w:caps w:val="0"/>
                <w:color w:val="4D4D4C"/>
                <w:sz w:val="20"/>
                <w:szCs w:val="20"/>
              </w:rPr>
            </w:pPr>
            <w:r w:rsidRPr="002E5103">
              <w:rPr>
                <w:caps w:val="0"/>
                <w:color w:val="4D4D4C"/>
                <w:sz w:val="20"/>
                <w:szCs w:val="20"/>
              </w:rPr>
              <w:t xml:space="preserve">Did the </w:t>
            </w:r>
            <w:r>
              <w:rPr>
                <w:caps w:val="0"/>
                <w:color w:val="4D4D4C"/>
                <w:sz w:val="20"/>
                <w:szCs w:val="20"/>
              </w:rPr>
              <w:t>p</w:t>
            </w:r>
            <w:r w:rsidRPr="002E5103">
              <w:rPr>
                <w:caps w:val="0"/>
                <w:color w:val="4D4D4C"/>
                <w:sz w:val="20"/>
                <w:szCs w:val="20"/>
              </w:rPr>
              <w:t>roject obtain free, prior and informed consent from indigenous people before taking their cultural, intellectual, religious, and/or spiritual property?</w:t>
            </w:r>
          </w:p>
          <w:p w14:paraId="47B583C6" w14:textId="77777777" w:rsidR="00744DEA" w:rsidRPr="002C0523" w:rsidRDefault="00744DEA" w:rsidP="00744DEA"/>
          <w:p w14:paraId="048B8655" w14:textId="0BBEC9C4" w:rsidR="00744DEA" w:rsidRDefault="00744DEA" w:rsidP="007A79F4">
            <w:pPr>
              <w:pStyle w:val="TablesHeadingGSCyan"/>
              <w:framePr w:hSpace="0" w:wrap="auto" w:vAnchor="margin" w:hAnchor="text" w:yAlign="inline"/>
              <w:numPr>
                <w:ilvl w:val="0"/>
                <w:numId w:val="58"/>
              </w:numPr>
              <w:rPr>
                <w:caps w:val="0"/>
                <w:color w:val="4D4D4C"/>
                <w:sz w:val="20"/>
                <w:szCs w:val="20"/>
              </w:rPr>
            </w:pPr>
            <w:r w:rsidRPr="00EB6875">
              <w:rPr>
                <w:caps w:val="0"/>
                <w:color w:val="4D4D4C"/>
                <w:sz w:val="20"/>
                <w:szCs w:val="20"/>
              </w:rPr>
              <w:t>Does the project ensu</w:t>
            </w:r>
            <w:r>
              <w:rPr>
                <w:caps w:val="0"/>
                <w:color w:val="4D4D4C"/>
                <w:sz w:val="20"/>
                <w:szCs w:val="20"/>
              </w:rPr>
              <w:t xml:space="preserve">re </w:t>
            </w:r>
            <w:r w:rsidRPr="00EF7870">
              <w:rPr>
                <w:caps w:val="0"/>
                <w:color w:val="4D4D4C"/>
                <w:sz w:val="20"/>
                <w:szCs w:val="20"/>
              </w:rPr>
              <w:t xml:space="preserve">that the indigenous people receive an equitable sharing of benefits resulting from the use of their traditional knowledge and practices? </w:t>
            </w:r>
            <w:r w:rsidRPr="00EB6875">
              <w:rPr>
                <w:caps w:val="0"/>
                <w:color w:val="4D4D4C"/>
                <w:sz w:val="20"/>
                <w:szCs w:val="20"/>
              </w:rPr>
              <w:t>?</w:t>
            </w:r>
          </w:p>
          <w:p w14:paraId="087608E1" w14:textId="77777777" w:rsidR="00744DEA" w:rsidRPr="00B90BF9" w:rsidRDefault="00744DEA" w:rsidP="00744DEA"/>
          <w:p w14:paraId="2B1EDB6B" w14:textId="0FBEFE51" w:rsidR="00744DEA" w:rsidRDefault="00744DEA" w:rsidP="007A79F4">
            <w:pPr>
              <w:pStyle w:val="TablesHeadingGSCyan"/>
              <w:framePr w:hSpace="0" w:wrap="auto" w:vAnchor="margin" w:hAnchor="text" w:yAlign="inline"/>
              <w:numPr>
                <w:ilvl w:val="0"/>
                <w:numId w:val="58"/>
              </w:numPr>
              <w:rPr>
                <w:caps w:val="0"/>
                <w:color w:val="4D4D4C"/>
                <w:sz w:val="20"/>
                <w:szCs w:val="20"/>
              </w:rPr>
            </w:pPr>
            <w:r w:rsidRPr="00450350">
              <w:rPr>
                <w:caps w:val="0"/>
                <w:color w:val="4D4D4C"/>
                <w:sz w:val="20"/>
                <w:szCs w:val="20"/>
              </w:rPr>
              <w:t xml:space="preserve">Does the </w:t>
            </w:r>
            <w:r>
              <w:rPr>
                <w:caps w:val="0"/>
                <w:color w:val="4D4D4C"/>
                <w:sz w:val="20"/>
                <w:szCs w:val="20"/>
              </w:rPr>
              <w:t>p</w:t>
            </w:r>
            <w:r w:rsidRPr="00450350">
              <w:rPr>
                <w:caps w:val="0"/>
                <w:color w:val="4D4D4C"/>
                <w:sz w:val="20"/>
                <w:szCs w:val="20"/>
              </w:rPr>
              <w:t>roject ensure that the sharing of benefits resulting from the use of indigenous peoples' traditional knowledge and practices is culturally appropriate and inclusive?</w:t>
            </w:r>
          </w:p>
          <w:p w14:paraId="41F15276" w14:textId="77777777" w:rsidR="00744DEA" w:rsidRPr="00B90BF9" w:rsidRDefault="00744DEA" w:rsidP="00744DEA"/>
          <w:p w14:paraId="0C0B8431" w14:textId="21D46521" w:rsidR="00744DEA" w:rsidRPr="007F7ADC" w:rsidRDefault="00744DEA" w:rsidP="007A79F4">
            <w:pPr>
              <w:pStyle w:val="TablesHeadingGSCyan"/>
              <w:framePr w:hSpace="0" w:wrap="auto" w:vAnchor="margin" w:hAnchor="text" w:yAlign="inline"/>
              <w:numPr>
                <w:ilvl w:val="0"/>
                <w:numId w:val="58"/>
              </w:numPr>
            </w:pPr>
            <w:r w:rsidRPr="00450350">
              <w:rPr>
                <w:caps w:val="0"/>
                <w:color w:val="4D4D4C"/>
                <w:sz w:val="20"/>
                <w:szCs w:val="20"/>
              </w:rPr>
              <w:t xml:space="preserve">Does the </w:t>
            </w:r>
            <w:r>
              <w:rPr>
                <w:caps w:val="0"/>
                <w:color w:val="4D4D4C"/>
                <w:sz w:val="20"/>
                <w:szCs w:val="20"/>
              </w:rPr>
              <w:t>p</w:t>
            </w:r>
            <w:r w:rsidRPr="00450350">
              <w:rPr>
                <w:caps w:val="0"/>
                <w:color w:val="4D4D4C"/>
                <w:sz w:val="20"/>
                <w:szCs w:val="20"/>
              </w:rPr>
              <w:t xml:space="preserve">roject ensure that </w:t>
            </w:r>
            <w:r w:rsidRPr="00B90BF9">
              <w:rPr>
                <w:caps w:val="0"/>
                <w:color w:val="4D4D4C"/>
                <w:sz w:val="20"/>
                <w:szCs w:val="20"/>
              </w:rPr>
              <w:t xml:space="preserve">the provision of equitable sharing of benefits </w:t>
            </w:r>
            <w:r>
              <w:rPr>
                <w:caps w:val="0"/>
                <w:color w:val="4D4D4C"/>
                <w:sz w:val="20"/>
                <w:szCs w:val="20"/>
              </w:rPr>
              <w:t xml:space="preserve">does not </w:t>
            </w:r>
            <w:r w:rsidRPr="00B90BF9">
              <w:rPr>
                <w:caps w:val="0"/>
                <w:color w:val="4D4D4C"/>
                <w:sz w:val="20"/>
                <w:szCs w:val="20"/>
              </w:rPr>
              <w:t>impede land rights or equal access to basic services including health services, clean water, energy, education, safe and decent working conditions, and housing?</w:t>
            </w:r>
          </w:p>
        </w:tc>
        <w:tc>
          <w:tcPr>
            <w:tcW w:w="954" w:type="pct"/>
            <w:tcBorders>
              <w:top w:val="single" w:sz="4" w:space="0" w:color="auto"/>
              <w:left w:val="single" w:sz="4" w:space="0" w:color="auto"/>
              <w:bottom w:val="single" w:sz="4" w:space="0" w:color="auto"/>
            </w:tcBorders>
          </w:tcPr>
          <w:p w14:paraId="6CCE6142" w14:textId="2BD0A0B8"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001118627"/>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44761531" w14:textId="74A69110" w:rsidR="00744DEA"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190339498"/>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p w14:paraId="30DB0D7A" w14:textId="74F6F912" w:rsidR="00744DEA"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912189278"/>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NA</w:t>
            </w:r>
          </w:p>
        </w:tc>
      </w:tr>
      <w:tr w:rsidR="00744DEA" w:rsidRPr="005E36C8" w14:paraId="67893ABA"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7495C0DB" w14:textId="12272574" w:rsidR="00744DEA" w:rsidRPr="00E12D80" w:rsidRDefault="00744DEA" w:rsidP="00744DEA">
            <w:pPr>
              <w:pStyle w:val="TablesHeadingGSCyan"/>
              <w:framePr w:hSpace="0" w:wrap="auto" w:vAnchor="margin" w:hAnchor="text" w:yAlign="inline"/>
              <w:rPr>
                <w:rStyle w:val="SmartLink1"/>
                <w:sz w:val="20"/>
              </w:rPr>
            </w:pPr>
            <w:r>
              <w:rPr>
                <w:rStyle w:val="SmartLink1"/>
                <w:sz w:val="20"/>
              </w:rPr>
              <w:fldChar w:fldCharType="begin"/>
            </w:r>
            <w:r>
              <w:rPr>
                <w:rStyle w:val="SmartLink1"/>
                <w:sz w:val="20"/>
              </w:rPr>
              <w:instrText xml:space="preserve"> REF _Ref136249929 \r \h  \* MERGEFORMAT </w:instrText>
            </w:r>
            <w:r>
              <w:rPr>
                <w:rStyle w:val="SmartLink1"/>
                <w:sz w:val="20"/>
              </w:rPr>
            </w:r>
            <w:r>
              <w:rPr>
                <w:rStyle w:val="SmartLink1"/>
                <w:sz w:val="20"/>
              </w:rPr>
              <w:fldChar w:fldCharType="separate"/>
            </w:r>
            <w:r>
              <w:rPr>
                <w:rStyle w:val="SmartLink1"/>
                <w:sz w:val="20"/>
              </w:rPr>
              <w:t>P.4.4.8 |</w:t>
            </w:r>
            <w:r>
              <w:rPr>
                <w:rStyle w:val="SmartLink1"/>
                <w:sz w:val="20"/>
              </w:rPr>
              <w:fldChar w:fldCharType="end"/>
            </w:r>
          </w:p>
        </w:tc>
        <w:tc>
          <w:tcPr>
            <w:tcW w:w="3285" w:type="pct"/>
            <w:tcBorders>
              <w:top w:val="single" w:sz="4" w:space="0" w:color="auto"/>
              <w:bottom w:val="single" w:sz="4" w:space="0" w:color="auto"/>
              <w:right w:val="single" w:sz="4" w:space="0" w:color="auto"/>
            </w:tcBorders>
            <w:vAlign w:val="top"/>
          </w:tcPr>
          <w:p w14:paraId="30147477" w14:textId="73DA7872" w:rsidR="00744DEA" w:rsidRPr="00D500E8" w:rsidRDefault="00744DEA" w:rsidP="00744DEA">
            <w:pPr>
              <w:rPr>
                <w:sz w:val="20"/>
                <w:szCs w:val="20"/>
              </w:rPr>
            </w:pPr>
            <w:r w:rsidRPr="00703428">
              <w:rPr>
                <w:sz w:val="20"/>
                <w:szCs w:val="20"/>
              </w:rPr>
              <w:t>Does the project lack appropriate feedback and grievance channels for Indigenous Peoples and their representatives?</w:t>
            </w:r>
          </w:p>
        </w:tc>
        <w:tc>
          <w:tcPr>
            <w:tcW w:w="954" w:type="pct"/>
            <w:tcBorders>
              <w:top w:val="single" w:sz="4" w:space="0" w:color="auto"/>
              <w:left w:val="single" w:sz="4" w:space="0" w:color="auto"/>
              <w:bottom w:val="single" w:sz="4" w:space="0" w:color="auto"/>
            </w:tcBorders>
          </w:tcPr>
          <w:p w14:paraId="4CBAF926" w14:textId="74E80E50"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436951564"/>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3BF50644" w14:textId="297C6DB8" w:rsidR="00744DEA"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088653726"/>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p w14:paraId="1BC4CA15" w14:textId="7A90C3D0" w:rsidR="00744DEA"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494106498"/>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NA</w:t>
            </w:r>
          </w:p>
        </w:tc>
      </w:tr>
      <w:tr w:rsidR="00744DEA" w:rsidRPr="005E36C8" w14:paraId="3F40F3D8"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22C8C68F" w14:textId="71E80BD5" w:rsidR="00744DEA" w:rsidRPr="00E12D80" w:rsidRDefault="00744DEA" w:rsidP="00744DEA">
            <w:pPr>
              <w:pStyle w:val="TablesHeadingGSCyan"/>
              <w:framePr w:hSpace="0" w:wrap="auto" w:vAnchor="margin" w:hAnchor="text" w:yAlign="inline"/>
              <w:rPr>
                <w:rStyle w:val="SmartLink1"/>
                <w:sz w:val="20"/>
              </w:rPr>
            </w:pPr>
            <w:r>
              <w:rPr>
                <w:rStyle w:val="SmartLink1"/>
                <w:sz w:val="20"/>
              </w:rPr>
              <w:fldChar w:fldCharType="begin"/>
            </w:r>
            <w:r>
              <w:rPr>
                <w:rStyle w:val="SmartLink1"/>
                <w:sz w:val="20"/>
              </w:rPr>
              <w:instrText xml:space="preserve"> REF _Ref136249929 \r \h  \* MERGEFORMAT </w:instrText>
            </w:r>
            <w:r>
              <w:rPr>
                <w:rStyle w:val="SmartLink1"/>
                <w:sz w:val="20"/>
              </w:rPr>
            </w:r>
            <w:r>
              <w:rPr>
                <w:rStyle w:val="SmartLink1"/>
                <w:sz w:val="20"/>
              </w:rPr>
              <w:fldChar w:fldCharType="separate"/>
            </w:r>
            <w:r>
              <w:rPr>
                <w:rStyle w:val="SmartLink1"/>
                <w:sz w:val="20"/>
              </w:rPr>
              <w:t>P.4.4.8 |</w:t>
            </w:r>
            <w:r>
              <w:rPr>
                <w:rStyle w:val="SmartLink1"/>
                <w:sz w:val="20"/>
              </w:rPr>
              <w:fldChar w:fldCharType="end"/>
            </w:r>
          </w:p>
        </w:tc>
        <w:tc>
          <w:tcPr>
            <w:tcW w:w="3285" w:type="pct"/>
            <w:tcBorders>
              <w:top w:val="single" w:sz="4" w:space="0" w:color="auto"/>
              <w:bottom w:val="single" w:sz="4" w:space="0" w:color="auto"/>
              <w:right w:val="single" w:sz="4" w:space="0" w:color="auto"/>
            </w:tcBorders>
          </w:tcPr>
          <w:p w14:paraId="0B762469" w14:textId="5E92F538" w:rsidR="00744DEA" w:rsidRPr="00D500E8" w:rsidRDefault="00744DEA" w:rsidP="00744DEA">
            <w:pPr>
              <w:rPr>
                <w:sz w:val="20"/>
                <w:szCs w:val="20"/>
              </w:rPr>
            </w:pPr>
            <w:r w:rsidRPr="00D500E8">
              <w:rPr>
                <w:sz w:val="20"/>
                <w:szCs w:val="20"/>
              </w:rPr>
              <w:t xml:space="preserve">Has a grievance mechanism </w:t>
            </w:r>
            <w:r>
              <w:rPr>
                <w:sz w:val="20"/>
                <w:szCs w:val="20"/>
              </w:rPr>
              <w:t xml:space="preserve">not </w:t>
            </w:r>
            <w:r w:rsidRPr="00D500E8">
              <w:rPr>
                <w:sz w:val="20"/>
                <w:szCs w:val="20"/>
              </w:rPr>
              <w:t>been established at the beginning of programme or project implementation with due consideration given to customary dispute settlement mechanisms among the Indigenous Peoples concerned and will it remain operational throughout the project cycle?</w:t>
            </w:r>
          </w:p>
        </w:tc>
        <w:tc>
          <w:tcPr>
            <w:tcW w:w="954" w:type="pct"/>
            <w:tcBorders>
              <w:top w:val="single" w:sz="4" w:space="0" w:color="auto"/>
              <w:left w:val="single" w:sz="4" w:space="0" w:color="auto"/>
              <w:bottom w:val="single" w:sz="4" w:space="0" w:color="auto"/>
            </w:tcBorders>
          </w:tcPr>
          <w:p w14:paraId="048E4B64" w14:textId="73073C15"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96789071"/>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61EEF3F9" w14:textId="0D8F8868" w:rsidR="00744DEA"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686252856"/>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p w14:paraId="4E5F760F" w14:textId="0CB1CE14" w:rsidR="00744DEA"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2012822"/>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NA</w:t>
            </w:r>
          </w:p>
        </w:tc>
      </w:tr>
      <w:tr w:rsidR="00744DEA" w:rsidRPr="005E36C8" w14:paraId="192A618E"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0AF61818" w14:textId="0440B605" w:rsidR="00744DEA" w:rsidRDefault="00744DEA" w:rsidP="00744DEA">
            <w:pPr>
              <w:pStyle w:val="TablesHeadingGSCyan"/>
              <w:framePr w:hSpace="0" w:wrap="auto" w:vAnchor="margin" w:hAnchor="text" w:yAlign="inline"/>
              <w:rPr>
                <w:rStyle w:val="SmartLink1"/>
                <w:sz w:val="20"/>
              </w:rPr>
            </w:pPr>
            <w:r>
              <w:rPr>
                <w:rStyle w:val="SmartLink1"/>
                <w:sz w:val="20"/>
              </w:rPr>
              <w:fldChar w:fldCharType="begin"/>
            </w:r>
            <w:r>
              <w:rPr>
                <w:rStyle w:val="SmartLink1"/>
                <w:sz w:val="20"/>
              </w:rPr>
              <w:instrText xml:space="preserve"> REF _Ref136250936 \r \h </w:instrText>
            </w:r>
            <w:r>
              <w:rPr>
                <w:rStyle w:val="SmartLink1"/>
                <w:sz w:val="20"/>
              </w:rPr>
            </w:r>
            <w:r>
              <w:rPr>
                <w:rStyle w:val="SmartLink1"/>
                <w:sz w:val="20"/>
              </w:rPr>
              <w:fldChar w:fldCharType="separate"/>
            </w:r>
            <w:r>
              <w:rPr>
                <w:rStyle w:val="SmartLink1"/>
                <w:sz w:val="20"/>
              </w:rPr>
              <w:t>P.4.4.9 |</w:t>
            </w:r>
            <w:r>
              <w:rPr>
                <w:rStyle w:val="SmartLink1"/>
                <w:sz w:val="20"/>
              </w:rPr>
              <w:fldChar w:fldCharType="end"/>
            </w:r>
          </w:p>
        </w:tc>
        <w:tc>
          <w:tcPr>
            <w:tcW w:w="3285" w:type="pct"/>
            <w:tcBorders>
              <w:top w:val="single" w:sz="4" w:space="0" w:color="auto"/>
              <w:bottom w:val="single" w:sz="4" w:space="0" w:color="auto"/>
              <w:right w:val="single" w:sz="4" w:space="0" w:color="auto"/>
            </w:tcBorders>
          </w:tcPr>
          <w:p w14:paraId="1E070339" w14:textId="00FDE06D" w:rsidR="00744DEA" w:rsidRPr="00D500E8" w:rsidRDefault="00744DEA" w:rsidP="00744DEA">
            <w:pPr>
              <w:rPr>
                <w:sz w:val="20"/>
                <w:szCs w:val="20"/>
              </w:rPr>
            </w:pPr>
            <w:del w:id="900" w:author="Anshika Gupta" w:date="2023-06-27T09:31:00Z">
              <w:r w:rsidRPr="005E36C8" w:rsidDel="0005022A">
                <w:rPr>
                  <w:sz w:val="20"/>
                  <w:szCs w:val="22"/>
                </w:rPr>
                <w:delText>Are opinions and recommendations of an Expert Stakeholder(s) sought and demonstrated as being included in the project design?</w:delText>
              </w:r>
            </w:del>
            <w:ins w:id="901" w:author="Anshika Gupta" w:date="2023-06-27T09:31:00Z">
              <w:r w:rsidR="0005022A">
                <w:rPr>
                  <w:sz w:val="20"/>
                  <w:szCs w:val="22"/>
                </w:rPr>
                <w:t>Are opinions and recommendations of an Expert Stakeholder(s) not sought and demonstrated as being included in the project design?</w:t>
              </w:r>
            </w:ins>
          </w:p>
        </w:tc>
        <w:tc>
          <w:tcPr>
            <w:tcW w:w="954" w:type="pct"/>
            <w:tcBorders>
              <w:top w:val="single" w:sz="4" w:space="0" w:color="auto"/>
              <w:left w:val="single" w:sz="4" w:space="0" w:color="auto"/>
              <w:bottom w:val="single" w:sz="4" w:space="0" w:color="auto"/>
            </w:tcBorders>
          </w:tcPr>
          <w:p w14:paraId="235F936F" w14:textId="45AF0462"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46274532"/>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24A7CB57" w14:textId="5D25C99D" w:rsidR="00744DEA"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975600274"/>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p w14:paraId="0E136585" w14:textId="04E017DB" w:rsidR="00744DEA"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969483644"/>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NA</w:t>
            </w:r>
          </w:p>
        </w:tc>
      </w:tr>
      <w:tr w:rsidR="00744DEA" w:rsidRPr="005E36C8" w14:paraId="37CCAFC9"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4EA46AC7" w14:textId="561FC8FA" w:rsidR="00744DEA" w:rsidRDefault="00744DEA" w:rsidP="00744DEA">
            <w:pPr>
              <w:pStyle w:val="TablesHeadingGSCyan"/>
              <w:framePr w:hSpace="0" w:wrap="auto" w:vAnchor="margin" w:hAnchor="text" w:yAlign="inline"/>
              <w:rPr>
                <w:rStyle w:val="SmartLink1"/>
                <w:sz w:val="20"/>
              </w:rPr>
            </w:pPr>
            <w:r>
              <w:rPr>
                <w:rStyle w:val="SmartLink1"/>
                <w:sz w:val="20"/>
              </w:rPr>
              <w:fldChar w:fldCharType="begin"/>
            </w:r>
            <w:r>
              <w:rPr>
                <w:rStyle w:val="SmartLink1"/>
                <w:sz w:val="20"/>
              </w:rPr>
              <w:instrText xml:space="preserve"> REF _Ref136250936 \r \h </w:instrText>
            </w:r>
            <w:r>
              <w:rPr>
                <w:rStyle w:val="SmartLink1"/>
                <w:sz w:val="20"/>
              </w:rPr>
            </w:r>
            <w:r>
              <w:rPr>
                <w:rStyle w:val="SmartLink1"/>
                <w:sz w:val="20"/>
              </w:rPr>
              <w:fldChar w:fldCharType="separate"/>
            </w:r>
            <w:r>
              <w:rPr>
                <w:rStyle w:val="SmartLink1"/>
                <w:sz w:val="20"/>
              </w:rPr>
              <w:t>P.4.4.9 |</w:t>
            </w:r>
            <w:r>
              <w:rPr>
                <w:rStyle w:val="SmartLink1"/>
                <w:sz w:val="20"/>
              </w:rPr>
              <w:fldChar w:fldCharType="end"/>
            </w:r>
          </w:p>
        </w:tc>
        <w:tc>
          <w:tcPr>
            <w:tcW w:w="3285" w:type="pct"/>
            <w:tcBorders>
              <w:top w:val="single" w:sz="4" w:space="0" w:color="auto"/>
              <w:bottom w:val="single" w:sz="4" w:space="0" w:color="auto"/>
              <w:right w:val="single" w:sz="4" w:space="0" w:color="auto"/>
            </w:tcBorders>
          </w:tcPr>
          <w:p w14:paraId="14A1454A" w14:textId="0D0B1A5A" w:rsidR="00744DEA" w:rsidRPr="005E36C8" w:rsidRDefault="00744DEA" w:rsidP="00744DEA">
            <w:pPr>
              <w:rPr>
                <w:sz w:val="20"/>
                <w:szCs w:val="22"/>
              </w:rPr>
            </w:pPr>
            <w:r w:rsidRPr="005E36C8">
              <w:rPr>
                <w:sz w:val="20"/>
                <w:szCs w:val="20"/>
              </w:rPr>
              <w:t xml:space="preserve">If answer to question above is “YES”, have project design been changed, modified, updated considering </w:t>
            </w:r>
            <w:r w:rsidRPr="005E36C8">
              <w:rPr>
                <w:sz w:val="20"/>
                <w:szCs w:val="22"/>
              </w:rPr>
              <w:t>opinions and recommendations of an Expert Stakeholder?</w:t>
            </w:r>
          </w:p>
        </w:tc>
        <w:tc>
          <w:tcPr>
            <w:tcW w:w="954" w:type="pct"/>
            <w:tcBorders>
              <w:top w:val="single" w:sz="4" w:space="0" w:color="auto"/>
              <w:left w:val="single" w:sz="4" w:space="0" w:color="auto"/>
              <w:bottom w:val="single" w:sz="4" w:space="0" w:color="auto"/>
            </w:tcBorders>
          </w:tcPr>
          <w:p w14:paraId="512EC336" w14:textId="647F9B2D"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277135543"/>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0A03D25A" w14:textId="682EA79C" w:rsidR="00744DEA"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242032049"/>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p w14:paraId="09EBD811" w14:textId="33945676" w:rsidR="00744DEA"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545875916"/>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NA</w:t>
            </w:r>
          </w:p>
        </w:tc>
      </w:tr>
      <w:tr w:rsidR="00744DEA" w:rsidRPr="005E36C8" w14:paraId="0742446B" w14:textId="77777777" w:rsidTr="00735E79">
        <w:trPr>
          <w:trHeight w:val="364"/>
        </w:trPr>
        <w:tc>
          <w:tcPr>
            <w:tcW w:w="5000" w:type="pct"/>
            <w:gridSpan w:val="3"/>
            <w:tcBorders>
              <w:top w:val="single" w:sz="4" w:space="0" w:color="auto"/>
              <w:bottom w:val="single" w:sz="4" w:space="0" w:color="auto"/>
            </w:tcBorders>
            <w:noWrap/>
            <w:vAlign w:val="top"/>
          </w:tcPr>
          <w:p w14:paraId="2AA140DE" w14:textId="25597F01"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sidRPr="008B7258">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744DEA" w:rsidRPr="005E36C8" w14:paraId="113E1412" w14:textId="77777777" w:rsidTr="00735E79">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495E459D" w14:textId="183C3795" w:rsidR="00744DEA" w:rsidRPr="00BF1765" w:rsidRDefault="00BF1765" w:rsidP="00BF1765">
            <w:pPr>
              <w:pStyle w:val="TablesHeadingGSCyan"/>
              <w:framePr w:hSpace="0" w:wrap="auto" w:vAnchor="margin" w:hAnchor="text" w:yAlign="inline"/>
              <w:spacing w:line="276" w:lineRule="auto"/>
              <w:rPr>
                <w:rFonts w:asciiTheme="minorHAnsi" w:hAnsiTheme="minorHAnsi"/>
                <w:color w:val="00B9BD" w:themeColor="hyperlink"/>
                <w:shd w:val="clear" w:color="auto" w:fill="E1DFDD"/>
              </w:rPr>
            </w:pPr>
            <w:ins w:id="902" w:author="Anshika Gupta" w:date="2023-06-27T08:24:00Z">
              <w:r w:rsidRPr="00BF2666">
                <w:rPr>
                  <w:i/>
                  <w:iCs/>
                  <w:caps w:val="0"/>
                  <w:color w:val="4D4D4C"/>
                  <w:sz w:val="20"/>
                  <w:szCs w:val="20"/>
                </w:rPr>
                <w:t>Please add text here</w:t>
              </w:r>
              <w:r>
                <w:rPr>
                  <w:i/>
                  <w:iCs/>
                  <w:caps w:val="0"/>
                  <w:color w:val="4D4D4C"/>
                  <w:sz w:val="20"/>
                  <w:szCs w:val="20"/>
                </w:rPr>
                <w:t>….</w:t>
              </w:r>
            </w:ins>
          </w:p>
          <w:p w14:paraId="14476017" w14:textId="29414E1C" w:rsidR="00744DEA" w:rsidRPr="008B7258" w:rsidRDefault="00744DEA" w:rsidP="00744DEA">
            <w:pPr>
              <w:rPr>
                <w:color w:val="515151" w:themeColor="text1"/>
              </w:rPr>
            </w:pPr>
          </w:p>
        </w:tc>
      </w:tr>
      <w:tr w:rsidR="00744DEA" w:rsidRPr="00C075F2" w14:paraId="0502F958" w14:textId="77777777" w:rsidTr="00735E79">
        <w:trPr>
          <w:trHeight w:val="364"/>
        </w:trPr>
        <w:tc>
          <w:tcPr>
            <w:tcW w:w="5000" w:type="pct"/>
            <w:gridSpan w:val="3"/>
            <w:tcBorders>
              <w:top w:val="single" w:sz="4" w:space="0" w:color="auto"/>
              <w:bottom w:val="single" w:sz="4" w:space="0" w:color="auto"/>
            </w:tcBorders>
            <w:noWrap/>
            <w:vAlign w:val="top"/>
          </w:tcPr>
          <w:p w14:paraId="1594B57B" w14:textId="7900ADA5" w:rsidR="00744DEA" w:rsidRPr="00810543" w:rsidRDefault="00744DEA" w:rsidP="00744DEA">
            <w:pPr>
              <w:pStyle w:val="TablesHeadingGSCyan"/>
              <w:framePr w:hSpace="0" w:wrap="auto" w:vAnchor="margin" w:hAnchor="text" w:yAlign="inline"/>
              <w:spacing w:line="276" w:lineRule="auto"/>
              <w:rPr>
                <w:b/>
                <w:bCs/>
              </w:rPr>
            </w:pPr>
            <w:r w:rsidRPr="00810543">
              <w:rPr>
                <w:rStyle w:val="SmartLink1"/>
                <w:b/>
                <w:bCs/>
              </w:rPr>
              <w:fldChar w:fldCharType="begin"/>
            </w:r>
            <w:r w:rsidRPr="00810543">
              <w:rPr>
                <w:rStyle w:val="SmartLink1"/>
                <w:b/>
                <w:bCs/>
              </w:rPr>
              <w:instrText xml:space="preserve"> REF _Ref136255607 \r \h  \* MERGEFORMAT </w:instrText>
            </w:r>
            <w:r w:rsidRPr="00810543">
              <w:rPr>
                <w:rStyle w:val="SmartLink1"/>
                <w:b/>
                <w:bCs/>
              </w:rPr>
            </w:r>
            <w:r w:rsidRPr="00810543">
              <w:rPr>
                <w:rStyle w:val="SmartLink1"/>
                <w:b/>
                <w:bCs/>
              </w:rPr>
              <w:fldChar w:fldCharType="separate"/>
            </w:r>
            <w:r w:rsidRPr="00810543">
              <w:rPr>
                <w:rStyle w:val="SmartLink1"/>
                <w:b/>
                <w:bCs/>
              </w:rPr>
              <w:t>P.5 |</w:t>
            </w:r>
            <w:r w:rsidRPr="00810543">
              <w:rPr>
                <w:rStyle w:val="SmartLink1"/>
                <w:b/>
                <w:bCs/>
              </w:rPr>
              <w:fldChar w:fldCharType="end"/>
            </w:r>
            <w:r w:rsidRPr="00810543">
              <w:rPr>
                <w:rStyle w:val="SmartLink1"/>
                <w:b/>
                <w:bCs/>
              </w:rPr>
              <w:fldChar w:fldCharType="begin"/>
            </w:r>
            <w:r w:rsidRPr="00810543">
              <w:rPr>
                <w:rStyle w:val="SmartLink1"/>
                <w:b/>
                <w:bCs/>
              </w:rPr>
              <w:instrText xml:space="preserve"> REF _Ref136255617 \h  \* MERGEFORMAT </w:instrText>
            </w:r>
            <w:r w:rsidRPr="00810543">
              <w:rPr>
                <w:rStyle w:val="SmartLink1"/>
                <w:b/>
                <w:bCs/>
              </w:rPr>
            </w:r>
            <w:r w:rsidRPr="00810543">
              <w:rPr>
                <w:rStyle w:val="SmartLink1"/>
                <w:b/>
                <w:bCs/>
              </w:rPr>
              <w:fldChar w:fldCharType="separate"/>
            </w:r>
            <w:r w:rsidRPr="00810543">
              <w:rPr>
                <w:rStyle w:val="SmartLink1"/>
                <w:b/>
                <w:bCs/>
              </w:rPr>
              <w:t>Corruption</w:t>
            </w:r>
            <w:r w:rsidRPr="00810543">
              <w:rPr>
                <w:rStyle w:val="SmartLink1"/>
                <w:b/>
                <w:bCs/>
              </w:rPr>
              <w:fldChar w:fldCharType="end"/>
            </w:r>
          </w:p>
        </w:tc>
      </w:tr>
      <w:tr w:rsidR="00744DEA" w:rsidRPr="005E36C8" w14:paraId="22291540"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27BB6F6C" w14:textId="46217F8C" w:rsidR="00744DEA" w:rsidRPr="005E36C8" w:rsidRDefault="00744DEA" w:rsidP="00744DEA">
            <w:pPr>
              <w:pStyle w:val="TablesHeadingGSCyan"/>
              <w:framePr w:hSpace="0" w:wrap="auto" w:vAnchor="margin" w:hAnchor="text" w:yAlign="inline"/>
              <w:rPr>
                <w:caps w:val="0"/>
                <w:color w:val="4D4D4C"/>
                <w:sz w:val="20"/>
                <w:szCs w:val="22"/>
              </w:rPr>
            </w:pPr>
            <w:r w:rsidRPr="00810543">
              <w:rPr>
                <w:rStyle w:val="SmartLink1"/>
                <w:sz w:val="20"/>
              </w:rPr>
              <w:fldChar w:fldCharType="begin"/>
            </w:r>
            <w:r w:rsidRPr="00810543">
              <w:rPr>
                <w:rStyle w:val="SmartLink1"/>
                <w:sz w:val="20"/>
              </w:rPr>
              <w:instrText xml:space="preserve"> REF _Ref136260442 \n \h  \* MERGEFORMAT </w:instrText>
            </w:r>
            <w:r w:rsidRPr="00810543">
              <w:rPr>
                <w:rStyle w:val="SmartLink1"/>
                <w:sz w:val="20"/>
              </w:rPr>
            </w:r>
            <w:r w:rsidRPr="00810543">
              <w:rPr>
                <w:rStyle w:val="SmartLink1"/>
                <w:sz w:val="20"/>
              </w:rPr>
              <w:fldChar w:fldCharType="separate"/>
            </w:r>
            <w:r w:rsidRPr="00810543">
              <w:rPr>
                <w:rStyle w:val="SmartLink1"/>
                <w:sz w:val="20"/>
              </w:rPr>
              <w:t>P.5.1.1 |</w:t>
            </w:r>
            <w:r w:rsidRPr="00810543">
              <w:rPr>
                <w:rStyle w:val="SmartLink1"/>
                <w:sz w:val="20"/>
              </w:rPr>
              <w:fldChar w:fldCharType="end"/>
            </w:r>
          </w:p>
        </w:tc>
        <w:tc>
          <w:tcPr>
            <w:tcW w:w="3285" w:type="pct"/>
            <w:tcBorders>
              <w:top w:val="single" w:sz="4" w:space="0" w:color="auto"/>
              <w:bottom w:val="single" w:sz="4" w:space="0" w:color="auto"/>
              <w:right w:val="single" w:sz="4" w:space="0" w:color="auto"/>
            </w:tcBorders>
          </w:tcPr>
          <w:p w14:paraId="5CAE4764" w14:textId="0DE26256" w:rsidR="00744DEA" w:rsidRPr="005E36C8" w:rsidRDefault="00744DEA" w:rsidP="00744DEA">
            <w:pPr>
              <w:pStyle w:val="TablesHeadingGSCyan"/>
              <w:framePr w:hSpace="0" w:wrap="auto" w:vAnchor="margin" w:hAnchor="text" w:yAlign="inline"/>
              <w:spacing w:line="276" w:lineRule="auto"/>
              <w:rPr>
                <w:caps w:val="0"/>
                <w:color w:val="4D4D4C"/>
              </w:rPr>
            </w:pPr>
            <w:r w:rsidRPr="00375E85">
              <w:rPr>
                <w:caps w:val="0"/>
                <w:color w:val="4D4D4C"/>
                <w:sz w:val="20"/>
                <w:szCs w:val="20"/>
              </w:rPr>
              <w:t xml:space="preserve">Does the </w:t>
            </w:r>
            <w:r>
              <w:rPr>
                <w:caps w:val="0"/>
                <w:color w:val="4D4D4C"/>
                <w:sz w:val="20"/>
                <w:szCs w:val="20"/>
              </w:rPr>
              <w:t>p</w:t>
            </w:r>
            <w:r w:rsidRPr="00375E85">
              <w:rPr>
                <w:caps w:val="0"/>
                <w:color w:val="4D4D4C"/>
                <w:sz w:val="20"/>
                <w:szCs w:val="20"/>
              </w:rPr>
              <w:t>roject involve, or is it complicit in, contributing to or reinforcing corruption or corrupt projects?</w:t>
            </w:r>
          </w:p>
        </w:tc>
        <w:tc>
          <w:tcPr>
            <w:tcW w:w="954" w:type="pct"/>
            <w:tcBorders>
              <w:top w:val="single" w:sz="4" w:space="0" w:color="auto"/>
              <w:left w:val="single" w:sz="4" w:space="0" w:color="auto"/>
              <w:bottom w:val="single" w:sz="4" w:space="0" w:color="auto"/>
            </w:tcBorders>
          </w:tcPr>
          <w:p w14:paraId="24F5BA45" w14:textId="3F68D501"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2136290177"/>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16E66803" w14:textId="17DF245F"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341588470"/>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5E36C8" w14:paraId="17588275"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13F7BA32" w14:textId="20B26AEF" w:rsidR="00744DEA" w:rsidRPr="005E36C8" w:rsidRDefault="00744DEA" w:rsidP="00744DEA">
            <w:pPr>
              <w:pStyle w:val="TablesHeadingGSCyan"/>
              <w:framePr w:hSpace="0" w:wrap="auto" w:vAnchor="margin" w:hAnchor="text" w:yAlign="inline"/>
              <w:rPr>
                <w:caps w:val="0"/>
                <w:color w:val="4D4D4C"/>
                <w:sz w:val="20"/>
                <w:szCs w:val="22"/>
              </w:rPr>
            </w:pPr>
            <w:r w:rsidRPr="00810543">
              <w:rPr>
                <w:rStyle w:val="SmartLink1"/>
                <w:sz w:val="20"/>
              </w:rPr>
              <w:fldChar w:fldCharType="begin"/>
            </w:r>
            <w:r w:rsidRPr="00810543">
              <w:rPr>
                <w:rStyle w:val="SmartLink1"/>
                <w:sz w:val="20"/>
              </w:rPr>
              <w:instrText xml:space="preserve"> REF _Ref136260442 \n \h  \* MERGEFORMAT </w:instrText>
            </w:r>
            <w:r w:rsidRPr="00810543">
              <w:rPr>
                <w:rStyle w:val="SmartLink1"/>
                <w:sz w:val="20"/>
              </w:rPr>
            </w:r>
            <w:r w:rsidRPr="00810543">
              <w:rPr>
                <w:rStyle w:val="SmartLink1"/>
                <w:sz w:val="20"/>
              </w:rPr>
              <w:fldChar w:fldCharType="separate"/>
            </w:r>
            <w:r w:rsidRPr="00810543">
              <w:rPr>
                <w:rStyle w:val="SmartLink1"/>
                <w:sz w:val="20"/>
              </w:rPr>
              <w:t>P.5.1.1 |</w:t>
            </w:r>
            <w:r w:rsidRPr="00810543">
              <w:rPr>
                <w:rStyle w:val="SmartLink1"/>
                <w:sz w:val="20"/>
              </w:rPr>
              <w:fldChar w:fldCharType="end"/>
            </w:r>
          </w:p>
        </w:tc>
        <w:tc>
          <w:tcPr>
            <w:tcW w:w="3285" w:type="pct"/>
            <w:tcBorders>
              <w:top w:val="single" w:sz="4" w:space="0" w:color="auto"/>
              <w:bottom w:val="single" w:sz="4" w:space="0" w:color="auto"/>
              <w:right w:val="single" w:sz="4" w:space="0" w:color="auto"/>
            </w:tcBorders>
          </w:tcPr>
          <w:p w14:paraId="21AEC524" w14:textId="74E1780E" w:rsidR="00744DEA" w:rsidRPr="00375E85" w:rsidRDefault="00744DEA" w:rsidP="00744DEA">
            <w:pPr>
              <w:pStyle w:val="TablesHeadingGSCyan"/>
              <w:framePr w:hSpace="0" w:wrap="auto" w:vAnchor="margin" w:hAnchor="text" w:yAlign="inline"/>
              <w:spacing w:line="276" w:lineRule="auto"/>
              <w:rPr>
                <w:caps w:val="0"/>
                <w:color w:val="4D4D4C"/>
                <w:sz w:val="20"/>
                <w:szCs w:val="20"/>
              </w:rPr>
            </w:pPr>
            <w:r w:rsidRPr="007A026E">
              <w:rPr>
                <w:caps w:val="0"/>
                <w:color w:val="4D4D4C"/>
                <w:sz w:val="20"/>
                <w:szCs w:val="20"/>
              </w:rPr>
              <w:t>Does the project have a risk of encouraging bribery, kickbacks, or other unethical behavior?</w:t>
            </w:r>
          </w:p>
        </w:tc>
        <w:tc>
          <w:tcPr>
            <w:tcW w:w="954" w:type="pct"/>
            <w:tcBorders>
              <w:top w:val="single" w:sz="4" w:space="0" w:color="auto"/>
              <w:left w:val="single" w:sz="4" w:space="0" w:color="auto"/>
              <w:bottom w:val="single" w:sz="4" w:space="0" w:color="auto"/>
            </w:tcBorders>
          </w:tcPr>
          <w:p w14:paraId="5238B1DC" w14:textId="317A3F50"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150482853"/>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48CDB9AA" w14:textId="07DAFD90" w:rsidR="00744DEA"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511288425"/>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5E36C8" w14:paraId="2E9BC3C5" w14:textId="77777777" w:rsidTr="00735E79">
        <w:trPr>
          <w:trHeight w:val="364"/>
        </w:trPr>
        <w:tc>
          <w:tcPr>
            <w:tcW w:w="5000" w:type="pct"/>
            <w:gridSpan w:val="3"/>
            <w:tcBorders>
              <w:top w:val="single" w:sz="4" w:space="0" w:color="auto"/>
              <w:bottom w:val="single" w:sz="4" w:space="0" w:color="auto"/>
            </w:tcBorders>
            <w:noWrap/>
            <w:vAlign w:val="top"/>
          </w:tcPr>
          <w:p w14:paraId="100F1B6C" w14:textId="63BB8923"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sidRPr="00770304">
              <w:rPr>
                <w:caps w:val="0"/>
                <w:sz w:val="20"/>
                <w:szCs w:val="22"/>
              </w:rPr>
              <w:t xml:space="preserve">If the answer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44DEA" w:rsidRPr="005E36C8" w14:paraId="555A226C" w14:textId="77777777" w:rsidTr="00735E79">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3FB45BF8" w14:textId="77777777" w:rsidR="00BF1765" w:rsidRDefault="00BF1765" w:rsidP="00BF1765">
            <w:pPr>
              <w:pStyle w:val="TablesHeadingGSCyan"/>
              <w:framePr w:hSpace="0" w:wrap="auto" w:vAnchor="margin" w:hAnchor="text" w:yAlign="inline"/>
              <w:spacing w:line="276" w:lineRule="auto"/>
              <w:rPr>
                <w:ins w:id="903" w:author="Anshika Gupta" w:date="2023-06-27T08:24:00Z"/>
                <w:rStyle w:val="SmartLink1"/>
                <w:u w:val="none"/>
              </w:rPr>
            </w:pPr>
            <w:ins w:id="904" w:author="Anshika Gupta" w:date="2023-06-27T08:24:00Z">
              <w:r w:rsidRPr="00BF2666">
                <w:rPr>
                  <w:i/>
                  <w:iCs/>
                  <w:caps w:val="0"/>
                  <w:color w:val="4D4D4C"/>
                  <w:sz w:val="20"/>
                  <w:szCs w:val="20"/>
                </w:rPr>
                <w:t>Please add text here</w:t>
              </w:r>
              <w:r>
                <w:rPr>
                  <w:i/>
                  <w:iCs/>
                  <w:caps w:val="0"/>
                  <w:color w:val="4D4D4C"/>
                  <w:sz w:val="20"/>
                  <w:szCs w:val="20"/>
                </w:rPr>
                <w:t>….</w:t>
              </w:r>
            </w:ins>
          </w:p>
          <w:p w14:paraId="1789841B" w14:textId="77777777" w:rsidR="00744DEA" w:rsidRPr="00810543" w:rsidRDefault="00744DEA" w:rsidP="00744DEA">
            <w:pPr>
              <w:pStyle w:val="TablesHeadingGSCyan"/>
              <w:framePr w:hSpace="0" w:wrap="auto" w:vAnchor="margin" w:hAnchor="text" w:yAlign="inline"/>
              <w:spacing w:line="276" w:lineRule="auto"/>
              <w:rPr>
                <w:caps w:val="0"/>
                <w:color w:val="515151" w:themeColor="text1"/>
                <w:sz w:val="20"/>
                <w:szCs w:val="20"/>
              </w:rPr>
            </w:pPr>
          </w:p>
          <w:p w14:paraId="28B225A0" w14:textId="7CBDC708" w:rsidR="00744DEA" w:rsidRPr="00810543" w:rsidRDefault="00744DEA" w:rsidP="00744DEA">
            <w:pPr>
              <w:rPr>
                <w:color w:val="515151" w:themeColor="text1"/>
              </w:rPr>
            </w:pPr>
          </w:p>
        </w:tc>
      </w:tr>
      <w:tr w:rsidR="00744DEA" w:rsidRPr="00C075F2" w14:paraId="311B5E37" w14:textId="77777777" w:rsidTr="00735E79">
        <w:trPr>
          <w:trHeight w:val="364"/>
        </w:trPr>
        <w:tc>
          <w:tcPr>
            <w:tcW w:w="5000" w:type="pct"/>
            <w:gridSpan w:val="3"/>
            <w:tcBorders>
              <w:top w:val="single" w:sz="4" w:space="0" w:color="auto"/>
              <w:bottom w:val="single" w:sz="4" w:space="0" w:color="auto"/>
            </w:tcBorders>
            <w:noWrap/>
            <w:vAlign w:val="top"/>
          </w:tcPr>
          <w:p w14:paraId="7DE76505" w14:textId="77777777" w:rsidR="00744DEA" w:rsidRPr="00C075F2" w:rsidRDefault="00744DEA" w:rsidP="00744DEA">
            <w:pPr>
              <w:pStyle w:val="TablesHeadingGSCyan"/>
              <w:framePr w:hSpace="0" w:wrap="auto" w:vAnchor="margin" w:hAnchor="text" w:yAlign="inline"/>
              <w:spacing w:line="276" w:lineRule="auto"/>
              <w:jc w:val="center"/>
              <w:rPr>
                <w:caps w:val="0"/>
                <w:color w:val="4D4D4C"/>
                <w:sz w:val="20"/>
                <w:szCs w:val="20"/>
              </w:rPr>
            </w:pPr>
            <w:r w:rsidRPr="00C075F2">
              <w:rPr>
                <w:b/>
                <w:bCs/>
                <w:caps w:val="0"/>
                <w:color w:val="4D4D4C"/>
                <w:szCs w:val="22"/>
              </w:rPr>
              <w:t>ECONOMIC SAFEGUARDING PRINCIPLES</w:t>
            </w:r>
          </w:p>
        </w:tc>
      </w:tr>
      <w:tr w:rsidR="00744DEA" w:rsidRPr="00C075F2" w14:paraId="7382283E" w14:textId="77777777" w:rsidTr="00735E79">
        <w:trPr>
          <w:trHeight w:val="364"/>
        </w:trPr>
        <w:tc>
          <w:tcPr>
            <w:tcW w:w="5000" w:type="pct"/>
            <w:gridSpan w:val="3"/>
            <w:tcBorders>
              <w:top w:val="single" w:sz="4" w:space="0" w:color="auto"/>
              <w:bottom w:val="single" w:sz="4" w:space="0" w:color="auto"/>
            </w:tcBorders>
            <w:noWrap/>
            <w:vAlign w:val="top"/>
          </w:tcPr>
          <w:p w14:paraId="01FA1EF4" w14:textId="168D9427" w:rsidR="00744DEA" w:rsidRPr="00810543" w:rsidRDefault="00744DEA" w:rsidP="00744DEA">
            <w:pPr>
              <w:pStyle w:val="TablesHeadingGSCyan"/>
              <w:framePr w:hSpace="0" w:wrap="auto" w:vAnchor="margin" w:hAnchor="text" w:yAlign="inline"/>
              <w:spacing w:line="276" w:lineRule="auto"/>
              <w:rPr>
                <w:b/>
                <w:bCs/>
                <w:caps w:val="0"/>
              </w:rPr>
            </w:pPr>
            <w:r w:rsidRPr="00810543">
              <w:rPr>
                <w:rStyle w:val="SmartLink1"/>
                <w:b/>
                <w:bCs/>
              </w:rPr>
              <w:fldChar w:fldCharType="begin"/>
            </w:r>
            <w:r w:rsidRPr="00810543">
              <w:rPr>
                <w:rStyle w:val="SmartLink1"/>
                <w:b/>
                <w:bCs/>
              </w:rPr>
              <w:instrText xml:space="preserve"> REF _Ref136260500 \w \h  \* MERGEFORMAT </w:instrText>
            </w:r>
            <w:r w:rsidRPr="00810543">
              <w:rPr>
                <w:rStyle w:val="SmartLink1"/>
                <w:b/>
                <w:bCs/>
              </w:rPr>
            </w:r>
            <w:r w:rsidRPr="00810543">
              <w:rPr>
                <w:rStyle w:val="SmartLink1"/>
                <w:b/>
                <w:bCs/>
              </w:rPr>
              <w:fldChar w:fldCharType="separate"/>
            </w:r>
            <w:r w:rsidRPr="00810543">
              <w:rPr>
                <w:rStyle w:val="SmartLink1"/>
                <w:b/>
                <w:bCs/>
              </w:rPr>
              <w:t>P.6 |</w:t>
            </w:r>
            <w:r w:rsidRPr="00810543">
              <w:rPr>
                <w:rStyle w:val="SmartLink1"/>
                <w:b/>
                <w:bCs/>
              </w:rPr>
              <w:fldChar w:fldCharType="end"/>
            </w:r>
            <w:r w:rsidRPr="00810543">
              <w:rPr>
                <w:rStyle w:val="SmartLink1"/>
                <w:b/>
                <w:bCs/>
              </w:rPr>
              <w:fldChar w:fldCharType="begin"/>
            </w:r>
            <w:r w:rsidRPr="00810543">
              <w:rPr>
                <w:rStyle w:val="SmartLink1"/>
                <w:b/>
                <w:bCs/>
              </w:rPr>
              <w:instrText xml:space="preserve"> REF _Ref136260519 \h  \* MERGEFORMAT </w:instrText>
            </w:r>
            <w:r w:rsidRPr="00810543">
              <w:rPr>
                <w:rStyle w:val="SmartLink1"/>
                <w:b/>
                <w:bCs/>
              </w:rPr>
            </w:r>
            <w:r w:rsidRPr="00810543">
              <w:rPr>
                <w:rStyle w:val="SmartLink1"/>
                <w:b/>
                <w:bCs/>
              </w:rPr>
              <w:fldChar w:fldCharType="separate"/>
            </w:r>
            <w:r w:rsidRPr="00810543">
              <w:rPr>
                <w:rStyle w:val="SmartLink1"/>
                <w:b/>
                <w:bCs/>
              </w:rPr>
              <w:t>Economic Impacts</w:t>
            </w:r>
            <w:r w:rsidRPr="00810543">
              <w:rPr>
                <w:rStyle w:val="SmartLink1"/>
                <w:b/>
                <w:bCs/>
              </w:rPr>
              <w:fldChar w:fldCharType="end"/>
            </w:r>
          </w:p>
        </w:tc>
      </w:tr>
      <w:tr w:rsidR="00744DEA" w:rsidRPr="00C075F2" w14:paraId="5DA1842A" w14:textId="77777777" w:rsidTr="00735E79">
        <w:trPr>
          <w:trHeight w:val="364"/>
        </w:trPr>
        <w:tc>
          <w:tcPr>
            <w:tcW w:w="5000" w:type="pct"/>
            <w:gridSpan w:val="3"/>
            <w:tcBorders>
              <w:top w:val="single" w:sz="4" w:space="0" w:color="auto"/>
              <w:bottom w:val="single" w:sz="4" w:space="0" w:color="auto"/>
            </w:tcBorders>
            <w:noWrap/>
            <w:vAlign w:val="top"/>
          </w:tcPr>
          <w:p w14:paraId="634EB5CE" w14:textId="664B2A0F" w:rsidR="00744DEA" w:rsidRPr="00C075F2" w:rsidRDefault="00744DEA" w:rsidP="00744DEA">
            <w:pPr>
              <w:pStyle w:val="TablesHeadingGSCyan"/>
              <w:framePr w:hSpace="0" w:wrap="auto" w:vAnchor="margin" w:hAnchor="text" w:yAlign="inline"/>
              <w:spacing w:line="276" w:lineRule="auto"/>
              <w:rPr>
                <w:i/>
                <w:iCs/>
                <w:color w:val="005B5E" w:themeColor="accent1" w:themeShade="7F"/>
              </w:rPr>
            </w:pPr>
            <w:r w:rsidRPr="00810543">
              <w:rPr>
                <w:rStyle w:val="SmartLink1"/>
              </w:rPr>
              <w:fldChar w:fldCharType="begin"/>
            </w:r>
            <w:r w:rsidRPr="00810543">
              <w:rPr>
                <w:rStyle w:val="SmartLink1"/>
              </w:rPr>
              <w:instrText xml:space="preserve"> REF _Ref136260635 \r \h </w:instrText>
            </w:r>
            <w:r>
              <w:rPr>
                <w:rStyle w:val="SmartLink1"/>
              </w:rPr>
              <w:instrText xml:space="preserve"> \* MERGEFORMAT </w:instrText>
            </w:r>
            <w:r w:rsidRPr="00810543">
              <w:rPr>
                <w:rStyle w:val="SmartLink1"/>
              </w:rPr>
            </w:r>
            <w:r w:rsidRPr="00810543">
              <w:rPr>
                <w:rStyle w:val="SmartLink1"/>
              </w:rPr>
              <w:fldChar w:fldCharType="separate"/>
            </w:r>
            <w:r w:rsidRPr="00810543">
              <w:rPr>
                <w:rStyle w:val="SmartLink1"/>
              </w:rPr>
              <w:t>P.6.1 |</w:t>
            </w:r>
            <w:r w:rsidRPr="00810543">
              <w:rPr>
                <w:rStyle w:val="SmartLink1"/>
              </w:rPr>
              <w:fldChar w:fldCharType="end"/>
            </w:r>
            <w:r w:rsidRPr="00810543">
              <w:rPr>
                <w:rStyle w:val="SmartLink1"/>
              </w:rPr>
              <w:fldChar w:fldCharType="begin"/>
            </w:r>
            <w:r w:rsidRPr="00810543">
              <w:rPr>
                <w:rStyle w:val="SmartLink1"/>
              </w:rPr>
              <w:instrText xml:space="preserve"> REF _Ref136260564 \h </w:instrText>
            </w:r>
            <w:r>
              <w:rPr>
                <w:rStyle w:val="SmartLink1"/>
              </w:rPr>
              <w:instrText xml:space="preserve"> \* MERGEFORMAT </w:instrText>
            </w:r>
            <w:r w:rsidRPr="00810543">
              <w:rPr>
                <w:rStyle w:val="SmartLink1"/>
              </w:rPr>
            </w:r>
            <w:r w:rsidRPr="00810543">
              <w:rPr>
                <w:rStyle w:val="SmartLink1"/>
              </w:rPr>
              <w:fldChar w:fldCharType="separate"/>
            </w:r>
            <w:r w:rsidRPr="00810543">
              <w:rPr>
                <w:rStyle w:val="SmartLink1"/>
              </w:rPr>
              <w:t>Labour Rights and Working Conditions</w:t>
            </w:r>
            <w:r w:rsidRPr="00810543">
              <w:rPr>
                <w:rStyle w:val="SmartLink1"/>
              </w:rPr>
              <w:fldChar w:fldCharType="end"/>
            </w:r>
          </w:p>
        </w:tc>
      </w:tr>
      <w:tr w:rsidR="00744DEA" w:rsidRPr="00C075F2" w14:paraId="69F5320E"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6F69319C" w14:textId="6D0AD8F5" w:rsidR="00744DEA" w:rsidRPr="00810543" w:rsidRDefault="00744DEA" w:rsidP="00744DEA">
            <w:pPr>
              <w:pStyle w:val="TablesHeadingGSCyan"/>
              <w:framePr w:hSpace="0" w:wrap="auto" w:vAnchor="margin" w:hAnchor="text" w:yAlign="inline"/>
              <w:spacing w:line="276" w:lineRule="auto"/>
              <w:rPr>
                <w:rStyle w:val="SmartLink1"/>
              </w:rPr>
            </w:pPr>
            <w:r w:rsidRPr="006A3AE0">
              <w:rPr>
                <w:rStyle w:val="SmartLink1"/>
                <w:sz w:val="20"/>
                <w:szCs w:val="22"/>
              </w:rPr>
              <w:fldChar w:fldCharType="begin"/>
            </w:r>
            <w:r w:rsidRPr="006A3AE0">
              <w:rPr>
                <w:rStyle w:val="SmartLink1"/>
                <w:sz w:val="20"/>
                <w:szCs w:val="22"/>
              </w:rPr>
              <w:instrText xml:space="preserve"> REF _Ref136261690 \w \h </w:instrText>
            </w:r>
            <w:r>
              <w:rPr>
                <w:rStyle w:val="SmartLink1"/>
                <w:sz w:val="20"/>
                <w:szCs w:val="22"/>
              </w:rPr>
              <w:instrText xml:space="preserve"> \* MERGEFORMAT </w:instrText>
            </w:r>
            <w:r w:rsidRPr="006A3AE0">
              <w:rPr>
                <w:rStyle w:val="SmartLink1"/>
                <w:sz w:val="20"/>
                <w:szCs w:val="22"/>
              </w:rPr>
            </w:r>
            <w:r w:rsidRPr="006A3AE0">
              <w:rPr>
                <w:rStyle w:val="SmartLink1"/>
                <w:sz w:val="20"/>
                <w:szCs w:val="22"/>
              </w:rPr>
              <w:fldChar w:fldCharType="separate"/>
            </w:r>
            <w:r w:rsidRPr="006A3AE0">
              <w:rPr>
                <w:rStyle w:val="SmartLink1"/>
                <w:sz w:val="20"/>
                <w:szCs w:val="22"/>
              </w:rPr>
              <w:t>P.6.1.1 |</w:t>
            </w:r>
            <w:r w:rsidRPr="006A3AE0">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tcPr>
          <w:p w14:paraId="31A11620" w14:textId="30E296EA" w:rsidR="00744DEA" w:rsidRPr="00B32093" w:rsidRDefault="00744DEA" w:rsidP="00744DEA">
            <w:pPr>
              <w:pStyle w:val="TablesHeadingGSCyan"/>
              <w:framePr w:hSpace="0" w:wrap="auto" w:vAnchor="margin" w:hAnchor="text" w:yAlign="inline"/>
              <w:spacing w:line="276" w:lineRule="auto"/>
              <w:rPr>
                <w:caps w:val="0"/>
                <w:color w:val="4D4D4C"/>
                <w:sz w:val="20"/>
                <w:szCs w:val="20"/>
              </w:rPr>
            </w:pPr>
            <w:r w:rsidRPr="00976135">
              <w:rPr>
                <w:caps w:val="0"/>
                <w:color w:val="4D4D4C"/>
                <w:sz w:val="20"/>
                <w:szCs w:val="20"/>
              </w:rPr>
              <w:t>Does the project involve, facilitate, or condone forced labor, or pose a potential risk of forced labor?</w:t>
            </w:r>
          </w:p>
        </w:tc>
        <w:tc>
          <w:tcPr>
            <w:tcW w:w="954" w:type="pct"/>
            <w:tcBorders>
              <w:top w:val="single" w:sz="4" w:space="0" w:color="auto"/>
              <w:left w:val="single" w:sz="4" w:space="0" w:color="auto"/>
              <w:bottom w:val="single" w:sz="4" w:space="0" w:color="auto"/>
            </w:tcBorders>
          </w:tcPr>
          <w:p w14:paraId="3C98EEDE" w14:textId="194BA4F8"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983955136"/>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33233D58" w14:textId="202D7418" w:rsidR="00744DEA" w:rsidRPr="00810543" w:rsidRDefault="00573249" w:rsidP="00744DEA">
            <w:pPr>
              <w:pStyle w:val="TablesHeadingGSCyan"/>
              <w:framePr w:hSpace="0" w:wrap="auto" w:vAnchor="margin" w:hAnchor="text" w:yAlign="inline"/>
              <w:spacing w:line="276" w:lineRule="auto"/>
              <w:rPr>
                <w:rStyle w:val="SmartLink1"/>
              </w:rPr>
            </w:pPr>
            <w:sdt>
              <w:sdtPr>
                <w:rPr>
                  <w:rFonts w:asciiTheme="minorHAnsi" w:hAnsiTheme="minorHAnsi"/>
                  <w:caps w:val="0"/>
                  <w:color w:val="4D4D4C"/>
                  <w:sz w:val="20"/>
                  <w:szCs w:val="20"/>
                  <w:u w:val="single"/>
                  <w:shd w:val="clear" w:color="auto" w:fill="E1DFDD"/>
                </w:rPr>
                <w:id w:val="-510300524"/>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C075F2" w14:paraId="4FBDC757"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470095CD" w14:textId="7750ED88" w:rsidR="00744DEA" w:rsidRPr="00810543" w:rsidRDefault="00744DEA" w:rsidP="00744DEA">
            <w:pPr>
              <w:pStyle w:val="TablesHeadingGSCyan"/>
              <w:framePr w:hSpace="0" w:wrap="auto" w:vAnchor="margin" w:hAnchor="text" w:yAlign="inline"/>
              <w:spacing w:line="276" w:lineRule="auto"/>
              <w:rPr>
                <w:rStyle w:val="SmartLink1"/>
              </w:rPr>
            </w:pPr>
            <w:r w:rsidRPr="006A3AE0">
              <w:rPr>
                <w:rStyle w:val="SmartLink1"/>
                <w:sz w:val="20"/>
                <w:szCs w:val="22"/>
              </w:rPr>
              <w:fldChar w:fldCharType="begin"/>
            </w:r>
            <w:r w:rsidRPr="006A3AE0">
              <w:rPr>
                <w:rStyle w:val="SmartLink1"/>
                <w:sz w:val="20"/>
                <w:szCs w:val="22"/>
              </w:rPr>
              <w:instrText xml:space="preserve"> REF _Ref136261690 \w \h </w:instrText>
            </w:r>
            <w:r>
              <w:rPr>
                <w:rStyle w:val="SmartLink1"/>
                <w:sz w:val="20"/>
                <w:szCs w:val="22"/>
              </w:rPr>
              <w:instrText xml:space="preserve"> \* MERGEFORMAT </w:instrText>
            </w:r>
            <w:r w:rsidRPr="006A3AE0">
              <w:rPr>
                <w:rStyle w:val="SmartLink1"/>
                <w:sz w:val="20"/>
                <w:szCs w:val="22"/>
              </w:rPr>
            </w:r>
            <w:r w:rsidRPr="006A3AE0">
              <w:rPr>
                <w:rStyle w:val="SmartLink1"/>
                <w:sz w:val="20"/>
                <w:szCs w:val="22"/>
              </w:rPr>
              <w:fldChar w:fldCharType="separate"/>
            </w:r>
            <w:r w:rsidRPr="006A3AE0">
              <w:rPr>
                <w:rStyle w:val="SmartLink1"/>
                <w:sz w:val="20"/>
                <w:szCs w:val="22"/>
              </w:rPr>
              <w:t>P.6.1.1 |</w:t>
            </w:r>
            <w:r w:rsidRPr="006A3AE0">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tcPr>
          <w:p w14:paraId="7C7FB448" w14:textId="693939A3" w:rsidR="00744DEA" w:rsidRPr="00B32093" w:rsidRDefault="00744DEA" w:rsidP="00744DEA">
            <w:pPr>
              <w:pStyle w:val="TablesHeadingGSCyan"/>
              <w:framePr w:hSpace="0" w:wrap="auto" w:vAnchor="margin" w:hAnchor="text" w:yAlign="inline"/>
              <w:spacing w:line="276" w:lineRule="auto"/>
              <w:rPr>
                <w:caps w:val="0"/>
                <w:color w:val="4D4D4C"/>
                <w:sz w:val="20"/>
                <w:szCs w:val="20"/>
              </w:rPr>
            </w:pPr>
            <w:r w:rsidRPr="00B32093">
              <w:rPr>
                <w:caps w:val="0"/>
                <w:color w:val="4D4D4C"/>
                <w:sz w:val="20"/>
                <w:szCs w:val="20"/>
              </w:rPr>
              <w:t>Does the project violate any labor or health and safety laws, international obligations, or ILO conventions?</w:t>
            </w:r>
          </w:p>
        </w:tc>
        <w:tc>
          <w:tcPr>
            <w:tcW w:w="954" w:type="pct"/>
            <w:tcBorders>
              <w:top w:val="single" w:sz="4" w:space="0" w:color="auto"/>
              <w:left w:val="single" w:sz="4" w:space="0" w:color="auto"/>
              <w:bottom w:val="single" w:sz="4" w:space="0" w:color="auto"/>
            </w:tcBorders>
          </w:tcPr>
          <w:p w14:paraId="355C0F71" w14:textId="0CD20419"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086533264"/>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4A34340E" w14:textId="43662F66" w:rsidR="00744DEA" w:rsidRPr="00810543" w:rsidRDefault="00573249" w:rsidP="00744DEA">
            <w:pPr>
              <w:pStyle w:val="TablesHeadingGSCyan"/>
              <w:framePr w:hSpace="0" w:wrap="auto" w:vAnchor="margin" w:hAnchor="text" w:yAlign="inline"/>
              <w:spacing w:line="276" w:lineRule="auto"/>
              <w:rPr>
                <w:rStyle w:val="SmartLink1"/>
              </w:rPr>
            </w:pPr>
            <w:sdt>
              <w:sdtPr>
                <w:rPr>
                  <w:rFonts w:asciiTheme="minorHAnsi" w:hAnsiTheme="minorHAnsi"/>
                  <w:caps w:val="0"/>
                  <w:color w:val="4D4D4C"/>
                  <w:sz w:val="20"/>
                  <w:szCs w:val="20"/>
                  <w:u w:val="single"/>
                  <w:shd w:val="clear" w:color="auto" w:fill="E1DFDD"/>
                </w:rPr>
                <w:id w:val="627433857"/>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C075F2" w14:paraId="38F99B2D"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69C48E49" w14:textId="00525202" w:rsidR="00744DEA" w:rsidRPr="006A3AE0" w:rsidRDefault="00744DEA" w:rsidP="00744DEA">
            <w:pPr>
              <w:pStyle w:val="TablesHeadingGSCyan"/>
              <w:framePr w:hSpace="0" w:wrap="auto" w:vAnchor="margin" w:hAnchor="text" w:yAlign="inline"/>
              <w:spacing w:line="276" w:lineRule="auto"/>
              <w:rPr>
                <w:rStyle w:val="SmartLink1"/>
                <w:sz w:val="20"/>
                <w:szCs w:val="22"/>
              </w:rPr>
            </w:pPr>
            <w:r>
              <w:rPr>
                <w:rStyle w:val="SmartLink1"/>
                <w:sz w:val="20"/>
                <w:szCs w:val="22"/>
              </w:rPr>
              <w:fldChar w:fldCharType="begin"/>
            </w:r>
            <w:r>
              <w:rPr>
                <w:rStyle w:val="SmartLink1"/>
                <w:sz w:val="20"/>
                <w:szCs w:val="22"/>
              </w:rPr>
              <w:instrText xml:space="preserve"> REF _Ref136262813 \w \h  \* MERGEFORMAT </w:instrText>
            </w:r>
            <w:r>
              <w:rPr>
                <w:rStyle w:val="SmartLink1"/>
                <w:sz w:val="20"/>
                <w:szCs w:val="22"/>
              </w:rPr>
            </w:r>
            <w:r>
              <w:rPr>
                <w:rStyle w:val="SmartLink1"/>
                <w:sz w:val="20"/>
                <w:szCs w:val="22"/>
              </w:rPr>
              <w:fldChar w:fldCharType="separate"/>
            </w:r>
            <w:r>
              <w:rPr>
                <w:rStyle w:val="SmartLink1"/>
                <w:sz w:val="20"/>
                <w:szCs w:val="22"/>
              </w:rPr>
              <w:t>P.6.1.2 |</w:t>
            </w:r>
            <w:r>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tcPr>
          <w:p w14:paraId="349383F3" w14:textId="4699E18A" w:rsidR="00744DEA" w:rsidRPr="00B32093" w:rsidRDefault="00744DEA" w:rsidP="00744DEA">
            <w:pPr>
              <w:pStyle w:val="TablesHeadingGSCyan"/>
              <w:framePr w:hSpace="0" w:wrap="auto" w:vAnchor="margin" w:hAnchor="text" w:yAlign="inline"/>
              <w:spacing w:line="276" w:lineRule="auto"/>
              <w:rPr>
                <w:caps w:val="0"/>
                <w:color w:val="4D4D4C"/>
                <w:sz w:val="20"/>
                <w:szCs w:val="20"/>
              </w:rPr>
            </w:pPr>
            <w:r w:rsidRPr="00FC7A11">
              <w:rPr>
                <w:caps w:val="0"/>
                <w:color w:val="4D4D4C"/>
                <w:sz w:val="20"/>
                <w:szCs w:val="20"/>
              </w:rPr>
              <w:t>Does the project violate the principles of equal opportunity and fair treatment in its employment decisions?</w:t>
            </w:r>
          </w:p>
        </w:tc>
        <w:tc>
          <w:tcPr>
            <w:tcW w:w="954" w:type="pct"/>
            <w:tcBorders>
              <w:top w:val="single" w:sz="4" w:space="0" w:color="auto"/>
              <w:left w:val="single" w:sz="4" w:space="0" w:color="auto"/>
              <w:bottom w:val="single" w:sz="4" w:space="0" w:color="auto"/>
            </w:tcBorders>
          </w:tcPr>
          <w:p w14:paraId="0F7ABC99" w14:textId="4557EC4C"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864787546"/>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1A39DDAB" w14:textId="513148F5" w:rsidR="00744DEA"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961102482"/>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C075F2" w14:paraId="22F2D772"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4E1CBD4B" w14:textId="64AE3651" w:rsidR="00744DEA" w:rsidRDefault="00744DEA" w:rsidP="00744DEA">
            <w:pPr>
              <w:pStyle w:val="TablesHeadingGSCyan"/>
              <w:framePr w:hSpace="0" w:wrap="auto" w:vAnchor="margin" w:hAnchor="text" w:yAlign="inline"/>
              <w:spacing w:line="276" w:lineRule="auto"/>
              <w:rPr>
                <w:rStyle w:val="SmartLink1"/>
                <w:sz w:val="20"/>
                <w:szCs w:val="22"/>
              </w:rPr>
            </w:pPr>
            <w:r>
              <w:rPr>
                <w:rStyle w:val="SmartLink1"/>
                <w:sz w:val="20"/>
                <w:szCs w:val="22"/>
              </w:rPr>
              <w:fldChar w:fldCharType="begin"/>
            </w:r>
            <w:r>
              <w:rPr>
                <w:rStyle w:val="SmartLink1"/>
                <w:sz w:val="20"/>
                <w:szCs w:val="22"/>
              </w:rPr>
              <w:instrText xml:space="preserve"> REF _Ref136263932 \w \h  \* MERGEFORMAT </w:instrText>
            </w:r>
            <w:r>
              <w:rPr>
                <w:rStyle w:val="SmartLink1"/>
                <w:sz w:val="20"/>
                <w:szCs w:val="22"/>
              </w:rPr>
            </w:r>
            <w:r>
              <w:rPr>
                <w:rStyle w:val="SmartLink1"/>
                <w:sz w:val="20"/>
                <w:szCs w:val="22"/>
              </w:rPr>
              <w:fldChar w:fldCharType="separate"/>
            </w:r>
            <w:r>
              <w:rPr>
                <w:rStyle w:val="SmartLink1"/>
                <w:sz w:val="20"/>
                <w:szCs w:val="22"/>
              </w:rPr>
              <w:t>P.6.1.3 |</w:t>
            </w:r>
            <w:r>
              <w:rPr>
                <w:rStyle w:val="SmartLink1"/>
                <w:sz w:val="20"/>
                <w:szCs w:val="22"/>
              </w:rPr>
              <w:fldChar w:fldCharType="end"/>
            </w:r>
          </w:p>
          <w:p w14:paraId="09464992" w14:textId="7E20DF20" w:rsidR="00744DEA" w:rsidRPr="00BD2FE0" w:rsidRDefault="00744DEA" w:rsidP="00744DEA"/>
        </w:tc>
        <w:tc>
          <w:tcPr>
            <w:tcW w:w="3285" w:type="pct"/>
            <w:tcBorders>
              <w:top w:val="single" w:sz="4" w:space="0" w:color="auto"/>
              <w:left w:val="single" w:sz="4" w:space="0" w:color="auto"/>
              <w:bottom w:val="single" w:sz="4" w:space="0" w:color="auto"/>
              <w:right w:val="single" w:sz="4" w:space="0" w:color="auto"/>
            </w:tcBorders>
            <w:vAlign w:val="top"/>
          </w:tcPr>
          <w:p w14:paraId="68812487" w14:textId="407F964D" w:rsidR="00744DEA" w:rsidRPr="00FC7A11" w:rsidRDefault="00744DEA" w:rsidP="00744DEA">
            <w:pPr>
              <w:pStyle w:val="TablesHeadingGSCyan"/>
              <w:framePr w:hSpace="0" w:wrap="auto" w:vAnchor="margin" w:hAnchor="text" w:yAlign="inline"/>
              <w:spacing w:line="276" w:lineRule="auto"/>
              <w:rPr>
                <w:caps w:val="0"/>
                <w:color w:val="4D4D4C"/>
                <w:sz w:val="20"/>
                <w:szCs w:val="20"/>
              </w:rPr>
            </w:pPr>
            <w:r w:rsidRPr="00CD57D4">
              <w:rPr>
                <w:caps w:val="0"/>
                <w:color w:val="4D4D4C"/>
                <w:sz w:val="20"/>
                <w:szCs w:val="20"/>
              </w:rPr>
              <w:t>Does the project violate national laws</w:t>
            </w:r>
            <w:r>
              <w:rPr>
                <w:caps w:val="0"/>
                <w:color w:val="4D4D4C"/>
                <w:sz w:val="20"/>
                <w:szCs w:val="20"/>
              </w:rPr>
              <w:t>, if available</w:t>
            </w:r>
            <w:r w:rsidRPr="00CD57D4">
              <w:rPr>
                <w:caps w:val="0"/>
                <w:color w:val="4D4D4C"/>
                <w:sz w:val="20"/>
                <w:szCs w:val="20"/>
              </w:rPr>
              <w:t xml:space="preserve"> regarding non-discrimination in employment?</w:t>
            </w:r>
          </w:p>
        </w:tc>
        <w:tc>
          <w:tcPr>
            <w:tcW w:w="954" w:type="pct"/>
            <w:tcBorders>
              <w:top w:val="single" w:sz="4" w:space="0" w:color="auto"/>
              <w:left w:val="single" w:sz="4" w:space="0" w:color="auto"/>
              <w:bottom w:val="single" w:sz="4" w:space="0" w:color="auto"/>
            </w:tcBorders>
          </w:tcPr>
          <w:p w14:paraId="2F5957E1" w14:textId="1AEB198F"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743719997"/>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3D633B9D" w14:textId="5827D3DA" w:rsidR="00744DEA"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848600740"/>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C075F2" w14:paraId="51826617"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08450233" w14:textId="10A315DD" w:rsidR="00744DEA" w:rsidRDefault="00744DEA" w:rsidP="00744DEA">
            <w:pPr>
              <w:pStyle w:val="TablesHeadingGSCyan"/>
              <w:framePr w:hSpace="0" w:wrap="auto" w:vAnchor="margin" w:hAnchor="text" w:yAlign="inline"/>
              <w:spacing w:line="276" w:lineRule="auto"/>
              <w:rPr>
                <w:rStyle w:val="SmartLink1"/>
                <w:sz w:val="20"/>
                <w:szCs w:val="22"/>
              </w:rPr>
            </w:pPr>
            <w:r>
              <w:rPr>
                <w:rStyle w:val="SmartLink1"/>
                <w:sz w:val="20"/>
                <w:szCs w:val="22"/>
              </w:rPr>
              <w:fldChar w:fldCharType="begin"/>
            </w:r>
            <w:r>
              <w:rPr>
                <w:rStyle w:val="SmartLink1"/>
                <w:sz w:val="20"/>
                <w:szCs w:val="22"/>
              </w:rPr>
              <w:instrText xml:space="preserve"> REF _Ref136264444 \w \h  \* MERGEFORMAT </w:instrText>
            </w:r>
            <w:r>
              <w:rPr>
                <w:rStyle w:val="SmartLink1"/>
                <w:sz w:val="20"/>
                <w:szCs w:val="22"/>
              </w:rPr>
            </w:r>
            <w:r>
              <w:rPr>
                <w:rStyle w:val="SmartLink1"/>
                <w:sz w:val="20"/>
                <w:szCs w:val="22"/>
              </w:rPr>
              <w:fldChar w:fldCharType="separate"/>
            </w:r>
            <w:r>
              <w:rPr>
                <w:rStyle w:val="SmartLink1"/>
                <w:sz w:val="20"/>
                <w:szCs w:val="22"/>
              </w:rPr>
              <w:t>P.6.1.4 |</w:t>
            </w:r>
            <w:r>
              <w:rPr>
                <w:rStyle w:val="SmartLink1"/>
                <w:sz w:val="20"/>
                <w:szCs w:val="22"/>
              </w:rPr>
              <w:fldChar w:fldCharType="end"/>
            </w:r>
          </w:p>
          <w:p w14:paraId="1DFE84C9" w14:textId="7A0B7648" w:rsidR="00744DEA" w:rsidRPr="001647BB" w:rsidRDefault="00744DEA" w:rsidP="00744DEA">
            <w:pPr>
              <w:pStyle w:val="TablesHeadingGSCyan"/>
              <w:framePr w:hSpace="0" w:wrap="auto" w:vAnchor="margin" w:hAnchor="text" w:yAlign="inline"/>
              <w:spacing w:line="276" w:lineRule="auto"/>
            </w:pPr>
            <w:r w:rsidRPr="001647BB">
              <w:rPr>
                <w:rStyle w:val="SmartLink1"/>
                <w:sz w:val="20"/>
                <w:szCs w:val="22"/>
              </w:rPr>
              <w:fldChar w:fldCharType="begin"/>
            </w:r>
            <w:r w:rsidRPr="001647BB">
              <w:rPr>
                <w:rStyle w:val="SmartLink1"/>
                <w:sz w:val="20"/>
                <w:szCs w:val="22"/>
              </w:rPr>
              <w:instrText xml:space="preserve"> REF _Ref136265927 \w \h </w:instrText>
            </w:r>
            <w:r>
              <w:rPr>
                <w:rStyle w:val="SmartLink1"/>
                <w:sz w:val="20"/>
                <w:szCs w:val="22"/>
              </w:rPr>
              <w:instrText xml:space="preserve"> \* MERGEFORMAT </w:instrText>
            </w:r>
            <w:r w:rsidRPr="001647BB">
              <w:rPr>
                <w:rStyle w:val="SmartLink1"/>
                <w:sz w:val="20"/>
                <w:szCs w:val="22"/>
              </w:rPr>
            </w:r>
            <w:r w:rsidRPr="001647BB">
              <w:rPr>
                <w:rStyle w:val="SmartLink1"/>
                <w:sz w:val="20"/>
                <w:szCs w:val="22"/>
              </w:rPr>
              <w:fldChar w:fldCharType="separate"/>
            </w:r>
            <w:r w:rsidRPr="001647BB">
              <w:rPr>
                <w:rStyle w:val="SmartLink1"/>
                <w:sz w:val="20"/>
                <w:szCs w:val="22"/>
              </w:rPr>
              <w:t>P.6.1.5 |</w:t>
            </w:r>
            <w:r w:rsidRPr="001647BB">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vAlign w:val="top"/>
          </w:tcPr>
          <w:p w14:paraId="4838C8E5" w14:textId="4D39BD6F" w:rsidR="00744DEA" w:rsidRPr="00CD57D4" w:rsidRDefault="00744DEA" w:rsidP="00744DEA">
            <w:pPr>
              <w:pStyle w:val="TablesHeadingGSCyan"/>
              <w:framePr w:hSpace="0" w:wrap="auto" w:vAnchor="margin" w:hAnchor="text" w:yAlign="inline"/>
              <w:spacing w:line="276" w:lineRule="auto"/>
              <w:rPr>
                <w:caps w:val="0"/>
                <w:color w:val="4D4D4C"/>
                <w:sz w:val="20"/>
                <w:szCs w:val="20"/>
              </w:rPr>
            </w:pPr>
            <w:r w:rsidRPr="00E607FA">
              <w:rPr>
                <w:caps w:val="0"/>
                <w:color w:val="4D4D4C"/>
                <w:sz w:val="20"/>
                <w:szCs w:val="20"/>
              </w:rPr>
              <w:t>Does the project allow child labor?</w:t>
            </w:r>
          </w:p>
        </w:tc>
        <w:tc>
          <w:tcPr>
            <w:tcW w:w="954" w:type="pct"/>
            <w:tcBorders>
              <w:top w:val="single" w:sz="4" w:space="0" w:color="auto"/>
              <w:left w:val="single" w:sz="4" w:space="0" w:color="auto"/>
              <w:bottom w:val="single" w:sz="4" w:space="0" w:color="auto"/>
            </w:tcBorders>
          </w:tcPr>
          <w:p w14:paraId="566BAE13" w14:textId="4283C1B9"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692607240"/>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457FC3AC" w14:textId="6A52C4C9" w:rsidR="00744DEA"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966305231"/>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C075F2" w14:paraId="4236D340"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2715888F" w14:textId="73033590" w:rsidR="00744DEA" w:rsidRDefault="00744DEA" w:rsidP="00744DEA">
            <w:pPr>
              <w:pStyle w:val="TablesHeadingGSCyan"/>
              <w:framePr w:hSpace="0" w:wrap="auto" w:vAnchor="margin" w:hAnchor="text" w:yAlign="inline"/>
              <w:spacing w:line="276" w:lineRule="auto"/>
              <w:rPr>
                <w:rStyle w:val="SmartLink1"/>
                <w:sz w:val="20"/>
                <w:szCs w:val="22"/>
              </w:rPr>
            </w:pPr>
            <w:r>
              <w:rPr>
                <w:rStyle w:val="SmartLink1"/>
                <w:sz w:val="20"/>
                <w:szCs w:val="22"/>
              </w:rPr>
              <w:fldChar w:fldCharType="begin"/>
            </w:r>
            <w:r>
              <w:rPr>
                <w:rStyle w:val="SmartLink1"/>
                <w:sz w:val="20"/>
                <w:szCs w:val="22"/>
              </w:rPr>
              <w:instrText xml:space="preserve"> REF _Ref136265008 \w \h  \* MERGEFORMAT </w:instrText>
            </w:r>
            <w:r>
              <w:rPr>
                <w:rStyle w:val="SmartLink1"/>
                <w:sz w:val="20"/>
                <w:szCs w:val="22"/>
              </w:rPr>
            </w:r>
            <w:r>
              <w:rPr>
                <w:rStyle w:val="SmartLink1"/>
                <w:sz w:val="20"/>
                <w:szCs w:val="22"/>
              </w:rPr>
              <w:fldChar w:fldCharType="separate"/>
            </w:r>
            <w:r>
              <w:rPr>
                <w:rStyle w:val="SmartLink1"/>
                <w:sz w:val="20"/>
                <w:szCs w:val="22"/>
              </w:rPr>
              <w:t>P.6.1.7 |</w:t>
            </w:r>
            <w:r>
              <w:rPr>
                <w:rStyle w:val="SmartLink1"/>
                <w:sz w:val="20"/>
                <w:szCs w:val="22"/>
              </w:rPr>
              <w:fldChar w:fldCharType="end"/>
            </w:r>
          </w:p>
          <w:p w14:paraId="70B06213" w14:textId="0679CC48" w:rsidR="00744DEA" w:rsidRPr="001647BB" w:rsidRDefault="00744DEA" w:rsidP="00744DEA">
            <w:pPr>
              <w:pStyle w:val="TablesHeadingGSCyan"/>
              <w:framePr w:hSpace="0" w:wrap="auto" w:vAnchor="margin" w:hAnchor="text" w:yAlign="inline"/>
              <w:spacing w:line="276" w:lineRule="auto"/>
            </w:pPr>
            <w:r w:rsidRPr="001647BB">
              <w:rPr>
                <w:rStyle w:val="SmartLink1"/>
                <w:sz w:val="20"/>
                <w:szCs w:val="22"/>
              </w:rPr>
              <w:fldChar w:fldCharType="begin"/>
            </w:r>
            <w:r w:rsidRPr="001647BB">
              <w:rPr>
                <w:rStyle w:val="SmartLink1"/>
                <w:sz w:val="20"/>
                <w:szCs w:val="22"/>
              </w:rPr>
              <w:instrText xml:space="preserve"> REF _Ref136265645 \w \h </w:instrText>
            </w:r>
            <w:r>
              <w:rPr>
                <w:rStyle w:val="SmartLink1"/>
                <w:sz w:val="20"/>
                <w:szCs w:val="22"/>
              </w:rPr>
              <w:instrText xml:space="preserve"> \* MERGEFORMAT </w:instrText>
            </w:r>
            <w:r w:rsidRPr="001647BB">
              <w:rPr>
                <w:rStyle w:val="SmartLink1"/>
                <w:sz w:val="20"/>
                <w:szCs w:val="22"/>
              </w:rPr>
            </w:r>
            <w:r w:rsidRPr="001647BB">
              <w:rPr>
                <w:rStyle w:val="SmartLink1"/>
                <w:sz w:val="20"/>
                <w:szCs w:val="22"/>
              </w:rPr>
              <w:fldChar w:fldCharType="separate"/>
            </w:r>
            <w:r w:rsidRPr="001647BB">
              <w:rPr>
                <w:rStyle w:val="SmartLink1"/>
                <w:sz w:val="20"/>
                <w:szCs w:val="22"/>
              </w:rPr>
              <w:t>P.6.1.8 |</w:t>
            </w:r>
            <w:r w:rsidRPr="001647BB">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tcPr>
          <w:p w14:paraId="39AF689E" w14:textId="2670DFB5" w:rsidR="00744DEA" w:rsidRPr="00CD57D4" w:rsidRDefault="00744DEA" w:rsidP="00744DEA">
            <w:pPr>
              <w:pStyle w:val="TablesHeadingGSCyan"/>
              <w:framePr w:hSpace="0" w:wrap="auto" w:vAnchor="margin" w:hAnchor="text" w:yAlign="inline"/>
              <w:spacing w:line="276" w:lineRule="auto"/>
              <w:rPr>
                <w:caps w:val="0"/>
                <w:color w:val="4D4D4C"/>
                <w:sz w:val="20"/>
                <w:szCs w:val="20"/>
              </w:rPr>
            </w:pPr>
            <w:r w:rsidRPr="00DE4D53">
              <w:rPr>
                <w:caps w:val="0"/>
                <w:color w:val="4D4D4C"/>
                <w:sz w:val="20"/>
                <w:szCs w:val="20"/>
              </w:rPr>
              <w:t>Does the project have insufficient processes and measures in place to ensure the safety and health of project workers?</w:t>
            </w:r>
          </w:p>
        </w:tc>
        <w:tc>
          <w:tcPr>
            <w:tcW w:w="954" w:type="pct"/>
            <w:tcBorders>
              <w:top w:val="single" w:sz="4" w:space="0" w:color="auto"/>
              <w:left w:val="single" w:sz="4" w:space="0" w:color="auto"/>
              <w:bottom w:val="single" w:sz="4" w:space="0" w:color="auto"/>
            </w:tcBorders>
          </w:tcPr>
          <w:p w14:paraId="5C6A978C" w14:textId="16AB934A"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030493756"/>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194D36AA" w14:textId="4BDE8FA2" w:rsidR="00744DEA"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2003849358"/>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C075F2" w14:paraId="2470321D"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6F1D61ED" w14:textId="26332086" w:rsidR="00744DEA" w:rsidRDefault="00744DEA" w:rsidP="00744DEA">
            <w:pPr>
              <w:pStyle w:val="TablesHeadingGSCyan"/>
              <w:framePr w:hSpace="0" w:wrap="auto" w:vAnchor="margin" w:hAnchor="text" w:yAlign="inline"/>
              <w:spacing w:line="276" w:lineRule="auto"/>
              <w:rPr>
                <w:rStyle w:val="SmartLink1"/>
                <w:sz w:val="20"/>
                <w:szCs w:val="22"/>
              </w:rPr>
            </w:pPr>
            <w:r>
              <w:rPr>
                <w:rStyle w:val="SmartLink1"/>
                <w:sz w:val="20"/>
                <w:szCs w:val="22"/>
              </w:rPr>
              <w:fldChar w:fldCharType="begin"/>
            </w:r>
            <w:r>
              <w:rPr>
                <w:rStyle w:val="SmartLink1"/>
                <w:sz w:val="20"/>
                <w:szCs w:val="22"/>
              </w:rPr>
              <w:instrText xml:space="preserve"> REF _Ref136265867 \w \h  \* MERGEFORMAT </w:instrText>
            </w:r>
            <w:r>
              <w:rPr>
                <w:rStyle w:val="SmartLink1"/>
                <w:sz w:val="20"/>
                <w:szCs w:val="22"/>
              </w:rPr>
            </w:r>
            <w:r>
              <w:rPr>
                <w:rStyle w:val="SmartLink1"/>
                <w:sz w:val="20"/>
                <w:szCs w:val="22"/>
              </w:rPr>
              <w:fldChar w:fldCharType="separate"/>
            </w:r>
            <w:r>
              <w:rPr>
                <w:rStyle w:val="SmartLink1"/>
                <w:sz w:val="20"/>
                <w:szCs w:val="22"/>
              </w:rPr>
              <w:t>P.6.1.9 |</w:t>
            </w:r>
            <w:r>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tcPr>
          <w:p w14:paraId="5542B024" w14:textId="790C4B97" w:rsidR="00744DEA" w:rsidRPr="00DE4D53" w:rsidRDefault="00744DEA" w:rsidP="00744DEA">
            <w:pPr>
              <w:pStyle w:val="TablesHeadingGSCyan"/>
              <w:framePr w:hSpace="0" w:wrap="auto" w:vAnchor="margin" w:hAnchor="text" w:yAlign="inline"/>
              <w:spacing w:line="276" w:lineRule="auto"/>
              <w:rPr>
                <w:caps w:val="0"/>
                <w:color w:val="4D4D4C"/>
                <w:sz w:val="20"/>
                <w:szCs w:val="20"/>
              </w:rPr>
            </w:pPr>
            <w:r w:rsidRPr="000A2193">
              <w:rPr>
                <w:caps w:val="0"/>
                <w:color w:val="4D4D4C"/>
                <w:sz w:val="20"/>
                <w:szCs w:val="20"/>
              </w:rPr>
              <w:t xml:space="preserve">Does the project have </w:t>
            </w:r>
            <w:r w:rsidRPr="00DE4D53">
              <w:rPr>
                <w:caps w:val="0"/>
                <w:color w:val="4D4D4C"/>
                <w:sz w:val="20"/>
                <w:szCs w:val="20"/>
              </w:rPr>
              <w:t>insufficient</w:t>
            </w:r>
            <w:r w:rsidRPr="000A2193">
              <w:rPr>
                <w:caps w:val="0"/>
                <w:color w:val="4D4D4C"/>
                <w:sz w:val="20"/>
                <w:szCs w:val="20"/>
              </w:rPr>
              <w:t xml:space="preserve"> measures to safeguard and support vulnerable project workers, such as women, people with disabilities, migrant workers, and young workers, and to prevent any kind of harassment, abuse, bullying, or exploitation, including gender-based violence (GBV)?</w:t>
            </w:r>
          </w:p>
        </w:tc>
        <w:tc>
          <w:tcPr>
            <w:tcW w:w="954" w:type="pct"/>
            <w:tcBorders>
              <w:top w:val="single" w:sz="4" w:space="0" w:color="auto"/>
              <w:left w:val="single" w:sz="4" w:space="0" w:color="auto"/>
              <w:bottom w:val="single" w:sz="4" w:space="0" w:color="auto"/>
            </w:tcBorders>
          </w:tcPr>
          <w:p w14:paraId="67BCE779" w14:textId="09720313"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79961048"/>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7A6C3668" w14:textId="08E58279" w:rsidR="00744DEA"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944444695"/>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C075F2" w14:paraId="05591CD4"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19F2E53C" w14:textId="632A4FA6" w:rsidR="00744DEA" w:rsidRDefault="00744DEA" w:rsidP="00744DEA">
            <w:pPr>
              <w:pStyle w:val="TablesHeadingGSCyan"/>
              <w:framePr w:hSpace="0" w:wrap="auto" w:vAnchor="margin" w:hAnchor="text" w:yAlign="inline"/>
              <w:spacing w:line="276" w:lineRule="auto"/>
              <w:rPr>
                <w:rStyle w:val="SmartLink1"/>
                <w:sz w:val="20"/>
                <w:szCs w:val="22"/>
              </w:rPr>
            </w:pPr>
            <w:r w:rsidRPr="00737D40">
              <w:rPr>
                <w:rStyle w:val="SmartLink1"/>
                <w:sz w:val="18"/>
                <w:szCs w:val="20"/>
              </w:rPr>
              <w:fldChar w:fldCharType="begin"/>
            </w:r>
            <w:r w:rsidRPr="00737D40">
              <w:rPr>
                <w:rStyle w:val="SmartLink1"/>
                <w:sz w:val="18"/>
                <w:szCs w:val="20"/>
              </w:rPr>
              <w:instrText xml:space="preserve"> REF _Ref136267194 \w \h  \* MERGEFORMAT </w:instrText>
            </w:r>
            <w:r w:rsidRPr="00737D40">
              <w:rPr>
                <w:rStyle w:val="SmartLink1"/>
                <w:sz w:val="18"/>
                <w:szCs w:val="20"/>
              </w:rPr>
            </w:r>
            <w:r w:rsidRPr="00737D40">
              <w:rPr>
                <w:rStyle w:val="SmartLink1"/>
                <w:sz w:val="18"/>
                <w:szCs w:val="20"/>
              </w:rPr>
              <w:fldChar w:fldCharType="separate"/>
            </w:r>
            <w:r w:rsidRPr="00737D40">
              <w:rPr>
                <w:rStyle w:val="SmartLink1"/>
                <w:sz w:val="18"/>
                <w:szCs w:val="20"/>
              </w:rPr>
              <w:t>P.6.1.10 |</w:t>
            </w:r>
            <w:r w:rsidRPr="00737D40">
              <w:rPr>
                <w:rStyle w:val="SmartLink1"/>
                <w:sz w:val="18"/>
                <w:szCs w:val="20"/>
              </w:rPr>
              <w:fldChar w:fldCharType="end"/>
            </w:r>
          </w:p>
        </w:tc>
        <w:tc>
          <w:tcPr>
            <w:tcW w:w="3285" w:type="pct"/>
            <w:tcBorders>
              <w:top w:val="single" w:sz="4" w:space="0" w:color="auto"/>
              <w:left w:val="single" w:sz="4" w:space="0" w:color="auto"/>
              <w:bottom w:val="single" w:sz="4" w:space="0" w:color="auto"/>
              <w:right w:val="single" w:sz="4" w:space="0" w:color="auto"/>
            </w:tcBorders>
          </w:tcPr>
          <w:p w14:paraId="1650EB31" w14:textId="07FDC3AD" w:rsidR="00744DEA" w:rsidRPr="00DE4D53" w:rsidRDefault="00744DEA" w:rsidP="00744DEA">
            <w:pPr>
              <w:pStyle w:val="TablesHeadingGSCyan"/>
              <w:framePr w:hSpace="0" w:wrap="auto" w:vAnchor="margin" w:hAnchor="text" w:yAlign="inline"/>
              <w:spacing w:line="276" w:lineRule="auto"/>
              <w:rPr>
                <w:caps w:val="0"/>
                <w:color w:val="4D4D4C"/>
                <w:sz w:val="20"/>
                <w:szCs w:val="20"/>
              </w:rPr>
            </w:pPr>
            <w:r w:rsidRPr="00737D40">
              <w:rPr>
                <w:caps w:val="0"/>
                <w:color w:val="4D4D4C"/>
                <w:sz w:val="20"/>
                <w:szCs w:val="20"/>
              </w:rPr>
              <w:t>Does the project have no grievance mechanism available for workers to voice workplace concerns? Is information about this mechanism not provided to workers at the time of recruitment, or is it not easily accessible?</w:t>
            </w:r>
          </w:p>
        </w:tc>
        <w:tc>
          <w:tcPr>
            <w:tcW w:w="954" w:type="pct"/>
            <w:tcBorders>
              <w:top w:val="single" w:sz="4" w:space="0" w:color="auto"/>
              <w:left w:val="single" w:sz="4" w:space="0" w:color="auto"/>
              <w:bottom w:val="single" w:sz="4" w:space="0" w:color="auto"/>
            </w:tcBorders>
          </w:tcPr>
          <w:p w14:paraId="6D36866C" w14:textId="4D2EFA93"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842459810"/>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395B79B6" w14:textId="59A47AC5" w:rsidR="00744DEA"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685208238"/>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C075F2" w14:paraId="6564C556" w14:textId="77777777" w:rsidTr="00735E79">
        <w:trPr>
          <w:trHeight w:val="364"/>
        </w:trPr>
        <w:tc>
          <w:tcPr>
            <w:tcW w:w="5000" w:type="pct"/>
            <w:gridSpan w:val="3"/>
            <w:tcBorders>
              <w:top w:val="single" w:sz="4" w:space="0" w:color="auto"/>
              <w:bottom w:val="single" w:sz="4" w:space="0" w:color="auto"/>
            </w:tcBorders>
            <w:noWrap/>
            <w:vAlign w:val="top"/>
          </w:tcPr>
          <w:p w14:paraId="556A2D9D" w14:textId="332AD3AE" w:rsidR="00744DEA" w:rsidRDefault="00744DEA" w:rsidP="00744DEA">
            <w:pPr>
              <w:pStyle w:val="TablesHeadingGSCyan"/>
              <w:framePr w:hSpace="0" w:wrap="auto" w:vAnchor="margin" w:hAnchor="text" w:yAlign="inline"/>
              <w:spacing w:line="276" w:lineRule="auto"/>
              <w:rPr>
                <w:caps w:val="0"/>
                <w:color w:val="4D4D4C"/>
                <w:sz w:val="20"/>
                <w:szCs w:val="20"/>
              </w:rPr>
            </w:pPr>
            <w:r w:rsidRPr="00770304">
              <w:rPr>
                <w:caps w:val="0"/>
                <w:sz w:val="20"/>
                <w:szCs w:val="22"/>
              </w:rPr>
              <w:t xml:space="preserve">If the answer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44DEA" w:rsidRPr="00C075F2" w14:paraId="1BA634D4" w14:textId="77777777" w:rsidTr="00735E79">
        <w:trPr>
          <w:trHeight w:val="766"/>
        </w:trPr>
        <w:tc>
          <w:tcPr>
            <w:tcW w:w="5000" w:type="pct"/>
            <w:gridSpan w:val="3"/>
            <w:tcBorders>
              <w:top w:val="single" w:sz="4" w:space="0" w:color="auto"/>
            </w:tcBorders>
            <w:shd w:val="clear" w:color="auto" w:fill="E6E5E5" w:themeFill="background2"/>
            <w:noWrap/>
            <w:vAlign w:val="top"/>
          </w:tcPr>
          <w:p w14:paraId="5ECA604E" w14:textId="77777777" w:rsidR="00BF1765" w:rsidRDefault="00BF1765" w:rsidP="00BF1765">
            <w:pPr>
              <w:pStyle w:val="TablesHeadingGSCyan"/>
              <w:framePr w:hSpace="0" w:wrap="auto" w:vAnchor="margin" w:hAnchor="text" w:yAlign="inline"/>
              <w:spacing w:line="276" w:lineRule="auto"/>
              <w:rPr>
                <w:ins w:id="905" w:author="Anshika Gupta" w:date="2023-06-27T08:24:00Z"/>
                <w:rStyle w:val="SmartLink1"/>
                <w:u w:val="none"/>
              </w:rPr>
            </w:pPr>
            <w:ins w:id="906" w:author="Anshika Gupta" w:date="2023-06-27T08:24:00Z">
              <w:r w:rsidRPr="00BF2666">
                <w:rPr>
                  <w:i/>
                  <w:iCs/>
                  <w:caps w:val="0"/>
                  <w:color w:val="4D4D4C"/>
                  <w:sz w:val="20"/>
                  <w:szCs w:val="20"/>
                </w:rPr>
                <w:t>Please add text here</w:t>
              </w:r>
              <w:r>
                <w:rPr>
                  <w:i/>
                  <w:iCs/>
                  <w:caps w:val="0"/>
                  <w:color w:val="4D4D4C"/>
                  <w:sz w:val="20"/>
                  <w:szCs w:val="20"/>
                </w:rPr>
                <w:t>….</w:t>
              </w:r>
            </w:ins>
          </w:p>
          <w:p w14:paraId="3F14CA6B" w14:textId="77777777" w:rsidR="00744DEA" w:rsidRPr="00AA5B10" w:rsidRDefault="00744DEA" w:rsidP="00744DEA">
            <w:pPr>
              <w:pStyle w:val="TablesHeadingGSCyan"/>
              <w:framePr w:hSpace="0" w:wrap="auto" w:vAnchor="margin" w:hAnchor="text" w:yAlign="inline"/>
              <w:spacing w:line="276" w:lineRule="auto"/>
              <w:rPr>
                <w:caps w:val="0"/>
                <w:color w:val="515151" w:themeColor="text1"/>
                <w:sz w:val="20"/>
                <w:szCs w:val="20"/>
              </w:rPr>
            </w:pPr>
          </w:p>
        </w:tc>
      </w:tr>
      <w:tr w:rsidR="00744DEA" w:rsidRPr="005E36C8" w14:paraId="0806B767" w14:textId="77777777" w:rsidTr="00735E79">
        <w:trPr>
          <w:trHeight w:val="364"/>
        </w:trPr>
        <w:tc>
          <w:tcPr>
            <w:tcW w:w="5000" w:type="pct"/>
            <w:gridSpan w:val="3"/>
            <w:tcBorders>
              <w:top w:val="single" w:sz="4" w:space="0" w:color="auto"/>
              <w:bottom w:val="single" w:sz="4" w:space="0" w:color="auto"/>
            </w:tcBorders>
            <w:noWrap/>
            <w:vAlign w:val="top"/>
          </w:tcPr>
          <w:p w14:paraId="3C46E50B" w14:textId="6BA832AA" w:rsidR="00744DEA" w:rsidRPr="00847211" w:rsidRDefault="00744DEA" w:rsidP="00744DEA">
            <w:pPr>
              <w:pStyle w:val="TablesHeadingGSCyan"/>
              <w:framePr w:hSpace="0" w:wrap="auto" w:vAnchor="margin" w:hAnchor="text" w:yAlign="inline"/>
              <w:spacing w:line="276" w:lineRule="auto"/>
              <w:rPr>
                <w:caps w:val="0"/>
                <w:sz w:val="20"/>
                <w:szCs w:val="22"/>
              </w:rPr>
            </w:pPr>
            <w:r w:rsidRPr="00847211">
              <w:rPr>
                <w:caps w:val="0"/>
                <w:sz w:val="20"/>
                <w:szCs w:val="22"/>
              </w:rPr>
              <w:t>Would the project</w:t>
            </w:r>
            <w:ins w:id="907" w:author="Anshika Gupta" w:date="2023-06-27T09:09:00Z">
              <w:r w:rsidR="00053669">
                <w:rPr>
                  <w:caps w:val="0"/>
                  <w:sz w:val="20"/>
                  <w:szCs w:val="22"/>
                </w:rPr>
                <w:t xml:space="preserve"> potentially</w:t>
              </w:r>
            </w:ins>
            <w:r w:rsidRPr="00847211">
              <w:rPr>
                <w:caps w:val="0"/>
                <w:sz w:val="20"/>
                <w:szCs w:val="22"/>
              </w:rPr>
              <w:t xml:space="preserve"> involve or lead to</w:t>
            </w:r>
            <w:del w:id="908" w:author="Anshika Gupta" w:date="2023-06-27T09:09:00Z">
              <w:r w:rsidRPr="00847211" w:rsidDel="00053669">
                <w:rPr>
                  <w:caps w:val="0"/>
                  <w:sz w:val="20"/>
                  <w:szCs w:val="22"/>
                </w:rPr>
                <w:delText xml:space="preserve"> or lack of</w:delText>
              </w:r>
            </w:del>
            <w:r w:rsidRPr="00847211">
              <w:rPr>
                <w:caps w:val="0"/>
                <w:sz w:val="20"/>
                <w:szCs w:val="22"/>
              </w:rPr>
              <w:t xml:space="preserve">: </w:t>
            </w:r>
          </w:p>
          <w:p w14:paraId="1858216B" w14:textId="0C3A7512"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sidRPr="005E36C8">
              <w:rPr>
                <w:b/>
                <w:bCs/>
                <w:caps w:val="0"/>
                <w:sz w:val="20"/>
                <w:szCs w:val="22"/>
              </w:rPr>
              <w:t>(</w:t>
            </w:r>
            <w:r w:rsidRPr="005E36C8">
              <w:t>note: applies to</w:t>
            </w:r>
            <w:ins w:id="909" w:author="Anshika Gupta" w:date="2023-06-27T09:09:00Z">
              <w:r w:rsidR="00053669">
                <w:t xml:space="preserve"> both</w:t>
              </w:r>
            </w:ins>
            <w:r w:rsidRPr="005E36C8">
              <w:t xml:space="preserve"> project and contractor workers)</w:t>
            </w:r>
          </w:p>
        </w:tc>
      </w:tr>
      <w:tr w:rsidR="00744DEA" w:rsidRPr="005E36C8" w14:paraId="7EC1C1B3"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04B6A05F" w14:textId="4A7C6F72" w:rsidR="00744DEA" w:rsidRPr="005E36C8" w:rsidRDefault="00744DEA" w:rsidP="00744DEA">
            <w:pPr>
              <w:pStyle w:val="TablesHeadingGSCyan"/>
              <w:framePr w:hSpace="0" w:wrap="auto" w:vAnchor="margin" w:hAnchor="text" w:yAlign="inline"/>
              <w:rPr>
                <w:caps w:val="0"/>
                <w:color w:val="4D4D4C"/>
                <w:sz w:val="20"/>
                <w:szCs w:val="22"/>
              </w:rPr>
            </w:pPr>
            <w:r w:rsidRPr="006A3AE0">
              <w:rPr>
                <w:rStyle w:val="SmartLink1"/>
                <w:sz w:val="20"/>
                <w:szCs w:val="22"/>
              </w:rPr>
              <w:fldChar w:fldCharType="begin"/>
            </w:r>
            <w:r w:rsidRPr="006A3AE0">
              <w:rPr>
                <w:rStyle w:val="SmartLink1"/>
                <w:sz w:val="20"/>
                <w:szCs w:val="22"/>
              </w:rPr>
              <w:instrText xml:space="preserve"> REF _Ref136261690 \w \h </w:instrText>
            </w:r>
            <w:r>
              <w:rPr>
                <w:rStyle w:val="SmartLink1"/>
                <w:sz w:val="20"/>
                <w:szCs w:val="22"/>
              </w:rPr>
              <w:instrText xml:space="preserve"> \* MERGEFORMAT </w:instrText>
            </w:r>
            <w:r w:rsidRPr="006A3AE0">
              <w:rPr>
                <w:rStyle w:val="SmartLink1"/>
                <w:sz w:val="20"/>
                <w:szCs w:val="22"/>
              </w:rPr>
            </w:r>
            <w:r w:rsidRPr="006A3AE0">
              <w:rPr>
                <w:rStyle w:val="SmartLink1"/>
                <w:sz w:val="20"/>
                <w:szCs w:val="22"/>
              </w:rPr>
              <w:fldChar w:fldCharType="separate"/>
            </w:r>
            <w:r w:rsidRPr="006A3AE0">
              <w:rPr>
                <w:rStyle w:val="SmartLink1"/>
                <w:sz w:val="20"/>
                <w:szCs w:val="22"/>
              </w:rPr>
              <w:t>P.6.1.1 |</w:t>
            </w:r>
            <w:r w:rsidRPr="006A3AE0">
              <w:rPr>
                <w:rStyle w:val="SmartLink1"/>
                <w:sz w:val="20"/>
                <w:szCs w:val="22"/>
              </w:rPr>
              <w:fldChar w:fldCharType="end"/>
            </w:r>
          </w:p>
        </w:tc>
        <w:tc>
          <w:tcPr>
            <w:tcW w:w="3285" w:type="pct"/>
            <w:tcBorders>
              <w:top w:val="single" w:sz="4" w:space="0" w:color="auto"/>
              <w:bottom w:val="single" w:sz="4" w:space="0" w:color="auto"/>
              <w:right w:val="single" w:sz="4" w:space="0" w:color="auto"/>
            </w:tcBorders>
            <w:vAlign w:val="top"/>
          </w:tcPr>
          <w:p w14:paraId="6D330798" w14:textId="77777777" w:rsidR="00744DEA" w:rsidRPr="005E36C8" w:rsidRDefault="00744DEA" w:rsidP="00744DEA">
            <w:pPr>
              <w:pStyle w:val="TablesHeadingGSCyan"/>
              <w:framePr w:hSpace="0" w:wrap="auto" w:vAnchor="margin" w:hAnchor="text" w:yAlign="inline"/>
              <w:rPr>
                <w:caps w:val="0"/>
                <w:color w:val="4D4D4C"/>
              </w:rPr>
            </w:pPr>
            <w:r w:rsidRPr="005E36C8">
              <w:rPr>
                <w:caps w:val="0"/>
                <w:color w:val="4D4D4C"/>
                <w:sz w:val="20"/>
                <w:szCs w:val="20"/>
              </w:rPr>
              <w:t>use of forced labour?</w:t>
            </w:r>
          </w:p>
        </w:tc>
        <w:tc>
          <w:tcPr>
            <w:tcW w:w="954" w:type="pct"/>
            <w:tcBorders>
              <w:top w:val="single" w:sz="4" w:space="0" w:color="auto"/>
              <w:left w:val="single" w:sz="4" w:space="0" w:color="auto"/>
              <w:bottom w:val="single" w:sz="4" w:space="0" w:color="auto"/>
            </w:tcBorders>
            <w:vAlign w:val="top"/>
          </w:tcPr>
          <w:p w14:paraId="59B73D11" w14:textId="115B5624"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770058503"/>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65AE8FE9" w14:textId="497F6752" w:rsidR="00744DEA" w:rsidRPr="005E36C8" w:rsidDel="00A63097" w:rsidRDefault="00573249" w:rsidP="00744DEA">
            <w:sdt>
              <w:sdtPr>
                <w:rPr>
                  <w:caps/>
                  <w:sz w:val="20"/>
                  <w:szCs w:val="20"/>
                </w:rPr>
                <w:id w:val="1086498755"/>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POTENTIALLY</w:t>
            </w:r>
          </w:p>
          <w:p w14:paraId="74D3DC92" w14:textId="6DD7E361"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335486361"/>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5E36C8" w14:paraId="5143F5CA"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6A30E92F" w14:textId="020F98EA" w:rsidR="00744DEA" w:rsidRPr="005E36C8" w:rsidRDefault="00744DEA" w:rsidP="00744DEA">
            <w:pPr>
              <w:pStyle w:val="TablesHeadingGSCyan"/>
              <w:framePr w:hSpace="0" w:wrap="auto" w:vAnchor="margin" w:hAnchor="text" w:yAlign="inline"/>
              <w:rPr>
                <w:caps w:val="0"/>
                <w:color w:val="4D4D4C"/>
                <w:sz w:val="20"/>
                <w:szCs w:val="22"/>
              </w:rPr>
            </w:pPr>
            <w:r w:rsidRPr="006A3AE0">
              <w:rPr>
                <w:rStyle w:val="SmartLink1"/>
                <w:sz w:val="20"/>
                <w:szCs w:val="22"/>
              </w:rPr>
              <w:fldChar w:fldCharType="begin"/>
            </w:r>
            <w:r w:rsidRPr="006A3AE0">
              <w:rPr>
                <w:rStyle w:val="SmartLink1"/>
                <w:sz w:val="20"/>
                <w:szCs w:val="22"/>
              </w:rPr>
              <w:instrText xml:space="preserve"> REF _Ref136261690 \w \h </w:instrText>
            </w:r>
            <w:r>
              <w:rPr>
                <w:rStyle w:val="SmartLink1"/>
                <w:sz w:val="20"/>
                <w:szCs w:val="22"/>
              </w:rPr>
              <w:instrText xml:space="preserve"> \* MERGEFORMAT </w:instrText>
            </w:r>
            <w:r w:rsidRPr="006A3AE0">
              <w:rPr>
                <w:rStyle w:val="SmartLink1"/>
                <w:sz w:val="20"/>
                <w:szCs w:val="22"/>
              </w:rPr>
            </w:r>
            <w:r w:rsidRPr="006A3AE0">
              <w:rPr>
                <w:rStyle w:val="SmartLink1"/>
                <w:sz w:val="20"/>
                <w:szCs w:val="22"/>
              </w:rPr>
              <w:fldChar w:fldCharType="separate"/>
            </w:r>
            <w:r w:rsidRPr="006A3AE0">
              <w:rPr>
                <w:rStyle w:val="SmartLink1"/>
                <w:sz w:val="20"/>
                <w:szCs w:val="22"/>
              </w:rPr>
              <w:t>P.6.1.1 |</w:t>
            </w:r>
            <w:r w:rsidRPr="006A3AE0">
              <w:rPr>
                <w:rStyle w:val="SmartLink1"/>
                <w:sz w:val="20"/>
                <w:szCs w:val="22"/>
              </w:rPr>
              <w:fldChar w:fldCharType="end"/>
            </w:r>
          </w:p>
        </w:tc>
        <w:tc>
          <w:tcPr>
            <w:tcW w:w="3285" w:type="pct"/>
            <w:tcBorders>
              <w:top w:val="single" w:sz="4" w:space="0" w:color="auto"/>
              <w:bottom w:val="single" w:sz="4" w:space="0" w:color="auto"/>
              <w:right w:val="single" w:sz="4" w:space="0" w:color="auto"/>
            </w:tcBorders>
            <w:vAlign w:val="top"/>
          </w:tcPr>
          <w:p w14:paraId="716EA556" w14:textId="77777777" w:rsidR="00744DEA" w:rsidRPr="005E36C8" w:rsidRDefault="00744DEA" w:rsidP="00744DEA">
            <w:pPr>
              <w:pStyle w:val="TablesHeadingGSCyan"/>
              <w:framePr w:hSpace="0" w:wrap="auto" w:vAnchor="margin" w:hAnchor="text" w:yAlign="inline"/>
              <w:rPr>
                <w:caps w:val="0"/>
                <w:color w:val="4D4D4C"/>
                <w:sz w:val="20"/>
                <w:szCs w:val="20"/>
              </w:rPr>
            </w:pPr>
            <w:r w:rsidRPr="005E36C8">
              <w:rPr>
                <w:caps w:val="0"/>
                <w:color w:val="4D4D4C"/>
                <w:sz w:val="20"/>
                <w:szCs w:val="20"/>
              </w:rPr>
              <w:t>working conditions that do not meet national labour laws and international commitments?</w:t>
            </w:r>
          </w:p>
        </w:tc>
        <w:tc>
          <w:tcPr>
            <w:tcW w:w="954" w:type="pct"/>
            <w:tcBorders>
              <w:top w:val="single" w:sz="4" w:space="0" w:color="auto"/>
              <w:left w:val="single" w:sz="4" w:space="0" w:color="auto"/>
              <w:bottom w:val="single" w:sz="4" w:space="0" w:color="auto"/>
            </w:tcBorders>
            <w:vAlign w:val="top"/>
          </w:tcPr>
          <w:p w14:paraId="3CC9B859" w14:textId="674E2906"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104499654"/>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21B1FB96" w14:textId="28EC424C" w:rsidR="00744DEA" w:rsidRPr="005E36C8" w:rsidDel="00A63097" w:rsidRDefault="00573249" w:rsidP="00744DEA">
            <w:sdt>
              <w:sdtPr>
                <w:rPr>
                  <w:caps/>
                  <w:sz w:val="20"/>
                  <w:szCs w:val="20"/>
                </w:rPr>
                <w:id w:val="-1979907291"/>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POTENTIALLY</w:t>
            </w:r>
          </w:p>
          <w:p w14:paraId="440D6762" w14:textId="0E6C299B"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562557779"/>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5E36C8" w14:paraId="043C3A11"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37392265" w14:textId="394892DD" w:rsidR="00744DEA" w:rsidRPr="005E36C8" w:rsidRDefault="00744DEA" w:rsidP="00744DEA">
            <w:pPr>
              <w:pStyle w:val="TablesHeadingGSCyan"/>
              <w:framePr w:hSpace="0" w:wrap="auto" w:vAnchor="margin" w:hAnchor="text" w:yAlign="inline"/>
              <w:rPr>
                <w:caps w:val="0"/>
                <w:color w:val="4D4D4C"/>
                <w:sz w:val="20"/>
                <w:szCs w:val="22"/>
              </w:rPr>
            </w:pPr>
            <w:r w:rsidRPr="006A3AE0">
              <w:rPr>
                <w:rStyle w:val="SmartLink1"/>
                <w:sz w:val="20"/>
                <w:szCs w:val="22"/>
              </w:rPr>
              <w:fldChar w:fldCharType="begin"/>
            </w:r>
            <w:r w:rsidRPr="006A3AE0">
              <w:rPr>
                <w:rStyle w:val="SmartLink1"/>
                <w:sz w:val="20"/>
                <w:szCs w:val="22"/>
              </w:rPr>
              <w:instrText xml:space="preserve"> REF _Ref136261690 \w \h </w:instrText>
            </w:r>
            <w:r>
              <w:rPr>
                <w:rStyle w:val="SmartLink1"/>
                <w:sz w:val="20"/>
                <w:szCs w:val="22"/>
              </w:rPr>
              <w:instrText xml:space="preserve"> \* MERGEFORMAT </w:instrText>
            </w:r>
            <w:r w:rsidRPr="006A3AE0">
              <w:rPr>
                <w:rStyle w:val="SmartLink1"/>
                <w:sz w:val="20"/>
                <w:szCs w:val="22"/>
              </w:rPr>
            </w:r>
            <w:r w:rsidRPr="006A3AE0">
              <w:rPr>
                <w:rStyle w:val="SmartLink1"/>
                <w:sz w:val="20"/>
                <w:szCs w:val="22"/>
              </w:rPr>
              <w:fldChar w:fldCharType="separate"/>
            </w:r>
            <w:r w:rsidRPr="006A3AE0">
              <w:rPr>
                <w:rStyle w:val="SmartLink1"/>
                <w:sz w:val="20"/>
                <w:szCs w:val="22"/>
              </w:rPr>
              <w:t>P.6.1.1 |</w:t>
            </w:r>
            <w:r w:rsidRPr="006A3AE0">
              <w:rPr>
                <w:rStyle w:val="SmartLink1"/>
                <w:sz w:val="20"/>
                <w:szCs w:val="22"/>
              </w:rPr>
              <w:fldChar w:fldCharType="end"/>
            </w:r>
          </w:p>
        </w:tc>
        <w:tc>
          <w:tcPr>
            <w:tcW w:w="3285" w:type="pct"/>
            <w:tcBorders>
              <w:top w:val="single" w:sz="4" w:space="0" w:color="auto"/>
              <w:bottom w:val="single" w:sz="4" w:space="0" w:color="auto"/>
              <w:right w:val="single" w:sz="4" w:space="0" w:color="auto"/>
            </w:tcBorders>
            <w:vAlign w:val="top"/>
          </w:tcPr>
          <w:p w14:paraId="25E958A1" w14:textId="77777777" w:rsidR="00744DEA" w:rsidRPr="005E36C8" w:rsidRDefault="00744DEA" w:rsidP="00744DEA">
            <w:pPr>
              <w:pStyle w:val="TablesHeadingGSCyan"/>
              <w:framePr w:hSpace="0" w:wrap="auto" w:vAnchor="margin" w:hAnchor="text" w:yAlign="inline"/>
              <w:rPr>
                <w:caps w:val="0"/>
                <w:color w:val="4D4D4C"/>
                <w:sz w:val="20"/>
                <w:szCs w:val="20"/>
              </w:rPr>
            </w:pPr>
            <w:r w:rsidRPr="005E36C8">
              <w:rPr>
                <w:caps w:val="0"/>
                <w:color w:val="4D4D4C"/>
                <w:sz w:val="20"/>
                <w:szCs w:val="20"/>
              </w:rPr>
              <w:t>working conditions that may deny freedom of association and collective bargaining?</w:t>
            </w:r>
          </w:p>
        </w:tc>
        <w:tc>
          <w:tcPr>
            <w:tcW w:w="954" w:type="pct"/>
            <w:tcBorders>
              <w:top w:val="single" w:sz="4" w:space="0" w:color="auto"/>
              <w:left w:val="single" w:sz="4" w:space="0" w:color="auto"/>
              <w:bottom w:val="single" w:sz="4" w:space="0" w:color="auto"/>
            </w:tcBorders>
            <w:vAlign w:val="top"/>
          </w:tcPr>
          <w:p w14:paraId="03F9ED76" w14:textId="459F327B"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180156864"/>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26177A98" w14:textId="4FA9FA1A" w:rsidR="00744DEA" w:rsidRPr="005E36C8" w:rsidDel="00A63097" w:rsidRDefault="00573249" w:rsidP="00744DEA">
            <w:sdt>
              <w:sdtPr>
                <w:rPr>
                  <w:caps/>
                  <w:sz w:val="20"/>
                  <w:szCs w:val="20"/>
                </w:rPr>
                <w:id w:val="-100182845"/>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POTENTIALLY</w:t>
            </w:r>
          </w:p>
          <w:p w14:paraId="6DC6F1EE" w14:textId="45F5AB0A" w:rsidR="00744DEA" w:rsidRPr="005E36C8" w:rsidRDefault="00573249" w:rsidP="00744DEA">
            <w:sdt>
              <w:sdtPr>
                <w:rPr>
                  <w:caps/>
                  <w:sz w:val="20"/>
                  <w:szCs w:val="20"/>
                </w:rPr>
                <w:id w:val="156808177"/>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NO</w:t>
            </w:r>
          </w:p>
        </w:tc>
      </w:tr>
      <w:tr w:rsidR="00744DEA" w:rsidRPr="005E36C8" w14:paraId="45682536"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572BC694" w14:textId="645234BA" w:rsidR="00744DEA" w:rsidRPr="006A3AE0" w:rsidRDefault="00744DEA" w:rsidP="00744DEA">
            <w:pPr>
              <w:pStyle w:val="TablesHeadingGSCyan"/>
              <w:framePr w:hSpace="0" w:wrap="auto" w:vAnchor="margin" w:hAnchor="text" w:yAlign="inline"/>
              <w:rPr>
                <w:rStyle w:val="SmartLink1"/>
                <w:sz w:val="20"/>
                <w:szCs w:val="22"/>
              </w:rPr>
            </w:pPr>
            <w:r>
              <w:rPr>
                <w:rStyle w:val="SmartLink1"/>
                <w:sz w:val="20"/>
                <w:szCs w:val="22"/>
              </w:rPr>
              <w:fldChar w:fldCharType="begin"/>
            </w:r>
            <w:r>
              <w:rPr>
                <w:rStyle w:val="SmartLink1"/>
                <w:sz w:val="20"/>
                <w:szCs w:val="22"/>
              </w:rPr>
              <w:instrText xml:space="preserve"> REF _Ref136261690 \w \h </w:instrText>
            </w:r>
            <w:r>
              <w:rPr>
                <w:rStyle w:val="SmartLink1"/>
                <w:sz w:val="20"/>
                <w:szCs w:val="22"/>
              </w:rPr>
            </w:r>
            <w:r>
              <w:rPr>
                <w:rStyle w:val="SmartLink1"/>
                <w:sz w:val="20"/>
                <w:szCs w:val="22"/>
              </w:rPr>
              <w:fldChar w:fldCharType="separate"/>
            </w:r>
            <w:r>
              <w:rPr>
                <w:rStyle w:val="SmartLink1"/>
                <w:sz w:val="20"/>
                <w:szCs w:val="22"/>
              </w:rPr>
              <w:t>P.6.1.1 |</w:t>
            </w:r>
            <w:r>
              <w:rPr>
                <w:rStyle w:val="SmartLink1"/>
                <w:sz w:val="20"/>
                <w:szCs w:val="22"/>
              </w:rPr>
              <w:fldChar w:fldCharType="end"/>
            </w:r>
          </w:p>
        </w:tc>
        <w:tc>
          <w:tcPr>
            <w:tcW w:w="3285" w:type="pct"/>
            <w:tcBorders>
              <w:top w:val="single" w:sz="4" w:space="0" w:color="auto"/>
              <w:bottom w:val="single" w:sz="4" w:space="0" w:color="auto"/>
              <w:right w:val="single" w:sz="4" w:space="0" w:color="auto"/>
            </w:tcBorders>
            <w:vAlign w:val="top"/>
          </w:tcPr>
          <w:p w14:paraId="4865F484" w14:textId="3BE9C14D" w:rsidR="00744DEA" w:rsidRDefault="00925B6E" w:rsidP="00744DEA">
            <w:pPr>
              <w:pStyle w:val="TablesHeadingGSCyan"/>
              <w:framePr w:hSpace="0" w:wrap="auto" w:vAnchor="margin" w:hAnchor="text" w:yAlign="inline"/>
            </w:pPr>
            <w:ins w:id="910" w:author="VT" w:date="2023-06-27T10:07:00Z">
              <w:r>
                <w:rPr>
                  <w:caps w:val="0"/>
                  <w:color w:val="4D4D4C"/>
                  <w:sz w:val="20"/>
                  <w:szCs w:val="20"/>
                </w:rPr>
                <w:t>a</w:t>
              </w:r>
            </w:ins>
            <w:ins w:id="911" w:author="Anshika Gupta" w:date="2023-06-27T09:11:00Z">
              <w:del w:id="912" w:author="VT" w:date="2023-06-27T10:07:00Z">
                <w:r w:rsidR="00053669" w:rsidDel="00925B6E">
                  <w:rPr>
                    <w:caps w:val="0"/>
                    <w:color w:val="4D4D4C"/>
                    <w:sz w:val="20"/>
                    <w:szCs w:val="20"/>
                  </w:rPr>
                  <w:delText>A</w:delText>
                </w:r>
              </w:del>
              <w:r w:rsidR="00053669">
                <w:rPr>
                  <w:caps w:val="0"/>
                  <w:color w:val="4D4D4C"/>
                  <w:sz w:val="20"/>
                  <w:szCs w:val="20"/>
                </w:rPr>
                <w:t xml:space="preserve">bsence of </w:t>
              </w:r>
            </w:ins>
            <w:r w:rsidR="00744DEA">
              <w:rPr>
                <w:caps w:val="0"/>
                <w:color w:val="4D4D4C"/>
                <w:sz w:val="20"/>
                <w:szCs w:val="20"/>
              </w:rPr>
              <w:t>documented w</w:t>
            </w:r>
            <w:r w:rsidR="00744DEA" w:rsidRPr="00184ECB">
              <w:rPr>
                <w:caps w:val="0"/>
                <w:color w:val="4D4D4C"/>
                <w:sz w:val="20"/>
                <w:szCs w:val="20"/>
              </w:rPr>
              <w:t>orking agreements with all individual workers</w:t>
            </w:r>
            <w:r w:rsidR="00744DEA" w:rsidRPr="005E36C8">
              <w:t xml:space="preserve"> </w:t>
            </w:r>
          </w:p>
          <w:p w14:paraId="788F1DBB" w14:textId="77777777" w:rsidR="00744DEA" w:rsidRDefault="00744DEA" w:rsidP="00744DEA">
            <w:pPr>
              <w:pStyle w:val="TablesHeadingGSCyan"/>
              <w:framePr w:hSpace="0" w:wrap="auto" w:vAnchor="margin" w:hAnchor="text" w:yAlign="inline"/>
            </w:pPr>
          </w:p>
          <w:p w14:paraId="456DEFAF" w14:textId="10DD9B87" w:rsidR="00744DEA" w:rsidRPr="005E36C8" w:rsidRDefault="00744DEA" w:rsidP="00744DEA">
            <w:pPr>
              <w:pStyle w:val="TablesHeadingGSCyan"/>
              <w:framePr w:hSpace="0" w:wrap="auto" w:vAnchor="margin" w:hAnchor="text" w:yAlign="inline"/>
              <w:rPr>
                <w:caps w:val="0"/>
                <w:color w:val="4D4D4C"/>
                <w:sz w:val="20"/>
                <w:szCs w:val="20"/>
              </w:rPr>
            </w:pPr>
            <w:r w:rsidRPr="00B3777F">
              <w:rPr>
                <w:i/>
                <w:iCs/>
                <w:caps w:val="0"/>
                <w:color w:val="4D4D4C"/>
                <w:sz w:val="20"/>
                <w:szCs w:val="20"/>
              </w:rPr>
              <w:t>if such agreements do not exist, or do not address working conditions and terms of employment, the project developer shall provide reasonable working conditions and terms of employment</w:t>
            </w:r>
            <w:r>
              <w:rPr>
                <w:i/>
                <w:iCs/>
                <w:caps w:val="0"/>
                <w:color w:val="4D4D4C"/>
                <w:sz w:val="20"/>
                <w:szCs w:val="20"/>
              </w:rPr>
              <w:t>.</w:t>
            </w:r>
            <w:r w:rsidRPr="00B3777F">
              <w:t xml:space="preserve"> </w:t>
            </w:r>
            <w:r>
              <w:t xml:space="preserve"> </w:t>
            </w:r>
            <w:r>
              <w:rPr>
                <w:caps w:val="0"/>
                <w:color w:val="4D4D4C"/>
                <w:sz w:val="20"/>
                <w:szCs w:val="20"/>
              </w:rPr>
              <w:t xml:space="preserve"> </w:t>
            </w:r>
          </w:p>
        </w:tc>
        <w:tc>
          <w:tcPr>
            <w:tcW w:w="954" w:type="pct"/>
            <w:tcBorders>
              <w:top w:val="single" w:sz="4" w:space="0" w:color="auto"/>
              <w:left w:val="single" w:sz="4" w:space="0" w:color="auto"/>
              <w:bottom w:val="single" w:sz="4" w:space="0" w:color="auto"/>
            </w:tcBorders>
            <w:vAlign w:val="top"/>
          </w:tcPr>
          <w:p w14:paraId="7916EAB9" w14:textId="104D69C6"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058865368"/>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7F37AF6B" w14:textId="050F4DAB" w:rsidR="00744DEA" w:rsidRPr="005E36C8" w:rsidDel="00A63097" w:rsidRDefault="00573249" w:rsidP="00744DEA">
            <w:sdt>
              <w:sdtPr>
                <w:rPr>
                  <w:caps/>
                  <w:sz w:val="20"/>
                  <w:szCs w:val="20"/>
                </w:rPr>
                <w:id w:val="142555330"/>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POTENTIALLY</w:t>
            </w:r>
          </w:p>
          <w:p w14:paraId="2590F733" w14:textId="0275ED8F" w:rsidR="00744DEA" w:rsidRDefault="00573249" w:rsidP="00744DEA">
            <w:pPr>
              <w:rPr>
                <w:caps/>
                <w:sz w:val="20"/>
                <w:szCs w:val="20"/>
              </w:rPr>
            </w:pPr>
            <w:sdt>
              <w:sdtPr>
                <w:rPr>
                  <w:caps/>
                  <w:sz w:val="20"/>
                  <w:szCs w:val="20"/>
                </w:rPr>
                <w:id w:val="-1171636548"/>
                <w14:checkbox>
                  <w14:checked w14:val="0"/>
                  <w14:checkedState w14:val="2612" w14:font="MS Gothic"/>
                  <w14:uncheckedState w14:val="2610" w14:font="MS Gothic"/>
                </w14:checkbox>
              </w:sdtPr>
              <w:sdtEndPr/>
              <w:sdtContent>
                <w:r w:rsidR="00744DEA" w:rsidRPr="00970CB2" w:rsidDel="00A63097">
                  <w:rPr>
                    <w:rFonts w:ascii="Segoe UI Symbol" w:hAnsi="Segoe UI Symbol" w:cs="Segoe UI Symbol"/>
                    <w:caps/>
                    <w:sz w:val="20"/>
                    <w:szCs w:val="20"/>
                  </w:rPr>
                  <w:t>☐</w:t>
                </w:r>
              </w:sdtContent>
            </w:sdt>
            <w:r w:rsidR="00744DEA" w:rsidRPr="005E36C8" w:rsidDel="00A63097">
              <w:rPr>
                <w:caps/>
                <w:sz w:val="20"/>
                <w:szCs w:val="20"/>
              </w:rPr>
              <w:t xml:space="preserve"> NO</w:t>
            </w:r>
          </w:p>
        </w:tc>
      </w:tr>
      <w:tr w:rsidR="00744DEA" w:rsidRPr="005E36C8" w14:paraId="2DA79CCB"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158C425E" w14:textId="08913287" w:rsidR="00744DEA" w:rsidRPr="005E36C8" w:rsidRDefault="00744DEA" w:rsidP="00744DEA">
            <w:pPr>
              <w:pStyle w:val="TablesHeadingGSCyan"/>
              <w:framePr w:hSpace="0" w:wrap="auto" w:vAnchor="margin" w:hAnchor="text" w:yAlign="inline"/>
              <w:rPr>
                <w:caps w:val="0"/>
                <w:color w:val="4D4D4C"/>
                <w:sz w:val="20"/>
                <w:szCs w:val="22"/>
              </w:rPr>
            </w:pPr>
            <w:r>
              <w:rPr>
                <w:rStyle w:val="SmartLink1"/>
                <w:sz w:val="20"/>
                <w:szCs w:val="22"/>
              </w:rPr>
              <w:fldChar w:fldCharType="begin"/>
            </w:r>
            <w:r>
              <w:rPr>
                <w:rStyle w:val="SmartLink1"/>
                <w:sz w:val="20"/>
                <w:szCs w:val="22"/>
              </w:rPr>
              <w:instrText xml:space="preserve"> REF _Ref136261690 \w \h </w:instrText>
            </w:r>
            <w:r>
              <w:rPr>
                <w:rStyle w:val="SmartLink1"/>
                <w:sz w:val="20"/>
                <w:szCs w:val="22"/>
              </w:rPr>
            </w:r>
            <w:r>
              <w:rPr>
                <w:rStyle w:val="SmartLink1"/>
                <w:sz w:val="20"/>
                <w:szCs w:val="22"/>
              </w:rPr>
              <w:fldChar w:fldCharType="separate"/>
            </w:r>
            <w:r>
              <w:rPr>
                <w:rStyle w:val="SmartLink1"/>
                <w:sz w:val="20"/>
                <w:szCs w:val="22"/>
              </w:rPr>
              <w:t>P.6.1.1 |</w:t>
            </w:r>
            <w:r>
              <w:rPr>
                <w:rStyle w:val="SmartLink1"/>
                <w:sz w:val="20"/>
                <w:szCs w:val="22"/>
              </w:rPr>
              <w:fldChar w:fldCharType="end"/>
            </w:r>
          </w:p>
        </w:tc>
        <w:tc>
          <w:tcPr>
            <w:tcW w:w="3285" w:type="pct"/>
            <w:tcBorders>
              <w:top w:val="single" w:sz="4" w:space="0" w:color="auto"/>
              <w:bottom w:val="single" w:sz="4" w:space="0" w:color="auto"/>
              <w:right w:val="single" w:sz="4" w:space="0" w:color="auto"/>
            </w:tcBorders>
            <w:vAlign w:val="top"/>
          </w:tcPr>
          <w:p w14:paraId="40DADFB9" w14:textId="77777777" w:rsidR="00744DEA" w:rsidRPr="005E36C8" w:rsidRDefault="00744DEA" w:rsidP="00744DEA">
            <w:pPr>
              <w:pStyle w:val="TablesHeadingGSCyan"/>
              <w:framePr w:hSpace="0" w:wrap="auto" w:vAnchor="margin" w:hAnchor="text" w:yAlign="inline"/>
              <w:rPr>
                <w:caps w:val="0"/>
                <w:color w:val="4D4D4C"/>
                <w:sz w:val="20"/>
                <w:szCs w:val="20"/>
              </w:rPr>
            </w:pPr>
            <w:r w:rsidRPr="005E36C8">
              <w:rPr>
                <w:caps w:val="0"/>
                <w:color w:val="4D4D4C"/>
                <w:sz w:val="20"/>
                <w:szCs w:val="20"/>
              </w:rPr>
              <w:t>use of migrant workers?</w:t>
            </w:r>
          </w:p>
          <w:p w14:paraId="27C5924D" w14:textId="77777777" w:rsidR="00744DEA" w:rsidRPr="005E36C8" w:rsidRDefault="00744DEA" w:rsidP="00744DEA">
            <w:pPr>
              <w:pStyle w:val="TablesHeadingGSCyan"/>
              <w:framePr w:hSpace="0" w:wrap="auto" w:vAnchor="margin" w:hAnchor="text" w:yAlign="inline"/>
              <w:rPr>
                <w:caps w:val="0"/>
                <w:color w:val="4D4D4C"/>
                <w:sz w:val="20"/>
                <w:szCs w:val="20"/>
              </w:rPr>
            </w:pPr>
          </w:p>
          <w:p w14:paraId="618A627F" w14:textId="77777777" w:rsidR="00744DEA" w:rsidRPr="005E36C8" w:rsidRDefault="00744DEA" w:rsidP="00744DEA">
            <w:pPr>
              <w:pStyle w:val="TablesHeadingGSCyan"/>
              <w:framePr w:hSpace="0" w:wrap="auto" w:vAnchor="margin" w:hAnchor="text" w:yAlign="inline"/>
              <w:rPr>
                <w:i/>
                <w:iCs/>
                <w:caps w:val="0"/>
                <w:color w:val="4D4D4C"/>
                <w:sz w:val="20"/>
                <w:szCs w:val="20"/>
              </w:rPr>
            </w:pPr>
            <w:r w:rsidRPr="005E36C8">
              <w:rPr>
                <w:i/>
                <w:iCs/>
                <w:caps w:val="0"/>
                <w:color w:val="4D4D4C"/>
                <w:sz w:val="20"/>
                <w:szCs w:val="20"/>
              </w:rPr>
              <w:t>if engaged, the developer shall ensure that they are engaged substantially equivalent terms and conditions to non-migrant workers carrying out similar work.</w:t>
            </w:r>
          </w:p>
        </w:tc>
        <w:tc>
          <w:tcPr>
            <w:tcW w:w="954" w:type="pct"/>
            <w:tcBorders>
              <w:top w:val="single" w:sz="4" w:space="0" w:color="auto"/>
              <w:left w:val="single" w:sz="4" w:space="0" w:color="auto"/>
              <w:bottom w:val="single" w:sz="4" w:space="0" w:color="auto"/>
            </w:tcBorders>
            <w:vAlign w:val="top"/>
          </w:tcPr>
          <w:p w14:paraId="14F189C4" w14:textId="5FC40B19"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66497237"/>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113EDFB3" w14:textId="500C13BE" w:rsidR="00744DEA" w:rsidRPr="005E36C8" w:rsidDel="00A63097" w:rsidRDefault="00573249" w:rsidP="00744DEA">
            <w:sdt>
              <w:sdtPr>
                <w:rPr>
                  <w:caps/>
                  <w:sz w:val="20"/>
                  <w:szCs w:val="20"/>
                </w:rPr>
                <w:id w:val="-1404673690"/>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POTENTIALLY</w:t>
            </w:r>
          </w:p>
          <w:p w14:paraId="3418920C" w14:textId="54577325" w:rsidR="00744DEA" w:rsidRPr="005E36C8" w:rsidRDefault="00573249" w:rsidP="00744DEA">
            <w:sdt>
              <w:sdtPr>
                <w:rPr>
                  <w:caps/>
                  <w:sz w:val="20"/>
                  <w:szCs w:val="20"/>
                </w:rPr>
                <w:id w:val="-366831757"/>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NO</w:t>
            </w:r>
          </w:p>
        </w:tc>
      </w:tr>
      <w:tr w:rsidR="00744DEA" w:rsidRPr="005E36C8" w14:paraId="69EA1EDC"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1236E7B3" w14:textId="278EEF2E" w:rsidR="00744DEA" w:rsidRPr="005E36C8" w:rsidRDefault="00744DEA" w:rsidP="00744DEA">
            <w:pPr>
              <w:pStyle w:val="TablesHeadingGSCyan"/>
              <w:framePr w:hSpace="0" w:wrap="auto" w:vAnchor="margin" w:hAnchor="text" w:yAlign="inline"/>
              <w:rPr>
                <w:caps w:val="0"/>
                <w:color w:val="4D4D4C"/>
                <w:sz w:val="20"/>
                <w:szCs w:val="22"/>
              </w:rPr>
            </w:pPr>
            <w:r>
              <w:rPr>
                <w:rStyle w:val="SmartLink1"/>
                <w:sz w:val="20"/>
                <w:szCs w:val="22"/>
              </w:rPr>
              <w:fldChar w:fldCharType="begin"/>
            </w:r>
            <w:r>
              <w:rPr>
                <w:rStyle w:val="SmartLink1"/>
                <w:sz w:val="20"/>
                <w:szCs w:val="22"/>
              </w:rPr>
              <w:instrText xml:space="preserve"> REF _Ref136261690 \w \h </w:instrText>
            </w:r>
            <w:r>
              <w:rPr>
                <w:rStyle w:val="SmartLink1"/>
                <w:sz w:val="20"/>
                <w:szCs w:val="22"/>
              </w:rPr>
            </w:r>
            <w:r>
              <w:rPr>
                <w:rStyle w:val="SmartLink1"/>
                <w:sz w:val="20"/>
                <w:szCs w:val="22"/>
              </w:rPr>
              <w:fldChar w:fldCharType="separate"/>
            </w:r>
            <w:r>
              <w:rPr>
                <w:rStyle w:val="SmartLink1"/>
                <w:sz w:val="20"/>
                <w:szCs w:val="22"/>
              </w:rPr>
              <w:t>P.6.1.1 |</w:t>
            </w:r>
            <w:r>
              <w:rPr>
                <w:rStyle w:val="SmartLink1"/>
                <w:sz w:val="20"/>
                <w:szCs w:val="22"/>
              </w:rPr>
              <w:fldChar w:fldCharType="end"/>
            </w:r>
          </w:p>
        </w:tc>
        <w:tc>
          <w:tcPr>
            <w:tcW w:w="3285" w:type="pct"/>
            <w:tcBorders>
              <w:top w:val="single" w:sz="4" w:space="0" w:color="auto"/>
              <w:bottom w:val="single" w:sz="4" w:space="0" w:color="auto"/>
              <w:right w:val="single" w:sz="4" w:space="0" w:color="auto"/>
            </w:tcBorders>
            <w:vAlign w:val="top"/>
          </w:tcPr>
          <w:p w14:paraId="5F636A3C" w14:textId="5D34B75B" w:rsidR="00744DEA" w:rsidRPr="005E36C8" w:rsidRDefault="00053669" w:rsidP="00744DEA">
            <w:pPr>
              <w:pStyle w:val="TablesHeadingGSCyan"/>
              <w:framePr w:hSpace="0" w:wrap="auto" w:vAnchor="margin" w:hAnchor="text" w:yAlign="inline"/>
              <w:rPr>
                <w:caps w:val="0"/>
                <w:color w:val="4D4D4C"/>
                <w:sz w:val="20"/>
                <w:szCs w:val="20"/>
              </w:rPr>
            </w:pPr>
            <w:ins w:id="913" w:author="Anshika Gupta" w:date="2023-06-27T09:11:00Z">
              <w:del w:id="914" w:author="VT" w:date="2023-06-27T10:09:00Z">
                <w:r w:rsidDel="000A1A1F">
                  <w:rPr>
                    <w:caps w:val="0"/>
                    <w:color w:val="4D4D4C"/>
                    <w:sz w:val="20"/>
                    <w:szCs w:val="20"/>
                  </w:rPr>
                  <w:delText xml:space="preserve">Not </w:delText>
                </w:r>
              </w:del>
            </w:ins>
            <w:del w:id="915" w:author="VT" w:date="2023-06-27T10:09:00Z">
              <w:r w:rsidR="00744DEA" w:rsidRPr="005E36C8" w:rsidDel="000A1A1F">
                <w:rPr>
                  <w:caps w:val="0"/>
                  <w:color w:val="4D4D4C"/>
                  <w:sz w:val="20"/>
                  <w:szCs w:val="20"/>
                </w:rPr>
                <w:delText xml:space="preserve">making </w:delText>
              </w:r>
            </w:del>
            <w:ins w:id="916" w:author="VT" w:date="2023-06-27T10:09:00Z">
              <w:r w:rsidR="000A1A1F">
                <w:rPr>
                  <w:caps w:val="0"/>
                  <w:color w:val="4D4D4C"/>
                  <w:sz w:val="20"/>
                  <w:szCs w:val="20"/>
                </w:rPr>
                <w:t>having</w:t>
              </w:r>
              <w:r w:rsidR="000A1A1F" w:rsidRPr="005E36C8">
                <w:rPr>
                  <w:caps w:val="0"/>
                  <w:color w:val="4D4D4C"/>
                  <w:sz w:val="20"/>
                  <w:szCs w:val="20"/>
                </w:rPr>
                <w:t xml:space="preserve"> </w:t>
              </w:r>
              <w:r w:rsidR="000A1A1F">
                <w:rPr>
                  <w:caps w:val="0"/>
                  <w:color w:val="4D4D4C"/>
                  <w:sz w:val="20"/>
                  <w:szCs w:val="20"/>
                </w:rPr>
                <w:t xml:space="preserve">no </w:t>
              </w:r>
            </w:ins>
            <w:r w:rsidR="00744DEA" w:rsidRPr="005E36C8">
              <w:rPr>
                <w:caps w:val="0"/>
                <w:color w:val="4D4D4C"/>
                <w:sz w:val="20"/>
                <w:szCs w:val="20"/>
              </w:rPr>
              <w:t>arrangements for basic services</w:t>
            </w:r>
            <w:r w:rsidR="00744DEA" w:rsidRPr="005E36C8">
              <w:rPr>
                <w:rStyle w:val="FootnoteReference"/>
                <w:caps w:val="0"/>
                <w:color w:val="4D4D4C"/>
                <w:sz w:val="20"/>
                <w:szCs w:val="20"/>
              </w:rPr>
              <w:footnoteReference w:id="48"/>
            </w:r>
            <w:r w:rsidR="00744DEA" w:rsidRPr="005E36C8">
              <w:rPr>
                <w:caps w:val="0"/>
                <w:color w:val="4D4D4C"/>
                <w:sz w:val="20"/>
                <w:szCs w:val="20"/>
              </w:rPr>
              <w:t xml:space="preserve"> for workers?</w:t>
            </w:r>
          </w:p>
          <w:p w14:paraId="03EF6015" w14:textId="77777777" w:rsidR="00744DEA" w:rsidDel="009759D8" w:rsidRDefault="00744DEA" w:rsidP="00744DEA">
            <w:pPr>
              <w:pStyle w:val="TablesHeadingGSCyan"/>
              <w:framePr w:hSpace="0" w:wrap="auto" w:vAnchor="margin" w:hAnchor="text" w:yAlign="inline"/>
              <w:rPr>
                <w:del w:id="917" w:author="VT" w:date="2023-06-27T10:11:00Z"/>
                <w:i/>
                <w:iCs/>
                <w:caps w:val="0"/>
                <w:color w:val="4D4D4C"/>
                <w:sz w:val="20"/>
                <w:szCs w:val="20"/>
              </w:rPr>
            </w:pPr>
          </w:p>
          <w:p w14:paraId="3E6E46EF" w14:textId="77777777" w:rsidR="009759D8" w:rsidRPr="009759D8" w:rsidRDefault="009759D8" w:rsidP="009759D8">
            <w:pPr>
              <w:rPr>
                <w:ins w:id="918" w:author="VT" w:date="2023-06-27T10:11:00Z"/>
              </w:rPr>
            </w:pPr>
          </w:p>
          <w:p w14:paraId="1145C8C5" w14:textId="77953DF4" w:rsidR="00744DEA" w:rsidRPr="005E36C8" w:rsidRDefault="00744DEA" w:rsidP="00744DEA">
            <w:pPr>
              <w:pStyle w:val="TablesHeadingGSCyan"/>
              <w:framePr w:hSpace="0" w:wrap="auto" w:vAnchor="margin" w:hAnchor="text" w:yAlign="inline"/>
            </w:pPr>
            <w:del w:id="919" w:author="VT" w:date="2023-06-27T10:09:00Z">
              <w:r w:rsidRPr="005E36C8" w:rsidDel="0022253D">
                <w:rPr>
                  <w:i/>
                  <w:iCs/>
                  <w:caps w:val="0"/>
                  <w:color w:val="4D4D4C"/>
                  <w:sz w:val="20"/>
                  <w:szCs w:val="20"/>
                </w:rPr>
                <w:delText>I</w:delText>
              </w:r>
            </w:del>
            <w:del w:id="920" w:author="VT" w:date="2023-06-27T10:11:00Z">
              <w:r w:rsidRPr="005E36C8" w:rsidDel="009759D8">
                <w:rPr>
                  <w:i/>
                  <w:iCs/>
                  <w:caps w:val="0"/>
                  <w:color w:val="4D4D4C"/>
                  <w:sz w:val="20"/>
                  <w:szCs w:val="20"/>
                </w:rPr>
                <w:delText xml:space="preserve">f yes, </w:delText>
              </w:r>
            </w:del>
            <w:r w:rsidRPr="005E36C8">
              <w:rPr>
                <w:i/>
                <w:iCs/>
                <w:caps w:val="0"/>
                <w:color w:val="4D4D4C"/>
                <w:sz w:val="20"/>
                <w:szCs w:val="20"/>
              </w:rPr>
              <w:t>the project developer shall put in place and implement policies on the quality and management of the accommodation and provision of basic services in a manner consistent with the principles of non-discrimination and equal opportunity. Workers’ accommodation arrangements should not restrict workers’ freedom of movement or of association</w:t>
            </w:r>
          </w:p>
        </w:tc>
        <w:tc>
          <w:tcPr>
            <w:tcW w:w="954" w:type="pct"/>
            <w:tcBorders>
              <w:top w:val="single" w:sz="4" w:space="0" w:color="auto"/>
              <w:left w:val="single" w:sz="4" w:space="0" w:color="auto"/>
              <w:bottom w:val="single" w:sz="4" w:space="0" w:color="auto"/>
            </w:tcBorders>
            <w:vAlign w:val="top"/>
          </w:tcPr>
          <w:p w14:paraId="3D33D774" w14:textId="34A6A329"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845172227"/>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08DD453A" w14:textId="2A05626A" w:rsidR="00744DEA" w:rsidRPr="005E36C8" w:rsidDel="00A63097" w:rsidRDefault="00573249" w:rsidP="00744DEA">
            <w:sdt>
              <w:sdtPr>
                <w:rPr>
                  <w:caps/>
                  <w:sz w:val="20"/>
                  <w:szCs w:val="20"/>
                </w:rPr>
                <w:id w:val="-1858643014"/>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POTENTIALLY</w:t>
            </w:r>
          </w:p>
          <w:p w14:paraId="2BB56B82" w14:textId="5EFCCB8A"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459993302"/>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5E36C8" w14:paraId="732EC87B"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05E0D960" w14:textId="653F81B0" w:rsidR="00744DEA" w:rsidRDefault="00744DEA" w:rsidP="00744DEA">
            <w:pPr>
              <w:pStyle w:val="TablesHeadingGSCyan"/>
              <w:framePr w:hSpace="0" w:wrap="auto" w:vAnchor="margin" w:hAnchor="text" w:yAlign="inline"/>
              <w:rPr>
                <w:rStyle w:val="SmartLink1"/>
                <w:sz w:val="20"/>
                <w:szCs w:val="22"/>
              </w:rPr>
            </w:pPr>
            <w:r>
              <w:rPr>
                <w:rStyle w:val="SmartLink1"/>
                <w:sz w:val="20"/>
                <w:szCs w:val="22"/>
              </w:rPr>
              <w:fldChar w:fldCharType="begin"/>
            </w:r>
            <w:r>
              <w:rPr>
                <w:rStyle w:val="SmartLink1"/>
                <w:sz w:val="20"/>
                <w:szCs w:val="22"/>
              </w:rPr>
              <w:instrText xml:space="preserve"> REF _Ref136262813 \w \h </w:instrText>
            </w:r>
            <w:r>
              <w:rPr>
                <w:rStyle w:val="SmartLink1"/>
                <w:sz w:val="20"/>
                <w:szCs w:val="22"/>
              </w:rPr>
            </w:r>
            <w:r>
              <w:rPr>
                <w:rStyle w:val="SmartLink1"/>
                <w:sz w:val="20"/>
                <w:szCs w:val="22"/>
              </w:rPr>
              <w:fldChar w:fldCharType="separate"/>
            </w:r>
            <w:r>
              <w:rPr>
                <w:rStyle w:val="SmartLink1"/>
                <w:sz w:val="20"/>
                <w:szCs w:val="22"/>
              </w:rPr>
              <w:t>P.6.1.2 |</w:t>
            </w:r>
            <w:r>
              <w:rPr>
                <w:rStyle w:val="SmartLink1"/>
                <w:sz w:val="20"/>
                <w:szCs w:val="22"/>
              </w:rPr>
              <w:fldChar w:fldCharType="end"/>
            </w:r>
          </w:p>
        </w:tc>
        <w:tc>
          <w:tcPr>
            <w:tcW w:w="3285" w:type="pct"/>
            <w:tcBorders>
              <w:top w:val="single" w:sz="4" w:space="0" w:color="auto"/>
              <w:bottom w:val="single" w:sz="4" w:space="0" w:color="auto"/>
              <w:right w:val="single" w:sz="4" w:space="0" w:color="auto"/>
            </w:tcBorders>
            <w:vAlign w:val="top"/>
          </w:tcPr>
          <w:p w14:paraId="1DFFFBD6" w14:textId="061992E3" w:rsidR="00744DEA" w:rsidRPr="005E36C8" w:rsidRDefault="00744DEA" w:rsidP="00744DEA">
            <w:pPr>
              <w:pStyle w:val="TablesHeadingGSCyan"/>
              <w:framePr w:hSpace="0" w:wrap="auto" w:vAnchor="margin" w:hAnchor="text" w:yAlign="inline"/>
              <w:rPr>
                <w:caps w:val="0"/>
                <w:color w:val="4D4D4C"/>
                <w:sz w:val="20"/>
                <w:szCs w:val="20"/>
              </w:rPr>
            </w:pPr>
            <w:r w:rsidRPr="00556552">
              <w:rPr>
                <w:caps w:val="0"/>
                <w:color w:val="4D4D4C"/>
                <w:sz w:val="20"/>
                <w:szCs w:val="20"/>
              </w:rPr>
              <w:t>any form of discrimination or harassment based on factors unrelated to job requirements, such as gender, race, nationality, ethnicity, social or indigenous origin, religion or belief, disability, age, or sexual orientation?</w:t>
            </w:r>
          </w:p>
        </w:tc>
        <w:tc>
          <w:tcPr>
            <w:tcW w:w="954" w:type="pct"/>
            <w:tcBorders>
              <w:top w:val="single" w:sz="4" w:space="0" w:color="auto"/>
              <w:left w:val="single" w:sz="4" w:space="0" w:color="auto"/>
              <w:bottom w:val="single" w:sz="4" w:space="0" w:color="auto"/>
            </w:tcBorders>
            <w:vAlign w:val="top"/>
          </w:tcPr>
          <w:p w14:paraId="49A03169" w14:textId="68342ED7"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404676140"/>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21945E6A" w14:textId="777AC86A" w:rsidR="00744DEA" w:rsidRPr="005E36C8" w:rsidDel="00A63097" w:rsidRDefault="00573249" w:rsidP="00744DEA">
            <w:sdt>
              <w:sdtPr>
                <w:rPr>
                  <w:caps/>
                  <w:sz w:val="20"/>
                  <w:szCs w:val="20"/>
                </w:rPr>
                <w:id w:val="-1388020764"/>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POTENTIALLY</w:t>
            </w:r>
          </w:p>
          <w:p w14:paraId="006D10EB" w14:textId="5E80A388" w:rsidR="00744DEA"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087198613"/>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5E36C8" w14:paraId="28647349"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743FD634" w14:textId="2A3AF78C" w:rsidR="00744DEA" w:rsidRDefault="00744DEA" w:rsidP="00744DEA">
            <w:pPr>
              <w:pStyle w:val="TablesHeadingGSCyan"/>
              <w:framePr w:hSpace="0" w:wrap="auto" w:vAnchor="margin" w:hAnchor="text" w:yAlign="inline"/>
              <w:rPr>
                <w:rStyle w:val="SmartLink1"/>
                <w:sz w:val="20"/>
                <w:szCs w:val="22"/>
              </w:rPr>
            </w:pPr>
            <w:r>
              <w:rPr>
                <w:rStyle w:val="SmartLink1"/>
                <w:sz w:val="20"/>
                <w:szCs w:val="22"/>
              </w:rPr>
              <w:fldChar w:fldCharType="begin"/>
            </w:r>
            <w:r>
              <w:rPr>
                <w:rStyle w:val="SmartLink1"/>
                <w:sz w:val="20"/>
                <w:szCs w:val="22"/>
              </w:rPr>
              <w:instrText xml:space="preserve"> REF _Ref136262813 \w \h </w:instrText>
            </w:r>
            <w:r>
              <w:rPr>
                <w:rStyle w:val="SmartLink1"/>
                <w:sz w:val="20"/>
                <w:szCs w:val="22"/>
              </w:rPr>
            </w:r>
            <w:r>
              <w:rPr>
                <w:rStyle w:val="SmartLink1"/>
                <w:sz w:val="20"/>
                <w:szCs w:val="22"/>
              </w:rPr>
              <w:fldChar w:fldCharType="separate"/>
            </w:r>
            <w:r>
              <w:rPr>
                <w:rStyle w:val="SmartLink1"/>
                <w:sz w:val="20"/>
                <w:szCs w:val="22"/>
              </w:rPr>
              <w:t>P.6.1.2 |</w:t>
            </w:r>
            <w:r>
              <w:rPr>
                <w:rStyle w:val="SmartLink1"/>
                <w:sz w:val="20"/>
                <w:szCs w:val="22"/>
              </w:rPr>
              <w:fldChar w:fldCharType="end"/>
            </w:r>
          </w:p>
        </w:tc>
        <w:tc>
          <w:tcPr>
            <w:tcW w:w="3285" w:type="pct"/>
            <w:tcBorders>
              <w:top w:val="single" w:sz="4" w:space="0" w:color="auto"/>
              <w:bottom w:val="single" w:sz="4" w:space="0" w:color="auto"/>
              <w:right w:val="single" w:sz="4" w:space="0" w:color="auto"/>
            </w:tcBorders>
            <w:vAlign w:val="top"/>
          </w:tcPr>
          <w:p w14:paraId="50096D4B" w14:textId="3A681DA4" w:rsidR="00744DEA" w:rsidRPr="00556552" w:rsidRDefault="00744DEA" w:rsidP="00744DEA">
            <w:pPr>
              <w:pStyle w:val="TablesHeadingGSCyan"/>
              <w:framePr w:hSpace="0" w:wrap="auto" w:vAnchor="margin" w:hAnchor="text" w:yAlign="inline"/>
              <w:rPr>
                <w:caps w:val="0"/>
                <w:color w:val="4D4D4C"/>
                <w:sz w:val="20"/>
                <w:szCs w:val="20"/>
              </w:rPr>
            </w:pPr>
            <w:r w:rsidRPr="0024591C">
              <w:rPr>
                <w:caps w:val="0"/>
                <w:color w:val="4D4D4C"/>
                <w:sz w:val="20"/>
                <w:szCs w:val="20"/>
              </w:rPr>
              <w:t>any form of discrimination in any aspect of employment, such as recruitment, compensation, working conditions, training, job assignment, promotion, termination, or discipline?</w:t>
            </w:r>
          </w:p>
        </w:tc>
        <w:tc>
          <w:tcPr>
            <w:tcW w:w="954" w:type="pct"/>
            <w:tcBorders>
              <w:top w:val="single" w:sz="4" w:space="0" w:color="auto"/>
              <w:left w:val="single" w:sz="4" w:space="0" w:color="auto"/>
              <w:bottom w:val="single" w:sz="4" w:space="0" w:color="auto"/>
            </w:tcBorders>
            <w:vAlign w:val="top"/>
          </w:tcPr>
          <w:p w14:paraId="4804294A" w14:textId="1585A93C"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432558907"/>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62B0CE74" w14:textId="4ECC3637" w:rsidR="00744DEA" w:rsidRPr="005E36C8" w:rsidDel="00A63097" w:rsidRDefault="00573249" w:rsidP="00744DEA">
            <w:sdt>
              <w:sdtPr>
                <w:rPr>
                  <w:caps/>
                  <w:sz w:val="20"/>
                  <w:szCs w:val="20"/>
                </w:rPr>
                <w:id w:val="1602758873"/>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POTENTIALLY</w:t>
            </w:r>
          </w:p>
          <w:p w14:paraId="14B2BF60" w14:textId="4F3993E5" w:rsidR="00744DEA"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477023390"/>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5E36C8" w14:paraId="56E48231"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55AEC672" w14:textId="15434F03" w:rsidR="00744DEA" w:rsidRPr="005E36C8" w:rsidRDefault="00744DEA" w:rsidP="00744DEA">
            <w:pPr>
              <w:pStyle w:val="TablesHeadingGSCyan"/>
              <w:framePr w:hSpace="0" w:wrap="auto" w:vAnchor="margin" w:hAnchor="text" w:yAlign="inline"/>
              <w:rPr>
                <w:caps w:val="0"/>
                <w:color w:val="4D4D4C"/>
                <w:sz w:val="20"/>
                <w:szCs w:val="22"/>
              </w:rPr>
            </w:pPr>
            <w:r>
              <w:rPr>
                <w:rStyle w:val="SmartLink1"/>
                <w:sz w:val="20"/>
                <w:szCs w:val="22"/>
              </w:rPr>
              <w:fldChar w:fldCharType="begin"/>
            </w:r>
            <w:r>
              <w:rPr>
                <w:rStyle w:val="SmartLink1"/>
                <w:sz w:val="20"/>
                <w:szCs w:val="22"/>
              </w:rPr>
              <w:instrText xml:space="preserve"> REF _Ref136262813 \w \h </w:instrText>
            </w:r>
            <w:r>
              <w:rPr>
                <w:rStyle w:val="SmartLink1"/>
                <w:sz w:val="20"/>
                <w:szCs w:val="22"/>
              </w:rPr>
            </w:r>
            <w:r>
              <w:rPr>
                <w:rStyle w:val="SmartLink1"/>
                <w:sz w:val="20"/>
                <w:szCs w:val="22"/>
              </w:rPr>
              <w:fldChar w:fldCharType="separate"/>
            </w:r>
            <w:r>
              <w:rPr>
                <w:rStyle w:val="SmartLink1"/>
                <w:sz w:val="20"/>
                <w:szCs w:val="22"/>
              </w:rPr>
              <w:t>P.6.1.2 |</w:t>
            </w:r>
            <w:r>
              <w:rPr>
                <w:rStyle w:val="SmartLink1"/>
                <w:sz w:val="20"/>
                <w:szCs w:val="22"/>
              </w:rPr>
              <w:fldChar w:fldCharType="end"/>
            </w:r>
          </w:p>
        </w:tc>
        <w:tc>
          <w:tcPr>
            <w:tcW w:w="3285" w:type="pct"/>
            <w:tcBorders>
              <w:top w:val="single" w:sz="4" w:space="0" w:color="auto"/>
              <w:bottom w:val="single" w:sz="4" w:space="0" w:color="auto"/>
              <w:right w:val="single" w:sz="4" w:space="0" w:color="auto"/>
            </w:tcBorders>
            <w:vAlign w:val="top"/>
          </w:tcPr>
          <w:p w14:paraId="2CFFEC2A" w14:textId="0FB78162" w:rsidR="00744DEA" w:rsidRPr="005E36C8" w:rsidRDefault="00744DEA" w:rsidP="00744DEA">
            <w:pPr>
              <w:pStyle w:val="TablesHeadingGSCyan"/>
              <w:framePr w:hSpace="0" w:wrap="auto" w:vAnchor="margin" w:hAnchor="text" w:yAlign="inline"/>
              <w:rPr>
                <w:caps w:val="0"/>
                <w:color w:val="4D4D4C"/>
              </w:rPr>
            </w:pPr>
            <w:del w:id="921" w:author="Anshika Gupta" w:date="2023-06-27T09:14:00Z">
              <w:r w:rsidRPr="00DE024A" w:rsidDel="00053669">
                <w:rPr>
                  <w:caps w:val="0"/>
                  <w:color w:val="4D4D4C"/>
                  <w:sz w:val="20"/>
                  <w:szCs w:val="20"/>
                </w:rPr>
                <w:delText xml:space="preserve">measures to prevent and address </w:delText>
              </w:r>
            </w:del>
            <w:r w:rsidRPr="00DE024A">
              <w:rPr>
                <w:caps w:val="0"/>
                <w:color w:val="4D4D4C"/>
                <w:sz w:val="20"/>
                <w:szCs w:val="20"/>
              </w:rPr>
              <w:t>harassment, intimidation, and/or exploitation, especially in regard to women?</w:t>
            </w:r>
          </w:p>
        </w:tc>
        <w:tc>
          <w:tcPr>
            <w:tcW w:w="954" w:type="pct"/>
            <w:tcBorders>
              <w:top w:val="single" w:sz="4" w:space="0" w:color="auto"/>
              <w:left w:val="single" w:sz="4" w:space="0" w:color="auto"/>
              <w:bottom w:val="single" w:sz="4" w:space="0" w:color="auto"/>
            </w:tcBorders>
            <w:vAlign w:val="top"/>
          </w:tcPr>
          <w:p w14:paraId="7113DE8C" w14:textId="2122826C"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793787858"/>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224D9227" w14:textId="48F467BA" w:rsidR="00744DEA" w:rsidRPr="005E36C8" w:rsidDel="00A63097" w:rsidRDefault="00573249" w:rsidP="00744DEA">
            <w:sdt>
              <w:sdtPr>
                <w:rPr>
                  <w:caps/>
                  <w:sz w:val="20"/>
                  <w:szCs w:val="20"/>
                </w:rPr>
                <w:id w:val="1357161061"/>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POTENTIALLY</w:t>
            </w:r>
          </w:p>
          <w:p w14:paraId="14ECAE39" w14:textId="4F310423"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439336330"/>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5E36C8" w14:paraId="7F1BEDB7"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17638891" w14:textId="0B9B020B" w:rsidR="00744DEA" w:rsidRPr="005E36C8" w:rsidRDefault="00744DEA" w:rsidP="00744DEA">
            <w:pPr>
              <w:pStyle w:val="TablesHeadingGSCyan"/>
              <w:framePr w:hSpace="0" w:wrap="auto" w:vAnchor="margin" w:hAnchor="text" w:yAlign="inline"/>
              <w:rPr>
                <w:caps w:val="0"/>
                <w:color w:val="4D4D4C"/>
                <w:sz w:val="20"/>
                <w:szCs w:val="22"/>
              </w:rPr>
            </w:pPr>
            <w:r w:rsidRPr="001718CB">
              <w:rPr>
                <w:rStyle w:val="SmartLink1"/>
                <w:sz w:val="20"/>
              </w:rPr>
              <w:fldChar w:fldCharType="begin"/>
            </w:r>
            <w:r w:rsidRPr="001718CB">
              <w:rPr>
                <w:rStyle w:val="SmartLink1"/>
                <w:sz w:val="20"/>
              </w:rPr>
              <w:instrText xml:space="preserve"> REF _Ref136263932 \w \h </w:instrText>
            </w:r>
            <w:r>
              <w:rPr>
                <w:rStyle w:val="SmartLink1"/>
                <w:sz w:val="20"/>
              </w:rPr>
              <w:instrText xml:space="preserve"> \* MERGEFORMAT </w:instrText>
            </w:r>
            <w:r w:rsidRPr="001718CB">
              <w:rPr>
                <w:rStyle w:val="SmartLink1"/>
                <w:sz w:val="20"/>
              </w:rPr>
            </w:r>
            <w:r w:rsidRPr="001718CB">
              <w:rPr>
                <w:rStyle w:val="SmartLink1"/>
                <w:sz w:val="20"/>
              </w:rPr>
              <w:fldChar w:fldCharType="separate"/>
            </w:r>
            <w:r w:rsidRPr="001718CB">
              <w:rPr>
                <w:rStyle w:val="SmartLink1"/>
                <w:sz w:val="20"/>
              </w:rPr>
              <w:t>P.6.1.3 |</w:t>
            </w:r>
            <w:r w:rsidRPr="001718CB">
              <w:rPr>
                <w:rStyle w:val="SmartLink1"/>
                <w:sz w:val="20"/>
              </w:rPr>
              <w:fldChar w:fldCharType="end"/>
            </w:r>
          </w:p>
        </w:tc>
        <w:tc>
          <w:tcPr>
            <w:tcW w:w="3285" w:type="pct"/>
            <w:tcBorders>
              <w:top w:val="single" w:sz="4" w:space="0" w:color="auto"/>
              <w:bottom w:val="single" w:sz="4" w:space="0" w:color="auto"/>
              <w:right w:val="single" w:sz="4" w:space="0" w:color="auto"/>
            </w:tcBorders>
            <w:vAlign w:val="top"/>
          </w:tcPr>
          <w:p w14:paraId="607AD254" w14:textId="77777777" w:rsidR="00744DEA" w:rsidRPr="005E36C8" w:rsidRDefault="00744DEA" w:rsidP="00744DEA">
            <w:pPr>
              <w:pStyle w:val="TablesHeadingGSCyan"/>
              <w:framePr w:hSpace="0" w:wrap="auto" w:vAnchor="margin" w:hAnchor="text" w:yAlign="inline"/>
              <w:rPr>
                <w:caps w:val="0"/>
                <w:color w:val="4D4D4C"/>
                <w:sz w:val="20"/>
                <w:szCs w:val="20"/>
              </w:rPr>
            </w:pPr>
            <w:r w:rsidRPr="005E36C8">
              <w:rPr>
                <w:caps w:val="0"/>
                <w:color w:val="4D4D4C"/>
                <w:sz w:val="20"/>
                <w:szCs w:val="20"/>
              </w:rPr>
              <w:t>discriminatory working conditions and/or lack of equal opportunity where national law provides provision to address non-discrimination in employment?</w:t>
            </w:r>
          </w:p>
        </w:tc>
        <w:tc>
          <w:tcPr>
            <w:tcW w:w="954" w:type="pct"/>
            <w:tcBorders>
              <w:top w:val="single" w:sz="4" w:space="0" w:color="auto"/>
              <w:left w:val="single" w:sz="4" w:space="0" w:color="auto"/>
              <w:bottom w:val="single" w:sz="4" w:space="0" w:color="auto"/>
            </w:tcBorders>
            <w:vAlign w:val="top"/>
          </w:tcPr>
          <w:p w14:paraId="62E3CE6F" w14:textId="47B7D958"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2090303041"/>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58736412" w14:textId="0F456C41" w:rsidR="00744DEA" w:rsidRPr="005E36C8" w:rsidDel="00A63097" w:rsidRDefault="00573249" w:rsidP="00744DEA">
            <w:sdt>
              <w:sdtPr>
                <w:rPr>
                  <w:caps/>
                  <w:sz w:val="20"/>
                  <w:szCs w:val="20"/>
                </w:rPr>
                <w:id w:val="-798678039"/>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POTENTIALLY</w:t>
            </w:r>
          </w:p>
          <w:p w14:paraId="5DD2E805" w14:textId="7652E2D6"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452791366"/>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5E36C8" w14:paraId="4B269218"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6D7B86E1" w14:textId="64F98AAD" w:rsidR="00744DEA" w:rsidRPr="00D30E4C" w:rsidRDefault="00744DEA" w:rsidP="00744DEA">
            <w:pPr>
              <w:pStyle w:val="TablesHeadingGSCyan"/>
              <w:framePr w:hSpace="0" w:wrap="auto" w:vAnchor="margin" w:hAnchor="text" w:yAlign="inline"/>
              <w:rPr>
                <w:rStyle w:val="SmartLink1"/>
                <w:sz w:val="20"/>
              </w:rPr>
            </w:pPr>
            <w:r w:rsidRPr="00D30E4C">
              <w:rPr>
                <w:rStyle w:val="SmartLink1"/>
                <w:sz w:val="20"/>
              </w:rPr>
              <w:fldChar w:fldCharType="begin"/>
            </w:r>
            <w:r w:rsidRPr="00D30E4C">
              <w:rPr>
                <w:rStyle w:val="SmartLink1"/>
                <w:sz w:val="20"/>
              </w:rPr>
              <w:instrText xml:space="preserve"> REF _Ref136264444 \w \h </w:instrText>
            </w:r>
            <w:r>
              <w:rPr>
                <w:rStyle w:val="SmartLink1"/>
                <w:sz w:val="20"/>
              </w:rPr>
              <w:instrText xml:space="preserve"> \* MERGEFORMAT </w:instrText>
            </w:r>
            <w:r w:rsidRPr="00D30E4C">
              <w:rPr>
                <w:rStyle w:val="SmartLink1"/>
                <w:sz w:val="20"/>
              </w:rPr>
            </w:r>
            <w:r w:rsidRPr="00D30E4C">
              <w:rPr>
                <w:rStyle w:val="SmartLink1"/>
                <w:sz w:val="20"/>
              </w:rPr>
              <w:fldChar w:fldCharType="separate"/>
            </w:r>
            <w:r w:rsidRPr="00D30E4C">
              <w:rPr>
                <w:rStyle w:val="SmartLink1"/>
                <w:sz w:val="20"/>
              </w:rPr>
              <w:t>P.6.1.4 |</w:t>
            </w:r>
            <w:r w:rsidRPr="00D30E4C">
              <w:rPr>
                <w:rStyle w:val="SmartLink1"/>
                <w:sz w:val="20"/>
              </w:rPr>
              <w:fldChar w:fldCharType="end"/>
            </w:r>
          </w:p>
        </w:tc>
        <w:tc>
          <w:tcPr>
            <w:tcW w:w="3285" w:type="pct"/>
            <w:tcBorders>
              <w:top w:val="single" w:sz="4" w:space="0" w:color="auto"/>
              <w:bottom w:val="single" w:sz="4" w:space="0" w:color="auto"/>
              <w:right w:val="single" w:sz="4" w:space="0" w:color="auto"/>
            </w:tcBorders>
            <w:vAlign w:val="top"/>
          </w:tcPr>
          <w:p w14:paraId="36F25A41" w14:textId="76D4E6A6" w:rsidR="00744DEA" w:rsidRPr="005E36C8" w:rsidRDefault="00744DEA" w:rsidP="00744DEA">
            <w:pPr>
              <w:pStyle w:val="TablesHeadingGSCyan"/>
              <w:framePr w:hSpace="0" w:wrap="auto" w:vAnchor="margin" w:hAnchor="text" w:yAlign="inline"/>
              <w:rPr>
                <w:caps w:val="0"/>
                <w:color w:val="4D4D4C"/>
                <w:sz w:val="20"/>
                <w:szCs w:val="20"/>
              </w:rPr>
            </w:pPr>
            <w:r w:rsidRPr="005E36C8">
              <w:rPr>
                <w:caps w:val="0"/>
                <w:color w:val="4D4D4C"/>
                <w:sz w:val="20"/>
                <w:szCs w:val="20"/>
              </w:rPr>
              <w:t>use of child labour? (including third-party engaged workers)</w:t>
            </w:r>
          </w:p>
        </w:tc>
        <w:tc>
          <w:tcPr>
            <w:tcW w:w="954" w:type="pct"/>
            <w:tcBorders>
              <w:top w:val="single" w:sz="4" w:space="0" w:color="auto"/>
              <w:left w:val="single" w:sz="4" w:space="0" w:color="auto"/>
              <w:bottom w:val="single" w:sz="4" w:space="0" w:color="auto"/>
            </w:tcBorders>
            <w:vAlign w:val="top"/>
          </w:tcPr>
          <w:p w14:paraId="0A7D347A" w14:textId="522CD2E2"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271327534"/>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0052DD07" w14:textId="7A74130C" w:rsidR="00744DEA" w:rsidRPr="005E36C8" w:rsidDel="00A63097" w:rsidRDefault="00573249" w:rsidP="00744DEA">
            <w:sdt>
              <w:sdtPr>
                <w:rPr>
                  <w:caps/>
                  <w:sz w:val="20"/>
                  <w:szCs w:val="20"/>
                </w:rPr>
                <w:id w:val="2013410710"/>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POTENTIALLY</w:t>
            </w:r>
          </w:p>
          <w:p w14:paraId="05F60B92" w14:textId="4552BF99" w:rsidR="00744DEA" w:rsidRPr="005E36C8" w:rsidRDefault="00573249" w:rsidP="00744DEA">
            <w:sdt>
              <w:sdtPr>
                <w:rPr>
                  <w:caps/>
                  <w:sz w:val="20"/>
                  <w:szCs w:val="20"/>
                </w:rPr>
                <w:id w:val="335727366"/>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NO</w:t>
            </w:r>
          </w:p>
        </w:tc>
      </w:tr>
      <w:tr w:rsidR="00744DEA" w:rsidRPr="005E36C8" w14:paraId="2D81CCEB"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21BF7175" w14:textId="5449F068" w:rsidR="00744DEA" w:rsidRPr="00D30E4C" w:rsidRDefault="00744DEA" w:rsidP="00744DEA">
            <w:pPr>
              <w:pStyle w:val="TablesHeadingGSCyan"/>
              <w:framePr w:hSpace="0" w:wrap="auto" w:vAnchor="margin" w:hAnchor="text" w:yAlign="inline"/>
              <w:rPr>
                <w:rStyle w:val="SmartLink1"/>
                <w:sz w:val="20"/>
              </w:rPr>
            </w:pPr>
            <w:r w:rsidRPr="00D30E4C">
              <w:rPr>
                <w:rStyle w:val="SmartLink1"/>
                <w:sz w:val="20"/>
              </w:rPr>
              <w:fldChar w:fldCharType="begin"/>
            </w:r>
            <w:r w:rsidRPr="00D30E4C">
              <w:rPr>
                <w:rStyle w:val="SmartLink1"/>
                <w:sz w:val="20"/>
              </w:rPr>
              <w:instrText xml:space="preserve"> REF _Ref136264444 \w \h </w:instrText>
            </w:r>
            <w:r>
              <w:rPr>
                <w:rStyle w:val="SmartLink1"/>
                <w:sz w:val="20"/>
              </w:rPr>
              <w:instrText xml:space="preserve"> \* MERGEFORMAT </w:instrText>
            </w:r>
            <w:r w:rsidRPr="00D30E4C">
              <w:rPr>
                <w:rStyle w:val="SmartLink1"/>
                <w:sz w:val="20"/>
              </w:rPr>
            </w:r>
            <w:r w:rsidRPr="00D30E4C">
              <w:rPr>
                <w:rStyle w:val="SmartLink1"/>
                <w:sz w:val="20"/>
              </w:rPr>
              <w:fldChar w:fldCharType="separate"/>
            </w:r>
            <w:r w:rsidRPr="00D30E4C">
              <w:rPr>
                <w:rStyle w:val="SmartLink1"/>
                <w:sz w:val="20"/>
              </w:rPr>
              <w:t>P.6.1.4 |</w:t>
            </w:r>
            <w:r w:rsidRPr="00D30E4C">
              <w:rPr>
                <w:rStyle w:val="SmartLink1"/>
                <w:sz w:val="20"/>
              </w:rPr>
              <w:fldChar w:fldCharType="end"/>
            </w:r>
          </w:p>
        </w:tc>
        <w:tc>
          <w:tcPr>
            <w:tcW w:w="3285" w:type="pct"/>
            <w:tcBorders>
              <w:top w:val="single" w:sz="4" w:space="0" w:color="auto"/>
              <w:bottom w:val="single" w:sz="4" w:space="0" w:color="auto"/>
              <w:right w:val="single" w:sz="4" w:space="0" w:color="auto"/>
            </w:tcBorders>
            <w:vAlign w:val="top"/>
          </w:tcPr>
          <w:p w14:paraId="487054D1" w14:textId="36488F10" w:rsidR="00744DEA" w:rsidRPr="005E36C8" w:rsidRDefault="00053669" w:rsidP="00744DEA">
            <w:pPr>
              <w:pStyle w:val="TablesHeadingGSCyan"/>
              <w:framePr w:hSpace="0" w:wrap="auto" w:vAnchor="margin" w:hAnchor="text" w:yAlign="inline"/>
              <w:rPr>
                <w:caps w:val="0"/>
                <w:color w:val="4D4D4C"/>
                <w:sz w:val="20"/>
                <w:szCs w:val="20"/>
              </w:rPr>
            </w:pPr>
            <w:ins w:id="922" w:author="Anshika Gupta" w:date="2023-06-27T09:15:00Z">
              <w:del w:id="923" w:author="VT" w:date="2023-06-27T10:13:00Z">
                <w:r w:rsidDel="00BD28A6">
                  <w:rPr>
                    <w:caps w:val="0"/>
                    <w:color w:val="4D4D4C"/>
                    <w:sz w:val="20"/>
                    <w:szCs w:val="20"/>
                  </w:rPr>
                  <w:delText>Non-existence of</w:delText>
                </w:r>
              </w:del>
            </w:ins>
            <w:ins w:id="924" w:author="VT" w:date="2023-06-27T10:14:00Z">
              <w:r w:rsidR="00347D59">
                <w:rPr>
                  <w:caps w:val="0"/>
                  <w:color w:val="4D4D4C"/>
                  <w:sz w:val="20"/>
                  <w:szCs w:val="20"/>
                </w:rPr>
                <w:t>in</w:t>
              </w:r>
            </w:ins>
            <w:ins w:id="925" w:author="Anshika Gupta" w:date="2023-06-27T09:15:00Z">
              <w:del w:id="926" w:author="VT" w:date="2023-06-27T10:14:00Z">
                <w:r w:rsidDel="00347D59">
                  <w:rPr>
                    <w:caps w:val="0"/>
                    <w:color w:val="4D4D4C"/>
                    <w:sz w:val="20"/>
                    <w:szCs w:val="20"/>
                  </w:rPr>
                  <w:delText xml:space="preserve"> </w:delText>
                </w:r>
              </w:del>
            </w:ins>
            <w:r w:rsidR="00744DEA" w:rsidRPr="005E36C8">
              <w:rPr>
                <w:caps w:val="0"/>
                <w:color w:val="4D4D4C"/>
                <w:sz w:val="20"/>
                <w:szCs w:val="20"/>
              </w:rPr>
              <w:t>adequate and verifiable mechanisms for age verification?</w:t>
            </w:r>
          </w:p>
        </w:tc>
        <w:tc>
          <w:tcPr>
            <w:tcW w:w="954" w:type="pct"/>
            <w:tcBorders>
              <w:top w:val="single" w:sz="4" w:space="0" w:color="auto"/>
              <w:left w:val="single" w:sz="4" w:space="0" w:color="auto"/>
              <w:bottom w:val="single" w:sz="4" w:space="0" w:color="auto"/>
            </w:tcBorders>
            <w:vAlign w:val="top"/>
          </w:tcPr>
          <w:p w14:paraId="1872C26D" w14:textId="401C2EDC"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043710793"/>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6D5D408A" w14:textId="02F514D5" w:rsidR="00744DEA" w:rsidRPr="005E36C8" w:rsidRDefault="00573249" w:rsidP="00744DEA">
            <w:sdt>
              <w:sdtPr>
                <w:rPr>
                  <w:caps/>
                  <w:sz w:val="20"/>
                  <w:szCs w:val="20"/>
                </w:rPr>
                <w:id w:val="-1151604671"/>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NO</w:t>
            </w:r>
          </w:p>
        </w:tc>
      </w:tr>
      <w:tr w:rsidR="00744DEA" w:rsidRPr="005E36C8" w14:paraId="059777BA"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23AC11F4" w14:textId="7A7591CC" w:rsidR="00744DEA" w:rsidRPr="00D30E4C" w:rsidRDefault="00744DEA" w:rsidP="00744DEA">
            <w:pPr>
              <w:pStyle w:val="TablesHeadingGSCyan"/>
              <w:framePr w:hSpace="0" w:wrap="auto" w:vAnchor="margin" w:hAnchor="text" w:yAlign="inline"/>
              <w:rPr>
                <w:rStyle w:val="SmartLink1"/>
                <w:sz w:val="20"/>
              </w:rPr>
            </w:pPr>
            <w:r w:rsidRPr="00644AF6">
              <w:rPr>
                <w:rStyle w:val="SmartLink1"/>
                <w:sz w:val="20"/>
              </w:rPr>
              <w:fldChar w:fldCharType="begin"/>
            </w:r>
            <w:r w:rsidRPr="00644AF6">
              <w:rPr>
                <w:rStyle w:val="SmartLink1"/>
                <w:sz w:val="20"/>
              </w:rPr>
              <w:instrText xml:space="preserve"> REF _Ref136265008 \w \h </w:instrText>
            </w:r>
            <w:r>
              <w:rPr>
                <w:rStyle w:val="SmartLink1"/>
                <w:sz w:val="20"/>
              </w:rPr>
              <w:instrText xml:space="preserve"> \* MERGEFORMAT </w:instrText>
            </w:r>
            <w:r w:rsidRPr="00644AF6">
              <w:rPr>
                <w:rStyle w:val="SmartLink1"/>
                <w:sz w:val="20"/>
              </w:rPr>
            </w:r>
            <w:r w:rsidRPr="00644AF6">
              <w:rPr>
                <w:rStyle w:val="SmartLink1"/>
                <w:sz w:val="20"/>
              </w:rPr>
              <w:fldChar w:fldCharType="separate"/>
            </w:r>
            <w:r w:rsidRPr="00644AF6">
              <w:rPr>
                <w:rStyle w:val="SmartLink1"/>
                <w:sz w:val="20"/>
              </w:rPr>
              <w:t>P.6.1.7 |</w:t>
            </w:r>
            <w:r w:rsidRPr="00644AF6">
              <w:rPr>
                <w:rStyle w:val="SmartLink1"/>
                <w:sz w:val="20"/>
              </w:rPr>
              <w:fldChar w:fldCharType="end"/>
            </w:r>
          </w:p>
        </w:tc>
        <w:tc>
          <w:tcPr>
            <w:tcW w:w="3285" w:type="pct"/>
            <w:tcBorders>
              <w:top w:val="single" w:sz="4" w:space="0" w:color="auto"/>
              <w:bottom w:val="single" w:sz="4" w:space="0" w:color="auto"/>
              <w:right w:val="single" w:sz="4" w:space="0" w:color="auto"/>
            </w:tcBorders>
            <w:vAlign w:val="top"/>
          </w:tcPr>
          <w:p w14:paraId="1B3986D9" w14:textId="2853FA34" w:rsidR="00744DEA" w:rsidRPr="005E36C8" w:rsidRDefault="00812804" w:rsidP="00744DEA">
            <w:pPr>
              <w:pStyle w:val="TablesHeadingGSCyan"/>
              <w:framePr w:hSpace="0" w:wrap="auto" w:vAnchor="margin" w:hAnchor="text" w:yAlign="inline"/>
              <w:rPr>
                <w:caps w:val="0"/>
                <w:color w:val="4D4D4C"/>
                <w:sz w:val="20"/>
                <w:szCs w:val="20"/>
              </w:rPr>
            </w:pPr>
            <w:ins w:id="927" w:author="Anshika Gupta" w:date="2023-06-27T09:19:00Z">
              <w:r>
                <w:rPr>
                  <w:caps w:val="0"/>
                  <w:color w:val="4D4D4C"/>
                  <w:sz w:val="20"/>
                  <w:szCs w:val="20"/>
                </w:rPr>
                <w:t>n</w:t>
              </w:r>
              <w:r w:rsidR="00053669">
                <w:rPr>
                  <w:caps w:val="0"/>
                  <w:color w:val="4D4D4C"/>
                  <w:sz w:val="20"/>
                  <w:szCs w:val="20"/>
                </w:rPr>
                <w:t xml:space="preserve">o </w:t>
              </w:r>
            </w:ins>
            <w:del w:id="928" w:author="VT" w:date="2023-06-27T10:15:00Z">
              <w:r w:rsidR="00744DEA" w:rsidDel="00296617">
                <w:rPr>
                  <w:caps w:val="0"/>
                  <w:color w:val="4D4D4C"/>
                  <w:sz w:val="20"/>
                  <w:szCs w:val="20"/>
                </w:rPr>
                <w:delText>i</w:delText>
              </w:r>
              <w:r w:rsidR="00744DEA" w:rsidRPr="00644AF6" w:rsidDel="00296617">
                <w:rPr>
                  <w:caps w:val="0"/>
                  <w:color w:val="4D4D4C"/>
                  <w:sz w:val="20"/>
                  <w:szCs w:val="20"/>
                </w:rPr>
                <w:delText xml:space="preserve">mplementation of </w:delText>
              </w:r>
            </w:del>
            <w:r w:rsidR="00744DEA" w:rsidRPr="00644AF6">
              <w:rPr>
                <w:caps w:val="0"/>
                <w:color w:val="4D4D4C"/>
                <w:sz w:val="20"/>
                <w:szCs w:val="20"/>
              </w:rPr>
              <w:t xml:space="preserve">processes and measures </w:t>
            </w:r>
            <w:ins w:id="929" w:author="VT" w:date="2023-06-27T10:15:00Z">
              <w:r w:rsidR="00296617">
                <w:rPr>
                  <w:caps w:val="0"/>
                  <w:color w:val="4D4D4C"/>
                  <w:sz w:val="20"/>
                  <w:szCs w:val="20"/>
                </w:rPr>
                <w:t xml:space="preserve">in place </w:t>
              </w:r>
            </w:ins>
            <w:r w:rsidR="00744DEA" w:rsidRPr="00644AF6">
              <w:rPr>
                <w:caps w:val="0"/>
                <w:color w:val="4D4D4C"/>
                <w:sz w:val="20"/>
                <w:szCs w:val="20"/>
              </w:rPr>
              <w:t>for the safety and health of project workers?</w:t>
            </w:r>
          </w:p>
        </w:tc>
        <w:tc>
          <w:tcPr>
            <w:tcW w:w="954" w:type="pct"/>
            <w:tcBorders>
              <w:top w:val="single" w:sz="4" w:space="0" w:color="auto"/>
              <w:left w:val="single" w:sz="4" w:space="0" w:color="auto"/>
              <w:bottom w:val="single" w:sz="4" w:space="0" w:color="auto"/>
            </w:tcBorders>
            <w:vAlign w:val="top"/>
          </w:tcPr>
          <w:p w14:paraId="0B243757" w14:textId="1B8BEA7E"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010794278"/>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08F6F812" w14:textId="3AA746EE" w:rsidR="00744DEA" w:rsidRDefault="00573249" w:rsidP="00744DEA">
            <w:pPr>
              <w:rPr>
                <w:caps/>
                <w:sz w:val="20"/>
                <w:szCs w:val="20"/>
              </w:rPr>
            </w:pPr>
            <w:sdt>
              <w:sdtPr>
                <w:rPr>
                  <w:caps/>
                  <w:sz w:val="20"/>
                  <w:szCs w:val="20"/>
                </w:rPr>
                <w:id w:val="751323974"/>
                <w14:checkbox>
                  <w14:checked w14:val="0"/>
                  <w14:checkedState w14:val="2612" w14:font="MS Gothic"/>
                  <w14:uncheckedState w14:val="2610" w14:font="MS Gothic"/>
                </w14:checkbox>
              </w:sdtPr>
              <w:sdtEndPr/>
              <w:sdtContent>
                <w:r w:rsidR="00744DEA" w:rsidRPr="00644AF6" w:rsidDel="00A63097">
                  <w:rPr>
                    <w:rFonts w:ascii="Segoe UI Symbol" w:hAnsi="Segoe UI Symbol" w:cs="Segoe UI Symbol"/>
                    <w:caps/>
                    <w:sz w:val="20"/>
                    <w:szCs w:val="20"/>
                  </w:rPr>
                  <w:t>☐</w:t>
                </w:r>
              </w:sdtContent>
            </w:sdt>
            <w:r w:rsidR="00744DEA" w:rsidRPr="005E36C8" w:rsidDel="00A63097">
              <w:rPr>
                <w:caps/>
                <w:sz w:val="20"/>
                <w:szCs w:val="20"/>
              </w:rPr>
              <w:t xml:space="preserve"> NO</w:t>
            </w:r>
          </w:p>
        </w:tc>
      </w:tr>
      <w:tr w:rsidR="00744DEA" w:rsidRPr="005E36C8" w14:paraId="594E08F5"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1B4C63B8" w14:textId="57942039" w:rsidR="00744DEA" w:rsidRPr="00644AF6" w:rsidRDefault="00744DEA" w:rsidP="00744DEA">
            <w:pPr>
              <w:pStyle w:val="TablesHeadingGSCyan"/>
              <w:framePr w:hSpace="0" w:wrap="auto" w:vAnchor="margin" w:hAnchor="text" w:yAlign="inline"/>
              <w:rPr>
                <w:rStyle w:val="SmartLink1"/>
                <w:sz w:val="20"/>
              </w:rPr>
            </w:pPr>
            <w:r w:rsidRPr="00644AF6">
              <w:rPr>
                <w:rStyle w:val="SmartLink1"/>
                <w:sz w:val="20"/>
              </w:rPr>
              <w:fldChar w:fldCharType="begin"/>
            </w:r>
            <w:r w:rsidRPr="00644AF6">
              <w:rPr>
                <w:rStyle w:val="SmartLink1"/>
                <w:sz w:val="20"/>
              </w:rPr>
              <w:instrText xml:space="preserve"> REF _Ref136265008 \w \h </w:instrText>
            </w:r>
            <w:r>
              <w:rPr>
                <w:rStyle w:val="SmartLink1"/>
                <w:sz w:val="20"/>
              </w:rPr>
              <w:instrText xml:space="preserve"> \* MERGEFORMAT </w:instrText>
            </w:r>
            <w:r w:rsidRPr="00644AF6">
              <w:rPr>
                <w:rStyle w:val="SmartLink1"/>
                <w:sz w:val="20"/>
              </w:rPr>
            </w:r>
            <w:r w:rsidRPr="00644AF6">
              <w:rPr>
                <w:rStyle w:val="SmartLink1"/>
                <w:sz w:val="20"/>
              </w:rPr>
              <w:fldChar w:fldCharType="separate"/>
            </w:r>
            <w:r w:rsidRPr="00644AF6">
              <w:rPr>
                <w:rStyle w:val="SmartLink1"/>
                <w:sz w:val="20"/>
              </w:rPr>
              <w:t>P.6.1.7 |</w:t>
            </w:r>
            <w:r w:rsidRPr="00644AF6">
              <w:rPr>
                <w:rStyle w:val="SmartLink1"/>
                <w:sz w:val="20"/>
              </w:rPr>
              <w:fldChar w:fldCharType="end"/>
            </w:r>
          </w:p>
        </w:tc>
        <w:tc>
          <w:tcPr>
            <w:tcW w:w="3285" w:type="pct"/>
            <w:tcBorders>
              <w:top w:val="single" w:sz="4" w:space="0" w:color="auto"/>
              <w:bottom w:val="single" w:sz="4" w:space="0" w:color="auto"/>
              <w:right w:val="single" w:sz="4" w:space="0" w:color="auto"/>
            </w:tcBorders>
            <w:vAlign w:val="top"/>
          </w:tcPr>
          <w:p w14:paraId="5C9A5AFD" w14:textId="5626F847" w:rsidR="00744DEA" w:rsidRPr="005E36C8" w:rsidRDefault="00812804" w:rsidP="00744DEA">
            <w:pPr>
              <w:pStyle w:val="TablesHeadingGSCyan"/>
              <w:framePr w:hSpace="0" w:wrap="auto" w:vAnchor="margin" w:hAnchor="text" w:yAlign="inline"/>
              <w:rPr>
                <w:caps w:val="0"/>
                <w:color w:val="4D4D4C"/>
                <w:sz w:val="20"/>
                <w:szCs w:val="20"/>
              </w:rPr>
            </w:pPr>
            <w:ins w:id="930" w:author="Anshika Gupta" w:date="2023-06-27T09:20:00Z">
              <w:r>
                <w:rPr>
                  <w:caps w:val="0"/>
                  <w:color w:val="4D4D4C"/>
                  <w:sz w:val="20"/>
                  <w:szCs w:val="20"/>
                </w:rPr>
                <w:t xml:space="preserve">No provision of </w:t>
              </w:r>
            </w:ins>
            <w:r w:rsidR="00744DEA" w:rsidRPr="00CF7F76">
              <w:rPr>
                <w:caps w:val="0"/>
                <w:color w:val="4D4D4C"/>
                <w:sz w:val="20"/>
                <w:szCs w:val="20"/>
              </w:rPr>
              <w:t>safety and health training</w:t>
            </w:r>
            <w:r w:rsidR="00744DEA">
              <w:rPr>
                <w:caps w:val="0"/>
                <w:color w:val="4D4D4C"/>
                <w:sz w:val="20"/>
                <w:szCs w:val="20"/>
              </w:rPr>
              <w:t xml:space="preserve"> provisions</w:t>
            </w:r>
            <w:r w:rsidR="00744DEA" w:rsidRPr="00CF7F76">
              <w:rPr>
                <w:caps w:val="0"/>
                <w:color w:val="4D4D4C"/>
                <w:sz w:val="20"/>
                <w:szCs w:val="20"/>
              </w:rPr>
              <w:t>, including on the proper use and maintenance of personal protective equipment conducted by competent persons and the maintenance of training records?</w:t>
            </w:r>
          </w:p>
        </w:tc>
        <w:tc>
          <w:tcPr>
            <w:tcW w:w="954" w:type="pct"/>
            <w:tcBorders>
              <w:top w:val="single" w:sz="4" w:space="0" w:color="auto"/>
              <w:left w:val="single" w:sz="4" w:space="0" w:color="auto"/>
              <w:bottom w:val="single" w:sz="4" w:space="0" w:color="auto"/>
            </w:tcBorders>
            <w:vAlign w:val="top"/>
          </w:tcPr>
          <w:p w14:paraId="3983309C" w14:textId="039F7B8C" w:rsidR="00744DEA" w:rsidRPr="005E36C8" w:rsidDel="00A63097" w:rsidRDefault="00573249" w:rsidP="00744DEA">
            <w:pPr>
              <w:rPr>
                <w:caps/>
                <w:sz w:val="20"/>
                <w:szCs w:val="20"/>
              </w:rPr>
            </w:pPr>
            <w:sdt>
              <w:sdtPr>
                <w:rPr>
                  <w:caps/>
                  <w:sz w:val="20"/>
                  <w:szCs w:val="20"/>
                </w:rPr>
                <w:id w:val="-237332998"/>
                <w14:checkbox>
                  <w14:checked w14:val="0"/>
                  <w14:checkedState w14:val="2612" w14:font="MS Gothic"/>
                  <w14:uncheckedState w14:val="2610" w14:font="MS Gothic"/>
                </w14:checkbox>
              </w:sdtPr>
              <w:sdtEndPr/>
              <w:sdtContent>
                <w:r w:rsidR="00744DEA" w:rsidRPr="00CF7F76" w:rsidDel="00A63097">
                  <w:rPr>
                    <w:rFonts w:ascii="Segoe UI Symbol" w:hAnsi="Segoe UI Symbol" w:cs="Segoe UI Symbol"/>
                    <w:caps/>
                    <w:sz w:val="20"/>
                    <w:szCs w:val="20"/>
                  </w:rPr>
                  <w:t>☐</w:t>
                </w:r>
              </w:sdtContent>
            </w:sdt>
            <w:r w:rsidR="00744DEA" w:rsidRPr="00CF7F76" w:rsidDel="00A63097">
              <w:rPr>
                <w:caps/>
                <w:sz w:val="20"/>
                <w:szCs w:val="20"/>
              </w:rPr>
              <w:t xml:space="preserve"> YES</w:t>
            </w:r>
          </w:p>
          <w:p w14:paraId="28A19140" w14:textId="383F431F" w:rsidR="00744DEA" w:rsidRDefault="00573249" w:rsidP="00744DEA">
            <w:pPr>
              <w:rPr>
                <w:caps/>
                <w:sz w:val="20"/>
                <w:szCs w:val="20"/>
              </w:rPr>
            </w:pPr>
            <w:sdt>
              <w:sdtPr>
                <w:rPr>
                  <w:caps/>
                  <w:sz w:val="20"/>
                  <w:szCs w:val="20"/>
                </w:rPr>
                <w:id w:val="-984236197"/>
                <w14:checkbox>
                  <w14:checked w14:val="0"/>
                  <w14:checkedState w14:val="2612" w14:font="MS Gothic"/>
                  <w14:uncheckedState w14:val="2610" w14:font="MS Gothic"/>
                </w14:checkbox>
              </w:sdtPr>
              <w:sdtEndPr/>
              <w:sdtContent>
                <w:r w:rsidR="00744DEA" w:rsidRPr="00CF7F76" w:rsidDel="00A63097">
                  <w:rPr>
                    <w:rFonts w:ascii="Segoe UI Symbol" w:hAnsi="Segoe UI Symbol" w:cs="Segoe UI Symbol"/>
                    <w:caps/>
                    <w:sz w:val="20"/>
                    <w:szCs w:val="20"/>
                  </w:rPr>
                  <w:t>☐</w:t>
                </w:r>
              </w:sdtContent>
            </w:sdt>
            <w:r w:rsidR="00744DEA" w:rsidRPr="005E36C8" w:rsidDel="00A63097">
              <w:rPr>
                <w:caps/>
                <w:sz w:val="20"/>
                <w:szCs w:val="20"/>
              </w:rPr>
              <w:t xml:space="preserve"> NO</w:t>
            </w:r>
          </w:p>
        </w:tc>
      </w:tr>
      <w:tr w:rsidR="00744DEA" w:rsidRPr="005E36C8" w14:paraId="56DA1B5E"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177EF291" w14:textId="4C38F463" w:rsidR="00744DEA" w:rsidRPr="00644AF6" w:rsidRDefault="00744DEA" w:rsidP="00744DEA">
            <w:pPr>
              <w:pStyle w:val="TablesHeadingGSCyan"/>
              <w:framePr w:hSpace="0" w:wrap="auto" w:vAnchor="margin" w:hAnchor="text" w:yAlign="inline"/>
              <w:rPr>
                <w:rStyle w:val="SmartLink1"/>
                <w:sz w:val="20"/>
              </w:rPr>
            </w:pPr>
            <w:r w:rsidRPr="00644AF6">
              <w:rPr>
                <w:rStyle w:val="SmartLink1"/>
                <w:sz w:val="20"/>
              </w:rPr>
              <w:fldChar w:fldCharType="begin"/>
            </w:r>
            <w:r w:rsidRPr="00644AF6">
              <w:rPr>
                <w:rStyle w:val="SmartLink1"/>
                <w:sz w:val="20"/>
              </w:rPr>
              <w:instrText xml:space="preserve"> REF _Ref136265008 \w \h </w:instrText>
            </w:r>
            <w:r>
              <w:rPr>
                <w:rStyle w:val="SmartLink1"/>
                <w:sz w:val="20"/>
              </w:rPr>
              <w:instrText xml:space="preserve"> \* MERGEFORMAT </w:instrText>
            </w:r>
            <w:r w:rsidRPr="00644AF6">
              <w:rPr>
                <w:rStyle w:val="SmartLink1"/>
                <w:sz w:val="20"/>
              </w:rPr>
            </w:r>
            <w:r w:rsidRPr="00644AF6">
              <w:rPr>
                <w:rStyle w:val="SmartLink1"/>
                <w:sz w:val="20"/>
              </w:rPr>
              <w:fldChar w:fldCharType="separate"/>
            </w:r>
            <w:r w:rsidRPr="00644AF6">
              <w:rPr>
                <w:rStyle w:val="SmartLink1"/>
                <w:sz w:val="20"/>
              </w:rPr>
              <w:t>P.6.1.7 |</w:t>
            </w:r>
            <w:r w:rsidRPr="00644AF6">
              <w:rPr>
                <w:rStyle w:val="SmartLink1"/>
                <w:sz w:val="20"/>
              </w:rPr>
              <w:fldChar w:fldCharType="end"/>
            </w:r>
          </w:p>
        </w:tc>
        <w:tc>
          <w:tcPr>
            <w:tcW w:w="3285" w:type="pct"/>
            <w:tcBorders>
              <w:top w:val="single" w:sz="4" w:space="0" w:color="auto"/>
              <w:bottom w:val="single" w:sz="4" w:space="0" w:color="auto"/>
              <w:right w:val="single" w:sz="4" w:space="0" w:color="auto"/>
            </w:tcBorders>
            <w:vAlign w:val="top"/>
          </w:tcPr>
          <w:p w14:paraId="7C2C58F9" w14:textId="0BF84FD4" w:rsidR="00744DEA" w:rsidRPr="005E36C8" w:rsidRDefault="00812804" w:rsidP="00744DEA">
            <w:pPr>
              <w:pStyle w:val="TablesHeadingGSCyan"/>
              <w:framePr w:hSpace="0" w:wrap="auto" w:vAnchor="margin" w:hAnchor="text" w:yAlign="inline"/>
              <w:rPr>
                <w:caps w:val="0"/>
                <w:color w:val="4D4D4C"/>
                <w:sz w:val="20"/>
                <w:szCs w:val="20"/>
              </w:rPr>
            </w:pPr>
            <w:ins w:id="931" w:author="Anshika Gupta" w:date="2023-06-27T09:20:00Z">
              <w:r>
                <w:rPr>
                  <w:caps w:val="0"/>
                  <w:color w:val="4D4D4C"/>
                  <w:sz w:val="20"/>
                  <w:szCs w:val="20"/>
                </w:rPr>
                <w:t xml:space="preserve">No </w:t>
              </w:r>
            </w:ins>
            <w:r w:rsidR="00744DEA">
              <w:rPr>
                <w:caps w:val="0"/>
                <w:color w:val="4D4D4C"/>
                <w:sz w:val="20"/>
                <w:szCs w:val="20"/>
              </w:rPr>
              <w:t>provision to</w:t>
            </w:r>
            <w:r w:rsidR="00744DEA" w:rsidRPr="00F473E7">
              <w:rPr>
                <w:caps w:val="0"/>
                <w:color w:val="4D4D4C"/>
                <w:sz w:val="20"/>
                <w:szCs w:val="20"/>
              </w:rPr>
              <w:t xml:space="preserve"> record and document accidents, diseases, incidents, and any resulting injuries, illnesses, or deaths?</w:t>
            </w:r>
          </w:p>
        </w:tc>
        <w:tc>
          <w:tcPr>
            <w:tcW w:w="954" w:type="pct"/>
            <w:tcBorders>
              <w:top w:val="single" w:sz="4" w:space="0" w:color="auto"/>
              <w:left w:val="single" w:sz="4" w:space="0" w:color="auto"/>
              <w:bottom w:val="single" w:sz="4" w:space="0" w:color="auto"/>
            </w:tcBorders>
            <w:vAlign w:val="top"/>
          </w:tcPr>
          <w:p w14:paraId="377FAFF0" w14:textId="32F28378" w:rsidR="00744DEA" w:rsidRPr="005E36C8" w:rsidDel="00A63097" w:rsidRDefault="00573249" w:rsidP="00744DEA">
            <w:pPr>
              <w:rPr>
                <w:caps/>
                <w:sz w:val="20"/>
                <w:szCs w:val="20"/>
              </w:rPr>
            </w:pPr>
            <w:sdt>
              <w:sdtPr>
                <w:rPr>
                  <w:caps/>
                  <w:sz w:val="20"/>
                  <w:szCs w:val="20"/>
                </w:rPr>
                <w:id w:val="1627968610"/>
                <w14:checkbox>
                  <w14:checked w14:val="0"/>
                  <w14:checkedState w14:val="2612" w14:font="MS Gothic"/>
                  <w14:uncheckedState w14:val="2610" w14:font="MS Gothic"/>
                </w14:checkbox>
              </w:sdtPr>
              <w:sdtEndPr/>
              <w:sdtContent>
                <w:r w:rsidR="00744DEA" w:rsidRPr="00F473E7" w:rsidDel="00A63097">
                  <w:rPr>
                    <w:rFonts w:ascii="Segoe UI Symbol" w:hAnsi="Segoe UI Symbol" w:cs="Segoe UI Symbol"/>
                    <w:caps/>
                    <w:sz w:val="20"/>
                    <w:szCs w:val="20"/>
                  </w:rPr>
                  <w:t>☐</w:t>
                </w:r>
              </w:sdtContent>
            </w:sdt>
            <w:r w:rsidR="00744DEA" w:rsidRPr="00CF7F76" w:rsidDel="00A63097">
              <w:rPr>
                <w:caps/>
                <w:sz w:val="20"/>
                <w:szCs w:val="20"/>
              </w:rPr>
              <w:t xml:space="preserve"> YES</w:t>
            </w:r>
          </w:p>
          <w:p w14:paraId="4C5E406B" w14:textId="2B796DDE" w:rsidR="00744DEA" w:rsidRDefault="00573249" w:rsidP="00744DEA">
            <w:pPr>
              <w:rPr>
                <w:caps/>
                <w:sz w:val="20"/>
                <w:szCs w:val="20"/>
              </w:rPr>
            </w:pPr>
            <w:sdt>
              <w:sdtPr>
                <w:rPr>
                  <w:caps/>
                  <w:sz w:val="20"/>
                  <w:szCs w:val="20"/>
                </w:rPr>
                <w:id w:val="-1868902643"/>
                <w14:checkbox>
                  <w14:checked w14:val="0"/>
                  <w14:checkedState w14:val="2612" w14:font="MS Gothic"/>
                  <w14:uncheckedState w14:val="2610" w14:font="MS Gothic"/>
                </w14:checkbox>
              </w:sdtPr>
              <w:sdtEndPr/>
              <w:sdtContent>
                <w:r w:rsidR="00744DEA" w:rsidRPr="00F473E7" w:rsidDel="00A63097">
                  <w:rPr>
                    <w:rFonts w:ascii="Segoe UI Symbol" w:hAnsi="Segoe UI Symbol" w:cs="Segoe UI Symbol"/>
                    <w:caps/>
                    <w:sz w:val="20"/>
                    <w:szCs w:val="20"/>
                  </w:rPr>
                  <w:t>☐</w:t>
                </w:r>
              </w:sdtContent>
            </w:sdt>
            <w:r w:rsidR="00744DEA" w:rsidRPr="005E36C8" w:rsidDel="00A63097">
              <w:rPr>
                <w:caps/>
                <w:sz w:val="20"/>
                <w:szCs w:val="20"/>
              </w:rPr>
              <w:t xml:space="preserve"> NO</w:t>
            </w:r>
          </w:p>
        </w:tc>
      </w:tr>
      <w:tr w:rsidR="00744DEA" w:rsidRPr="005E36C8" w14:paraId="4E8F8906"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7458F8BC" w14:textId="778F4B00" w:rsidR="00744DEA" w:rsidRPr="00644AF6" w:rsidRDefault="00744DEA" w:rsidP="00744DEA">
            <w:pPr>
              <w:pStyle w:val="TablesHeadingGSCyan"/>
              <w:framePr w:hSpace="0" w:wrap="auto" w:vAnchor="margin" w:hAnchor="text" w:yAlign="inline"/>
              <w:rPr>
                <w:rStyle w:val="SmartLink1"/>
                <w:sz w:val="20"/>
              </w:rPr>
            </w:pPr>
            <w:r>
              <w:rPr>
                <w:rStyle w:val="SmartLink1"/>
                <w:sz w:val="20"/>
              </w:rPr>
              <w:fldChar w:fldCharType="begin"/>
            </w:r>
            <w:r>
              <w:rPr>
                <w:rStyle w:val="SmartLink1"/>
                <w:sz w:val="20"/>
              </w:rPr>
              <w:instrText xml:space="preserve"> REF _Ref136265645 \w \h </w:instrText>
            </w:r>
            <w:r>
              <w:rPr>
                <w:rStyle w:val="SmartLink1"/>
                <w:sz w:val="20"/>
              </w:rPr>
            </w:r>
            <w:r>
              <w:rPr>
                <w:rStyle w:val="SmartLink1"/>
                <w:sz w:val="20"/>
              </w:rPr>
              <w:fldChar w:fldCharType="separate"/>
            </w:r>
            <w:r>
              <w:rPr>
                <w:rStyle w:val="SmartLink1"/>
                <w:sz w:val="20"/>
              </w:rPr>
              <w:t>P.6.1.8 |</w:t>
            </w:r>
            <w:r>
              <w:rPr>
                <w:rStyle w:val="SmartLink1"/>
                <w:sz w:val="20"/>
              </w:rPr>
              <w:fldChar w:fldCharType="end"/>
            </w:r>
          </w:p>
        </w:tc>
        <w:tc>
          <w:tcPr>
            <w:tcW w:w="3285" w:type="pct"/>
            <w:tcBorders>
              <w:top w:val="single" w:sz="4" w:space="0" w:color="auto"/>
              <w:bottom w:val="single" w:sz="4" w:space="0" w:color="auto"/>
              <w:right w:val="single" w:sz="4" w:space="0" w:color="auto"/>
            </w:tcBorders>
            <w:vAlign w:val="top"/>
          </w:tcPr>
          <w:p w14:paraId="144B44A7" w14:textId="33CEAA41" w:rsidR="00744DEA" w:rsidRDefault="00744DEA" w:rsidP="00744DEA">
            <w:pPr>
              <w:pStyle w:val="TablesHeadingGSCyan"/>
              <w:framePr w:hSpace="0" w:wrap="auto" w:vAnchor="margin" w:hAnchor="text" w:yAlign="inline"/>
              <w:rPr>
                <w:caps w:val="0"/>
                <w:color w:val="4D4D4C"/>
                <w:sz w:val="20"/>
                <w:szCs w:val="20"/>
              </w:rPr>
            </w:pPr>
            <w:r w:rsidRPr="005E36C8">
              <w:rPr>
                <w:caps w:val="0"/>
                <w:color w:val="4D4D4C"/>
                <w:sz w:val="20"/>
                <w:szCs w:val="20"/>
              </w:rPr>
              <w:t>occupational health and safety risks due to physical, chemical, biological and psychosocial hazards (including violence and harassment) throughout the project life-cycle?</w:t>
            </w:r>
          </w:p>
        </w:tc>
        <w:tc>
          <w:tcPr>
            <w:tcW w:w="954" w:type="pct"/>
            <w:tcBorders>
              <w:top w:val="single" w:sz="4" w:space="0" w:color="auto"/>
              <w:left w:val="single" w:sz="4" w:space="0" w:color="auto"/>
              <w:bottom w:val="single" w:sz="4" w:space="0" w:color="auto"/>
            </w:tcBorders>
            <w:vAlign w:val="top"/>
          </w:tcPr>
          <w:p w14:paraId="1A6650C3" w14:textId="2CF25A26"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454248674"/>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269573FD" w14:textId="4750133A" w:rsidR="00744DEA" w:rsidRPr="00F473E7" w:rsidRDefault="00573249" w:rsidP="00744DEA">
            <w:pPr>
              <w:rPr>
                <w:caps/>
                <w:sz w:val="20"/>
                <w:szCs w:val="20"/>
              </w:rPr>
            </w:pPr>
            <w:sdt>
              <w:sdtPr>
                <w:rPr>
                  <w:caps/>
                  <w:sz w:val="20"/>
                  <w:szCs w:val="20"/>
                </w:rPr>
                <w:id w:val="2137138168"/>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NO</w:t>
            </w:r>
          </w:p>
        </w:tc>
      </w:tr>
      <w:tr w:rsidR="00744DEA" w:rsidRPr="005E36C8" w14:paraId="468CFB1A"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36B78671" w14:textId="226C4314" w:rsidR="00744DEA" w:rsidRDefault="00744DEA" w:rsidP="00744DEA">
            <w:pPr>
              <w:pStyle w:val="TablesHeadingGSCyan"/>
              <w:framePr w:hSpace="0" w:wrap="auto" w:vAnchor="margin" w:hAnchor="text" w:yAlign="inline"/>
              <w:rPr>
                <w:rStyle w:val="SmartLink1"/>
                <w:sz w:val="20"/>
              </w:rPr>
            </w:pPr>
            <w:r>
              <w:rPr>
                <w:rStyle w:val="SmartLink1"/>
                <w:sz w:val="20"/>
              </w:rPr>
              <w:fldChar w:fldCharType="begin"/>
            </w:r>
            <w:r>
              <w:rPr>
                <w:rStyle w:val="SmartLink1"/>
                <w:sz w:val="20"/>
              </w:rPr>
              <w:instrText xml:space="preserve"> REF _Ref136265867 \w \h </w:instrText>
            </w:r>
            <w:r>
              <w:rPr>
                <w:rStyle w:val="SmartLink1"/>
                <w:sz w:val="20"/>
              </w:rPr>
            </w:r>
            <w:r>
              <w:rPr>
                <w:rStyle w:val="SmartLink1"/>
                <w:sz w:val="20"/>
              </w:rPr>
              <w:fldChar w:fldCharType="separate"/>
            </w:r>
            <w:r>
              <w:rPr>
                <w:rStyle w:val="SmartLink1"/>
                <w:sz w:val="20"/>
              </w:rPr>
              <w:t>P.6.1.9 |</w:t>
            </w:r>
            <w:r>
              <w:rPr>
                <w:rStyle w:val="SmartLink1"/>
                <w:sz w:val="20"/>
              </w:rPr>
              <w:fldChar w:fldCharType="end"/>
            </w:r>
          </w:p>
        </w:tc>
        <w:tc>
          <w:tcPr>
            <w:tcW w:w="3285" w:type="pct"/>
            <w:tcBorders>
              <w:top w:val="single" w:sz="4" w:space="0" w:color="auto"/>
              <w:bottom w:val="single" w:sz="4" w:space="0" w:color="auto"/>
              <w:right w:val="single" w:sz="4" w:space="0" w:color="auto"/>
            </w:tcBorders>
            <w:vAlign w:val="top"/>
          </w:tcPr>
          <w:p w14:paraId="39AD685B" w14:textId="69E64906" w:rsidR="00744DEA" w:rsidRPr="005E36C8" w:rsidRDefault="00812804" w:rsidP="00744DEA">
            <w:pPr>
              <w:pStyle w:val="TablesHeadingGSCyan"/>
              <w:framePr w:hSpace="0" w:wrap="auto" w:vAnchor="margin" w:hAnchor="text" w:yAlign="inline"/>
              <w:rPr>
                <w:caps w:val="0"/>
                <w:color w:val="4D4D4C"/>
                <w:sz w:val="20"/>
                <w:szCs w:val="20"/>
              </w:rPr>
            </w:pPr>
            <w:ins w:id="932" w:author="Anshika Gupta" w:date="2023-06-27T09:21:00Z">
              <w:r>
                <w:rPr>
                  <w:caps w:val="0"/>
                  <w:color w:val="4D4D4C"/>
                  <w:sz w:val="20"/>
                  <w:szCs w:val="20"/>
                </w:rPr>
                <w:t xml:space="preserve">No </w:t>
              </w:r>
            </w:ins>
            <w:r w:rsidR="00744DEA" w:rsidRPr="00C55293">
              <w:rPr>
                <w:caps w:val="0"/>
                <w:color w:val="4D4D4C"/>
                <w:sz w:val="20"/>
                <w:szCs w:val="20"/>
              </w:rPr>
              <w:t>measures to protect vulnerable project workers from harassment, exploitation, and gender-based violence (GBV)?</w:t>
            </w:r>
            <w:r w:rsidR="00744DEA">
              <w:rPr>
                <w:caps w:val="0"/>
                <w:color w:val="4D4D4C"/>
                <w:sz w:val="20"/>
                <w:szCs w:val="20"/>
              </w:rPr>
              <w:t xml:space="preserve"> T</w:t>
            </w:r>
            <w:r w:rsidR="00744DEA" w:rsidRPr="00C55293">
              <w:rPr>
                <w:caps w:val="0"/>
                <w:color w:val="4D4D4C"/>
                <w:sz w:val="20"/>
                <w:szCs w:val="20"/>
              </w:rPr>
              <w:t>his includes women, people with disabilities, migrant workers, and young workers.</w:t>
            </w:r>
          </w:p>
        </w:tc>
        <w:tc>
          <w:tcPr>
            <w:tcW w:w="954" w:type="pct"/>
            <w:tcBorders>
              <w:top w:val="single" w:sz="4" w:space="0" w:color="auto"/>
              <w:left w:val="single" w:sz="4" w:space="0" w:color="auto"/>
              <w:bottom w:val="single" w:sz="4" w:space="0" w:color="auto"/>
            </w:tcBorders>
            <w:vAlign w:val="top"/>
          </w:tcPr>
          <w:p w14:paraId="195100E8" w14:textId="5AA3E730" w:rsidR="00744DEA" w:rsidRPr="005E36C8" w:rsidDel="00A63097" w:rsidRDefault="00573249" w:rsidP="00744DEA">
            <w:pPr>
              <w:rPr>
                <w:caps/>
                <w:sz w:val="20"/>
                <w:szCs w:val="20"/>
              </w:rPr>
            </w:pPr>
            <w:sdt>
              <w:sdtPr>
                <w:rPr>
                  <w:caps/>
                  <w:sz w:val="20"/>
                  <w:szCs w:val="20"/>
                </w:rPr>
                <w:id w:val="-1338531883"/>
                <w14:checkbox>
                  <w14:checked w14:val="0"/>
                  <w14:checkedState w14:val="2612" w14:font="MS Gothic"/>
                  <w14:uncheckedState w14:val="2610" w14:font="MS Gothic"/>
                </w14:checkbox>
              </w:sdtPr>
              <w:sdtEndPr/>
              <w:sdtContent>
                <w:r w:rsidR="00744DEA" w:rsidRPr="00C55293" w:rsidDel="00A63097">
                  <w:rPr>
                    <w:rFonts w:ascii="Segoe UI Symbol" w:hAnsi="Segoe UI Symbol" w:cs="Segoe UI Symbol"/>
                    <w:caps/>
                    <w:sz w:val="20"/>
                    <w:szCs w:val="20"/>
                  </w:rPr>
                  <w:t>☐</w:t>
                </w:r>
              </w:sdtContent>
            </w:sdt>
            <w:r w:rsidR="00744DEA" w:rsidRPr="00C55293" w:rsidDel="00A63097">
              <w:rPr>
                <w:caps/>
                <w:sz w:val="20"/>
                <w:szCs w:val="20"/>
              </w:rPr>
              <w:t xml:space="preserve"> YES</w:t>
            </w:r>
          </w:p>
          <w:p w14:paraId="4C893397" w14:textId="6E934AC5" w:rsidR="00744DEA" w:rsidRDefault="00573249" w:rsidP="00744DEA">
            <w:pPr>
              <w:rPr>
                <w:caps/>
                <w:sz w:val="20"/>
                <w:szCs w:val="20"/>
              </w:rPr>
            </w:pPr>
            <w:sdt>
              <w:sdtPr>
                <w:rPr>
                  <w:caps/>
                  <w:sz w:val="20"/>
                  <w:szCs w:val="20"/>
                </w:rPr>
                <w:id w:val="-1592229973"/>
                <w14:checkbox>
                  <w14:checked w14:val="0"/>
                  <w14:checkedState w14:val="2612" w14:font="MS Gothic"/>
                  <w14:uncheckedState w14:val="2610" w14:font="MS Gothic"/>
                </w14:checkbox>
              </w:sdtPr>
              <w:sdtEndPr/>
              <w:sdtContent>
                <w:r w:rsidR="00744DEA" w:rsidRPr="00C55293" w:rsidDel="00A63097">
                  <w:rPr>
                    <w:rFonts w:ascii="Segoe UI Symbol" w:hAnsi="Segoe UI Symbol" w:cs="Segoe UI Symbol"/>
                    <w:caps/>
                    <w:sz w:val="20"/>
                    <w:szCs w:val="20"/>
                  </w:rPr>
                  <w:t>☐</w:t>
                </w:r>
              </w:sdtContent>
            </w:sdt>
            <w:r w:rsidR="00744DEA" w:rsidRPr="005E36C8" w:rsidDel="00A63097">
              <w:rPr>
                <w:caps/>
                <w:sz w:val="20"/>
                <w:szCs w:val="20"/>
              </w:rPr>
              <w:t xml:space="preserve"> NO</w:t>
            </w:r>
          </w:p>
        </w:tc>
      </w:tr>
      <w:tr w:rsidR="00744DEA" w:rsidRPr="005E36C8" w14:paraId="37F22DE8"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4B483AF6" w14:textId="188CA390" w:rsidR="00744DEA" w:rsidRPr="00EB74A5" w:rsidRDefault="00744DEA" w:rsidP="00744DEA">
            <w:pPr>
              <w:pStyle w:val="TablesHeadingGSCyan"/>
              <w:framePr w:hSpace="0" w:wrap="auto" w:vAnchor="margin" w:hAnchor="text" w:yAlign="inline"/>
              <w:rPr>
                <w:rStyle w:val="SmartLink1"/>
                <w:sz w:val="18"/>
                <w:szCs w:val="22"/>
              </w:rPr>
            </w:pPr>
            <w:r w:rsidRPr="00EB74A5">
              <w:rPr>
                <w:rStyle w:val="SmartLink1"/>
                <w:sz w:val="18"/>
                <w:szCs w:val="22"/>
              </w:rPr>
              <w:fldChar w:fldCharType="begin"/>
            </w:r>
            <w:r w:rsidRPr="00EB74A5">
              <w:rPr>
                <w:rStyle w:val="SmartLink1"/>
                <w:sz w:val="18"/>
                <w:szCs w:val="22"/>
              </w:rPr>
              <w:instrText xml:space="preserve"> REF _Ref136267194 \w \h </w:instrText>
            </w:r>
            <w:r>
              <w:rPr>
                <w:rStyle w:val="SmartLink1"/>
                <w:sz w:val="18"/>
                <w:szCs w:val="22"/>
              </w:rPr>
              <w:instrText xml:space="preserve"> \* MERGEFORMAT </w:instrText>
            </w:r>
            <w:r w:rsidRPr="00EB74A5">
              <w:rPr>
                <w:rStyle w:val="SmartLink1"/>
                <w:sz w:val="18"/>
                <w:szCs w:val="22"/>
              </w:rPr>
            </w:r>
            <w:r w:rsidRPr="00EB74A5">
              <w:rPr>
                <w:rStyle w:val="SmartLink1"/>
                <w:sz w:val="18"/>
                <w:szCs w:val="22"/>
              </w:rPr>
              <w:fldChar w:fldCharType="separate"/>
            </w:r>
            <w:r w:rsidRPr="00EB74A5">
              <w:rPr>
                <w:rStyle w:val="SmartLink1"/>
                <w:sz w:val="18"/>
                <w:szCs w:val="22"/>
              </w:rPr>
              <w:t>P.6.1.10 |</w:t>
            </w:r>
            <w:r w:rsidRPr="00EB74A5">
              <w:rPr>
                <w:rStyle w:val="SmartLink1"/>
                <w:sz w:val="18"/>
                <w:szCs w:val="22"/>
              </w:rPr>
              <w:fldChar w:fldCharType="end"/>
            </w:r>
          </w:p>
        </w:tc>
        <w:tc>
          <w:tcPr>
            <w:tcW w:w="3285" w:type="pct"/>
            <w:tcBorders>
              <w:top w:val="single" w:sz="4" w:space="0" w:color="auto"/>
              <w:bottom w:val="single" w:sz="4" w:space="0" w:color="auto"/>
              <w:right w:val="single" w:sz="4" w:space="0" w:color="auto"/>
            </w:tcBorders>
            <w:vAlign w:val="top"/>
          </w:tcPr>
          <w:p w14:paraId="2D0ACA68" w14:textId="69E39239" w:rsidR="00744DEA" w:rsidRPr="005E36C8" w:rsidRDefault="00812804" w:rsidP="00744DEA">
            <w:pPr>
              <w:pStyle w:val="TablesHeadingGSCyan"/>
              <w:framePr w:hSpace="0" w:wrap="auto" w:vAnchor="margin" w:hAnchor="text" w:yAlign="inline"/>
              <w:rPr>
                <w:caps w:val="0"/>
                <w:color w:val="4D4D4C"/>
                <w:sz w:val="20"/>
                <w:szCs w:val="20"/>
              </w:rPr>
            </w:pPr>
            <w:ins w:id="933" w:author="Anshika Gupta" w:date="2023-06-27T09:21:00Z">
              <w:r>
                <w:rPr>
                  <w:caps w:val="0"/>
                  <w:color w:val="4D4D4C"/>
                  <w:sz w:val="20"/>
                  <w:szCs w:val="20"/>
                </w:rPr>
                <w:t xml:space="preserve">No </w:t>
              </w:r>
            </w:ins>
            <w:r w:rsidR="00744DEA" w:rsidRPr="003D7567">
              <w:rPr>
                <w:caps w:val="0"/>
                <w:color w:val="4D4D4C"/>
                <w:sz w:val="20"/>
                <w:szCs w:val="20"/>
              </w:rPr>
              <w:t>grievance mechanism available for workers to voice workplace concerns</w:t>
            </w:r>
            <w:r w:rsidR="00744DEA">
              <w:rPr>
                <w:caps w:val="0"/>
                <w:color w:val="4D4D4C"/>
                <w:sz w:val="20"/>
                <w:szCs w:val="20"/>
              </w:rPr>
              <w:t>.</w:t>
            </w:r>
          </w:p>
        </w:tc>
        <w:tc>
          <w:tcPr>
            <w:tcW w:w="954" w:type="pct"/>
            <w:tcBorders>
              <w:top w:val="single" w:sz="4" w:space="0" w:color="auto"/>
              <w:left w:val="single" w:sz="4" w:space="0" w:color="auto"/>
              <w:bottom w:val="single" w:sz="4" w:space="0" w:color="auto"/>
            </w:tcBorders>
            <w:vAlign w:val="top"/>
          </w:tcPr>
          <w:p w14:paraId="2C9EE3D2" w14:textId="062AB21B" w:rsidR="00744DEA" w:rsidRPr="005E36C8" w:rsidDel="00A63097" w:rsidRDefault="00573249" w:rsidP="00744DEA">
            <w:pPr>
              <w:rPr>
                <w:caps/>
                <w:sz w:val="20"/>
                <w:szCs w:val="20"/>
              </w:rPr>
            </w:pPr>
            <w:sdt>
              <w:sdtPr>
                <w:rPr>
                  <w:caps/>
                  <w:sz w:val="20"/>
                  <w:szCs w:val="20"/>
                </w:rPr>
                <w:id w:val="2084480616"/>
                <w14:checkbox>
                  <w14:checked w14:val="0"/>
                  <w14:checkedState w14:val="2612" w14:font="MS Gothic"/>
                  <w14:uncheckedState w14:val="2610" w14:font="MS Gothic"/>
                </w14:checkbox>
              </w:sdtPr>
              <w:sdtEndPr/>
              <w:sdtContent>
                <w:r w:rsidR="00744DEA" w:rsidRPr="00EB74A5" w:rsidDel="00A63097">
                  <w:rPr>
                    <w:rFonts w:ascii="Segoe UI Symbol" w:hAnsi="Segoe UI Symbol" w:cs="Segoe UI Symbol"/>
                    <w:caps/>
                    <w:sz w:val="20"/>
                    <w:szCs w:val="20"/>
                  </w:rPr>
                  <w:t>☐</w:t>
                </w:r>
              </w:sdtContent>
            </w:sdt>
            <w:r w:rsidR="00744DEA" w:rsidRPr="00EB74A5" w:rsidDel="00A63097">
              <w:rPr>
                <w:caps/>
                <w:sz w:val="20"/>
                <w:szCs w:val="20"/>
              </w:rPr>
              <w:t xml:space="preserve"> YES</w:t>
            </w:r>
          </w:p>
          <w:p w14:paraId="1203D43F" w14:textId="2D71AFDF" w:rsidR="00744DEA" w:rsidRDefault="00573249" w:rsidP="00744DEA">
            <w:pPr>
              <w:rPr>
                <w:caps/>
                <w:sz w:val="20"/>
                <w:szCs w:val="20"/>
              </w:rPr>
            </w:pPr>
            <w:sdt>
              <w:sdtPr>
                <w:rPr>
                  <w:caps/>
                  <w:sz w:val="20"/>
                  <w:szCs w:val="20"/>
                </w:rPr>
                <w:id w:val="1067381982"/>
                <w14:checkbox>
                  <w14:checked w14:val="0"/>
                  <w14:checkedState w14:val="2612" w14:font="MS Gothic"/>
                  <w14:uncheckedState w14:val="2610" w14:font="MS Gothic"/>
                </w14:checkbox>
              </w:sdtPr>
              <w:sdtEndPr/>
              <w:sdtContent>
                <w:r w:rsidR="00744DEA" w:rsidRPr="00EB74A5" w:rsidDel="00A63097">
                  <w:rPr>
                    <w:rFonts w:ascii="Segoe UI Symbol" w:hAnsi="Segoe UI Symbol" w:cs="Segoe UI Symbol"/>
                    <w:caps/>
                    <w:sz w:val="20"/>
                    <w:szCs w:val="20"/>
                  </w:rPr>
                  <w:t>☐</w:t>
                </w:r>
              </w:sdtContent>
            </w:sdt>
            <w:r w:rsidR="00744DEA" w:rsidRPr="005E36C8" w:rsidDel="00A63097">
              <w:rPr>
                <w:caps/>
                <w:sz w:val="20"/>
                <w:szCs w:val="20"/>
              </w:rPr>
              <w:t xml:space="preserve"> NO</w:t>
            </w:r>
          </w:p>
        </w:tc>
      </w:tr>
      <w:tr w:rsidR="00744DEA" w:rsidRPr="005E36C8" w14:paraId="33E75491"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630802DE" w14:textId="1ED20693" w:rsidR="00744DEA" w:rsidRPr="00EB74A5" w:rsidRDefault="00744DEA" w:rsidP="00744DEA">
            <w:pPr>
              <w:pStyle w:val="TablesHeadingGSCyan"/>
              <w:framePr w:hSpace="0" w:wrap="auto" w:vAnchor="margin" w:hAnchor="text" w:yAlign="inline"/>
              <w:rPr>
                <w:rStyle w:val="SmartLink1"/>
                <w:sz w:val="18"/>
                <w:szCs w:val="22"/>
              </w:rPr>
            </w:pPr>
            <w:r>
              <w:rPr>
                <w:rStyle w:val="SmartLink1"/>
                <w:sz w:val="18"/>
                <w:szCs w:val="22"/>
              </w:rPr>
              <w:fldChar w:fldCharType="begin"/>
            </w:r>
            <w:r>
              <w:rPr>
                <w:rStyle w:val="SmartLink1"/>
                <w:sz w:val="18"/>
                <w:szCs w:val="22"/>
              </w:rPr>
              <w:instrText xml:space="preserve"> REF _Ref136267743 \w \h </w:instrText>
            </w:r>
            <w:r>
              <w:rPr>
                <w:rStyle w:val="SmartLink1"/>
                <w:sz w:val="18"/>
                <w:szCs w:val="22"/>
              </w:rPr>
            </w:r>
            <w:r>
              <w:rPr>
                <w:rStyle w:val="SmartLink1"/>
                <w:sz w:val="18"/>
                <w:szCs w:val="22"/>
              </w:rPr>
              <w:fldChar w:fldCharType="separate"/>
            </w:r>
            <w:r>
              <w:rPr>
                <w:rStyle w:val="SmartLink1"/>
                <w:sz w:val="18"/>
                <w:szCs w:val="22"/>
              </w:rPr>
              <w:t>P.6.1.11 |</w:t>
            </w:r>
            <w:r>
              <w:rPr>
                <w:rStyle w:val="SmartLink1"/>
                <w:sz w:val="18"/>
                <w:szCs w:val="22"/>
              </w:rPr>
              <w:fldChar w:fldCharType="end"/>
            </w:r>
          </w:p>
        </w:tc>
        <w:tc>
          <w:tcPr>
            <w:tcW w:w="3285" w:type="pct"/>
            <w:tcBorders>
              <w:top w:val="single" w:sz="4" w:space="0" w:color="auto"/>
              <w:bottom w:val="single" w:sz="4" w:space="0" w:color="auto"/>
              <w:right w:val="single" w:sz="4" w:space="0" w:color="auto"/>
            </w:tcBorders>
            <w:vAlign w:val="top"/>
          </w:tcPr>
          <w:p w14:paraId="4562F902" w14:textId="468A7C30" w:rsidR="00744DEA" w:rsidRPr="003D7567" w:rsidRDefault="00812804" w:rsidP="00744DEA">
            <w:pPr>
              <w:pStyle w:val="TablesHeadingGSCyan"/>
              <w:framePr w:hSpace="0" w:wrap="auto" w:vAnchor="margin" w:hAnchor="text" w:yAlign="inline"/>
              <w:rPr>
                <w:caps w:val="0"/>
                <w:color w:val="4D4D4C"/>
                <w:sz w:val="20"/>
                <w:szCs w:val="20"/>
              </w:rPr>
            </w:pPr>
            <w:ins w:id="934" w:author="Anshika Gupta" w:date="2023-06-27T09:22:00Z">
              <w:r>
                <w:rPr>
                  <w:caps w:val="0"/>
                  <w:color w:val="4D4D4C"/>
                  <w:sz w:val="20"/>
                  <w:szCs w:val="20"/>
                </w:rPr>
                <w:t xml:space="preserve">No </w:t>
              </w:r>
            </w:ins>
            <w:r w:rsidR="00744DEA" w:rsidRPr="00442457">
              <w:rPr>
                <w:caps w:val="0"/>
                <w:color w:val="4D4D4C"/>
                <w:sz w:val="20"/>
                <w:szCs w:val="20"/>
              </w:rPr>
              <w:t>measures for due diligence and the establishment of policies and procedures to manage and monitor the performance of third-party employees in the project?</w:t>
            </w:r>
          </w:p>
        </w:tc>
        <w:tc>
          <w:tcPr>
            <w:tcW w:w="954" w:type="pct"/>
            <w:tcBorders>
              <w:top w:val="single" w:sz="4" w:space="0" w:color="auto"/>
              <w:left w:val="single" w:sz="4" w:space="0" w:color="auto"/>
              <w:bottom w:val="single" w:sz="4" w:space="0" w:color="auto"/>
            </w:tcBorders>
            <w:vAlign w:val="top"/>
          </w:tcPr>
          <w:p w14:paraId="03982531" w14:textId="43F3B75A" w:rsidR="00744DEA" w:rsidRPr="005E36C8" w:rsidDel="00A63097" w:rsidRDefault="00573249" w:rsidP="00744DEA">
            <w:pPr>
              <w:rPr>
                <w:caps/>
                <w:sz w:val="20"/>
                <w:szCs w:val="20"/>
              </w:rPr>
            </w:pPr>
            <w:sdt>
              <w:sdtPr>
                <w:rPr>
                  <w:caps/>
                  <w:sz w:val="20"/>
                  <w:szCs w:val="20"/>
                </w:rPr>
                <w:id w:val="470720765"/>
                <w14:checkbox>
                  <w14:checked w14:val="0"/>
                  <w14:checkedState w14:val="2612" w14:font="MS Gothic"/>
                  <w14:uncheckedState w14:val="2610" w14:font="MS Gothic"/>
                </w14:checkbox>
              </w:sdtPr>
              <w:sdtEndPr/>
              <w:sdtContent>
                <w:r w:rsidR="00744DEA" w:rsidRPr="00EB74A5" w:rsidDel="00A63097">
                  <w:rPr>
                    <w:rFonts w:ascii="Segoe UI Symbol" w:hAnsi="Segoe UI Symbol" w:cs="Segoe UI Symbol"/>
                    <w:caps/>
                    <w:sz w:val="20"/>
                    <w:szCs w:val="20"/>
                  </w:rPr>
                  <w:t>☐</w:t>
                </w:r>
              </w:sdtContent>
            </w:sdt>
            <w:r w:rsidR="00744DEA" w:rsidRPr="00EB74A5" w:rsidDel="00A63097">
              <w:rPr>
                <w:caps/>
                <w:sz w:val="20"/>
                <w:szCs w:val="20"/>
              </w:rPr>
              <w:t xml:space="preserve"> YES</w:t>
            </w:r>
          </w:p>
          <w:p w14:paraId="00F78CF5" w14:textId="2F1C72F0" w:rsidR="00744DEA" w:rsidRPr="00EB74A5" w:rsidRDefault="00573249" w:rsidP="00744DEA">
            <w:pPr>
              <w:rPr>
                <w:caps/>
                <w:sz w:val="20"/>
                <w:szCs w:val="20"/>
              </w:rPr>
            </w:pPr>
            <w:sdt>
              <w:sdtPr>
                <w:rPr>
                  <w:caps/>
                  <w:sz w:val="20"/>
                  <w:szCs w:val="20"/>
                </w:rPr>
                <w:id w:val="1869567739"/>
                <w14:checkbox>
                  <w14:checked w14:val="0"/>
                  <w14:checkedState w14:val="2612" w14:font="MS Gothic"/>
                  <w14:uncheckedState w14:val="2610" w14:font="MS Gothic"/>
                </w14:checkbox>
              </w:sdtPr>
              <w:sdtEndPr/>
              <w:sdtContent>
                <w:r w:rsidR="00744DEA" w:rsidRPr="00EB74A5" w:rsidDel="00A63097">
                  <w:rPr>
                    <w:rFonts w:ascii="Segoe UI Symbol" w:hAnsi="Segoe UI Symbol" w:cs="Segoe UI Symbol"/>
                    <w:caps/>
                    <w:sz w:val="20"/>
                    <w:szCs w:val="20"/>
                  </w:rPr>
                  <w:t>☐</w:t>
                </w:r>
              </w:sdtContent>
            </w:sdt>
            <w:r w:rsidR="00744DEA" w:rsidRPr="005E36C8" w:rsidDel="00A63097">
              <w:rPr>
                <w:caps/>
                <w:sz w:val="20"/>
                <w:szCs w:val="20"/>
              </w:rPr>
              <w:t xml:space="preserve"> NO</w:t>
            </w:r>
          </w:p>
        </w:tc>
      </w:tr>
      <w:tr w:rsidR="00744DEA" w:rsidRPr="005E36C8" w14:paraId="72097548" w14:textId="77777777" w:rsidTr="00735E79">
        <w:trPr>
          <w:trHeight w:val="364"/>
        </w:trPr>
        <w:tc>
          <w:tcPr>
            <w:tcW w:w="5000" w:type="pct"/>
            <w:gridSpan w:val="3"/>
            <w:tcBorders>
              <w:top w:val="single" w:sz="4" w:space="0" w:color="auto"/>
              <w:bottom w:val="single" w:sz="4" w:space="0" w:color="auto"/>
            </w:tcBorders>
            <w:noWrap/>
            <w:vAlign w:val="top"/>
          </w:tcPr>
          <w:p w14:paraId="31A069D9" w14:textId="51EACC92" w:rsidR="00744DEA" w:rsidRPr="00F5760E" w:rsidRDefault="00744DEA" w:rsidP="00744DEA">
            <w:pPr>
              <w:pStyle w:val="TablesHeadingGSCyan"/>
              <w:framePr w:hSpace="0" w:wrap="auto" w:vAnchor="margin" w:hAnchor="text" w:yAlign="inline"/>
              <w:spacing w:line="276" w:lineRule="auto"/>
              <w:rPr>
                <w:caps w:val="0"/>
                <w:sz w:val="20"/>
                <w:szCs w:val="22"/>
              </w:rPr>
            </w:pPr>
            <w:r w:rsidRPr="008B7258">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744DEA" w:rsidRPr="005E36C8" w14:paraId="4A078010" w14:textId="77777777" w:rsidTr="00735E79">
        <w:trPr>
          <w:trHeight w:val="448"/>
        </w:trPr>
        <w:tc>
          <w:tcPr>
            <w:tcW w:w="5000" w:type="pct"/>
            <w:gridSpan w:val="3"/>
            <w:tcBorders>
              <w:top w:val="single" w:sz="4" w:space="0" w:color="auto"/>
            </w:tcBorders>
            <w:shd w:val="clear" w:color="auto" w:fill="E6E5E5" w:themeFill="background2"/>
            <w:noWrap/>
            <w:vAlign w:val="top"/>
          </w:tcPr>
          <w:p w14:paraId="457450A4" w14:textId="77777777" w:rsidR="00BF1765" w:rsidRDefault="00BF1765" w:rsidP="00BF1765">
            <w:pPr>
              <w:pStyle w:val="TablesHeadingGSCyan"/>
              <w:framePr w:hSpace="0" w:wrap="auto" w:vAnchor="margin" w:hAnchor="text" w:yAlign="inline"/>
              <w:spacing w:line="276" w:lineRule="auto"/>
              <w:rPr>
                <w:ins w:id="935" w:author="Anshika Gupta" w:date="2023-06-27T08:25:00Z"/>
                <w:rStyle w:val="SmartLink1"/>
                <w:u w:val="none"/>
              </w:rPr>
            </w:pPr>
            <w:ins w:id="936" w:author="Anshika Gupta" w:date="2023-06-27T08:25:00Z">
              <w:r w:rsidRPr="00BF2666">
                <w:rPr>
                  <w:i/>
                  <w:iCs/>
                  <w:caps w:val="0"/>
                  <w:color w:val="4D4D4C"/>
                  <w:sz w:val="20"/>
                  <w:szCs w:val="20"/>
                </w:rPr>
                <w:t>Please add text here</w:t>
              </w:r>
              <w:r>
                <w:rPr>
                  <w:i/>
                  <w:iCs/>
                  <w:caps w:val="0"/>
                  <w:color w:val="4D4D4C"/>
                  <w:sz w:val="20"/>
                  <w:szCs w:val="20"/>
                </w:rPr>
                <w:t>….</w:t>
              </w:r>
            </w:ins>
          </w:p>
          <w:p w14:paraId="6FE547FC" w14:textId="37B6E544" w:rsidR="00744DEA" w:rsidRPr="00F5760E" w:rsidRDefault="00744DEA" w:rsidP="00744DEA">
            <w:pPr>
              <w:pStyle w:val="TablesHeadingGSCyan"/>
              <w:framePr w:hSpace="0" w:wrap="auto" w:vAnchor="margin" w:hAnchor="text" w:yAlign="inline"/>
              <w:spacing w:line="276" w:lineRule="auto"/>
            </w:pPr>
          </w:p>
        </w:tc>
      </w:tr>
      <w:tr w:rsidR="00744DEA" w:rsidRPr="009909AD" w14:paraId="43168554" w14:textId="77777777" w:rsidTr="00735E79">
        <w:trPr>
          <w:trHeight w:val="364"/>
        </w:trPr>
        <w:tc>
          <w:tcPr>
            <w:tcW w:w="5000" w:type="pct"/>
            <w:gridSpan w:val="3"/>
            <w:tcBorders>
              <w:top w:val="single" w:sz="4" w:space="0" w:color="auto"/>
              <w:bottom w:val="single" w:sz="4" w:space="0" w:color="auto"/>
            </w:tcBorders>
            <w:noWrap/>
            <w:vAlign w:val="top"/>
          </w:tcPr>
          <w:p w14:paraId="3FF20780" w14:textId="7E862E93" w:rsidR="00744DEA" w:rsidRPr="009909AD" w:rsidRDefault="00744DEA" w:rsidP="00744DEA">
            <w:pPr>
              <w:pStyle w:val="TablesHeadingGSCyan"/>
              <w:framePr w:hSpace="0" w:wrap="auto" w:vAnchor="margin" w:hAnchor="text" w:yAlign="inline"/>
              <w:spacing w:line="276" w:lineRule="auto"/>
              <w:rPr>
                <w:i/>
                <w:iCs/>
              </w:rPr>
            </w:pPr>
            <w:r w:rsidRPr="0062597E">
              <w:rPr>
                <w:rStyle w:val="SmartLink1"/>
              </w:rPr>
              <w:fldChar w:fldCharType="begin"/>
            </w:r>
            <w:r w:rsidRPr="0062597E">
              <w:rPr>
                <w:rStyle w:val="SmartLink1"/>
              </w:rPr>
              <w:instrText xml:space="preserve"> REF _Ref136267959 \w \h </w:instrText>
            </w:r>
            <w:r>
              <w:rPr>
                <w:rStyle w:val="SmartLink1"/>
              </w:rPr>
              <w:instrText xml:space="preserve"> \* MERGEFORMAT </w:instrText>
            </w:r>
            <w:r w:rsidRPr="0062597E">
              <w:rPr>
                <w:rStyle w:val="SmartLink1"/>
              </w:rPr>
            </w:r>
            <w:r w:rsidRPr="0062597E">
              <w:rPr>
                <w:rStyle w:val="SmartLink1"/>
              </w:rPr>
              <w:fldChar w:fldCharType="separate"/>
            </w:r>
            <w:r w:rsidRPr="0062597E">
              <w:rPr>
                <w:rStyle w:val="SmartLink1"/>
              </w:rPr>
              <w:t>P.6.2 |</w:t>
            </w:r>
            <w:r w:rsidRPr="0062597E">
              <w:rPr>
                <w:rStyle w:val="SmartLink1"/>
              </w:rPr>
              <w:fldChar w:fldCharType="end"/>
            </w:r>
            <w:r w:rsidRPr="0062597E">
              <w:rPr>
                <w:rStyle w:val="SmartLink1"/>
              </w:rPr>
              <w:fldChar w:fldCharType="begin"/>
            </w:r>
            <w:r w:rsidRPr="0062597E">
              <w:rPr>
                <w:rStyle w:val="SmartLink1"/>
              </w:rPr>
              <w:instrText xml:space="preserve"> REF _Ref136267965 \h </w:instrText>
            </w:r>
            <w:r>
              <w:rPr>
                <w:rStyle w:val="SmartLink1"/>
              </w:rPr>
              <w:instrText xml:space="preserve"> \* MERGEFORMAT </w:instrText>
            </w:r>
            <w:r w:rsidRPr="0062597E">
              <w:rPr>
                <w:rStyle w:val="SmartLink1"/>
              </w:rPr>
            </w:r>
            <w:r w:rsidRPr="0062597E">
              <w:rPr>
                <w:rStyle w:val="SmartLink1"/>
              </w:rPr>
              <w:fldChar w:fldCharType="separate"/>
            </w:r>
            <w:r w:rsidRPr="0062597E">
              <w:rPr>
                <w:rStyle w:val="SmartLink1"/>
              </w:rPr>
              <w:t>Negative Economic Consequences</w:t>
            </w:r>
            <w:r w:rsidRPr="0062597E">
              <w:rPr>
                <w:rStyle w:val="SmartLink1"/>
              </w:rPr>
              <w:fldChar w:fldCharType="end"/>
            </w:r>
          </w:p>
        </w:tc>
      </w:tr>
      <w:tr w:rsidR="00744DEA" w:rsidRPr="009909AD" w14:paraId="48F0A872"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0C65ED0E" w14:textId="1EFE7A6F" w:rsidR="00744DEA" w:rsidRPr="00CA5C23" w:rsidDel="0062597E" w:rsidRDefault="00744DEA" w:rsidP="00744DEA">
            <w:pPr>
              <w:pStyle w:val="TablesHeadingGSCyan"/>
              <w:framePr w:hSpace="0" w:wrap="auto" w:vAnchor="margin" w:hAnchor="text" w:yAlign="inline"/>
              <w:spacing w:line="276" w:lineRule="auto"/>
              <w:rPr>
                <w:rStyle w:val="SmartLink1"/>
                <w:sz w:val="20"/>
                <w:szCs w:val="20"/>
              </w:rPr>
            </w:pPr>
            <w:r w:rsidRPr="00CA5C23">
              <w:rPr>
                <w:rStyle w:val="SmartLink1"/>
                <w:sz w:val="20"/>
                <w:szCs w:val="20"/>
              </w:rPr>
              <w:fldChar w:fldCharType="begin"/>
            </w:r>
            <w:r w:rsidRPr="00CA5C23">
              <w:rPr>
                <w:rStyle w:val="SmartLink1"/>
                <w:sz w:val="20"/>
                <w:szCs w:val="20"/>
              </w:rPr>
              <w:instrText xml:space="preserve"> REF _Ref136270403 \w \h </w:instrText>
            </w:r>
            <w:r>
              <w:rPr>
                <w:rStyle w:val="SmartLink1"/>
                <w:sz w:val="20"/>
                <w:szCs w:val="20"/>
              </w:rPr>
              <w:instrText xml:space="preserve"> \* MERGEFORMAT </w:instrText>
            </w:r>
            <w:r w:rsidRPr="00CA5C23">
              <w:rPr>
                <w:rStyle w:val="SmartLink1"/>
                <w:sz w:val="20"/>
                <w:szCs w:val="20"/>
              </w:rPr>
            </w:r>
            <w:r w:rsidRPr="00CA5C23">
              <w:rPr>
                <w:rStyle w:val="SmartLink1"/>
                <w:sz w:val="20"/>
                <w:szCs w:val="20"/>
              </w:rPr>
              <w:fldChar w:fldCharType="separate"/>
            </w:r>
            <w:r w:rsidRPr="00CA5C23">
              <w:rPr>
                <w:rStyle w:val="SmartLink1"/>
                <w:sz w:val="20"/>
                <w:szCs w:val="20"/>
              </w:rPr>
              <w:t>P.6.2.1 |</w:t>
            </w:r>
            <w:r w:rsidRPr="00CA5C23">
              <w:rPr>
                <w:rStyle w:val="SmartLink1"/>
                <w:sz w:val="20"/>
                <w:szCs w:val="20"/>
              </w:rPr>
              <w:fldChar w:fldCharType="end"/>
            </w:r>
          </w:p>
        </w:tc>
        <w:tc>
          <w:tcPr>
            <w:tcW w:w="3285" w:type="pct"/>
            <w:tcBorders>
              <w:top w:val="single" w:sz="4" w:space="0" w:color="auto"/>
              <w:left w:val="single" w:sz="4" w:space="0" w:color="auto"/>
              <w:bottom w:val="single" w:sz="4" w:space="0" w:color="auto"/>
              <w:right w:val="single" w:sz="4" w:space="0" w:color="auto"/>
            </w:tcBorders>
          </w:tcPr>
          <w:p w14:paraId="3D43E1F7" w14:textId="645B9191" w:rsidR="00744DEA" w:rsidRPr="0062597E" w:rsidDel="0062597E" w:rsidRDefault="00744DEA" w:rsidP="00744DEA">
            <w:pPr>
              <w:pStyle w:val="TablesHeadingGSCyan"/>
              <w:framePr w:hSpace="0" w:wrap="auto" w:vAnchor="margin" w:hAnchor="text" w:yAlign="inline"/>
              <w:rPr>
                <w:rStyle w:val="SmartLink1"/>
              </w:rPr>
            </w:pPr>
            <w:r w:rsidRPr="00AC7499">
              <w:rPr>
                <w:caps w:val="0"/>
                <w:color w:val="4D4D4C"/>
                <w:sz w:val="20"/>
                <w:szCs w:val="20"/>
              </w:rPr>
              <w:t>Is there a risk of project failure during implementation or after project certification due to a lack of financial resources?</w:t>
            </w:r>
          </w:p>
        </w:tc>
        <w:tc>
          <w:tcPr>
            <w:tcW w:w="954" w:type="pct"/>
            <w:tcBorders>
              <w:top w:val="single" w:sz="4" w:space="0" w:color="auto"/>
              <w:left w:val="single" w:sz="4" w:space="0" w:color="auto"/>
              <w:bottom w:val="single" w:sz="4" w:space="0" w:color="auto"/>
            </w:tcBorders>
            <w:vAlign w:val="top"/>
          </w:tcPr>
          <w:p w14:paraId="1B7FB50D" w14:textId="78842ED0" w:rsidR="00744DEA" w:rsidRPr="005E36C8" w:rsidDel="00A63097" w:rsidRDefault="00573249" w:rsidP="00744DEA">
            <w:pPr>
              <w:rPr>
                <w:caps/>
                <w:sz w:val="20"/>
                <w:szCs w:val="20"/>
              </w:rPr>
            </w:pPr>
            <w:sdt>
              <w:sdtPr>
                <w:rPr>
                  <w:caps/>
                  <w:sz w:val="20"/>
                  <w:szCs w:val="20"/>
                </w:rPr>
                <w:id w:val="-775791282"/>
                <w14:checkbox>
                  <w14:checked w14:val="0"/>
                  <w14:checkedState w14:val="2612" w14:font="MS Gothic"/>
                  <w14:uncheckedState w14:val="2610" w14:font="MS Gothic"/>
                </w14:checkbox>
              </w:sdtPr>
              <w:sdtEndPr/>
              <w:sdtContent>
                <w:r w:rsidR="00744DEA" w:rsidRPr="00AC7499" w:rsidDel="00A63097">
                  <w:rPr>
                    <w:rFonts w:ascii="Segoe UI Symbol" w:hAnsi="Segoe UI Symbol" w:cs="Segoe UI Symbol"/>
                    <w:caps/>
                    <w:sz w:val="20"/>
                    <w:szCs w:val="20"/>
                  </w:rPr>
                  <w:t>☐</w:t>
                </w:r>
              </w:sdtContent>
            </w:sdt>
            <w:r w:rsidR="00744DEA" w:rsidRPr="00EB74A5" w:rsidDel="00A63097">
              <w:rPr>
                <w:caps/>
                <w:sz w:val="20"/>
                <w:szCs w:val="20"/>
              </w:rPr>
              <w:t xml:space="preserve"> YES</w:t>
            </w:r>
          </w:p>
          <w:p w14:paraId="26A2A715" w14:textId="5AF64EF1" w:rsidR="00744DEA" w:rsidRPr="0062597E" w:rsidDel="0062597E" w:rsidRDefault="00573249" w:rsidP="00744DEA">
            <w:pPr>
              <w:rPr>
                <w:rStyle w:val="SmartLink1"/>
              </w:rPr>
            </w:pPr>
            <w:sdt>
              <w:sdtPr>
                <w:rPr>
                  <w:rFonts w:asciiTheme="minorHAnsi" w:hAnsiTheme="minorHAnsi"/>
                  <w:caps/>
                  <w:color w:val="00B9BD" w:themeColor="hyperlink"/>
                  <w:sz w:val="20"/>
                  <w:szCs w:val="20"/>
                  <w:u w:val="single"/>
                  <w:shd w:val="clear" w:color="auto" w:fill="E1DFDD"/>
                </w:rPr>
                <w:id w:val="-1079673303"/>
                <w14:checkbox>
                  <w14:checked w14:val="0"/>
                  <w14:checkedState w14:val="2612" w14:font="MS Gothic"/>
                  <w14:uncheckedState w14:val="2610" w14:font="MS Gothic"/>
                </w14:checkbox>
              </w:sdtPr>
              <w:sdtEndPr/>
              <w:sdtContent>
                <w:r w:rsidR="00744DEA" w:rsidRPr="00AC7499" w:rsidDel="00A63097">
                  <w:rPr>
                    <w:rFonts w:ascii="Segoe UI Symbol" w:hAnsi="Segoe UI Symbol" w:cs="Segoe UI Symbol"/>
                    <w:caps/>
                    <w:sz w:val="20"/>
                    <w:szCs w:val="20"/>
                  </w:rPr>
                  <w:t>☐</w:t>
                </w:r>
              </w:sdtContent>
            </w:sdt>
            <w:r w:rsidR="00744DEA" w:rsidRPr="005E36C8" w:rsidDel="00A63097">
              <w:rPr>
                <w:caps/>
                <w:sz w:val="20"/>
                <w:szCs w:val="20"/>
              </w:rPr>
              <w:t xml:space="preserve"> NO</w:t>
            </w:r>
          </w:p>
        </w:tc>
      </w:tr>
      <w:tr w:rsidR="00744DEA" w:rsidRPr="009909AD" w14:paraId="660AB754"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4B51FE94" w14:textId="23ABB7FD" w:rsidR="00744DEA" w:rsidRPr="00CA5C23" w:rsidDel="0062597E" w:rsidRDefault="00744DEA" w:rsidP="00744DEA">
            <w:pPr>
              <w:pStyle w:val="TablesHeadingGSCyan"/>
              <w:framePr w:hSpace="0" w:wrap="auto" w:vAnchor="margin" w:hAnchor="text" w:yAlign="inline"/>
              <w:spacing w:line="276" w:lineRule="auto"/>
              <w:rPr>
                <w:rStyle w:val="SmartLink1"/>
                <w:sz w:val="20"/>
                <w:szCs w:val="20"/>
              </w:rPr>
            </w:pPr>
            <w:r w:rsidRPr="00CA5C23">
              <w:rPr>
                <w:rStyle w:val="SmartLink1"/>
                <w:sz w:val="20"/>
                <w:szCs w:val="20"/>
              </w:rPr>
              <w:fldChar w:fldCharType="begin"/>
            </w:r>
            <w:r w:rsidRPr="00CA5C23">
              <w:rPr>
                <w:rStyle w:val="SmartLink1"/>
                <w:sz w:val="20"/>
                <w:szCs w:val="20"/>
              </w:rPr>
              <w:instrText xml:space="preserve"> REF _Ref136270416 \w \h </w:instrText>
            </w:r>
            <w:r>
              <w:rPr>
                <w:rStyle w:val="SmartLink1"/>
                <w:sz w:val="20"/>
                <w:szCs w:val="20"/>
              </w:rPr>
              <w:instrText xml:space="preserve"> \* MERGEFORMAT </w:instrText>
            </w:r>
            <w:r w:rsidRPr="00CA5C23">
              <w:rPr>
                <w:rStyle w:val="SmartLink1"/>
                <w:sz w:val="20"/>
                <w:szCs w:val="20"/>
              </w:rPr>
            </w:r>
            <w:r w:rsidRPr="00CA5C23">
              <w:rPr>
                <w:rStyle w:val="SmartLink1"/>
                <w:sz w:val="20"/>
                <w:szCs w:val="20"/>
              </w:rPr>
              <w:fldChar w:fldCharType="separate"/>
            </w:r>
            <w:r w:rsidRPr="00CA5C23">
              <w:rPr>
                <w:rStyle w:val="SmartLink1"/>
                <w:sz w:val="20"/>
                <w:szCs w:val="20"/>
              </w:rPr>
              <w:t>P.6.2.2 |</w:t>
            </w:r>
            <w:r w:rsidRPr="00CA5C23">
              <w:rPr>
                <w:rStyle w:val="SmartLink1"/>
                <w:sz w:val="20"/>
                <w:szCs w:val="20"/>
              </w:rPr>
              <w:fldChar w:fldCharType="end"/>
            </w:r>
          </w:p>
        </w:tc>
        <w:tc>
          <w:tcPr>
            <w:tcW w:w="3285" w:type="pct"/>
            <w:tcBorders>
              <w:top w:val="single" w:sz="4" w:space="0" w:color="auto"/>
              <w:left w:val="single" w:sz="4" w:space="0" w:color="auto"/>
              <w:bottom w:val="single" w:sz="4" w:space="0" w:color="auto"/>
              <w:right w:val="single" w:sz="4" w:space="0" w:color="auto"/>
            </w:tcBorders>
          </w:tcPr>
          <w:p w14:paraId="23A05ACB" w14:textId="028369C1" w:rsidR="00744DEA" w:rsidRPr="004E718B" w:rsidRDefault="00744DEA" w:rsidP="00744DEA">
            <w:pPr>
              <w:pStyle w:val="TablesHeadingGSCyan"/>
              <w:framePr w:hSpace="0" w:wrap="auto" w:vAnchor="margin" w:hAnchor="text" w:yAlign="inline"/>
              <w:rPr>
                <w:caps w:val="0"/>
                <w:color w:val="4D4D4C"/>
                <w:sz w:val="20"/>
                <w:szCs w:val="20"/>
              </w:rPr>
            </w:pPr>
            <w:r w:rsidRPr="004E718B">
              <w:rPr>
                <w:caps w:val="0"/>
                <w:color w:val="4D4D4C"/>
                <w:sz w:val="20"/>
                <w:szCs w:val="20"/>
              </w:rPr>
              <w:t xml:space="preserve">Does the project have </w:t>
            </w:r>
            <w:r>
              <w:rPr>
                <w:caps w:val="0"/>
                <w:color w:val="4D4D4C"/>
                <w:sz w:val="20"/>
                <w:szCs w:val="20"/>
              </w:rPr>
              <w:t xml:space="preserve">potential </w:t>
            </w:r>
            <w:r w:rsidRPr="004E718B">
              <w:rPr>
                <w:caps w:val="0"/>
                <w:color w:val="4D4D4C"/>
                <w:sz w:val="20"/>
                <w:szCs w:val="20"/>
              </w:rPr>
              <w:t>negative impacts or pose a risk to the local economy?</w:t>
            </w:r>
          </w:p>
        </w:tc>
        <w:tc>
          <w:tcPr>
            <w:tcW w:w="954" w:type="pct"/>
            <w:tcBorders>
              <w:top w:val="single" w:sz="4" w:space="0" w:color="auto"/>
              <w:left w:val="single" w:sz="4" w:space="0" w:color="auto"/>
              <w:bottom w:val="single" w:sz="4" w:space="0" w:color="auto"/>
            </w:tcBorders>
            <w:vAlign w:val="top"/>
          </w:tcPr>
          <w:p w14:paraId="090ED5D3" w14:textId="3D1C2BC3" w:rsidR="00744DEA" w:rsidRPr="005E36C8" w:rsidDel="00A63097" w:rsidRDefault="00573249" w:rsidP="00744DEA">
            <w:pPr>
              <w:rPr>
                <w:caps/>
                <w:sz w:val="20"/>
                <w:szCs w:val="20"/>
              </w:rPr>
            </w:pPr>
            <w:sdt>
              <w:sdtPr>
                <w:rPr>
                  <w:caps/>
                  <w:sz w:val="20"/>
                  <w:szCs w:val="20"/>
                </w:rPr>
                <w:id w:val="-1853564329"/>
                <w14:checkbox>
                  <w14:checked w14:val="0"/>
                  <w14:checkedState w14:val="2612" w14:font="MS Gothic"/>
                  <w14:uncheckedState w14:val="2610" w14:font="MS Gothic"/>
                </w14:checkbox>
              </w:sdtPr>
              <w:sdtEndPr/>
              <w:sdtContent>
                <w:r w:rsidR="00744DEA" w:rsidRPr="00AC7499" w:rsidDel="00A63097">
                  <w:rPr>
                    <w:rFonts w:ascii="Segoe UI Symbol" w:hAnsi="Segoe UI Symbol" w:cs="Segoe UI Symbol"/>
                    <w:caps/>
                    <w:sz w:val="20"/>
                    <w:szCs w:val="20"/>
                  </w:rPr>
                  <w:t>☐</w:t>
                </w:r>
              </w:sdtContent>
            </w:sdt>
            <w:r w:rsidR="00744DEA" w:rsidRPr="00EB74A5" w:rsidDel="00A63097">
              <w:rPr>
                <w:caps/>
                <w:sz w:val="20"/>
                <w:szCs w:val="20"/>
              </w:rPr>
              <w:t xml:space="preserve"> YES</w:t>
            </w:r>
          </w:p>
          <w:p w14:paraId="59C7EE38" w14:textId="091E97D3" w:rsidR="00744DEA" w:rsidRPr="00EB74A5" w:rsidRDefault="00573249" w:rsidP="00744DEA">
            <w:pPr>
              <w:rPr>
                <w:caps/>
                <w:sz w:val="20"/>
                <w:szCs w:val="20"/>
              </w:rPr>
            </w:pPr>
            <w:sdt>
              <w:sdtPr>
                <w:rPr>
                  <w:caps/>
                  <w:sz w:val="20"/>
                  <w:szCs w:val="20"/>
                </w:rPr>
                <w:id w:val="-1227288516"/>
                <w14:checkbox>
                  <w14:checked w14:val="0"/>
                  <w14:checkedState w14:val="2612" w14:font="MS Gothic"/>
                  <w14:uncheckedState w14:val="2610" w14:font="MS Gothic"/>
                </w14:checkbox>
              </w:sdtPr>
              <w:sdtEndPr/>
              <w:sdtContent>
                <w:r w:rsidR="00744DEA" w:rsidRPr="00AC7499" w:rsidDel="00A63097">
                  <w:rPr>
                    <w:rFonts w:ascii="Segoe UI Symbol" w:hAnsi="Segoe UI Symbol" w:cs="Segoe UI Symbol"/>
                    <w:caps/>
                    <w:sz w:val="20"/>
                    <w:szCs w:val="20"/>
                  </w:rPr>
                  <w:t>☐</w:t>
                </w:r>
              </w:sdtContent>
            </w:sdt>
            <w:r w:rsidR="00744DEA" w:rsidRPr="005E36C8" w:rsidDel="00A63097">
              <w:rPr>
                <w:caps/>
                <w:sz w:val="20"/>
                <w:szCs w:val="20"/>
              </w:rPr>
              <w:t xml:space="preserve"> NO</w:t>
            </w:r>
          </w:p>
        </w:tc>
      </w:tr>
      <w:tr w:rsidR="00744DEA" w:rsidRPr="009909AD" w14:paraId="5B3F6B10"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7F1F123B" w14:textId="0DBE1937" w:rsidR="00744DEA" w:rsidRPr="00CA5C23" w:rsidDel="0062597E" w:rsidRDefault="00744DEA" w:rsidP="00744DEA">
            <w:pPr>
              <w:pStyle w:val="TablesHeadingGSCyan"/>
              <w:framePr w:hSpace="0" w:wrap="auto" w:vAnchor="margin" w:hAnchor="text" w:yAlign="inline"/>
              <w:spacing w:line="276" w:lineRule="auto"/>
              <w:rPr>
                <w:rStyle w:val="SmartLink1"/>
                <w:sz w:val="20"/>
                <w:szCs w:val="20"/>
              </w:rPr>
            </w:pPr>
            <w:r w:rsidRPr="00CA5C23">
              <w:rPr>
                <w:rStyle w:val="SmartLink1"/>
                <w:sz w:val="20"/>
                <w:szCs w:val="20"/>
              </w:rPr>
              <w:fldChar w:fldCharType="begin"/>
            </w:r>
            <w:r w:rsidRPr="00CA5C23">
              <w:rPr>
                <w:rStyle w:val="SmartLink1"/>
                <w:sz w:val="20"/>
                <w:szCs w:val="20"/>
              </w:rPr>
              <w:instrText xml:space="preserve"> REF _Ref136270416 \w \h </w:instrText>
            </w:r>
            <w:r>
              <w:rPr>
                <w:rStyle w:val="SmartLink1"/>
                <w:sz w:val="20"/>
                <w:szCs w:val="20"/>
              </w:rPr>
              <w:instrText xml:space="preserve"> \* MERGEFORMAT </w:instrText>
            </w:r>
            <w:r w:rsidRPr="00CA5C23">
              <w:rPr>
                <w:rStyle w:val="SmartLink1"/>
                <w:sz w:val="20"/>
                <w:szCs w:val="20"/>
              </w:rPr>
            </w:r>
            <w:r w:rsidRPr="00CA5C23">
              <w:rPr>
                <w:rStyle w:val="SmartLink1"/>
                <w:sz w:val="20"/>
                <w:szCs w:val="20"/>
              </w:rPr>
              <w:fldChar w:fldCharType="separate"/>
            </w:r>
            <w:r w:rsidRPr="00CA5C23">
              <w:rPr>
                <w:rStyle w:val="SmartLink1"/>
                <w:sz w:val="20"/>
                <w:szCs w:val="20"/>
              </w:rPr>
              <w:t>P.6.2.2 |</w:t>
            </w:r>
            <w:r w:rsidRPr="00CA5C23">
              <w:rPr>
                <w:rStyle w:val="SmartLink1"/>
                <w:sz w:val="20"/>
                <w:szCs w:val="20"/>
              </w:rPr>
              <w:fldChar w:fldCharType="end"/>
            </w:r>
          </w:p>
        </w:tc>
        <w:tc>
          <w:tcPr>
            <w:tcW w:w="3285" w:type="pct"/>
            <w:tcBorders>
              <w:top w:val="single" w:sz="4" w:space="0" w:color="auto"/>
              <w:left w:val="single" w:sz="4" w:space="0" w:color="auto"/>
              <w:bottom w:val="single" w:sz="4" w:space="0" w:color="auto"/>
              <w:right w:val="single" w:sz="4" w:space="0" w:color="auto"/>
            </w:tcBorders>
          </w:tcPr>
          <w:p w14:paraId="660B6F32" w14:textId="16DD37EC" w:rsidR="00744DEA" w:rsidRDefault="00744DEA" w:rsidP="00744DEA">
            <w:pPr>
              <w:pStyle w:val="TablesHeadingGSCyan"/>
              <w:framePr w:hSpace="0" w:wrap="auto" w:vAnchor="margin" w:hAnchor="text" w:yAlign="inline"/>
            </w:pPr>
            <w:r w:rsidRPr="00CA5C23">
              <w:rPr>
                <w:caps w:val="0"/>
                <w:color w:val="4D4D4C"/>
                <w:sz w:val="20"/>
                <w:szCs w:val="20"/>
              </w:rPr>
              <w:t>Are there any potential risks or negative impacts this project may have on vulnerable or marginali</w:t>
            </w:r>
            <w:r>
              <w:rPr>
                <w:caps w:val="0"/>
                <w:color w:val="4D4D4C"/>
                <w:sz w:val="20"/>
                <w:szCs w:val="20"/>
              </w:rPr>
              <w:t>s</w:t>
            </w:r>
            <w:r w:rsidRPr="00CA5C23">
              <w:rPr>
                <w:caps w:val="0"/>
                <w:color w:val="4D4D4C"/>
                <w:sz w:val="20"/>
                <w:szCs w:val="20"/>
              </w:rPr>
              <w:t>ed social groups, despite the benefits it may bring?</w:t>
            </w:r>
          </w:p>
        </w:tc>
        <w:tc>
          <w:tcPr>
            <w:tcW w:w="954" w:type="pct"/>
            <w:tcBorders>
              <w:top w:val="single" w:sz="4" w:space="0" w:color="auto"/>
              <w:left w:val="single" w:sz="4" w:space="0" w:color="auto"/>
              <w:bottom w:val="single" w:sz="4" w:space="0" w:color="auto"/>
            </w:tcBorders>
            <w:vAlign w:val="top"/>
          </w:tcPr>
          <w:p w14:paraId="5DE17F61" w14:textId="7057B220" w:rsidR="00744DEA" w:rsidRPr="005E36C8" w:rsidDel="00A63097" w:rsidRDefault="00573249" w:rsidP="00744DEA">
            <w:pPr>
              <w:rPr>
                <w:caps/>
                <w:sz w:val="20"/>
                <w:szCs w:val="20"/>
              </w:rPr>
            </w:pPr>
            <w:sdt>
              <w:sdtPr>
                <w:rPr>
                  <w:caps/>
                  <w:sz w:val="20"/>
                  <w:szCs w:val="20"/>
                </w:rPr>
                <w:id w:val="-1553075935"/>
                <w14:checkbox>
                  <w14:checked w14:val="0"/>
                  <w14:checkedState w14:val="2612" w14:font="MS Gothic"/>
                  <w14:uncheckedState w14:val="2610" w14:font="MS Gothic"/>
                </w14:checkbox>
              </w:sdtPr>
              <w:sdtEndPr/>
              <w:sdtContent>
                <w:r w:rsidR="00744DEA" w:rsidRPr="00AC7499" w:rsidDel="00A63097">
                  <w:rPr>
                    <w:rFonts w:ascii="Segoe UI Symbol" w:hAnsi="Segoe UI Symbol" w:cs="Segoe UI Symbol"/>
                    <w:caps/>
                    <w:sz w:val="20"/>
                    <w:szCs w:val="20"/>
                  </w:rPr>
                  <w:t>☐</w:t>
                </w:r>
              </w:sdtContent>
            </w:sdt>
            <w:r w:rsidR="00744DEA" w:rsidRPr="00EB74A5" w:rsidDel="00A63097">
              <w:rPr>
                <w:caps/>
                <w:sz w:val="20"/>
                <w:szCs w:val="20"/>
              </w:rPr>
              <w:t xml:space="preserve"> YES</w:t>
            </w:r>
          </w:p>
          <w:p w14:paraId="5FB5C47A" w14:textId="7FBE33D2" w:rsidR="00744DEA" w:rsidRPr="00AC7499" w:rsidRDefault="00573249" w:rsidP="00744DEA">
            <w:pPr>
              <w:rPr>
                <w:caps/>
                <w:sz w:val="20"/>
                <w:szCs w:val="20"/>
              </w:rPr>
            </w:pPr>
            <w:sdt>
              <w:sdtPr>
                <w:rPr>
                  <w:caps/>
                  <w:sz w:val="20"/>
                  <w:szCs w:val="20"/>
                </w:rPr>
                <w:id w:val="-579902517"/>
                <w14:checkbox>
                  <w14:checked w14:val="0"/>
                  <w14:checkedState w14:val="2612" w14:font="MS Gothic"/>
                  <w14:uncheckedState w14:val="2610" w14:font="MS Gothic"/>
                </w14:checkbox>
              </w:sdtPr>
              <w:sdtEndPr/>
              <w:sdtContent>
                <w:r w:rsidR="00744DEA" w:rsidRPr="00AC7499" w:rsidDel="00A63097">
                  <w:rPr>
                    <w:rFonts w:ascii="Segoe UI Symbol" w:hAnsi="Segoe UI Symbol" w:cs="Segoe UI Symbol"/>
                    <w:caps/>
                    <w:sz w:val="20"/>
                    <w:szCs w:val="20"/>
                  </w:rPr>
                  <w:t>☐</w:t>
                </w:r>
              </w:sdtContent>
            </w:sdt>
            <w:r w:rsidR="00744DEA" w:rsidRPr="005E36C8" w:rsidDel="00A63097">
              <w:rPr>
                <w:caps/>
                <w:sz w:val="20"/>
                <w:szCs w:val="20"/>
              </w:rPr>
              <w:t xml:space="preserve"> NO</w:t>
            </w:r>
          </w:p>
        </w:tc>
      </w:tr>
      <w:tr w:rsidR="00744DEA" w:rsidRPr="009909AD" w14:paraId="4DD2406F" w14:textId="77777777" w:rsidTr="00735E79">
        <w:trPr>
          <w:trHeight w:val="364"/>
        </w:trPr>
        <w:tc>
          <w:tcPr>
            <w:tcW w:w="5000" w:type="pct"/>
            <w:gridSpan w:val="3"/>
            <w:tcBorders>
              <w:top w:val="single" w:sz="4" w:space="0" w:color="auto"/>
              <w:bottom w:val="single" w:sz="4" w:space="0" w:color="auto"/>
            </w:tcBorders>
            <w:noWrap/>
            <w:vAlign w:val="top"/>
          </w:tcPr>
          <w:p w14:paraId="1726FD5B" w14:textId="12D725CD" w:rsidR="00744DEA" w:rsidRPr="0062597E" w:rsidDel="0062597E" w:rsidRDefault="00744DEA" w:rsidP="00744DEA">
            <w:pPr>
              <w:pStyle w:val="TablesHeadingGSCyan"/>
              <w:framePr w:hSpace="0" w:wrap="auto" w:vAnchor="margin" w:hAnchor="text" w:yAlign="inline"/>
              <w:spacing w:line="276" w:lineRule="auto"/>
              <w:rPr>
                <w:rStyle w:val="SmartLink1"/>
              </w:rPr>
            </w:pPr>
            <w:r w:rsidRPr="00770304">
              <w:rPr>
                <w:caps w:val="0"/>
                <w:sz w:val="20"/>
                <w:szCs w:val="22"/>
              </w:rPr>
              <w:t xml:space="preserve">If the answer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44DEA" w:rsidRPr="00812804" w14:paraId="1CFB0B05" w14:textId="77777777" w:rsidTr="00735E79">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3F5DC9D8" w14:textId="606E029E" w:rsidR="00744DEA" w:rsidRPr="00812804" w:rsidRDefault="00812804" w:rsidP="00744DEA">
            <w:pPr>
              <w:pStyle w:val="TablesHeadingGSCyan"/>
              <w:framePr w:hSpace="0" w:wrap="auto" w:vAnchor="margin" w:hAnchor="text" w:yAlign="inline"/>
              <w:spacing w:line="276" w:lineRule="auto"/>
              <w:rPr>
                <w:i/>
                <w:iCs/>
                <w:caps w:val="0"/>
                <w:color w:val="515151" w:themeColor="text1"/>
                <w:sz w:val="20"/>
                <w:szCs w:val="22"/>
              </w:rPr>
            </w:pPr>
            <w:ins w:id="937" w:author="Anshika Gupta" w:date="2023-06-27T09:23:00Z">
              <w:r w:rsidRPr="00812804">
                <w:rPr>
                  <w:i/>
                  <w:iCs/>
                  <w:caps w:val="0"/>
                  <w:color w:val="515151" w:themeColor="text1"/>
                  <w:sz w:val="20"/>
                  <w:szCs w:val="22"/>
                </w:rPr>
                <w:t>Please add text here…</w:t>
              </w:r>
            </w:ins>
          </w:p>
          <w:p w14:paraId="7B2030BF" w14:textId="65E28D90" w:rsidR="00744DEA" w:rsidRPr="00812804" w:rsidRDefault="00744DEA" w:rsidP="00744DEA">
            <w:pPr>
              <w:rPr>
                <w:i/>
                <w:iCs/>
                <w:color w:val="515151" w:themeColor="text1"/>
              </w:rPr>
            </w:pPr>
          </w:p>
        </w:tc>
      </w:tr>
      <w:tr w:rsidR="00744DEA" w:rsidRPr="005E36C8" w14:paraId="40CF1DA1" w14:textId="77777777" w:rsidTr="00735E79">
        <w:trPr>
          <w:trHeight w:val="364"/>
        </w:trPr>
        <w:tc>
          <w:tcPr>
            <w:tcW w:w="5000" w:type="pct"/>
            <w:gridSpan w:val="3"/>
            <w:tcBorders>
              <w:top w:val="single" w:sz="4" w:space="0" w:color="auto"/>
              <w:bottom w:val="single" w:sz="4" w:space="0" w:color="auto"/>
            </w:tcBorders>
            <w:noWrap/>
            <w:vAlign w:val="top"/>
          </w:tcPr>
          <w:p w14:paraId="5205BA76" w14:textId="77777777" w:rsidR="00744DEA" w:rsidRPr="005E36C8" w:rsidRDefault="00744DEA" w:rsidP="00744DEA">
            <w:r w:rsidRPr="005E36C8">
              <w:rPr>
                <w:b/>
                <w:bCs/>
                <w:color w:val="00B9BD" w:themeColor="accent1"/>
                <w:sz w:val="20"/>
                <w:szCs w:val="22"/>
              </w:rPr>
              <w:t>Would the project involve or lead to:</w:t>
            </w:r>
          </w:p>
        </w:tc>
      </w:tr>
      <w:tr w:rsidR="00744DEA" w:rsidRPr="005E36C8" w14:paraId="21F1F9F3"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64B07E61" w14:textId="3D148E4D" w:rsidR="00744DEA" w:rsidRPr="005E36C8" w:rsidRDefault="00744DEA" w:rsidP="00744DEA">
            <w:pPr>
              <w:pStyle w:val="TablesHeadingGSCyan"/>
              <w:framePr w:hSpace="0" w:wrap="auto" w:vAnchor="margin" w:hAnchor="text" w:yAlign="inline"/>
              <w:spacing w:line="276" w:lineRule="auto"/>
              <w:rPr>
                <w:caps w:val="0"/>
                <w:color w:val="4D4D4C"/>
                <w:sz w:val="20"/>
                <w:szCs w:val="22"/>
              </w:rPr>
            </w:pPr>
            <w:r w:rsidRPr="00C41B2B">
              <w:rPr>
                <w:rStyle w:val="SmartLink1"/>
                <w:sz w:val="20"/>
                <w:szCs w:val="20"/>
              </w:rPr>
              <w:fldChar w:fldCharType="begin"/>
            </w:r>
            <w:r w:rsidRPr="00C41B2B">
              <w:rPr>
                <w:rStyle w:val="SmartLink1"/>
                <w:sz w:val="20"/>
                <w:szCs w:val="20"/>
              </w:rPr>
              <w:instrText xml:space="preserve"> REF _Ref136270416 \w \h  \* MERGEFORMAT </w:instrText>
            </w:r>
            <w:r w:rsidRPr="00C41B2B">
              <w:rPr>
                <w:rStyle w:val="SmartLink1"/>
                <w:sz w:val="20"/>
                <w:szCs w:val="20"/>
              </w:rPr>
            </w:r>
            <w:r w:rsidRPr="00C41B2B">
              <w:rPr>
                <w:rStyle w:val="SmartLink1"/>
                <w:sz w:val="20"/>
                <w:szCs w:val="20"/>
              </w:rPr>
              <w:fldChar w:fldCharType="separate"/>
            </w:r>
            <w:r w:rsidRPr="00C41B2B">
              <w:rPr>
                <w:rStyle w:val="SmartLink1"/>
                <w:sz w:val="20"/>
                <w:szCs w:val="20"/>
              </w:rPr>
              <w:t>P.6.2.2 |</w:t>
            </w:r>
            <w:r w:rsidRPr="00C41B2B">
              <w:rPr>
                <w:rStyle w:val="SmartLink1"/>
                <w:sz w:val="20"/>
                <w:szCs w:val="20"/>
              </w:rPr>
              <w:fldChar w:fldCharType="end"/>
            </w:r>
          </w:p>
        </w:tc>
        <w:tc>
          <w:tcPr>
            <w:tcW w:w="3285" w:type="pct"/>
            <w:tcBorders>
              <w:top w:val="single" w:sz="4" w:space="0" w:color="auto"/>
              <w:bottom w:val="single" w:sz="4" w:space="0" w:color="auto"/>
              <w:right w:val="single" w:sz="4" w:space="0" w:color="auto"/>
            </w:tcBorders>
            <w:vAlign w:val="top"/>
          </w:tcPr>
          <w:p w14:paraId="61ED47B9" w14:textId="438790DC" w:rsidR="00744DEA" w:rsidRPr="005E36C8" w:rsidRDefault="00744DEA" w:rsidP="00744DEA">
            <w:pPr>
              <w:pStyle w:val="TablesHeadingGSCyan"/>
              <w:framePr w:hSpace="0" w:wrap="auto" w:vAnchor="margin" w:hAnchor="text" w:yAlign="inline"/>
              <w:rPr>
                <w:caps w:val="0"/>
                <w:color w:val="4D4D4C"/>
                <w:sz w:val="20"/>
                <w:szCs w:val="20"/>
              </w:rPr>
            </w:pPr>
            <w:r w:rsidRPr="005E36C8">
              <w:rPr>
                <w:caps w:val="0"/>
                <w:color w:val="4D4D4C"/>
                <w:sz w:val="20"/>
                <w:szCs w:val="20"/>
              </w:rPr>
              <w:t>economic impacts (negative</w:t>
            </w:r>
            <w:ins w:id="938" w:author="Anshika Gupta" w:date="2023-06-27T09:24:00Z">
              <w:r w:rsidR="00812804">
                <w:rPr>
                  <w:caps w:val="0"/>
                  <w:color w:val="4D4D4C"/>
                  <w:sz w:val="20"/>
                  <w:szCs w:val="20"/>
                </w:rPr>
                <w:t>/detrimental</w:t>
              </w:r>
            </w:ins>
            <w:r w:rsidRPr="005E36C8">
              <w:rPr>
                <w:caps w:val="0"/>
                <w:color w:val="4D4D4C"/>
                <w:sz w:val="20"/>
                <w:szCs w:val="20"/>
              </w:rPr>
              <w:t>) to the local economy?</w:t>
            </w:r>
          </w:p>
        </w:tc>
        <w:tc>
          <w:tcPr>
            <w:tcW w:w="954" w:type="pct"/>
            <w:tcBorders>
              <w:top w:val="single" w:sz="4" w:space="0" w:color="auto"/>
              <w:left w:val="single" w:sz="4" w:space="0" w:color="auto"/>
              <w:bottom w:val="single" w:sz="4" w:space="0" w:color="auto"/>
            </w:tcBorders>
            <w:vAlign w:val="top"/>
          </w:tcPr>
          <w:p w14:paraId="66E5610B" w14:textId="5A3A5E8D"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129907435"/>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08C8BEDD" w14:textId="1B3127E1" w:rsidR="00744DEA" w:rsidRPr="005E36C8" w:rsidDel="00A63097" w:rsidRDefault="00573249" w:rsidP="00744DEA">
            <w:sdt>
              <w:sdtPr>
                <w:rPr>
                  <w:caps/>
                  <w:sz w:val="20"/>
                  <w:szCs w:val="20"/>
                </w:rPr>
                <w:id w:val="-301773711"/>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POTENTIALLY</w:t>
            </w:r>
          </w:p>
          <w:p w14:paraId="184ECBED" w14:textId="6463F8A5" w:rsidR="00744DEA" w:rsidRPr="005E36C8" w:rsidRDefault="00573249" w:rsidP="00744DEA">
            <w:sdt>
              <w:sdtPr>
                <w:rPr>
                  <w:caps/>
                  <w:sz w:val="20"/>
                  <w:szCs w:val="20"/>
                </w:rPr>
                <w:id w:val="-575049837"/>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NO</w:t>
            </w:r>
          </w:p>
        </w:tc>
      </w:tr>
      <w:tr w:rsidR="00744DEA" w:rsidRPr="005E36C8" w14:paraId="75D0538C"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5B0E9141" w14:textId="04C9DBE4" w:rsidR="00744DEA" w:rsidRPr="005E36C8" w:rsidRDefault="00744DEA" w:rsidP="00744DEA">
            <w:pPr>
              <w:pStyle w:val="TablesHeadingGSCyan"/>
              <w:framePr w:hSpace="0" w:wrap="auto" w:vAnchor="margin" w:hAnchor="text" w:yAlign="inline"/>
              <w:spacing w:line="276" w:lineRule="auto"/>
              <w:rPr>
                <w:caps w:val="0"/>
                <w:color w:val="4D4D4C"/>
                <w:sz w:val="20"/>
                <w:szCs w:val="22"/>
              </w:rPr>
            </w:pPr>
            <w:r w:rsidRPr="00C41B2B">
              <w:rPr>
                <w:rStyle w:val="SmartLink1"/>
                <w:sz w:val="20"/>
                <w:szCs w:val="20"/>
              </w:rPr>
              <w:fldChar w:fldCharType="begin"/>
            </w:r>
            <w:r w:rsidRPr="00C41B2B">
              <w:rPr>
                <w:rStyle w:val="SmartLink1"/>
                <w:sz w:val="20"/>
                <w:szCs w:val="20"/>
              </w:rPr>
              <w:instrText xml:space="preserve"> REF _Ref136270416 \w \h </w:instrText>
            </w:r>
            <w:r>
              <w:rPr>
                <w:rStyle w:val="SmartLink1"/>
                <w:sz w:val="20"/>
                <w:szCs w:val="20"/>
              </w:rPr>
              <w:instrText xml:space="preserve"> \* MERGEFORMAT </w:instrText>
            </w:r>
            <w:r w:rsidRPr="00C41B2B">
              <w:rPr>
                <w:rStyle w:val="SmartLink1"/>
                <w:sz w:val="20"/>
                <w:szCs w:val="20"/>
              </w:rPr>
            </w:r>
            <w:r w:rsidRPr="00C41B2B">
              <w:rPr>
                <w:rStyle w:val="SmartLink1"/>
                <w:sz w:val="20"/>
                <w:szCs w:val="20"/>
              </w:rPr>
              <w:fldChar w:fldCharType="separate"/>
            </w:r>
            <w:r w:rsidRPr="00C41B2B">
              <w:rPr>
                <w:rStyle w:val="SmartLink1"/>
                <w:sz w:val="20"/>
                <w:szCs w:val="20"/>
              </w:rPr>
              <w:t>P.6.2.2 |</w:t>
            </w:r>
            <w:r w:rsidRPr="00C41B2B">
              <w:rPr>
                <w:rStyle w:val="SmartLink1"/>
                <w:sz w:val="20"/>
                <w:szCs w:val="20"/>
              </w:rPr>
              <w:fldChar w:fldCharType="end"/>
            </w:r>
          </w:p>
        </w:tc>
        <w:tc>
          <w:tcPr>
            <w:tcW w:w="3285" w:type="pct"/>
            <w:tcBorders>
              <w:top w:val="single" w:sz="4" w:space="0" w:color="auto"/>
              <w:bottom w:val="single" w:sz="4" w:space="0" w:color="auto"/>
              <w:right w:val="single" w:sz="4" w:space="0" w:color="auto"/>
            </w:tcBorders>
            <w:vAlign w:val="top"/>
          </w:tcPr>
          <w:p w14:paraId="58E74A5F" w14:textId="3FB70A7D" w:rsidR="00744DEA" w:rsidRPr="005E36C8" w:rsidRDefault="00744DEA" w:rsidP="00744DEA">
            <w:pPr>
              <w:pStyle w:val="TablesHeadingGSCyan"/>
              <w:framePr w:hSpace="0" w:wrap="auto" w:vAnchor="margin" w:hAnchor="text" w:yAlign="inline"/>
              <w:rPr>
                <w:caps w:val="0"/>
                <w:color w:val="4D4D4C"/>
                <w:sz w:val="20"/>
                <w:szCs w:val="20"/>
              </w:rPr>
            </w:pPr>
            <w:r w:rsidRPr="005E36C8">
              <w:rPr>
                <w:caps w:val="0"/>
                <w:color w:val="4D4D4C"/>
                <w:sz w:val="20"/>
                <w:szCs w:val="20"/>
              </w:rPr>
              <w:t>negative economic consequences during and after project implementation, e.g., for vulnerable and marginali</w:t>
            </w:r>
            <w:r>
              <w:rPr>
                <w:caps w:val="0"/>
                <w:color w:val="4D4D4C"/>
                <w:sz w:val="20"/>
                <w:szCs w:val="20"/>
              </w:rPr>
              <w:t>s</w:t>
            </w:r>
            <w:r w:rsidRPr="005E36C8">
              <w:rPr>
                <w:caps w:val="0"/>
                <w:color w:val="4D4D4C"/>
                <w:sz w:val="20"/>
                <w:szCs w:val="20"/>
              </w:rPr>
              <w:t>ed social groups in targeted communities?</w:t>
            </w:r>
          </w:p>
        </w:tc>
        <w:tc>
          <w:tcPr>
            <w:tcW w:w="954" w:type="pct"/>
            <w:tcBorders>
              <w:top w:val="single" w:sz="4" w:space="0" w:color="auto"/>
              <w:left w:val="single" w:sz="4" w:space="0" w:color="auto"/>
              <w:bottom w:val="single" w:sz="4" w:space="0" w:color="auto"/>
            </w:tcBorders>
            <w:vAlign w:val="top"/>
          </w:tcPr>
          <w:p w14:paraId="3C1CFD99" w14:textId="0222772D"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405907078"/>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3F399D51" w14:textId="48EAE3D2" w:rsidR="00744DEA" w:rsidRPr="005E36C8" w:rsidDel="00A63097" w:rsidRDefault="00573249" w:rsidP="00744DEA">
            <w:sdt>
              <w:sdtPr>
                <w:rPr>
                  <w:caps/>
                  <w:sz w:val="20"/>
                  <w:szCs w:val="20"/>
                </w:rPr>
                <w:id w:val="-1867971070"/>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POTENTIALLY</w:t>
            </w:r>
          </w:p>
          <w:p w14:paraId="2054F1E3" w14:textId="425CDB9B" w:rsidR="00744DEA" w:rsidRPr="005E36C8" w:rsidRDefault="00573249" w:rsidP="00744DEA">
            <w:sdt>
              <w:sdtPr>
                <w:rPr>
                  <w:caps/>
                  <w:sz w:val="20"/>
                  <w:szCs w:val="20"/>
                </w:rPr>
                <w:id w:val="-1046062630"/>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NO</w:t>
            </w:r>
          </w:p>
        </w:tc>
      </w:tr>
      <w:tr w:rsidR="00744DEA" w:rsidRPr="005E36C8" w14:paraId="3DB243DA" w14:textId="77777777" w:rsidTr="00735E79">
        <w:trPr>
          <w:trHeight w:val="364"/>
        </w:trPr>
        <w:tc>
          <w:tcPr>
            <w:tcW w:w="5000" w:type="pct"/>
            <w:gridSpan w:val="3"/>
            <w:tcBorders>
              <w:top w:val="single" w:sz="4" w:space="0" w:color="auto"/>
              <w:bottom w:val="single" w:sz="4" w:space="0" w:color="auto"/>
            </w:tcBorders>
            <w:noWrap/>
            <w:vAlign w:val="top"/>
          </w:tcPr>
          <w:p w14:paraId="54222A01" w14:textId="58DB17AF" w:rsidR="00744DEA" w:rsidRPr="005E36C8" w:rsidRDefault="00744DEA" w:rsidP="00744DEA">
            <w:pPr>
              <w:pStyle w:val="TablesHeadingGSCyan"/>
              <w:framePr w:hSpace="0" w:wrap="auto" w:vAnchor="margin" w:hAnchor="text" w:yAlign="inline"/>
              <w:spacing w:line="276" w:lineRule="auto"/>
            </w:pPr>
            <w:r w:rsidRPr="008B7258">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744DEA" w:rsidRPr="005E36C8" w14:paraId="0E2D9574" w14:textId="77777777" w:rsidTr="00735E79">
        <w:trPr>
          <w:trHeight w:val="766"/>
        </w:trPr>
        <w:tc>
          <w:tcPr>
            <w:tcW w:w="5000" w:type="pct"/>
            <w:gridSpan w:val="3"/>
            <w:tcBorders>
              <w:top w:val="single" w:sz="4" w:space="0" w:color="auto"/>
            </w:tcBorders>
            <w:shd w:val="clear" w:color="auto" w:fill="E6E5E5" w:themeFill="background2"/>
            <w:noWrap/>
            <w:vAlign w:val="top"/>
          </w:tcPr>
          <w:p w14:paraId="27E70945" w14:textId="77777777" w:rsidR="00BF1765" w:rsidRDefault="00BF1765" w:rsidP="00BF1765">
            <w:pPr>
              <w:pStyle w:val="TablesHeadingGSCyan"/>
              <w:framePr w:hSpace="0" w:wrap="auto" w:vAnchor="margin" w:hAnchor="text" w:yAlign="inline"/>
              <w:spacing w:line="276" w:lineRule="auto"/>
              <w:rPr>
                <w:ins w:id="939" w:author="Anshika Gupta" w:date="2023-06-27T08:25:00Z"/>
                <w:rStyle w:val="SmartLink1"/>
                <w:u w:val="none"/>
              </w:rPr>
            </w:pPr>
            <w:ins w:id="940" w:author="Anshika Gupta" w:date="2023-06-27T08:25:00Z">
              <w:r w:rsidRPr="00BF2666">
                <w:rPr>
                  <w:i/>
                  <w:iCs/>
                  <w:caps w:val="0"/>
                  <w:color w:val="4D4D4C"/>
                  <w:sz w:val="20"/>
                  <w:szCs w:val="20"/>
                </w:rPr>
                <w:t>Please add text here</w:t>
              </w:r>
              <w:r>
                <w:rPr>
                  <w:i/>
                  <w:iCs/>
                  <w:caps w:val="0"/>
                  <w:color w:val="4D4D4C"/>
                  <w:sz w:val="20"/>
                  <w:szCs w:val="20"/>
                </w:rPr>
                <w:t>….</w:t>
              </w:r>
            </w:ins>
          </w:p>
          <w:p w14:paraId="2087A0B9" w14:textId="77777777" w:rsidR="00744DEA" w:rsidRPr="00203AA5" w:rsidRDefault="00744DEA" w:rsidP="00744DEA">
            <w:pPr>
              <w:pStyle w:val="TablesHeadingGSCyan"/>
              <w:framePr w:hSpace="0" w:wrap="auto" w:vAnchor="margin" w:hAnchor="text" w:yAlign="inline"/>
              <w:spacing w:line="276" w:lineRule="auto"/>
              <w:rPr>
                <w:caps w:val="0"/>
                <w:color w:val="515151" w:themeColor="text1"/>
                <w:sz w:val="20"/>
                <w:szCs w:val="22"/>
              </w:rPr>
            </w:pPr>
          </w:p>
        </w:tc>
      </w:tr>
      <w:tr w:rsidR="00744DEA" w:rsidRPr="00595650" w14:paraId="09D4A925" w14:textId="77777777" w:rsidTr="00735E79">
        <w:trPr>
          <w:trHeight w:val="364"/>
        </w:trPr>
        <w:tc>
          <w:tcPr>
            <w:tcW w:w="5000" w:type="pct"/>
            <w:gridSpan w:val="3"/>
            <w:tcBorders>
              <w:top w:val="single" w:sz="4" w:space="0" w:color="auto"/>
              <w:bottom w:val="single" w:sz="4" w:space="0" w:color="auto"/>
            </w:tcBorders>
            <w:noWrap/>
            <w:vAlign w:val="top"/>
          </w:tcPr>
          <w:p w14:paraId="17CC0B28" w14:textId="682876CE" w:rsidR="00744DEA" w:rsidRPr="00595650" w:rsidRDefault="00744DEA" w:rsidP="00744DEA">
            <w:pPr>
              <w:pStyle w:val="TablesHeadingGSCyan"/>
              <w:framePr w:hSpace="0" w:wrap="auto" w:vAnchor="margin" w:hAnchor="text" w:yAlign="inline"/>
              <w:spacing w:line="276" w:lineRule="auto"/>
              <w:rPr>
                <w:b/>
                <w:bCs/>
              </w:rPr>
            </w:pPr>
            <w:r w:rsidRPr="003F265B">
              <w:rPr>
                <w:rStyle w:val="SmartLink1"/>
              </w:rPr>
              <w:fldChar w:fldCharType="begin"/>
            </w:r>
            <w:r w:rsidRPr="003F265B">
              <w:rPr>
                <w:rStyle w:val="SmartLink1"/>
              </w:rPr>
              <w:instrText xml:space="preserve"> REF _Ref136308197 \w \h </w:instrText>
            </w:r>
            <w:r>
              <w:rPr>
                <w:rStyle w:val="SmartLink1"/>
              </w:rPr>
              <w:instrText xml:space="preserve"> \* MERGEFORMAT </w:instrText>
            </w:r>
            <w:r w:rsidRPr="003F265B">
              <w:rPr>
                <w:rStyle w:val="SmartLink1"/>
              </w:rPr>
            </w:r>
            <w:r w:rsidRPr="003F265B">
              <w:rPr>
                <w:rStyle w:val="SmartLink1"/>
              </w:rPr>
              <w:fldChar w:fldCharType="separate"/>
            </w:r>
            <w:r w:rsidRPr="003F265B">
              <w:rPr>
                <w:rStyle w:val="SmartLink1"/>
              </w:rPr>
              <w:t>P.7 |</w:t>
            </w:r>
            <w:r w:rsidRPr="003F265B">
              <w:rPr>
                <w:rStyle w:val="SmartLink1"/>
              </w:rPr>
              <w:fldChar w:fldCharType="end"/>
            </w:r>
            <w:r w:rsidRPr="003F265B">
              <w:rPr>
                <w:rStyle w:val="SmartLink1"/>
              </w:rPr>
              <w:fldChar w:fldCharType="begin"/>
            </w:r>
            <w:r w:rsidRPr="003F265B">
              <w:rPr>
                <w:rStyle w:val="SmartLink1"/>
              </w:rPr>
              <w:instrText xml:space="preserve"> REF _Ref136308205 \h </w:instrText>
            </w:r>
            <w:r>
              <w:rPr>
                <w:rStyle w:val="SmartLink1"/>
              </w:rPr>
              <w:instrText xml:space="preserve"> \* MERGEFORMAT </w:instrText>
            </w:r>
            <w:r w:rsidRPr="003F265B">
              <w:rPr>
                <w:rStyle w:val="SmartLink1"/>
              </w:rPr>
            </w:r>
            <w:r w:rsidRPr="003F265B">
              <w:rPr>
                <w:rStyle w:val="SmartLink1"/>
              </w:rPr>
              <w:fldChar w:fldCharType="separate"/>
            </w:r>
            <w:r w:rsidRPr="003F265B">
              <w:rPr>
                <w:rStyle w:val="SmartLink1"/>
                <w:b/>
                <w:bCs/>
              </w:rPr>
              <w:t>Climate and Energy</w:t>
            </w:r>
            <w:r w:rsidRPr="003F265B">
              <w:rPr>
                <w:rStyle w:val="SmartLink1"/>
              </w:rPr>
              <w:fldChar w:fldCharType="end"/>
            </w:r>
          </w:p>
        </w:tc>
      </w:tr>
      <w:tr w:rsidR="00744DEA" w:rsidRPr="00595650" w14:paraId="741E92EC" w14:textId="77777777" w:rsidTr="00735E79">
        <w:trPr>
          <w:trHeight w:val="364"/>
        </w:trPr>
        <w:tc>
          <w:tcPr>
            <w:tcW w:w="5000" w:type="pct"/>
            <w:gridSpan w:val="3"/>
            <w:tcBorders>
              <w:top w:val="single" w:sz="4" w:space="0" w:color="auto"/>
              <w:bottom w:val="single" w:sz="4" w:space="0" w:color="auto"/>
            </w:tcBorders>
            <w:noWrap/>
            <w:vAlign w:val="top"/>
          </w:tcPr>
          <w:p w14:paraId="3E6998FA" w14:textId="73629BB1" w:rsidR="00744DEA" w:rsidRPr="00595650" w:rsidRDefault="00744DEA" w:rsidP="00744DEA">
            <w:pPr>
              <w:pStyle w:val="TablesHeadingGSCyan"/>
              <w:framePr w:hSpace="0" w:wrap="auto" w:vAnchor="margin" w:hAnchor="text" w:yAlign="inline"/>
              <w:spacing w:line="276" w:lineRule="auto"/>
              <w:rPr>
                <w:i/>
                <w:iCs/>
              </w:rPr>
            </w:pPr>
            <w:r w:rsidRPr="003F265B">
              <w:rPr>
                <w:rStyle w:val="SmartLink1"/>
              </w:rPr>
              <w:fldChar w:fldCharType="begin"/>
            </w:r>
            <w:r w:rsidRPr="003F265B">
              <w:rPr>
                <w:rStyle w:val="SmartLink1"/>
              </w:rPr>
              <w:instrText xml:space="preserve"> REF _Ref136308252 \w \h </w:instrText>
            </w:r>
            <w:r>
              <w:rPr>
                <w:rStyle w:val="SmartLink1"/>
              </w:rPr>
              <w:instrText xml:space="preserve"> \* MERGEFORMAT </w:instrText>
            </w:r>
            <w:r w:rsidRPr="003F265B">
              <w:rPr>
                <w:rStyle w:val="SmartLink1"/>
              </w:rPr>
            </w:r>
            <w:r w:rsidRPr="003F265B">
              <w:rPr>
                <w:rStyle w:val="SmartLink1"/>
              </w:rPr>
              <w:fldChar w:fldCharType="separate"/>
            </w:r>
            <w:r w:rsidRPr="003F265B">
              <w:rPr>
                <w:rStyle w:val="SmartLink1"/>
              </w:rPr>
              <w:t>P.7.1 |</w:t>
            </w:r>
            <w:r w:rsidRPr="003F265B">
              <w:rPr>
                <w:rStyle w:val="SmartLink1"/>
              </w:rPr>
              <w:fldChar w:fldCharType="end"/>
            </w:r>
            <w:r w:rsidRPr="003F265B">
              <w:rPr>
                <w:rStyle w:val="SmartLink1"/>
              </w:rPr>
              <w:fldChar w:fldCharType="begin"/>
            </w:r>
            <w:r w:rsidRPr="003F265B">
              <w:rPr>
                <w:rStyle w:val="SmartLink1"/>
              </w:rPr>
              <w:instrText xml:space="preserve"> REF _Ref136308276 \h </w:instrText>
            </w:r>
            <w:r>
              <w:rPr>
                <w:rStyle w:val="SmartLink1"/>
              </w:rPr>
              <w:instrText xml:space="preserve"> \* MERGEFORMAT </w:instrText>
            </w:r>
            <w:r w:rsidRPr="003F265B">
              <w:rPr>
                <w:rStyle w:val="SmartLink1"/>
              </w:rPr>
            </w:r>
            <w:r w:rsidRPr="003F265B">
              <w:rPr>
                <w:rStyle w:val="SmartLink1"/>
              </w:rPr>
              <w:fldChar w:fldCharType="separate"/>
            </w:r>
            <w:r w:rsidRPr="003F265B">
              <w:rPr>
                <w:rStyle w:val="SmartLink1"/>
              </w:rPr>
              <w:t>GHG Emissions</w:t>
            </w:r>
            <w:r w:rsidRPr="003F265B">
              <w:rPr>
                <w:rStyle w:val="SmartLink1"/>
              </w:rPr>
              <w:fldChar w:fldCharType="end"/>
            </w:r>
          </w:p>
        </w:tc>
      </w:tr>
      <w:tr w:rsidR="00744DEA" w:rsidRPr="00595650" w14:paraId="7026943F"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45656259" w14:textId="09DF9A31" w:rsidR="00744DEA" w:rsidRPr="003F265B" w:rsidRDefault="00744DEA" w:rsidP="00744DEA">
            <w:pPr>
              <w:pStyle w:val="TablesHeadingGSCyan"/>
              <w:framePr w:hSpace="0" w:wrap="auto" w:vAnchor="margin" w:hAnchor="text" w:yAlign="inline"/>
              <w:spacing w:line="276" w:lineRule="auto"/>
              <w:rPr>
                <w:rStyle w:val="SmartLink1"/>
              </w:rPr>
            </w:pPr>
            <w:r w:rsidRPr="006514B0">
              <w:rPr>
                <w:rStyle w:val="SmartLink1"/>
                <w:sz w:val="20"/>
                <w:szCs w:val="20"/>
              </w:rPr>
              <w:fldChar w:fldCharType="begin"/>
            </w:r>
            <w:r w:rsidRPr="006514B0">
              <w:rPr>
                <w:rStyle w:val="SmartLink1"/>
                <w:sz w:val="20"/>
                <w:szCs w:val="20"/>
              </w:rPr>
              <w:instrText xml:space="preserve"> REF _Ref136308481 \w \h </w:instrText>
            </w:r>
            <w:r>
              <w:rPr>
                <w:rStyle w:val="SmartLink1"/>
                <w:sz w:val="20"/>
                <w:szCs w:val="20"/>
              </w:rPr>
              <w:instrText xml:space="preserve"> \* MERGEFORMAT </w:instrText>
            </w:r>
            <w:r w:rsidRPr="006514B0">
              <w:rPr>
                <w:rStyle w:val="SmartLink1"/>
                <w:sz w:val="20"/>
                <w:szCs w:val="20"/>
              </w:rPr>
            </w:r>
            <w:r w:rsidRPr="006514B0">
              <w:rPr>
                <w:rStyle w:val="SmartLink1"/>
                <w:sz w:val="20"/>
                <w:szCs w:val="20"/>
              </w:rPr>
              <w:fldChar w:fldCharType="separate"/>
            </w:r>
            <w:r w:rsidRPr="006514B0">
              <w:rPr>
                <w:rStyle w:val="SmartLink1"/>
                <w:sz w:val="20"/>
                <w:szCs w:val="20"/>
              </w:rPr>
              <w:t>P.7.1.1 |</w:t>
            </w:r>
            <w:r w:rsidRPr="006514B0">
              <w:rPr>
                <w:rStyle w:val="SmartLink1"/>
                <w:sz w:val="20"/>
                <w:szCs w:val="20"/>
              </w:rPr>
              <w:fldChar w:fldCharType="end"/>
            </w:r>
          </w:p>
        </w:tc>
        <w:tc>
          <w:tcPr>
            <w:tcW w:w="3285" w:type="pct"/>
            <w:tcBorders>
              <w:top w:val="single" w:sz="4" w:space="0" w:color="auto"/>
              <w:left w:val="single" w:sz="4" w:space="0" w:color="auto"/>
              <w:bottom w:val="single" w:sz="4" w:space="0" w:color="auto"/>
              <w:right w:val="single" w:sz="4" w:space="0" w:color="auto"/>
            </w:tcBorders>
          </w:tcPr>
          <w:p w14:paraId="5D7AD2A3" w14:textId="260734E7" w:rsidR="00744DEA" w:rsidRPr="003F265B" w:rsidRDefault="00744DEA" w:rsidP="00744DEA">
            <w:pPr>
              <w:pStyle w:val="TablesHeadingGSCyan"/>
              <w:framePr w:hSpace="0" w:wrap="auto" w:vAnchor="margin" w:hAnchor="text" w:yAlign="inline"/>
              <w:rPr>
                <w:rStyle w:val="SmartLink1"/>
              </w:rPr>
            </w:pPr>
            <w:r w:rsidRPr="000700B1">
              <w:rPr>
                <w:caps w:val="0"/>
                <w:color w:val="4D4D4C"/>
                <w:sz w:val="20"/>
                <w:szCs w:val="20"/>
              </w:rPr>
              <w:t>Does the project have a risk of increasing greenhouse gas emissions over the Baseline Scenario</w:t>
            </w:r>
            <w:ins w:id="941" w:author="Anshika Gupta" w:date="2023-06-27T09:24:00Z">
              <w:r w:rsidR="00812804">
                <w:rPr>
                  <w:caps w:val="0"/>
                  <w:color w:val="4D4D4C"/>
                  <w:sz w:val="20"/>
                  <w:szCs w:val="20"/>
                </w:rPr>
                <w:t>?</w:t>
              </w:r>
            </w:ins>
          </w:p>
        </w:tc>
        <w:tc>
          <w:tcPr>
            <w:tcW w:w="954" w:type="pct"/>
            <w:tcBorders>
              <w:top w:val="single" w:sz="4" w:space="0" w:color="auto"/>
              <w:left w:val="single" w:sz="4" w:space="0" w:color="auto"/>
              <w:bottom w:val="single" w:sz="4" w:space="0" w:color="auto"/>
            </w:tcBorders>
          </w:tcPr>
          <w:p w14:paraId="085EBD38" w14:textId="124DA4F0" w:rsidR="00744DEA" w:rsidRPr="005E36C8" w:rsidDel="00A63097" w:rsidRDefault="00573249" w:rsidP="00744DEA">
            <w:pPr>
              <w:rPr>
                <w:caps/>
                <w:sz w:val="20"/>
                <w:szCs w:val="20"/>
              </w:rPr>
            </w:pPr>
            <w:sdt>
              <w:sdtPr>
                <w:rPr>
                  <w:caps/>
                  <w:sz w:val="20"/>
                  <w:szCs w:val="20"/>
                </w:rPr>
                <w:id w:val="1688329146"/>
                <w14:checkbox>
                  <w14:checked w14:val="0"/>
                  <w14:checkedState w14:val="2612" w14:font="MS Gothic"/>
                  <w14:uncheckedState w14:val="2610" w14:font="MS Gothic"/>
                </w14:checkbox>
              </w:sdtPr>
              <w:sdtEndPr/>
              <w:sdtContent>
                <w:r w:rsidR="00744DEA" w:rsidRPr="00AC7499" w:rsidDel="00A63097">
                  <w:rPr>
                    <w:rFonts w:ascii="Segoe UI Symbol" w:hAnsi="Segoe UI Symbol" w:cs="Segoe UI Symbol"/>
                    <w:caps/>
                    <w:sz w:val="20"/>
                    <w:szCs w:val="20"/>
                  </w:rPr>
                  <w:t>☐</w:t>
                </w:r>
              </w:sdtContent>
            </w:sdt>
            <w:r w:rsidR="00744DEA" w:rsidRPr="00EB74A5" w:rsidDel="00A63097">
              <w:rPr>
                <w:caps/>
                <w:sz w:val="20"/>
                <w:szCs w:val="20"/>
              </w:rPr>
              <w:t xml:space="preserve"> YES</w:t>
            </w:r>
          </w:p>
          <w:p w14:paraId="32F4B092" w14:textId="2E8DE3EC" w:rsidR="00744DEA" w:rsidRPr="003F265B" w:rsidRDefault="00573249" w:rsidP="00744DEA">
            <w:pPr>
              <w:rPr>
                <w:rStyle w:val="SmartLink1"/>
              </w:rPr>
            </w:pPr>
            <w:sdt>
              <w:sdtPr>
                <w:rPr>
                  <w:rFonts w:asciiTheme="minorHAnsi" w:hAnsiTheme="minorHAnsi"/>
                  <w:caps/>
                  <w:color w:val="00B9BD" w:themeColor="hyperlink"/>
                  <w:sz w:val="20"/>
                  <w:szCs w:val="20"/>
                  <w:u w:val="single"/>
                  <w:shd w:val="clear" w:color="auto" w:fill="E1DFDD"/>
                </w:rPr>
                <w:id w:val="-854189012"/>
                <w14:checkbox>
                  <w14:checked w14:val="0"/>
                  <w14:checkedState w14:val="2612" w14:font="MS Gothic"/>
                  <w14:uncheckedState w14:val="2610" w14:font="MS Gothic"/>
                </w14:checkbox>
              </w:sdtPr>
              <w:sdtEndPr/>
              <w:sdtContent>
                <w:r w:rsidR="00744DEA" w:rsidRPr="006514B0" w:rsidDel="00A63097">
                  <w:rPr>
                    <w:rFonts w:ascii="Segoe UI Symbol" w:hAnsi="Segoe UI Symbol" w:cs="Segoe UI Symbol"/>
                    <w:caps/>
                    <w:sz w:val="20"/>
                    <w:szCs w:val="20"/>
                  </w:rPr>
                  <w:t>☐</w:t>
                </w:r>
              </w:sdtContent>
            </w:sdt>
            <w:r w:rsidR="00744DEA" w:rsidRPr="005E36C8" w:rsidDel="00A63097">
              <w:rPr>
                <w:caps/>
                <w:sz w:val="20"/>
                <w:szCs w:val="20"/>
              </w:rPr>
              <w:t xml:space="preserve"> NO</w:t>
            </w:r>
          </w:p>
        </w:tc>
      </w:tr>
      <w:tr w:rsidR="00744DEA" w:rsidRPr="00595650" w14:paraId="2B6BD4D5" w14:textId="77777777" w:rsidTr="00735E79">
        <w:trPr>
          <w:trHeight w:val="364"/>
        </w:trPr>
        <w:tc>
          <w:tcPr>
            <w:tcW w:w="5000" w:type="pct"/>
            <w:gridSpan w:val="3"/>
            <w:tcBorders>
              <w:top w:val="single" w:sz="4" w:space="0" w:color="auto"/>
              <w:bottom w:val="single" w:sz="4" w:space="0" w:color="auto"/>
            </w:tcBorders>
            <w:noWrap/>
            <w:vAlign w:val="top"/>
          </w:tcPr>
          <w:p w14:paraId="61CA5D58" w14:textId="5B0DB288" w:rsidR="00744DEA" w:rsidRPr="00AC7499" w:rsidRDefault="00744DEA" w:rsidP="00744DEA">
            <w:pPr>
              <w:pStyle w:val="TablesHeadingGSCyan"/>
              <w:framePr w:hSpace="0" w:wrap="auto" w:vAnchor="margin" w:hAnchor="text" w:yAlign="inline"/>
              <w:spacing w:line="276" w:lineRule="auto"/>
              <w:rPr>
                <w:caps w:val="0"/>
                <w:sz w:val="20"/>
                <w:szCs w:val="20"/>
              </w:rPr>
            </w:pPr>
            <w:r w:rsidRPr="00770304">
              <w:rPr>
                <w:caps w:val="0"/>
                <w:sz w:val="20"/>
                <w:szCs w:val="22"/>
              </w:rPr>
              <w:t>If the answ</w:t>
            </w:r>
            <w:r w:rsidRPr="00813E0B">
              <w:rPr>
                <w:caps w:val="0"/>
                <w:sz w:val="20"/>
                <w:szCs w:val="22"/>
              </w:rPr>
              <w:t xml:space="preserve">er to </w:t>
            </w:r>
            <w:r w:rsidRPr="00770304">
              <w:rPr>
                <w:caps w:val="0"/>
                <w:sz w:val="20"/>
                <w:szCs w:val="22"/>
              </w:rPr>
              <w:t xml:space="preserve">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44DEA" w:rsidRPr="00595650" w14:paraId="38AB4E1D" w14:textId="77777777" w:rsidTr="00735E79">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321D1977" w14:textId="77777777" w:rsidR="00BF1765" w:rsidRDefault="00BF1765" w:rsidP="00BF1765">
            <w:pPr>
              <w:pStyle w:val="TablesHeadingGSCyan"/>
              <w:framePr w:hSpace="0" w:wrap="auto" w:vAnchor="margin" w:hAnchor="text" w:yAlign="inline"/>
              <w:spacing w:line="276" w:lineRule="auto"/>
              <w:rPr>
                <w:ins w:id="942" w:author="Anshika Gupta" w:date="2023-06-27T08:25:00Z"/>
                <w:rStyle w:val="SmartLink1"/>
                <w:u w:val="none"/>
              </w:rPr>
            </w:pPr>
            <w:ins w:id="943" w:author="Anshika Gupta" w:date="2023-06-27T08:25:00Z">
              <w:r w:rsidRPr="00BF2666">
                <w:rPr>
                  <w:i/>
                  <w:iCs/>
                  <w:caps w:val="0"/>
                  <w:color w:val="4D4D4C"/>
                  <w:sz w:val="20"/>
                  <w:szCs w:val="20"/>
                </w:rPr>
                <w:t>Please add text here</w:t>
              </w:r>
              <w:r>
                <w:rPr>
                  <w:i/>
                  <w:iCs/>
                  <w:caps w:val="0"/>
                  <w:color w:val="4D4D4C"/>
                  <w:sz w:val="20"/>
                  <w:szCs w:val="20"/>
                </w:rPr>
                <w:t>….</w:t>
              </w:r>
            </w:ins>
          </w:p>
          <w:p w14:paraId="528F2016" w14:textId="77777777" w:rsidR="00744DEA" w:rsidRDefault="00744DEA" w:rsidP="00744DEA">
            <w:pPr>
              <w:rPr>
                <w:caps/>
                <w:sz w:val="20"/>
                <w:szCs w:val="20"/>
              </w:rPr>
            </w:pPr>
          </w:p>
          <w:p w14:paraId="53D54B01" w14:textId="1F86CE86" w:rsidR="00744DEA" w:rsidRPr="00AC7499" w:rsidRDefault="00744DEA" w:rsidP="00744DEA">
            <w:pPr>
              <w:rPr>
                <w:caps/>
                <w:sz w:val="20"/>
                <w:szCs w:val="20"/>
              </w:rPr>
            </w:pPr>
          </w:p>
        </w:tc>
      </w:tr>
      <w:tr w:rsidR="00744DEA" w:rsidRPr="005E36C8" w14:paraId="537849A9" w14:textId="77777777" w:rsidTr="00735E79">
        <w:trPr>
          <w:trHeight w:val="364"/>
        </w:trPr>
        <w:tc>
          <w:tcPr>
            <w:tcW w:w="5000" w:type="pct"/>
            <w:gridSpan w:val="3"/>
            <w:tcBorders>
              <w:top w:val="single" w:sz="4" w:space="0" w:color="auto"/>
              <w:bottom w:val="single" w:sz="4" w:space="0" w:color="auto"/>
            </w:tcBorders>
            <w:noWrap/>
            <w:vAlign w:val="top"/>
          </w:tcPr>
          <w:p w14:paraId="53F75B59" w14:textId="77777777" w:rsidR="00744DEA" w:rsidRPr="002D52A6" w:rsidRDefault="00744DEA" w:rsidP="00744DEA">
            <w:r w:rsidRPr="002D52A6">
              <w:rPr>
                <w:color w:val="00B9BD" w:themeColor="accent1"/>
                <w:sz w:val="20"/>
                <w:szCs w:val="22"/>
              </w:rPr>
              <w:t>Would the project involve or lead to:</w:t>
            </w:r>
          </w:p>
        </w:tc>
      </w:tr>
      <w:tr w:rsidR="00744DEA" w:rsidRPr="005E36C8" w14:paraId="371A092B"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48AEBA8D" w14:textId="043C0F9D" w:rsidR="00744DEA" w:rsidRPr="005E36C8" w:rsidRDefault="00744DEA" w:rsidP="00744DEA">
            <w:pPr>
              <w:pStyle w:val="TablesHeadingGSCyan"/>
              <w:framePr w:hSpace="0" w:wrap="auto" w:vAnchor="margin" w:hAnchor="text" w:yAlign="inline"/>
              <w:spacing w:line="276" w:lineRule="auto"/>
              <w:rPr>
                <w:caps w:val="0"/>
                <w:color w:val="4D4D4C"/>
                <w:sz w:val="20"/>
                <w:szCs w:val="22"/>
              </w:rPr>
            </w:pPr>
            <w:r w:rsidRPr="00EF0760">
              <w:rPr>
                <w:rStyle w:val="SmartLink1"/>
                <w:sz w:val="20"/>
                <w:szCs w:val="20"/>
              </w:rPr>
              <w:fldChar w:fldCharType="begin"/>
            </w:r>
            <w:r w:rsidRPr="00EF0760">
              <w:rPr>
                <w:rStyle w:val="SmartLink1"/>
                <w:sz w:val="20"/>
                <w:szCs w:val="20"/>
              </w:rPr>
              <w:instrText xml:space="preserve"> REF _Ref136308481 \w \h </w:instrText>
            </w:r>
            <w:r>
              <w:rPr>
                <w:rStyle w:val="SmartLink1"/>
                <w:sz w:val="20"/>
                <w:szCs w:val="20"/>
              </w:rPr>
              <w:instrText xml:space="preserve"> \* MERGEFORMAT </w:instrText>
            </w:r>
            <w:r w:rsidRPr="00EF0760">
              <w:rPr>
                <w:rStyle w:val="SmartLink1"/>
                <w:sz w:val="20"/>
                <w:szCs w:val="20"/>
              </w:rPr>
            </w:r>
            <w:r w:rsidRPr="00EF0760">
              <w:rPr>
                <w:rStyle w:val="SmartLink1"/>
                <w:sz w:val="20"/>
                <w:szCs w:val="20"/>
              </w:rPr>
              <w:fldChar w:fldCharType="separate"/>
            </w:r>
            <w:r w:rsidRPr="00EF0760">
              <w:rPr>
                <w:rStyle w:val="SmartLink1"/>
                <w:sz w:val="20"/>
                <w:szCs w:val="20"/>
              </w:rPr>
              <w:t>P.7.1.1 |</w:t>
            </w:r>
            <w:r w:rsidRPr="00EF0760">
              <w:rPr>
                <w:rStyle w:val="SmartLink1"/>
                <w:sz w:val="20"/>
                <w:szCs w:val="20"/>
              </w:rPr>
              <w:fldChar w:fldCharType="end"/>
            </w:r>
          </w:p>
        </w:tc>
        <w:tc>
          <w:tcPr>
            <w:tcW w:w="3285" w:type="pct"/>
            <w:tcBorders>
              <w:top w:val="single" w:sz="4" w:space="0" w:color="auto"/>
              <w:bottom w:val="single" w:sz="4" w:space="0" w:color="auto"/>
              <w:right w:val="single" w:sz="4" w:space="0" w:color="auto"/>
            </w:tcBorders>
          </w:tcPr>
          <w:p w14:paraId="72378B1C" w14:textId="77777777" w:rsidR="00744DEA" w:rsidRPr="005E36C8" w:rsidRDefault="00744DEA" w:rsidP="00744DEA">
            <w:pPr>
              <w:pStyle w:val="TablesHeadingGSCyan"/>
              <w:framePr w:hSpace="0" w:wrap="auto" w:vAnchor="margin" w:hAnchor="text" w:yAlign="inline"/>
              <w:rPr>
                <w:caps w:val="0"/>
                <w:color w:val="4D4D4C"/>
                <w:sz w:val="20"/>
                <w:szCs w:val="20"/>
              </w:rPr>
            </w:pPr>
            <w:r w:rsidRPr="005E36C8">
              <w:rPr>
                <w:caps w:val="0"/>
                <w:color w:val="4D4D4C"/>
                <w:sz w:val="20"/>
                <w:szCs w:val="20"/>
              </w:rPr>
              <w:t>increase greenhouse gas emissions over the Baseline Scenario?</w:t>
            </w:r>
          </w:p>
        </w:tc>
        <w:tc>
          <w:tcPr>
            <w:tcW w:w="954" w:type="pct"/>
            <w:tcBorders>
              <w:top w:val="single" w:sz="4" w:space="0" w:color="auto"/>
              <w:left w:val="single" w:sz="4" w:space="0" w:color="auto"/>
              <w:bottom w:val="single" w:sz="4" w:space="0" w:color="auto"/>
            </w:tcBorders>
          </w:tcPr>
          <w:p w14:paraId="57E0B3D8" w14:textId="48188CC3"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610703571"/>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62605D47" w14:textId="4D459D75" w:rsidR="00744DEA" w:rsidRPr="005E36C8" w:rsidDel="00A63097" w:rsidRDefault="00573249" w:rsidP="00744DEA">
            <w:sdt>
              <w:sdtPr>
                <w:rPr>
                  <w:caps/>
                  <w:sz w:val="20"/>
                  <w:szCs w:val="20"/>
                </w:rPr>
                <w:id w:val="1120111249"/>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POTENTIALLY</w:t>
            </w:r>
          </w:p>
          <w:p w14:paraId="25E757A5" w14:textId="126B2CE9" w:rsidR="00744DEA" w:rsidRPr="005E36C8" w:rsidRDefault="00573249" w:rsidP="00744DEA">
            <w:sdt>
              <w:sdtPr>
                <w:rPr>
                  <w:caps/>
                  <w:sz w:val="20"/>
                  <w:szCs w:val="20"/>
                </w:rPr>
                <w:id w:val="863166824"/>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NO</w:t>
            </w:r>
          </w:p>
        </w:tc>
      </w:tr>
      <w:tr w:rsidR="00744DEA" w:rsidRPr="005E36C8" w14:paraId="7F114ACA" w14:textId="77777777" w:rsidTr="00735E79">
        <w:trPr>
          <w:trHeight w:val="364"/>
        </w:trPr>
        <w:tc>
          <w:tcPr>
            <w:tcW w:w="5000" w:type="pct"/>
            <w:gridSpan w:val="3"/>
            <w:tcBorders>
              <w:top w:val="single" w:sz="4" w:space="0" w:color="auto"/>
              <w:bottom w:val="single" w:sz="4" w:space="0" w:color="auto"/>
            </w:tcBorders>
            <w:noWrap/>
            <w:vAlign w:val="top"/>
          </w:tcPr>
          <w:p w14:paraId="7CDE813F" w14:textId="1A431598" w:rsidR="00744DEA" w:rsidRPr="005E36C8" w:rsidRDefault="00744DEA" w:rsidP="00744DEA">
            <w:pPr>
              <w:pStyle w:val="TablesHeadingGSCyan"/>
              <w:framePr w:hSpace="0" w:wrap="auto" w:vAnchor="margin" w:hAnchor="text" w:yAlign="inline"/>
              <w:spacing w:line="276" w:lineRule="auto"/>
            </w:pPr>
            <w:r w:rsidRPr="008B7258">
              <w:rPr>
                <w:caps w:val="0"/>
                <w:sz w:val="20"/>
                <w:szCs w:val="22"/>
              </w:rPr>
              <w:t xml:space="preserve">If the answer is "yes" or "potentially" to </w:t>
            </w:r>
            <w:del w:id="944" w:author="Anshika Gupta" w:date="2023-06-27T09:25:00Z">
              <w:r w:rsidRPr="008B7258" w:rsidDel="00812804">
                <w:rPr>
                  <w:caps w:val="0"/>
                  <w:sz w:val="20"/>
                  <w:szCs w:val="22"/>
                </w:rPr>
                <w:delText xml:space="preserve">any of </w:delText>
              </w:r>
            </w:del>
            <w:r w:rsidRPr="008B7258">
              <w:rPr>
                <w:caps w:val="0"/>
                <w:sz w:val="20"/>
                <w:szCs w:val="22"/>
              </w:rPr>
              <w:t>the above question</w:t>
            </w:r>
            <w:del w:id="945" w:author="Anshika Gupta" w:date="2023-06-27T09:25:00Z">
              <w:r w:rsidRPr="008B7258" w:rsidDel="00812804">
                <w:rPr>
                  <w:caps w:val="0"/>
                  <w:sz w:val="20"/>
                  <w:szCs w:val="22"/>
                </w:rPr>
                <w:delText>s</w:delText>
              </w:r>
            </w:del>
            <w:r w:rsidRPr="008B7258">
              <w:rPr>
                <w:caps w:val="0"/>
                <w:sz w:val="20"/>
                <w:szCs w:val="22"/>
              </w:rPr>
              <w:t>, please provide a brief description of the project situation below. Also, provide justification and/or evidence as necessary to demonstrate compliance with applicable requirements.</w:t>
            </w:r>
          </w:p>
        </w:tc>
      </w:tr>
      <w:tr w:rsidR="00744DEA" w:rsidRPr="005E36C8" w14:paraId="232384B1" w14:textId="77777777" w:rsidTr="00735E79">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4BEBE58E" w14:textId="77777777" w:rsidR="00BF1765" w:rsidRDefault="00BF1765" w:rsidP="00BF1765">
            <w:pPr>
              <w:pStyle w:val="TablesHeadingGSCyan"/>
              <w:framePr w:hSpace="0" w:wrap="auto" w:vAnchor="margin" w:hAnchor="text" w:yAlign="inline"/>
              <w:spacing w:line="276" w:lineRule="auto"/>
              <w:rPr>
                <w:ins w:id="946" w:author="Anshika Gupta" w:date="2023-06-27T08:25:00Z"/>
                <w:rStyle w:val="SmartLink1"/>
                <w:u w:val="none"/>
              </w:rPr>
            </w:pPr>
            <w:ins w:id="947" w:author="Anshika Gupta" w:date="2023-06-27T08:25:00Z">
              <w:r w:rsidRPr="00BF2666">
                <w:rPr>
                  <w:i/>
                  <w:iCs/>
                  <w:caps w:val="0"/>
                  <w:color w:val="4D4D4C"/>
                  <w:sz w:val="20"/>
                  <w:szCs w:val="20"/>
                </w:rPr>
                <w:t>Please add text here</w:t>
              </w:r>
              <w:r>
                <w:rPr>
                  <w:i/>
                  <w:iCs/>
                  <w:caps w:val="0"/>
                  <w:color w:val="4D4D4C"/>
                  <w:sz w:val="20"/>
                  <w:szCs w:val="20"/>
                </w:rPr>
                <w:t>….</w:t>
              </w:r>
            </w:ins>
          </w:p>
          <w:p w14:paraId="100D0040" w14:textId="77777777" w:rsidR="00744DEA" w:rsidRPr="00EF0760" w:rsidRDefault="00744DEA" w:rsidP="00744DEA">
            <w:pPr>
              <w:rPr>
                <w:color w:val="515151" w:themeColor="text1"/>
              </w:rPr>
            </w:pPr>
          </w:p>
          <w:p w14:paraId="556F1FCB" w14:textId="055459FD" w:rsidR="00744DEA" w:rsidRPr="00EF0760" w:rsidRDefault="00744DEA" w:rsidP="00744DEA">
            <w:pPr>
              <w:rPr>
                <w:color w:val="515151" w:themeColor="text1"/>
              </w:rPr>
            </w:pPr>
          </w:p>
        </w:tc>
      </w:tr>
      <w:tr w:rsidR="00744DEA" w:rsidRPr="00595650" w14:paraId="182E0656" w14:textId="77777777" w:rsidTr="00735E79">
        <w:trPr>
          <w:trHeight w:val="364"/>
        </w:trPr>
        <w:tc>
          <w:tcPr>
            <w:tcW w:w="5000" w:type="pct"/>
            <w:gridSpan w:val="3"/>
            <w:tcBorders>
              <w:top w:val="single" w:sz="4" w:space="0" w:color="auto"/>
              <w:bottom w:val="single" w:sz="4" w:space="0" w:color="auto"/>
            </w:tcBorders>
            <w:noWrap/>
            <w:vAlign w:val="top"/>
          </w:tcPr>
          <w:p w14:paraId="24A63AE4" w14:textId="46650954" w:rsidR="00744DEA" w:rsidRPr="00595650" w:rsidRDefault="00744DEA" w:rsidP="00744DEA">
            <w:pPr>
              <w:pStyle w:val="TablesHeadingGSCyan"/>
              <w:framePr w:hSpace="0" w:wrap="auto" w:vAnchor="margin" w:hAnchor="text" w:yAlign="inline"/>
              <w:spacing w:line="276" w:lineRule="auto"/>
              <w:rPr>
                <w:i/>
                <w:iCs/>
                <w:caps w:val="0"/>
                <w:sz w:val="20"/>
                <w:szCs w:val="20"/>
              </w:rPr>
            </w:pPr>
            <w:r w:rsidRPr="00EF0760">
              <w:rPr>
                <w:rStyle w:val="SmartLink1"/>
              </w:rPr>
              <w:fldChar w:fldCharType="begin"/>
            </w:r>
            <w:r w:rsidRPr="00EF0760">
              <w:rPr>
                <w:rStyle w:val="SmartLink1"/>
              </w:rPr>
              <w:instrText xml:space="preserve"> REF _Ref136309010 \w \h </w:instrText>
            </w:r>
            <w:r>
              <w:rPr>
                <w:rStyle w:val="SmartLink1"/>
              </w:rPr>
              <w:instrText xml:space="preserve"> \* MERGEFORMAT </w:instrText>
            </w:r>
            <w:r w:rsidRPr="00EF0760">
              <w:rPr>
                <w:rStyle w:val="SmartLink1"/>
              </w:rPr>
            </w:r>
            <w:r w:rsidRPr="00EF0760">
              <w:rPr>
                <w:rStyle w:val="SmartLink1"/>
              </w:rPr>
              <w:fldChar w:fldCharType="separate"/>
            </w:r>
            <w:r w:rsidRPr="00EF0760">
              <w:rPr>
                <w:rStyle w:val="SmartLink1"/>
              </w:rPr>
              <w:t>P.7.2 |</w:t>
            </w:r>
            <w:r w:rsidRPr="00EF0760">
              <w:rPr>
                <w:rStyle w:val="SmartLink1"/>
              </w:rPr>
              <w:fldChar w:fldCharType="end"/>
            </w:r>
            <w:r w:rsidRPr="00EF0760">
              <w:rPr>
                <w:rStyle w:val="SmartLink1"/>
              </w:rPr>
              <w:fldChar w:fldCharType="begin"/>
            </w:r>
            <w:r w:rsidRPr="00EF0760">
              <w:rPr>
                <w:rStyle w:val="SmartLink1"/>
              </w:rPr>
              <w:instrText xml:space="preserve"> REF _Ref136309017 \h </w:instrText>
            </w:r>
            <w:r>
              <w:rPr>
                <w:rStyle w:val="SmartLink1"/>
              </w:rPr>
              <w:instrText xml:space="preserve"> \* MERGEFORMAT </w:instrText>
            </w:r>
            <w:r w:rsidRPr="00EF0760">
              <w:rPr>
                <w:rStyle w:val="SmartLink1"/>
              </w:rPr>
            </w:r>
            <w:r w:rsidRPr="00EF0760">
              <w:rPr>
                <w:rStyle w:val="SmartLink1"/>
              </w:rPr>
              <w:fldChar w:fldCharType="separate"/>
            </w:r>
            <w:r w:rsidRPr="00EF0760">
              <w:rPr>
                <w:rStyle w:val="SmartLink1"/>
              </w:rPr>
              <w:t>Energy supply</w:t>
            </w:r>
            <w:r w:rsidRPr="00EF0760">
              <w:rPr>
                <w:rStyle w:val="SmartLink1"/>
              </w:rPr>
              <w:fldChar w:fldCharType="end"/>
            </w:r>
          </w:p>
        </w:tc>
      </w:tr>
      <w:tr w:rsidR="00744DEA" w:rsidRPr="00595650" w14:paraId="4FD3585F"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1B752902" w14:textId="2DCDDE61" w:rsidR="00744DEA" w:rsidRPr="00EF0760" w:rsidRDefault="00744DEA" w:rsidP="00744DEA">
            <w:pPr>
              <w:pStyle w:val="TablesHeadingGSCyan"/>
              <w:framePr w:hSpace="0" w:wrap="auto" w:vAnchor="margin" w:hAnchor="text" w:yAlign="inline"/>
              <w:spacing w:line="276" w:lineRule="auto"/>
              <w:rPr>
                <w:rStyle w:val="SmartLink1"/>
              </w:rPr>
            </w:pPr>
            <w:r w:rsidRPr="00920780">
              <w:rPr>
                <w:rStyle w:val="SmartLink1"/>
                <w:sz w:val="20"/>
                <w:szCs w:val="22"/>
              </w:rPr>
              <w:fldChar w:fldCharType="begin"/>
            </w:r>
            <w:r w:rsidRPr="00920780">
              <w:rPr>
                <w:rStyle w:val="SmartLink1"/>
                <w:sz w:val="20"/>
                <w:szCs w:val="22"/>
              </w:rPr>
              <w:instrText xml:space="preserve"> REF _Ref136309180 \w \h </w:instrText>
            </w:r>
            <w:r>
              <w:rPr>
                <w:rStyle w:val="SmartLink1"/>
                <w:sz w:val="20"/>
                <w:szCs w:val="22"/>
              </w:rPr>
              <w:instrText xml:space="preserve"> \* MERGEFORMAT </w:instrText>
            </w:r>
            <w:r w:rsidRPr="00920780">
              <w:rPr>
                <w:rStyle w:val="SmartLink1"/>
                <w:sz w:val="20"/>
                <w:szCs w:val="22"/>
              </w:rPr>
            </w:r>
            <w:r w:rsidRPr="00920780">
              <w:rPr>
                <w:rStyle w:val="SmartLink1"/>
                <w:sz w:val="20"/>
                <w:szCs w:val="22"/>
              </w:rPr>
              <w:fldChar w:fldCharType="separate"/>
            </w:r>
            <w:r w:rsidRPr="00920780">
              <w:rPr>
                <w:rStyle w:val="SmartLink1"/>
                <w:sz w:val="20"/>
                <w:szCs w:val="22"/>
              </w:rPr>
              <w:t>P.7.2.1 |</w:t>
            </w:r>
            <w:r w:rsidRPr="00920780">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tcPr>
          <w:p w14:paraId="78B2FA7B" w14:textId="539A3E1E" w:rsidR="00744DEA" w:rsidRPr="00EF0760" w:rsidRDefault="00744DEA" w:rsidP="00744DEA">
            <w:pPr>
              <w:pStyle w:val="TablesHeadingGSCyan"/>
              <w:framePr w:hSpace="0" w:wrap="auto" w:vAnchor="margin" w:hAnchor="text" w:yAlign="inline"/>
              <w:rPr>
                <w:rStyle w:val="SmartLink1"/>
              </w:rPr>
            </w:pPr>
            <w:r w:rsidRPr="00920780">
              <w:rPr>
                <w:caps w:val="0"/>
                <w:color w:val="4D4D4C"/>
                <w:sz w:val="20"/>
                <w:szCs w:val="20"/>
              </w:rPr>
              <w:t>Does the project pose a risk to the availability and reliability of energy supply to other users?</w:t>
            </w:r>
          </w:p>
        </w:tc>
        <w:tc>
          <w:tcPr>
            <w:tcW w:w="954" w:type="pct"/>
            <w:tcBorders>
              <w:top w:val="single" w:sz="4" w:space="0" w:color="auto"/>
              <w:left w:val="single" w:sz="4" w:space="0" w:color="auto"/>
              <w:bottom w:val="single" w:sz="4" w:space="0" w:color="auto"/>
            </w:tcBorders>
          </w:tcPr>
          <w:p w14:paraId="36F039B5" w14:textId="78A0A1B5" w:rsidR="00744DEA" w:rsidRPr="005E36C8" w:rsidDel="00A63097" w:rsidRDefault="00573249" w:rsidP="00744DEA">
            <w:pPr>
              <w:rPr>
                <w:caps/>
                <w:sz w:val="20"/>
                <w:szCs w:val="20"/>
              </w:rPr>
            </w:pPr>
            <w:sdt>
              <w:sdtPr>
                <w:rPr>
                  <w:caps/>
                  <w:sz w:val="20"/>
                  <w:szCs w:val="20"/>
                </w:rPr>
                <w:id w:val="153426460"/>
                <w14:checkbox>
                  <w14:checked w14:val="0"/>
                  <w14:checkedState w14:val="2612" w14:font="MS Gothic"/>
                  <w14:uncheckedState w14:val="2610" w14:font="MS Gothic"/>
                </w14:checkbox>
              </w:sdtPr>
              <w:sdtEndPr/>
              <w:sdtContent>
                <w:r w:rsidR="00744DEA" w:rsidRPr="00920780" w:rsidDel="00A63097">
                  <w:rPr>
                    <w:rFonts w:ascii="Segoe UI Symbol" w:hAnsi="Segoe UI Symbol" w:cs="Segoe UI Symbol"/>
                    <w:caps/>
                    <w:sz w:val="20"/>
                    <w:szCs w:val="20"/>
                  </w:rPr>
                  <w:t>☐</w:t>
                </w:r>
              </w:sdtContent>
            </w:sdt>
            <w:r w:rsidR="00744DEA" w:rsidRPr="00EB74A5" w:rsidDel="00A63097">
              <w:rPr>
                <w:caps/>
                <w:sz w:val="20"/>
                <w:szCs w:val="20"/>
              </w:rPr>
              <w:t xml:space="preserve"> YES</w:t>
            </w:r>
          </w:p>
          <w:p w14:paraId="100FF915" w14:textId="0BF806F2" w:rsidR="00744DEA" w:rsidRPr="00920780" w:rsidRDefault="00573249" w:rsidP="00744DEA">
            <w:pPr>
              <w:pStyle w:val="TablesHeadingGSCyan"/>
              <w:framePr w:hSpace="0" w:wrap="auto" w:vAnchor="margin" w:hAnchor="text" w:yAlign="inline"/>
              <w:spacing w:line="276" w:lineRule="auto"/>
              <w:rPr>
                <w:color w:val="4D4D4C"/>
                <w:sz w:val="20"/>
                <w:szCs w:val="20"/>
              </w:rPr>
            </w:pPr>
            <w:sdt>
              <w:sdtPr>
                <w:rPr>
                  <w:color w:val="4D4D4C"/>
                  <w:sz w:val="20"/>
                  <w:szCs w:val="20"/>
                </w:rPr>
                <w:id w:val="-442309190"/>
                <w14:checkbox>
                  <w14:checked w14:val="0"/>
                  <w14:checkedState w14:val="2612" w14:font="MS Gothic"/>
                  <w14:uncheckedState w14:val="2610" w14:font="MS Gothic"/>
                </w14:checkbox>
              </w:sdtPr>
              <w:sdtEndPr/>
              <w:sdtContent>
                <w:r w:rsidR="00744DEA" w:rsidRPr="00920780" w:rsidDel="00A63097">
                  <w:rPr>
                    <w:rFonts w:ascii="Segoe UI Symbol" w:hAnsi="Segoe UI Symbol" w:cs="Segoe UI Symbol"/>
                    <w:color w:val="4D4D4C"/>
                    <w:sz w:val="20"/>
                    <w:szCs w:val="20"/>
                  </w:rPr>
                  <w:t>☐</w:t>
                </w:r>
              </w:sdtContent>
            </w:sdt>
            <w:r w:rsidR="00744DEA" w:rsidRPr="00920780" w:rsidDel="00A63097">
              <w:rPr>
                <w:color w:val="4D4D4C"/>
                <w:sz w:val="20"/>
                <w:szCs w:val="20"/>
              </w:rPr>
              <w:t xml:space="preserve"> NO</w:t>
            </w:r>
          </w:p>
        </w:tc>
      </w:tr>
      <w:tr w:rsidR="00744DEA" w:rsidRPr="00595650" w14:paraId="2144BAE5" w14:textId="77777777" w:rsidTr="00735E79">
        <w:trPr>
          <w:trHeight w:val="364"/>
        </w:trPr>
        <w:tc>
          <w:tcPr>
            <w:tcW w:w="5000" w:type="pct"/>
            <w:gridSpan w:val="3"/>
            <w:tcBorders>
              <w:top w:val="single" w:sz="4" w:space="0" w:color="auto"/>
              <w:bottom w:val="single" w:sz="4" w:space="0" w:color="auto"/>
            </w:tcBorders>
            <w:noWrap/>
            <w:vAlign w:val="top"/>
          </w:tcPr>
          <w:p w14:paraId="78E26B8B" w14:textId="7805C3B0" w:rsidR="00744DEA" w:rsidRPr="00EF0760" w:rsidRDefault="00744DEA" w:rsidP="00744DEA">
            <w:pPr>
              <w:pStyle w:val="TablesHeadingGSCyan"/>
              <w:framePr w:hSpace="0" w:wrap="auto" w:vAnchor="margin" w:hAnchor="text" w:yAlign="inline"/>
              <w:spacing w:line="276" w:lineRule="auto"/>
              <w:rPr>
                <w:rStyle w:val="SmartLink1"/>
              </w:rPr>
            </w:pPr>
            <w:r w:rsidRPr="00770304">
              <w:rPr>
                <w:caps w:val="0"/>
                <w:sz w:val="20"/>
                <w:szCs w:val="22"/>
              </w:rPr>
              <w:t>If the answ</w:t>
            </w:r>
            <w:r w:rsidRPr="00813E0B">
              <w:rPr>
                <w:caps w:val="0"/>
                <w:sz w:val="20"/>
                <w:szCs w:val="22"/>
              </w:rPr>
              <w:t xml:space="preserve">er to </w:t>
            </w:r>
            <w:r w:rsidRPr="00770304">
              <w:rPr>
                <w:caps w:val="0"/>
                <w:sz w:val="20"/>
                <w:szCs w:val="22"/>
              </w:rPr>
              <w:t xml:space="preserve">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44DEA" w:rsidRPr="00595650" w14:paraId="6D94433F" w14:textId="77777777" w:rsidTr="00735E79">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669D9A6A" w14:textId="77777777" w:rsidR="00BF1765" w:rsidRDefault="00BF1765" w:rsidP="00BF1765">
            <w:pPr>
              <w:pStyle w:val="TablesHeadingGSCyan"/>
              <w:framePr w:hSpace="0" w:wrap="auto" w:vAnchor="margin" w:hAnchor="text" w:yAlign="inline"/>
              <w:spacing w:line="276" w:lineRule="auto"/>
              <w:rPr>
                <w:ins w:id="948" w:author="Anshika Gupta" w:date="2023-06-27T08:25:00Z"/>
                <w:rStyle w:val="SmartLink1"/>
                <w:u w:val="none"/>
              </w:rPr>
            </w:pPr>
            <w:ins w:id="949" w:author="Anshika Gupta" w:date="2023-06-27T08:25:00Z">
              <w:r w:rsidRPr="00BF2666">
                <w:rPr>
                  <w:i/>
                  <w:iCs/>
                  <w:caps w:val="0"/>
                  <w:color w:val="4D4D4C"/>
                  <w:sz w:val="20"/>
                  <w:szCs w:val="20"/>
                </w:rPr>
                <w:t>Please add text here</w:t>
              </w:r>
              <w:r>
                <w:rPr>
                  <w:i/>
                  <w:iCs/>
                  <w:caps w:val="0"/>
                  <w:color w:val="4D4D4C"/>
                  <w:sz w:val="20"/>
                  <w:szCs w:val="20"/>
                </w:rPr>
                <w:t>….</w:t>
              </w:r>
            </w:ins>
          </w:p>
          <w:p w14:paraId="58D5B7F6" w14:textId="77777777" w:rsidR="00744DEA" w:rsidRDefault="00744DEA" w:rsidP="00744DEA">
            <w:pPr>
              <w:pStyle w:val="TablesHeadingGSCyan"/>
              <w:framePr w:hSpace="0" w:wrap="auto" w:vAnchor="margin" w:hAnchor="text" w:yAlign="inline"/>
              <w:spacing w:line="276" w:lineRule="auto"/>
              <w:rPr>
                <w:rStyle w:val="SmartLink1"/>
                <w:color w:val="515151" w:themeColor="text1"/>
              </w:rPr>
            </w:pPr>
          </w:p>
          <w:p w14:paraId="240BA3B6" w14:textId="7D3E4478" w:rsidR="00744DEA" w:rsidRPr="00036EBE" w:rsidRDefault="00744DEA" w:rsidP="00744DEA"/>
        </w:tc>
      </w:tr>
      <w:tr w:rsidR="00744DEA" w:rsidRPr="005E36C8" w14:paraId="315F6BF9" w14:textId="77777777" w:rsidTr="00735E79">
        <w:trPr>
          <w:trHeight w:val="364"/>
        </w:trPr>
        <w:tc>
          <w:tcPr>
            <w:tcW w:w="5000" w:type="pct"/>
            <w:gridSpan w:val="3"/>
            <w:tcBorders>
              <w:top w:val="single" w:sz="4" w:space="0" w:color="auto"/>
              <w:bottom w:val="single" w:sz="4" w:space="0" w:color="auto"/>
            </w:tcBorders>
            <w:noWrap/>
            <w:vAlign w:val="top"/>
          </w:tcPr>
          <w:p w14:paraId="38B5CBFD" w14:textId="77777777" w:rsidR="00744DEA" w:rsidRPr="002D52A6" w:rsidRDefault="00744DEA" w:rsidP="00744DEA">
            <w:pPr>
              <w:rPr>
                <w:caps/>
                <w:sz w:val="20"/>
                <w:szCs w:val="20"/>
              </w:rPr>
            </w:pPr>
            <w:r w:rsidRPr="002D52A6">
              <w:rPr>
                <w:color w:val="00B9BD" w:themeColor="accent1"/>
                <w:sz w:val="20"/>
                <w:szCs w:val="22"/>
              </w:rPr>
              <w:t>Would the project involve or lead to:</w:t>
            </w:r>
          </w:p>
        </w:tc>
      </w:tr>
      <w:tr w:rsidR="00744DEA" w:rsidRPr="005E36C8" w14:paraId="5D7E9E0A"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34BDF8BD" w14:textId="70E77945" w:rsidR="00744DEA" w:rsidRPr="005E36C8" w:rsidRDefault="00744DEA" w:rsidP="00744DEA">
            <w:pPr>
              <w:pStyle w:val="TablesHeadingGSCyan"/>
              <w:framePr w:hSpace="0" w:wrap="auto" w:vAnchor="margin" w:hAnchor="text" w:yAlign="inline"/>
              <w:rPr>
                <w:caps w:val="0"/>
                <w:color w:val="4D4D4C"/>
                <w:sz w:val="20"/>
                <w:szCs w:val="22"/>
              </w:rPr>
            </w:pPr>
            <w:r w:rsidRPr="00920780">
              <w:rPr>
                <w:rStyle w:val="SmartLink1"/>
                <w:sz w:val="20"/>
                <w:szCs w:val="22"/>
              </w:rPr>
              <w:fldChar w:fldCharType="begin"/>
            </w:r>
            <w:r w:rsidRPr="00920780">
              <w:rPr>
                <w:rStyle w:val="SmartLink1"/>
                <w:sz w:val="20"/>
                <w:szCs w:val="22"/>
              </w:rPr>
              <w:instrText xml:space="preserve"> REF _Ref136309180 \w \h </w:instrText>
            </w:r>
            <w:r>
              <w:rPr>
                <w:rStyle w:val="SmartLink1"/>
                <w:sz w:val="20"/>
                <w:szCs w:val="22"/>
              </w:rPr>
              <w:instrText xml:space="preserve"> \* MERGEFORMAT </w:instrText>
            </w:r>
            <w:r w:rsidRPr="00920780">
              <w:rPr>
                <w:rStyle w:val="SmartLink1"/>
                <w:sz w:val="20"/>
                <w:szCs w:val="22"/>
              </w:rPr>
            </w:r>
            <w:r w:rsidRPr="00920780">
              <w:rPr>
                <w:rStyle w:val="SmartLink1"/>
                <w:sz w:val="20"/>
                <w:szCs w:val="22"/>
              </w:rPr>
              <w:fldChar w:fldCharType="separate"/>
            </w:r>
            <w:r w:rsidRPr="00920780">
              <w:rPr>
                <w:rStyle w:val="SmartLink1"/>
                <w:sz w:val="20"/>
                <w:szCs w:val="22"/>
              </w:rPr>
              <w:t>P.7.2.1 |</w:t>
            </w:r>
            <w:r w:rsidRPr="00920780">
              <w:rPr>
                <w:rStyle w:val="SmartLink1"/>
                <w:sz w:val="20"/>
                <w:szCs w:val="22"/>
              </w:rPr>
              <w:fldChar w:fldCharType="end"/>
            </w:r>
          </w:p>
        </w:tc>
        <w:tc>
          <w:tcPr>
            <w:tcW w:w="3285" w:type="pct"/>
            <w:tcBorders>
              <w:top w:val="single" w:sz="4" w:space="0" w:color="auto"/>
              <w:bottom w:val="single" w:sz="4" w:space="0" w:color="auto"/>
              <w:right w:val="single" w:sz="4" w:space="0" w:color="auto"/>
            </w:tcBorders>
            <w:vAlign w:val="top"/>
          </w:tcPr>
          <w:p w14:paraId="76FC36DC" w14:textId="53C5E8FE" w:rsidR="00744DEA" w:rsidRPr="005E36C8" w:rsidRDefault="00744DEA" w:rsidP="00744DEA">
            <w:pPr>
              <w:pStyle w:val="TablesHeadingGSCyan"/>
              <w:framePr w:hSpace="0" w:wrap="auto" w:vAnchor="margin" w:hAnchor="text" w:yAlign="inline"/>
              <w:rPr>
                <w:caps w:val="0"/>
                <w:color w:val="4D4D4C"/>
                <w:sz w:val="20"/>
                <w:szCs w:val="20"/>
              </w:rPr>
            </w:pPr>
            <w:r>
              <w:rPr>
                <w:caps w:val="0"/>
                <w:color w:val="4D4D4C"/>
                <w:sz w:val="20"/>
                <w:szCs w:val="20"/>
              </w:rPr>
              <w:t>negative impact on</w:t>
            </w:r>
            <w:r w:rsidRPr="005E36C8">
              <w:rPr>
                <w:caps w:val="0"/>
                <w:color w:val="4D4D4C"/>
                <w:sz w:val="20"/>
                <w:szCs w:val="20"/>
              </w:rPr>
              <w:t xml:space="preserve"> the availability and reliability of energy supply to other users?</w:t>
            </w:r>
          </w:p>
        </w:tc>
        <w:tc>
          <w:tcPr>
            <w:tcW w:w="954" w:type="pct"/>
            <w:tcBorders>
              <w:top w:val="single" w:sz="4" w:space="0" w:color="auto"/>
              <w:left w:val="single" w:sz="4" w:space="0" w:color="auto"/>
              <w:bottom w:val="single" w:sz="4" w:space="0" w:color="auto"/>
            </w:tcBorders>
            <w:vAlign w:val="top"/>
          </w:tcPr>
          <w:p w14:paraId="44D18BB6" w14:textId="32CE573A"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611137054"/>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35E98D46" w14:textId="2819592F" w:rsidR="00744DEA" w:rsidRPr="005E36C8" w:rsidDel="00A63097" w:rsidRDefault="00573249" w:rsidP="00744DEA">
            <w:sdt>
              <w:sdtPr>
                <w:rPr>
                  <w:caps/>
                  <w:sz w:val="20"/>
                  <w:szCs w:val="20"/>
                </w:rPr>
                <w:id w:val="1268278935"/>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POTENTIALLY</w:t>
            </w:r>
          </w:p>
          <w:p w14:paraId="5BDD8D32" w14:textId="0A932D2D"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79790480"/>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5E36C8" w14:paraId="57DD1CA2" w14:textId="77777777" w:rsidTr="00735E79">
        <w:trPr>
          <w:trHeight w:val="364"/>
        </w:trPr>
        <w:tc>
          <w:tcPr>
            <w:tcW w:w="5000" w:type="pct"/>
            <w:gridSpan w:val="3"/>
            <w:tcBorders>
              <w:top w:val="single" w:sz="4" w:space="0" w:color="auto"/>
              <w:bottom w:val="single" w:sz="4" w:space="0" w:color="auto"/>
            </w:tcBorders>
            <w:noWrap/>
            <w:vAlign w:val="top"/>
          </w:tcPr>
          <w:p w14:paraId="5D81CE88" w14:textId="04E63FA4"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sidRPr="00FB2690">
              <w:rPr>
                <w:caps w:val="0"/>
                <w:sz w:val="20"/>
                <w:szCs w:val="22"/>
              </w:rPr>
              <w:t xml:space="preserve">If the answer is "yes" or "potentially" to </w:t>
            </w:r>
            <w:del w:id="950" w:author="Anshika Gupta" w:date="2023-06-27T09:25:00Z">
              <w:r w:rsidRPr="00FB2690" w:rsidDel="00812804">
                <w:rPr>
                  <w:caps w:val="0"/>
                  <w:sz w:val="20"/>
                  <w:szCs w:val="22"/>
                </w:rPr>
                <w:delText xml:space="preserve">any of </w:delText>
              </w:r>
            </w:del>
            <w:r w:rsidRPr="00FB2690">
              <w:rPr>
                <w:caps w:val="0"/>
                <w:sz w:val="20"/>
                <w:szCs w:val="22"/>
              </w:rPr>
              <w:t>the above question</w:t>
            </w:r>
            <w:del w:id="951" w:author="Anshika Gupta" w:date="2023-06-27T09:25:00Z">
              <w:r w:rsidRPr="00FB2690" w:rsidDel="00812804">
                <w:rPr>
                  <w:caps w:val="0"/>
                  <w:sz w:val="20"/>
                  <w:szCs w:val="22"/>
                </w:rPr>
                <w:delText>s</w:delText>
              </w:r>
            </w:del>
            <w:r w:rsidRPr="00FB2690">
              <w:rPr>
                <w:caps w:val="0"/>
                <w:sz w:val="20"/>
                <w:szCs w:val="22"/>
              </w:rPr>
              <w:t>, please provide a brief description of the project situation below. Also, provide justification and/or evidence as necessary to demonstrate compliance with applicable requirements.</w:t>
            </w:r>
          </w:p>
        </w:tc>
      </w:tr>
      <w:tr w:rsidR="00744DEA" w:rsidRPr="005E36C8" w14:paraId="1AF279B9" w14:textId="77777777" w:rsidTr="00735E79">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23013263" w14:textId="77777777" w:rsidR="00BF1765" w:rsidRDefault="00BF1765" w:rsidP="00BF1765">
            <w:pPr>
              <w:pStyle w:val="TablesHeadingGSCyan"/>
              <w:framePr w:hSpace="0" w:wrap="auto" w:vAnchor="margin" w:hAnchor="text" w:yAlign="inline"/>
              <w:spacing w:line="276" w:lineRule="auto"/>
              <w:rPr>
                <w:ins w:id="952" w:author="Anshika Gupta" w:date="2023-06-27T08:25:00Z"/>
                <w:rStyle w:val="SmartLink1"/>
                <w:u w:val="none"/>
              </w:rPr>
            </w:pPr>
            <w:ins w:id="953" w:author="Anshika Gupta" w:date="2023-06-27T08:25:00Z">
              <w:r w:rsidRPr="00BF2666">
                <w:rPr>
                  <w:i/>
                  <w:iCs/>
                  <w:caps w:val="0"/>
                  <w:color w:val="4D4D4C"/>
                  <w:sz w:val="20"/>
                  <w:szCs w:val="20"/>
                </w:rPr>
                <w:t>Please add text here</w:t>
              </w:r>
              <w:r>
                <w:rPr>
                  <w:i/>
                  <w:iCs/>
                  <w:caps w:val="0"/>
                  <w:color w:val="4D4D4C"/>
                  <w:sz w:val="20"/>
                  <w:szCs w:val="20"/>
                </w:rPr>
                <w:t>….</w:t>
              </w:r>
            </w:ins>
          </w:p>
          <w:p w14:paraId="07979E11" w14:textId="77777777" w:rsidR="00744DEA" w:rsidRDefault="00744DEA" w:rsidP="00744DEA">
            <w:pPr>
              <w:pStyle w:val="TablesHeadingGSCyan"/>
              <w:framePr w:hSpace="0" w:wrap="auto" w:vAnchor="margin" w:hAnchor="text" w:yAlign="inline"/>
              <w:spacing w:line="276" w:lineRule="auto"/>
              <w:rPr>
                <w:caps w:val="0"/>
                <w:color w:val="515151" w:themeColor="text1"/>
                <w:sz w:val="20"/>
                <w:szCs w:val="20"/>
              </w:rPr>
            </w:pPr>
          </w:p>
          <w:p w14:paraId="58A05BE6" w14:textId="18C63979" w:rsidR="00744DEA" w:rsidRPr="00C02E57" w:rsidRDefault="00744DEA" w:rsidP="00744DEA"/>
        </w:tc>
      </w:tr>
      <w:tr w:rsidR="00744DEA" w:rsidRPr="00A978AA" w14:paraId="6C9F9C37" w14:textId="77777777" w:rsidTr="00735E79">
        <w:trPr>
          <w:trHeight w:val="364"/>
        </w:trPr>
        <w:tc>
          <w:tcPr>
            <w:tcW w:w="5000" w:type="pct"/>
            <w:gridSpan w:val="3"/>
            <w:tcBorders>
              <w:top w:val="single" w:sz="4" w:space="0" w:color="auto"/>
              <w:bottom w:val="single" w:sz="4" w:space="0" w:color="auto"/>
            </w:tcBorders>
            <w:noWrap/>
            <w:vAlign w:val="top"/>
          </w:tcPr>
          <w:p w14:paraId="633468A6" w14:textId="647FC29A" w:rsidR="00744DEA" w:rsidRPr="00A978AA" w:rsidRDefault="00744DEA" w:rsidP="00744DEA">
            <w:pPr>
              <w:pStyle w:val="TablesHeadingGSCyan"/>
              <w:framePr w:hSpace="0" w:wrap="auto" w:vAnchor="margin" w:hAnchor="text" w:yAlign="inline"/>
              <w:spacing w:line="276" w:lineRule="auto"/>
              <w:rPr>
                <w:b/>
                <w:bCs/>
                <w:caps w:val="0"/>
                <w:sz w:val="20"/>
                <w:szCs w:val="20"/>
              </w:rPr>
            </w:pPr>
            <w:r w:rsidRPr="00E11E87">
              <w:rPr>
                <w:rStyle w:val="SmartLink1"/>
                <w:b/>
                <w:bCs/>
              </w:rPr>
              <w:fldChar w:fldCharType="begin"/>
            </w:r>
            <w:r w:rsidRPr="00E11E87">
              <w:rPr>
                <w:rStyle w:val="SmartLink1"/>
                <w:b/>
                <w:bCs/>
              </w:rPr>
              <w:instrText xml:space="preserve"> REF _Ref136309615 \w \h  \* MERGEFORMAT </w:instrText>
            </w:r>
            <w:r w:rsidRPr="00E11E87">
              <w:rPr>
                <w:rStyle w:val="SmartLink1"/>
                <w:b/>
                <w:bCs/>
              </w:rPr>
            </w:r>
            <w:r w:rsidRPr="00E11E87">
              <w:rPr>
                <w:rStyle w:val="SmartLink1"/>
                <w:b/>
                <w:bCs/>
              </w:rPr>
              <w:fldChar w:fldCharType="separate"/>
            </w:r>
            <w:r w:rsidRPr="00E11E87">
              <w:rPr>
                <w:rStyle w:val="SmartLink1"/>
                <w:b/>
                <w:bCs/>
              </w:rPr>
              <w:t>P.8 |</w:t>
            </w:r>
            <w:r w:rsidRPr="00E11E87">
              <w:rPr>
                <w:rStyle w:val="SmartLink1"/>
                <w:b/>
                <w:bCs/>
              </w:rPr>
              <w:fldChar w:fldCharType="end"/>
            </w:r>
            <w:r w:rsidRPr="00E420A9">
              <w:rPr>
                <w:rStyle w:val="SmartLink1"/>
              </w:rPr>
              <w:fldChar w:fldCharType="begin"/>
            </w:r>
            <w:r w:rsidRPr="00E420A9">
              <w:rPr>
                <w:rStyle w:val="SmartLink1"/>
              </w:rPr>
              <w:instrText xml:space="preserve"> REF _Ref136309626 \h </w:instrText>
            </w:r>
            <w:r>
              <w:rPr>
                <w:rStyle w:val="SmartLink1"/>
              </w:rPr>
              <w:instrText xml:space="preserve"> \* MERGEFORMAT </w:instrText>
            </w:r>
            <w:r w:rsidRPr="00E420A9">
              <w:rPr>
                <w:rStyle w:val="SmartLink1"/>
              </w:rPr>
            </w:r>
            <w:r w:rsidRPr="00E420A9">
              <w:rPr>
                <w:rStyle w:val="SmartLink1"/>
              </w:rPr>
              <w:fldChar w:fldCharType="separate"/>
            </w:r>
            <w:r w:rsidRPr="00E420A9">
              <w:rPr>
                <w:rStyle w:val="SmartLink1"/>
                <w:b/>
                <w:bCs/>
              </w:rPr>
              <w:t>Water</w:t>
            </w:r>
            <w:r w:rsidRPr="00E420A9">
              <w:rPr>
                <w:rStyle w:val="SmartLink1"/>
              </w:rPr>
              <w:fldChar w:fldCharType="end"/>
            </w:r>
          </w:p>
        </w:tc>
      </w:tr>
      <w:tr w:rsidR="00744DEA" w:rsidRPr="00A978AA" w14:paraId="1C79FF07" w14:textId="77777777" w:rsidTr="00735E79">
        <w:trPr>
          <w:trHeight w:val="364"/>
        </w:trPr>
        <w:tc>
          <w:tcPr>
            <w:tcW w:w="5000" w:type="pct"/>
            <w:gridSpan w:val="3"/>
            <w:tcBorders>
              <w:top w:val="single" w:sz="4" w:space="0" w:color="auto"/>
              <w:bottom w:val="single" w:sz="4" w:space="0" w:color="auto"/>
            </w:tcBorders>
            <w:noWrap/>
            <w:vAlign w:val="top"/>
          </w:tcPr>
          <w:p w14:paraId="4238EA1C" w14:textId="14597C51" w:rsidR="00744DEA" w:rsidRPr="00A978AA" w:rsidRDefault="00744DEA" w:rsidP="00744DEA">
            <w:pPr>
              <w:pStyle w:val="TablesHeadingGSCyan"/>
              <w:framePr w:hSpace="0" w:wrap="auto" w:vAnchor="margin" w:hAnchor="text" w:yAlign="inline"/>
              <w:spacing w:line="276" w:lineRule="auto"/>
              <w:rPr>
                <w:i/>
                <w:iCs/>
                <w:caps w:val="0"/>
              </w:rPr>
            </w:pPr>
            <w:r w:rsidRPr="00E420A9">
              <w:rPr>
                <w:rStyle w:val="SmartLink1"/>
              </w:rPr>
              <w:fldChar w:fldCharType="begin"/>
            </w:r>
            <w:r w:rsidRPr="00E420A9">
              <w:rPr>
                <w:rStyle w:val="SmartLink1"/>
              </w:rPr>
              <w:instrText xml:space="preserve"> REF _Ref136309682 \w \h </w:instrText>
            </w:r>
            <w:r>
              <w:rPr>
                <w:rStyle w:val="SmartLink1"/>
              </w:rPr>
              <w:instrText xml:space="preserve"> \* MERGEFORMAT </w:instrText>
            </w:r>
            <w:r w:rsidRPr="00E420A9">
              <w:rPr>
                <w:rStyle w:val="SmartLink1"/>
              </w:rPr>
            </w:r>
            <w:r w:rsidRPr="00E420A9">
              <w:rPr>
                <w:rStyle w:val="SmartLink1"/>
              </w:rPr>
              <w:fldChar w:fldCharType="separate"/>
            </w:r>
            <w:r w:rsidRPr="00E420A9">
              <w:rPr>
                <w:rStyle w:val="SmartLink1"/>
              </w:rPr>
              <w:t>P.8.1 |</w:t>
            </w:r>
            <w:r w:rsidRPr="00E420A9">
              <w:rPr>
                <w:rStyle w:val="SmartLink1"/>
              </w:rPr>
              <w:fldChar w:fldCharType="end"/>
            </w:r>
            <w:r w:rsidRPr="00E420A9">
              <w:rPr>
                <w:rStyle w:val="SmartLink1"/>
              </w:rPr>
              <w:fldChar w:fldCharType="begin"/>
            </w:r>
            <w:r w:rsidRPr="00E420A9">
              <w:rPr>
                <w:rStyle w:val="SmartLink1"/>
              </w:rPr>
              <w:instrText xml:space="preserve"> REF _Ref136309689 \h </w:instrText>
            </w:r>
            <w:r>
              <w:rPr>
                <w:rStyle w:val="SmartLink1"/>
              </w:rPr>
              <w:instrText xml:space="preserve"> \* MERGEFORMAT </w:instrText>
            </w:r>
            <w:r w:rsidRPr="00E420A9">
              <w:rPr>
                <w:rStyle w:val="SmartLink1"/>
              </w:rPr>
            </w:r>
            <w:r w:rsidRPr="00E420A9">
              <w:rPr>
                <w:rStyle w:val="SmartLink1"/>
              </w:rPr>
              <w:fldChar w:fldCharType="separate"/>
            </w:r>
            <w:r w:rsidRPr="00E420A9">
              <w:rPr>
                <w:rStyle w:val="SmartLink1"/>
              </w:rPr>
              <w:t>Impact on Natural Water Patterns/Flows</w:t>
            </w:r>
            <w:r w:rsidRPr="00E420A9">
              <w:rPr>
                <w:rStyle w:val="SmartLink1"/>
              </w:rPr>
              <w:fldChar w:fldCharType="end"/>
            </w:r>
          </w:p>
        </w:tc>
      </w:tr>
      <w:tr w:rsidR="00744DEA" w:rsidRPr="00A978AA" w14:paraId="172D1F3A"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0579D537" w14:textId="43D89721" w:rsidR="00744DEA" w:rsidRPr="00E420A9" w:rsidDel="00E420A9" w:rsidRDefault="00744DEA" w:rsidP="00744DEA">
            <w:pPr>
              <w:pStyle w:val="TablesHeadingGSCyan"/>
              <w:framePr w:hSpace="0" w:wrap="auto" w:vAnchor="margin" w:hAnchor="text" w:yAlign="inline"/>
              <w:spacing w:line="276" w:lineRule="auto"/>
              <w:rPr>
                <w:rStyle w:val="SmartLink1"/>
              </w:rPr>
            </w:pPr>
            <w:r w:rsidRPr="00EA0B97">
              <w:rPr>
                <w:rStyle w:val="SmartLink1"/>
                <w:sz w:val="20"/>
                <w:szCs w:val="22"/>
              </w:rPr>
              <w:fldChar w:fldCharType="begin"/>
            </w:r>
            <w:r w:rsidRPr="00EA0B97">
              <w:rPr>
                <w:rStyle w:val="SmartLink1"/>
                <w:sz w:val="20"/>
                <w:szCs w:val="22"/>
              </w:rPr>
              <w:instrText xml:space="preserve"> REF _Ref136310490 \w \h </w:instrText>
            </w:r>
            <w:r>
              <w:rPr>
                <w:rStyle w:val="SmartLink1"/>
                <w:sz w:val="20"/>
                <w:szCs w:val="22"/>
              </w:rPr>
              <w:instrText xml:space="preserve"> \* MERGEFORMAT </w:instrText>
            </w:r>
            <w:r w:rsidRPr="00EA0B97">
              <w:rPr>
                <w:rStyle w:val="SmartLink1"/>
                <w:sz w:val="20"/>
                <w:szCs w:val="22"/>
              </w:rPr>
            </w:r>
            <w:r w:rsidRPr="00EA0B97">
              <w:rPr>
                <w:rStyle w:val="SmartLink1"/>
                <w:sz w:val="20"/>
                <w:szCs w:val="22"/>
              </w:rPr>
              <w:fldChar w:fldCharType="separate"/>
            </w:r>
            <w:r w:rsidRPr="00EA0B97">
              <w:rPr>
                <w:rStyle w:val="SmartLink1"/>
                <w:sz w:val="20"/>
                <w:szCs w:val="22"/>
              </w:rPr>
              <w:t>P.8.1.1 |</w:t>
            </w:r>
            <w:r w:rsidRPr="00EA0B97">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tcPr>
          <w:p w14:paraId="2DF54D36" w14:textId="31E16B6A" w:rsidR="00744DEA" w:rsidRPr="00E420A9" w:rsidDel="00E420A9" w:rsidRDefault="00744DEA" w:rsidP="00744DEA">
            <w:pPr>
              <w:pStyle w:val="TablesHeadingGSCyan"/>
              <w:framePr w:hSpace="0" w:wrap="auto" w:vAnchor="margin" w:hAnchor="text" w:yAlign="inline"/>
              <w:rPr>
                <w:rStyle w:val="SmartLink1"/>
              </w:rPr>
            </w:pPr>
            <w:r w:rsidRPr="008B68D5">
              <w:rPr>
                <w:caps w:val="0"/>
                <w:color w:val="4D4D4C"/>
                <w:sz w:val="20"/>
                <w:szCs w:val="20"/>
              </w:rPr>
              <w:t>Does the project increase water usage to a level that will not allow for the maintenance of environmental flows?</w:t>
            </w:r>
          </w:p>
        </w:tc>
        <w:tc>
          <w:tcPr>
            <w:tcW w:w="954" w:type="pct"/>
            <w:tcBorders>
              <w:top w:val="single" w:sz="4" w:space="0" w:color="auto"/>
              <w:left w:val="single" w:sz="4" w:space="0" w:color="auto"/>
              <w:bottom w:val="single" w:sz="4" w:space="0" w:color="auto"/>
            </w:tcBorders>
          </w:tcPr>
          <w:p w14:paraId="191D65E7" w14:textId="63E1769A" w:rsidR="00744DEA" w:rsidRPr="005E36C8" w:rsidDel="00A63097" w:rsidRDefault="00573249" w:rsidP="00744DEA">
            <w:pPr>
              <w:rPr>
                <w:caps/>
                <w:sz w:val="20"/>
                <w:szCs w:val="20"/>
              </w:rPr>
            </w:pPr>
            <w:sdt>
              <w:sdtPr>
                <w:rPr>
                  <w:caps/>
                  <w:sz w:val="20"/>
                  <w:szCs w:val="20"/>
                </w:rPr>
                <w:id w:val="-35577830"/>
                <w14:checkbox>
                  <w14:checked w14:val="0"/>
                  <w14:checkedState w14:val="2612" w14:font="MS Gothic"/>
                  <w14:uncheckedState w14:val="2610" w14:font="MS Gothic"/>
                </w14:checkbox>
              </w:sdtPr>
              <w:sdtEndPr/>
              <w:sdtContent>
                <w:r w:rsidR="00744DEA" w:rsidRPr="00920780" w:rsidDel="00A63097">
                  <w:rPr>
                    <w:rFonts w:ascii="Segoe UI Symbol" w:hAnsi="Segoe UI Symbol" w:cs="Segoe UI Symbol"/>
                    <w:caps/>
                    <w:sz w:val="20"/>
                    <w:szCs w:val="20"/>
                  </w:rPr>
                  <w:t>☐</w:t>
                </w:r>
              </w:sdtContent>
            </w:sdt>
            <w:r w:rsidR="00744DEA" w:rsidRPr="00EB74A5" w:rsidDel="00A63097">
              <w:rPr>
                <w:caps/>
                <w:sz w:val="20"/>
                <w:szCs w:val="20"/>
              </w:rPr>
              <w:t xml:space="preserve"> YES</w:t>
            </w:r>
          </w:p>
          <w:p w14:paraId="3237866F" w14:textId="653F1CA6" w:rsidR="00744DEA" w:rsidRPr="00E420A9" w:rsidDel="00E420A9" w:rsidRDefault="00573249" w:rsidP="00744DEA">
            <w:pPr>
              <w:pStyle w:val="TablesHeadingGSCyan"/>
              <w:framePr w:hSpace="0" w:wrap="auto" w:vAnchor="margin" w:hAnchor="text" w:yAlign="inline"/>
              <w:spacing w:line="276" w:lineRule="auto"/>
              <w:rPr>
                <w:rStyle w:val="SmartLink1"/>
              </w:rPr>
            </w:pPr>
            <w:sdt>
              <w:sdtPr>
                <w:rPr>
                  <w:rFonts w:asciiTheme="minorHAnsi" w:hAnsiTheme="minorHAnsi"/>
                  <w:color w:val="4D4D4C"/>
                  <w:sz w:val="20"/>
                  <w:szCs w:val="20"/>
                  <w:u w:val="single"/>
                  <w:shd w:val="clear" w:color="auto" w:fill="E1DFDD"/>
                </w:rPr>
                <w:id w:val="-935989111"/>
                <w14:checkbox>
                  <w14:checked w14:val="0"/>
                  <w14:checkedState w14:val="2612" w14:font="MS Gothic"/>
                  <w14:uncheckedState w14:val="2610" w14:font="MS Gothic"/>
                </w14:checkbox>
              </w:sdtPr>
              <w:sdtEndPr/>
              <w:sdtContent>
                <w:r w:rsidR="00744DEA" w:rsidRPr="00920780" w:rsidDel="00A63097">
                  <w:rPr>
                    <w:rFonts w:ascii="Segoe UI Symbol" w:hAnsi="Segoe UI Symbol" w:cs="Segoe UI Symbol"/>
                    <w:color w:val="4D4D4C"/>
                    <w:sz w:val="20"/>
                    <w:szCs w:val="20"/>
                  </w:rPr>
                  <w:t>☐</w:t>
                </w:r>
              </w:sdtContent>
            </w:sdt>
            <w:r w:rsidR="00744DEA" w:rsidRPr="00920780" w:rsidDel="00A63097">
              <w:rPr>
                <w:color w:val="4D4D4C"/>
                <w:sz w:val="20"/>
                <w:szCs w:val="20"/>
              </w:rPr>
              <w:t xml:space="preserve"> NO</w:t>
            </w:r>
          </w:p>
        </w:tc>
      </w:tr>
      <w:tr w:rsidR="00744DEA" w:rsidRPr="00A978AA" w14:paraId="1333D9D8"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0E979DF7" w14:textId="54600D97" w:rsidR="00744DEA" w:rsidRPr="00E420A9" w:rsidDel="00E420A9" w:rsidRDefault="00744DEA" w:rsidP="00744DEA">
            <w:pPr>
              <w:pStyle w:val="TablesHeadingGSCyan"/>
              <w:framePr w:hSpace="0" w:wrap="auto" w:vAnchor="margin" w:hAnchor="text" w:yAlign="inline"/>
              <w:spacing w:line="276" w:lineRule="auto"/>
              <w:rPr>
                <w:rStyle w:val="SmartLink1"/>
              </w:rPr>
            </w:pPr>
            <w:r w:rsidRPr="00EA0B97">
              <w:rPr>
                <w:rStyle w:val="SmartLink1"/>
                <w:sz w:val="20"/>
                <w:szCs w:val="22"/>
              </w:rPr>
              <w:fldChar w:fldCharType="begin"/>
            </w:r>
            <w:r w:rsidRPr="00EA0B97">
              <w:rPr>
                <w:rStyle w:val="SmartLink1"/>
                <w:sz w:val="20"/>
                <w:szCs w:val="22"/>
              </w:rPr>
              <w:instrText xml:space="preserve"> REF _Ref136310490 \w \h </w:instrText>
            </w:r>
            <w:r>
              <w:rPr>
                <w:rStyle w:val="SmartLink1"/>
                <w:sz w:val="20"/>
                <w:szCs w:val="22"/>
              </w:rPr>
              <w:instrText xml:space="preserve"> \* MERGEFORMAT </w:instrText>
            </w:r>
            <w:r w:rsidRPr="00EA0B97">
              <w:rPr>
                <w:rStyle w:val="SmartLink1"/>
                <w:sz w:val="20"/>
                <w:szCs w:val="22"/>
              </w:rPr>
            </w:r>
            <w:r w:rsidRPr="00EA0B97">
              <w:rPr>
                <w:rStyle w:val="SmartLink1"/>
                <w:sz w:val="20"/>
                <w:szCs w:val="22"/>
              </w:rPr>
              <w:fldChar w:fldCharType="separate"/>
            </w:r>
            <w:r w:rsidRPr="00EA0B97">
              <w:rPr>
                <w:rStyle w:val="SmartLink1"/>
                <w:sz w:val="20"/>
                <w:szCs w:val="22"/>
              </w:rPr>
              <w:t>P.8.1.1 |</w:t>
            </w:r>
            <w:r w:rsidRPr="00EA0B97">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tcPr>
          <w:p w14:paraId="6993B7BD" w14:textId="1057A595" w:rsidR="00744DEA" w:rsidRPr="008B68D5" w:rsidRDefault="00744DEA" w:rsidP="00744DEA">
            <w:pPr>
              <w:pStyle w:val="TablesHeadingGSCyan"/>
              <w:framePr w:hSpace="0" w:wrap="auto" w:vAnchor="margin" w:hAnchor="text" w:yAlign="inline"/>
              <w:rPr>
                <w:caps w:val="0"/>
                <w:color w:val="4D4D4C"/>
                <w:sz w:val="20"/>
                <w:szCs w:val="20"/>
              </w:rPr>
            </w:pPr>
            <w:r w:rsidRPr="003C6EA0">
              <w:rPr>
                <w:caps w:val="0"/>
                <w:color w:val="4D4D4C"/>
                <w:sz w:val="20"/>
                <w:szCs w:val="20"/>
              </w:rPr>
              <w:t>Does the project result in the discharge of wastewater that does not meet the required standard for beneficial reuse and could therefore negatively impact the environmental flow?</w:t>
            </w:r>
          </w:p>
        </w:tc>
        <w:tc>
          <w:tcPr>
            <w:tcW w:w="954" w:type="pct"/>
            <w:tcBorders>
              <w:top w:val="single" w:sz="4" w:space="0" w:color="auto"/>
              <w:left w:val="single" w:sz="4" w:space="0" w:color="auto"/>
              <w:bottom w:val="single" w:sz="4" w:space="0" w:color="auto"/>
            </w:tcBorders>
          </w:tcPr>
          <w:p w14:paraId="340A1FF1" w14:textId="2DE21E0E" w:rsidR="00744DEA" w:rsidRPr="005E36C8" w:rsidDel="00A63097" w:rsidRDefault="00573249" w:rsidP="00744DEA">
            <w:pPr>
              <w:rPr>
                <w:caps/>
                <w:sz w:val="20"/>
                <w:szCs w:val="20"/>
              </w:rPr>
            </w:pPr>
            <w:sdt>
              <w:sdtPr>
                <w:rPr>
                  <w:caps/>
                  <w:sz w:val="20"/>
                  <w:szCs w:val="20"/>
                </w:rPr>
                <w:id w:val="1718079772"/>
                <w14:checkbox>
                  <w14:checked w14:val="0"/>
                  <w14:checkedState w14:val="2612" w14:font="MS Gothic"/>
                  <w14:uncheckedState w14:val="2610" w14:font="MS Gothic"/>
                </w14:checkbox>
              </w:sdtPr>
              <w:sdtEndPr/>
              <w:sdtContent>
                <w:r w:rsidR="00744DEA" w:rsidRPr="00920780" w:rsidDel="00A63097">
                  <w:rPr>
                    <w:rFonts w:ascii="Segoe UI Symbol" w:hAnsi="Segoe UI Symbol" w:cs="Segoe UI Symbol"/>
                    <w:caps/>
                    <w:sz w:val="20"/>
                    <w:szCs w:val="20"/>
                  </w:rPr>
                  <w:t>☐</w:t>
                </w:r>
              </w:sdtContent>
            </w:sdt>
            <w:r w:rsidR="00744DEA" w:rsidRPr="00EB74A5" w:rsidDel="00A63097">
              <w:rPr>
                <w:caps/>
                <w:sz w:val="20"/>
                <w:szCs w:val="20"/>
              </w:rPr>
              <w:t xml:space="preserve"> YES</w:t>
            </w:r>
          </w:p>
          <w:p w14:paraId="62FCB18A" w14:textId="635B598D" w:rsidR="00744DEA" w:rsidRPr="00E420A9" w:rsidDel="00E420A9" w:rsidRDefault="00573249" w:rsidP="00744DEA">
            <w:pPr>
              <w:pStyle w:val="TablesHeadingGSCyan"/>
              <w:framePr w:hSpace="0" w:wrap="auto" w:vAnchor="margin" w:hAnchor="text" w:yAlign="inline"/>
              <w:spacing w:line="276" w:lineRule="auto"/>
              <w:rPr>
                <w:rStyle w:val="SmartLink1"/>
              </w:rPr>
            </w:pPr>
            <w:sdt>
              <w:sdtPr>
                <w:rPr>
                  <w:rFonts w:asciiTheme="minorHAnsi" w:hAnsiTheme="minorHAnsi"/>
                  <w:color w:val="4D4D4C"/>
                  <w:sz w:val="20"/>
                  <w:szCs w:val="20"/>
                  <w:u w:val="single"/>
                  <w:shd w:val="clear" w:color="auto" w:fill="E1DFDD"/>
                </w:rPr>
                <w:id w:val="2069215475"/>
                <w14:checkbox>
                  <w14:checked w14:val="0"/>
                  <w14:checkedState w14:val="2612" w14:font="MS Gothic"/>
                  <w14:uncheckedState w14:val="2610" w14:font="MS Gothic"/>
                </w14:checkbox>
              </w:sdtPr>
              <w:sdtEndPr/>
              <w:sdtContent>
                <w:r w:rsidR="00744DEA" w:rsidRPr="00920780" w:rsidDel="00A63097">
                  <w:rPr>
                    <w:rFonts w:ascii="Segoe UI Symbol" w:hAnsi="Segoe UI Symbol" w:cs="Segoe UI Symbol"/>
                    <w:color w:val="4D4D4C"/>
                    <w:sz w:val="20"/>
                    <w:szCs w:val="20"/>
                  </w:rPr>
                  <w:t>☐</w:t>
                </w:r>
              </w:sdtContent>
            </w:sdt>
            <w:r w:rsidR="00744DEA" w:rsidRPr="00920780" w:rsidDel="00A63097">
              <w:rPr>
                <w:color w:val="4D4D4C"/>
                <w:sz w:val="20"/>
                <w:szCs w:val="20"/>
              </w:rPr>
              <w:t xml:space="preserve"> NO</w:t>
            </w:r>
          </w:p>
        </w:tc>
      </w:tr>
      <w:tr w:rsidR="00744DEA" w:rsidRPr="00A978AA" w14:paraId="5F55DC9D"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700E5A3A" w14:textId="2A5C9A5E" w:rsidR="00744DEA" w:rsidRPr="00E420A9" w:rsidDel="00E420A9" w:rsidRDefault="00744DEA" w:rsidP="00744DEA">
            <w:pPr>
              <w:pStyle w:val="TablesHeadingGSCyan"/>
              <w:framePr w:hSpace="0" w:wrap="auto" w:vAnchor="margin" w:hAnchor="text" w:yAlign="inline"/>
              <w:spacing w:line="276" w:lineRule="auto"/>
              <w:rPr>
                <w:rStyle w:val="SmartLink1"/>
              </w:rPr>
            </w:pPr>
            <w:r w:rsidRPr="00EA0B97">
              <w:rPr>
                <w:rStyle w:val="SmartLink1"/>
                <w:sz w:val="20"/>
                <w:szCs w:val="22"/>
              </w:rPr>
              <w:fldChar w:fldCharType="begin"/>
            </w:r>
            <w:r w:rsidRPr="00EA0B97">
              <w:rPr>
                <w:rStyle w:val="SmartLink1"/>
                <w:sz w:val="20"/>
                <w:szCs w:val="22"/>
              </w:rPr>
              <w:instrText xml:space="preserve"> REF _Ref136310490 \w \h </w:instrText>
            </w:r>
            <w:r>
              <w:rPr>
                <w:rStyle w:val="SmartLink1"/>
                <w:sz w:val="20"/>
                <w:szCs w:val="22"/>
              </w:rPr>
              <w:instrText xml:space="preserve"> \* MERGEFORMAT </w:instrText>
            </w:r>
            <w:r w:rsidRPr="00EA0B97">
              <w:rPr>
                <w:rStyle w:val="SmartLink1"/>
                <w:sz w:val="20"/>
                <w:szCs w:val="22"/>
              </w:rPr>
            </w:r>
            <w:r w:rsidRPr="00EA0B97">
              <w:rPr>
                <w:rStyle w:val="SmartLink1"/>
                <w:sz w:val="20"/>
                <w:szCs w:val="22"/>
              </w:rPr>
              <w:fldChar w:fldCharType="separate"/>
            </w:r>
            <w:r w:rsidRPr="00EA0B97">
              <w:rPr>
                <w:rStyle w:val="SmartLink1"/>
                <w:sz w:val="20"/>
                <w:szCs w:val="22"/>
              </w:rPr>
              <w:t>P.8.1.1 |</w:t>
            </w:r>
            <w:r w:rsidRPr="00EA0B97">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tcPr>
          <w:p w14:paraId="71A864D8" w14:textId="27460F7B" w:rsidR="00744DEA" w:rsidRPr="003C6EA0" w:rsidRDefault="00744DEA" w:rsidP="00744DEA">
            <w:pPr>
              <w:pStyle w:val="TablesHeadingGSCyan"/>
              <w:framePr w:hSpace="0" w:wrap="auto" w:vAnchor="margin" w:hAnchor="text" w:yAlign="inline"/>
              <w:rPr>
                <w:caps w:val="0"/>
                <w:color w:val="4D4D4C"/>
                <w:sz w:val="20"/>
                <w:szCs w:val="20"/>
              </w:rPr>
            </w:pPr>
            <w:r w:rsidRPr="00E264BE">
              <w:rPr>
                <w:caps w:val="0"/>
                <w:color w:val="4D4D4C"/>
                <w:sz w:val="20"/>
                <w:szCs w:val="20"/>
              </w:rPr>
              <w:t>Does the project have the potential risk to exceed the rate of recharge for the groundwater source?</w:t>
            </w:r>
          </w:p>
        </w:tc>
        <w:tc>
          <w:tcPr>
            <w:tcW w:w="954" w:type="pct"/>
            <w:tcBorders>
              <w:top w:val="single" w:sz="4" w:space="0" w:color="auto"/>
              <w:left w:val="single" w:sz="4" w:space="0" w:color="auto"/>
              <w:bottom w:val="single" w:sz="4" w:space="0" w:color="auto"/>
            </w:tcBorders>
          </w:tcPr>
          <w:p w14:paraId="2A71FCA8" w14:textId="705509A2" w:rsidR="00744DEA" w:rsidRPr="005E36C8" w:rsidDel="00A63097" w:rsidRDefault="00573249" w:rsidP="00744DEA">
            <w:pPr>
              <w:rPr>
                <w:caps/>
                <w:sz w:val="20"/>
                <w:szCs w:val="20"/>
              </w:rPr>
            </w:pPr>
            <w:sdt>
              <w:sdtPr>
                <w:rPr>
                  <w:caps/>
                  <w:sz w:val="20"/>
                  <w:szCs w:val="20"/>
                </w:rPr>
                <w:id w:val="-2045596892"/>
                <w14:checkbox>
                  <w14:checked w14:val="0"/>
                  <w14:checkedState w14:val="2612" w14:font="MS Gothic"/>
                  <w14:uncheckedState w14:val="2610" w14:font="MS Gothic"/>
                </w14:checkbox>
              </w:sdtPr>
              <w:sdtEndPr/>
              <w:sdtContent>
                <w:r w:rsidR="00744DEA" w:rsidRPr="00920780" w:rsidDel="00A63097">
                  <w:rPr>
                    <w:rFonts w:ascii="Segoe UI Symbol" w:hAnsi="Segoe UI Symbol" w:cs="Segoe UI Symbol"/>
                    <w:caps/>
                    <w:sz w:val="20"/>
                    <w:szCs w:val="20"/>
                  </w:rPr>
                  <w:t>☐</w:t>
                </w:r>
              </w:sdtContent>
            </w:sdt>
            <w:r w:rsidR="00744DEA" w:rsidRPr="00EB74A5" w:rsidDel="00A63097">
              <w:rPr>
                <w:caps/>
                <w:sz w:val="20"/>
                <w:szCs w:val="20"/>
              </w:rPr>
              <w:t xml:space="preserve"> YES</w:t>
            </w:r>
          </w:p>
          <w:p w14:paraId="6431A362" w14:textId="3B98AD91" w:rsidR="00744DEA" w:rsidRPr="00E420A9" w:rsidDel="00E420A9" w:rsidRDefault="00573249" w:rsidP="00744DEA">
            <w:pPr>
              <w:pStyle w:val="TablesHeadingGSCyan"/>
              <w:framePr w:hSpace="0" w:wrap="auto" w:vAnchor="margin" w:hAnchor="text" w:yAlign="inline"/>
              <w:spacing w:line="276" w:lineRule="auto"/>
              <w:rPr>
                <w:rStyle w:val="SmartLink1"/>
              </w:rPr>
            </w:pPr>
            <w:sdt>
              <w:sdtPr>
                <w:rPr>
                  <w:rFonts w:asciiTheme="minorHAnsi" w:hAnsiTheme="minorHAnsi"/>
                  <w:color w:val="4D4D4C"/>
                  <w:sz w:val="20"/>
                  <w:szCs w:val="20"/>
                  <w:u w:val="single"/>
                  <w:shd w:val="clear" w:color="auto" w:fill="E1DFDD"/>
                </w:rPr>
                <w:id w:val="-563251311"/>
                <w14:checkbox>
                  <w14:checked w14:val="0"/>
                  <w14:checkedState w14:val="2612" w14:font="MS Gothic"/>
                  <w14:uncheckedState w14:val="2610" w14:font="MS Gothic"/>
                </w14:checkbox>
              </w:sdtPr>
              <w:sdtEndPr/>
              <w:sdtContent>
                <w:r w:rsidR="00744DEA" w:rsidRPr="00920780" w:rsidDel="00A63097">
                  <w:rPr>
                    <w:rFonts w:ascii="Segoe UI Symbol" w:hAnsi="Segoe UI Symbol" w:cs="Segoe UI Symbol"/>
                    <w:color w:val="4D4D4C"/>
                    <w:sz w:val="20"/>
                    <w:szCs w:val="20"/>
                  </w:rPr>
                  <w:t>☐</w:t>
                </w:r>
              </w:sdtContent>
            </w:sdt>
            <w:r w:rsidR="00744DEA" w:rsidRPr="00920780" w:rsidDel="00A63097">
              <w:rPr>
                <w:color w:val="4D4D4C"/>
                <w:sz w:val="20"/>
                <w:szCs w:val="20"/>
              </w:rPr>
              <w:t xml:space="preserve"> NO</w:t>
            </w:r>
          </w:p>
        </w:tc>
      </w:tr>
      <w:tr w:rsidR="00744DEA" w:rsidRPr="00A978AA" w14:paraId="67D877A1"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263AAA49" w14:textId="0664BD2F" w:rsidR="00744DEA" w:rsidRPr="00E420A9" w:rsidDel="00E420A9" w:rsidRDefault="00744DEA" w:rsidP="00744DEA">
            <w:pPr>
              <w:pStyle w:val="TablesHeadingGSCyan"/>
              <w:framePr w:hSpace="0" w:wrap="auto" w:vAnchor="margin" w:hAnchor="text" w:yAlign="inline"/>
              <w:spacing w:line="276" w:lineRule="auto"/>
              <w:rPr>
                <w:rStyle w:val="SmartLink1"/>
              </w:rPr>
            </w:pPr>
            <w:r w:rsidRPr="00EA0B97">
              <w:rPr>
                <w:rStyle w:val="SmartLink1"/>
                <w:sz w:val="20"/>
                <w:szCs w:val="22"/>
              </w:rPr>
              <w:fldChar w:fldCharType="begin"/>
            </w:r>
            <w:r w:rsidRPr="00EA0B97">
              <w:rPr>
                <w:rStyle w:val="SmartLink1"/>
                <w:sz w:val="20"/>
                <w:szCs w:val="22"/>
              </w:rPr>
              <w:instrText xml:space="preserve"> REF _Ref136310490 \w \h </w:instrText>
            </w:r>
            <w:r>
              <w:rPr>
                <w:rStyle w:val="SmartLink1"/>
                <w:sz w:val="20"/>
                <w:szCs w:val="22"/>
              </w:rPr>
              <w:instrText xml:space="preserve"> \* MERGEFORMAT </w:instrText>
            </w:r>
            <w:r w:rsidRPr="00EA0B97">
              <w:rPr>
                <w:rStyle w:val="SmartLink1"/>
                <w:sz w:val="20"/>
                <w:szCs w:val="22"/>
              </w:rPr>
            </w:r>
            <w:r w:rsidRPr="00EA0B97">
              <w:rPr>
                <w:rStyle w:val="SmartLink1"/>
                <w:sz w:val="20"/>
                <w:szCs w:val="22"/>
              </w:rPr>
              <w:fldChar w:fldCharType="separate"/>
            </w:r>
            <w:r w:rsidRPr="00EA0B97">
              <w:rPr>
                <w:rStyle w:val="SmartLink1"/>
                <w:sz w:val="20"/>
                <w:szCs w:val="22"/>
              </w:rPr>
              <w:t>P.8.1.1 |</w:t>
            </w:r>
            <w:r w:rsidRPr="00EA0B97">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tcPr>
          <w:p w14:paraId="33A37CED" w14:textId="0CE81549" w:rsidR="00744DEA" w:rsidRPr="003C6EA0" w:rsidRDefault="00744DEA" w:rsidP="00744DEA">
            <w:pPr>
              <w:pStyle w:val="TablesHeadingGSCyan"/>
              <w:framePr w:hSpace="0" w:wrap="auto" w:vAnchor="margin" w:hAnchor="text" w:yAlign="inline"/>
              <w:rPr>
                <w:caps w:val="0"/>
                <w:color w:val="4D4D4C"/>
                <w:sz w:val="20"/>
                <w:szCs w:val="20"/>
              </w:rPr>
            </w:pPr>
            <w:r w:rsidRPr="00E264BE">
              <w:rPr>
                <w:caps w:val="0"/>
                <w:color w:val="4D4D4C"/>
                <w:sz w:val="20"/>
                <w:szCs w:val="20"/>
              </w:rPr>
              <w:t>Does the project involve any processes or activities that could contaminate the groundwater and render it unsuitable for use?</w:t>
            </w:r>
          </w:p>
        </w:tc>
        <w:tc>
          <w:tcPr>
            <w:tcW w:w="954" w:type="pct"/>
            <w:tcBorders>
              <w:top w:val="single" w:sz="4" w:space="0" w:color="auto"/>
              <w:left w:val="single" w:sz="4" w:space="0" w:color="auto"/>
              <w:bottom w:val="single" w:sz="4" w:space="0" w:color="auto"/>
            </w:tcBorders>
          </w:tcPr>
          <w:p w14:paraId="1AEBAA63" w14:textId="493D034B" w:rsidR="00744DEA" w:rsidRPr="005E36C8" w:rsidDel="00A63097" w:rsidRDefault="00573249" w:rsidP="00744DEA">
            <w:pPr>
              <w:rPr>
                <w:caps/>
                <w:sz w:val="20"/>
                <w:szCs w:val="20"/>
              </w:rPr>
            </w:pPr>
            <w:sdt>
              <w:sdtPr>
                <w:rPr>
                  <w:caps/>
                  <w:sz w:val="20"/>
                  <w:szCs w:val="20"/>
                </w:rPr>
                <w:id w:val="-595406888"/>
                <w14:checkbox>
                  <w14:checked w14:val="0"/>
                  <w14:checkedState w14:val="2612" w14:font="MS Gothic"/>
                  <w14:uncheckedState w14:val="2610" w14:font="MS Gothic"/>
                </w14:checkbox>
              </w:sdtPr>
              <w:sdtEndPr/>
              <w:sdtContent>
                <w:r w:rsidR="00744DEA" w:rsidRPr="00920780" w:rsidDel="00A63097">
                  <w:rPr>
                    <w:rFonts w:ascii="Segoe UI Symbol" w:hAnsi="Segoe UI Symbol" w:cs="Segoe UI Symbol"/>
                    <w:caps/>
                    <w:sz w:val="20"/>
                    <w:szCs w:val="20"/>
                  </w:rPr>
                  <w:t>☐</w:t>
                </w:r>
              </w:sdtContent>
            </w:sdt>
            <w:r w:rsidR="00744DEA" w:rsidRPr="00EB74A5" w:rsidDel="00A63097">
              <w:rPr>
                <w:caps/>
                <w:sz w:val="20"/>
                <w:szCs w:val="20"/>
              </w:rPr>
              <w:t xml:space="preserve"> YES</w:t>
            </w:r>
          </w:p>
          <w:p w14:paraId="21FC51BD" w14:textId="7DB074B9" w:rsidR="00744DEA" w:rsidRPr="00E420A9" w:rsidDel="00E420A9" w:rsidRDefault="00573249" w:rsidP="00744DEA">
            <w:pPr>
              <w:pStyle w:val="TablesHeadingGSCyan"/>
              <w:framePr w:hSpace="0" w:wrap="auto" w:vAnchor="margin" w:hAnchor="text" w:yAlign="inline"/>
              <w:spacing w:line="276" w:lineRule="auto"/>
              <w:rPr>
                <w:rStyle w:val="SmartLink1"/>
              </w:rPr>
            </w:pPr>
            <w:sdt>
              <w:sdtPr>
                <w:rPr>
                  <w:rFonts w:asciiTheme="minorHAnsi" w:hAnsiTheme="minorHAnsi"/>
                  <w:color w:val="4D4D4C"/>
                  <w:sz w:val="20"/>
                  <w:szCs w:val="20"/>
                  <w:u w:val="single"/>
                  <w:shd w:val="clear" w:color="auto" w:fill="E1DFDD"/>
                </w:rPr>
                <w:id w:val="167680852"/>
                <w14:checkbox>
                  <w14:checked w14:val="0"/>
                  <w14:checkedState w14:val="2612" w14:font="MS Gothic"/>
                  <w14:uncheckedState w14:val="2610" w14:font="MS Gothic"/>
                </w14:checkbox>
              </w:sdtPr>
              <w:sdtEndPr/>
              <w:sdtContent>
                <w:r w:rsidR="00744DEA" w:rsidRPr="00920780" w:rsidDel="00A63097">
                  <w:rPr>
                    <w:rFonts w:ascii="Segoe UI Symbol" w:hAnsi="Segoe UI Symbol" w:cs="Segoe UI Symbol"/>
                    <w:color w:val="4D4D4C"/>
                    <w:sz w:val="20"/>
                    <w:szCs w:val="20"/>
                  </w:rPr>
                  <w:t>☐</w:t>
                </w:r>
              </w:sdtContent>
            </w:sdt>
            <w:r w:rsidR="00744DEA" w:rsidRPr="00920780" w:rsidDel="00A63097">
              <w:rPr>
                <w:color w:val="4D4D4C"/>
                <w:sz w:val="20"/>
                <w:szCs w:val="20"/>
              </w:rPr>
              <w:t xml:space="preserve"> NO</w:t>
            </w:r>
          </w:p>
        </w:tc>
      </w:tr>
      <w:tr w:rsidR="00744DEA" w:rsidRPr="00A978AA" w14:paraId="34F53E2B" w14:textId="77777777" w:rsidTr="00735E79">
        <w:trPr>
          <w:trHeight w:val="364"/>
        </w:trPr>
        <w:tc>
          <w:tcPr>
            <w:tcW w:w="5000" w:type="pct"/>
            <w:gridSpan w:val="3"/>
            <w:tcBorders>
              <w:top w:val="single" w:sz="4" w:space="0" w:color="auto"/>
              <w:bottom w:val="single" w:sz="4" w:space="0" w:color="auto"/>
            </w:tcBorders>
            <w:noWrap/>
            <w:vAlign w:val="top"/>
          </w:tcPr>
          <w:p w14:paraId="68FFB5FB" w14:textId="53660FCA" w:rsidR="00744DEA" w:rsidRPr="00E420A9" w:rsidDel="00E420A9" w:rsidRDefault="00744DEA" w:rsidP="00744DEA">
            <w:pPr>
              <w:pStyle w:val="TablesHeadingGSCyan"/>
              <w:framePr w:hSpace="0" w:wrap="auto" w:vAnchor="margin" w:hAnchor="text" w:yAlign="inline"/>
              <w:spacing w:line="276" w:lineRule="auto"/>
              <w:rPr>
                <w:rStyle w:val="SmartLink1"/>
              </w:rPr>
            </w:pPr>
            <w:r w:rsidRPr="00770304">
              <w:rPr>
                <w:caps w:val="0"/>
                <w:sz w:val="20"/>
                <w:szCs w:val="22"/>
              </w:rPr>
              <w:t>If the answ</w:t>
            </w:r>
            <w:r w:rsidRPr="00813E0B">
              <w:rPr>
                <w:caps w:val="0"/>
                <w:sz w:val="20"/>
                <w:szCs w:val="22"/>
              </w:rPr>
              <w:t xml:space="preserve">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44DEA" w:rsidRPr="00A978AA" w14:paraId="446FB075" w14:textId="77777777" w:rsidTr="00735E79">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64859B71" w14:textId="77777777" w:rsidR="00BF1765" w:rsidRDefault="00BF1765" w:rsidP="00BF1765">
            <w:pPr>
              <w:pStyle w:val="TablesHeadingGSCyan"/>
              <w:framePr w:hSpace="0" w:wrap="auto" w:vAnchor="margin" w:hAnchor="text" w:yAlign="inline"/>
              <w:spacing w:line="276" w:lineRule="auto"/>
              <w:rPr>
                <w:ins w:id="954" w:author="Anshika Gupta" w:date="2023-06-27T08:25:00Z"/>
                <w:rStyle w:val="SmartLink1"/>
                <w:u w:val="none"/>
              </w:rPr>
            </w:pPr>
            <w:ins w:id="955" w:author="Anshika Gupta" w:date="2023-06-27T08:25:00Z">
              <w:r w:rsidRPr="00BF2666">
                <w:rPr>
                  <w:i/>
                  <w:iCs/>
                  <w:caps w:val="0"/>
                  <w:color w:val="4D4D4C"/>
                  <w:sz w:val="20"/>
                  <w:szCs w:val="20"/>
                </w:rPr>
                <w:t>Please add text here</w:t>
              </w:r>
              <w:r>
                <w:rPr>
                  <w:i/>
                  <w:iCs/>
                  <w:caps w:val="0"/>
                  <w:color w:val="4D4D4C"/>
                  <w:sz w:val="20"/>
                  <w:szCs w:val="20"/>
                </w:rPr>
                <w:t>….</w:t>
              </w:r>
            </w:ins>
          </w:p>
          <w:p w14:paraId="25EA27B2" w14:textId="77777777" w:rsidR="00744DEA" w:rsidRPr="00EA0B97" w:rsidRDefault="00744DEA" w:rsidP="00744DEA">
            <w:pPr>
              <w:pStyle w:val="TablesHeadingGSCyan"/>
              <w:framePr w:hSpace="0" w:wrap="auto" w:vAnchor="margin" w:hAnchor="text" w:yAlign="inline"/>
              <w:spacing w:line="276" w:lineRule="auto"/>
              <w:rPr>
                <w:rStyle w:val="SmartLink1"/>
                <w:color w:val="515151" w:themeColor="text1"/>
              </w:rPr>
            </w:pPr>
          </w:p>
          <w:p w14:paraId="344E8C78" w14:textId="0A9C36AC" w:rsidR="00744DEA" w:rsidRPr="00EA0B97" w:rsidDel="00E420A9" w:rsidRDefault="00744DEA" w:rsidP="00744DEA">
            <w:pPr>
              <w:rPr>
                <w:color w:val="515151" w:themeColor="text1"/>
              </w:rPr>
            </w:pPr>
          </w:p>
        </w:tc>
      </w:tr>
      <w:tr w:rsidR="00744DEA" w:rsidRPr="005E36C8" w14:paraId="2A3C0A19" w14:textId="77777777" w:rsidTr="00735E79">
        <w:trPr>
          <w:trHeight w:val="364"/>
        </w:trPr>
        <w:tc>
          <w:tcPr>
            <w:tcW w:w="5000" w:type="pct"/>
            <w:gridSpan w:val="3"/>
            <w:tcBorders>
              <w:top w:val="single" w:sz="4" w:space="0" w:color="auto"/>
              <w:bottom w:val="single" w:sz="4" w:space="0" w:color="auto"/>
            </w:tcBorders>
            <w:noWrap/>
            <w:vAlign w:val="top"/>
          </w:tcPr>
          <w:p w14:paraId="0F3974A1" w14:textId="77777777" w:rsidR="00744DEA" w:rsidRPr="005E36C8" w:rsidRDefault="00744DEA" w:rsidP="00744DEA">
            <w:pPr>
              <w:rPr>
                <w:caps/>
              </w:rPr>
            </w:pPr>
            <w:r w:rsidRPr="002D52A6">
              <w:rPr>
                <w:color w:val="00B9BD" w:themeColor="accent1"/>
                <w:sz w:val="20"/>
                <w:szCs w:val="22"/>
              </w:rPr>
              <w:t>Would the project involve or lead to:</w:t>
            </w:r>
          </w:p>
        </w:tc>
      </w:tr>
      <w:tr w:rsidR="00744DEA" w:rsidRPr="005E36C8" w14:paraId="061794C0"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5C5C311B" w14:textId="1229F3D2" w:rsidR="00744DEA" w:rsidRPr="005E36C8" w:rsidRDefault="00744DEA" w:rsidP="00744DEA">
            <w:pPr>
              <w:pStyle w:val="TablesHeadingGSCyan"/>
              <w:framePr w:hSpace="0" w:wrap="auto" w:vAnchor="margin" w:hAnchor="text" w:yAlign="inline"/>
              <w:rPr>
                <w:caps w:val="0"/>
                <w:color w:val="4D4D4C"/>
                <w:sz w:val="20"/>
                <w:szCs w:val="22"/>
              </w:rPr>
            </w:pPr>
            <w:r w:rsidRPr="00EA0B97">
              <w:rPr>
                <w:rStyle w:val="SmartLink1"/>
                <w:sz w:val="20"/>
                <w:szCs w:val="22"/>
              </w:rPr>
              <w:fldChar w:fldCharType="begin"/>
            </w:r>
            <w:r w:rsidRPr="00EA0B97">
              <w:rPr>
                <w:rStyle w:val="SmartLink1"/>
                <w:sz w:val="20"/>
                <w:szCs w:val="22"/>
              </w:rPr>
              <w:instrText xml:space="preserve"> REF _Ref136310490 \w \h </w:instrText>
            </w:r>
            <w:r>
              <w:rPr>
                <w:rStyle w:val="SmartLink1"/>
                <w:sz w:val="20"/>
                <w:szCs w:val="22"/>
              </w:rPr>
              <w:instrText xml:space="preserve"> \* MERGEFORMAT </w:instrText>
            </w:r>
            <w:r w:rsidRPr="00EA0B97">
              <w:rPr>
                <w:rStyle w:val="SmartLink1"/>
                <w:sz w:val="20"/>
                <w:szCs w:val="22"/>
              </w:rPr>
            </w:r>
            <w:r w:rsidRPr="00EA0B97">
              <w:rPr>
                <w:rStyle w:val="SmartLink1"/>
                <w:sz w:val="20"/>
                <w:szCs w:val="22"/>
              </w:rPr>
              <w:fldChar w:fldCharType="separate"/>
            </w:r>
            <w:r w:rsidRPr="00EA0B97">
              <w:rPr>
                <w:rStyle w:val="SmartLink1"/>
                <w:sz w:val="20"/>
                <w:szCs w:val="22"/>
              </w:rPr>
              <w:t>P.8.1.1 |</w:t>
            </w:r>
            <w:r w:rsidRPr="00EA0B97">
              <w:rPr>
                <w:rStyle w:val="SmartLink1"/>
                <w:sz w:val="20"/>
                <w:szCs w:val="22"/>
              </w:rPr>
              <w:fldChar w:fldCharType="end"/>
            </w:r>
          </w:p>
        </w:tc>
        <w:tc>
          <w:tcPr>
            <w:tcW w:w="3285" w:type="pct"/>
            <w:tcBorders>
              <w:top w:val="single" w:sz="4" w:space="0" w:color="auto"/>
              <w:bottom w:val="single" w:sz="4" w:space="0" w:color="auto"/>
              <w:right w:val="single" w:sz="4" w:space="0" w:color="auto"/>
            </w:tcBorders>
          </w:tcPr>
          <w:p w14:paraId="57D4B259" w14:textId="5A9E9C73" w:rsidR="00744DEA" w:rsidRPr="005E36C8" w:rsidRDefault="00744DEA" w:rsidP="00744DEA">
            <w:pPr>
              <w:pStyle w:val="TablesHeadingGSCyan"/>
              <w:framePr w:hSpace="0" w:wrap="auto" w:vAnchor="margin" w:hAnchor="text" w:yAlign="inline"/>
              <w:rPr>
                <w:caps w:val="0"/>
                <w:color w:val="4D4D4C"/>
                <w:sz w:val="20"/>
                <w:szCs w:val="20"/>
              </w:rPr>
            </w:pPr>
            <w:r w:rsidRPr="005E36C8">
              <w:rPr>
                <w:caps w:val="0"/>
                <w:color w:val="4D4D4C"/>
                <w:sz w:val="20"/>
                <w:szCs w:val="20"/>
              </w:rPr>
              <w:t>affect the natural or pre-existing pattern of watercourses, groundwater and/or the watershed(s) such as high seasonal flow variability, flooding potential, lack of aquatic connectivity or water scarcity</w:t>
            </w:r>
            <w:r>
              <w:rPr>
                <w:caps w:val="0"/>
                <w:color w:val="4D4D4C"/>
                <w:sz w:val="20"/>
                <w:szCs w:val="20"/>
              </w:rPr>
              <w:t>?</w:t>
            </w:r>
          </w:p>
        </w:tc>
        <w:tc>
          <w:tcPr>
            <w:tcW w:w="954" w:type="pct"/>
            <w:tcBorders>
              <w:top w:val="single" w:sz="4" w:space="0" w:color="auto"/>
              <w:left w:val="single" w:sz="4" w:space="0" w:color="auto"/>
              <w:bottom w:val="single" w:sz="4" w:space="0" w:color="auto"/>
            </w:tcBorders>
          </w:tcPr>
          <w:p w14:paraId="15CADC7F" w14:textId="1A06C793"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95776433"/>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2279B7A6" w14:textId="09AC03DC" w:rsidR="00744DEA" w:rsidRPr="005E36C8" w:rsidDel="00A63097" w:rsidRDefault="00573249" w:rsidP="00744DEA">
            <w:sdt>
              <w:sdtPr>
                <w:rPr>
                  <w:caps/>
                  <w:sz w:val="20"/>
                  <w:szCs w:val="20"/>
                </w:rPr>
                <w:id w:val="416224361"/>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POTENTIALLY</w:t>
            </w:r>
          </w:p>
          <w:p w14:paraId="32872808" w14:textId="0DE187C3"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135209825"/>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5E36C8" w14:paraId="76374FB7"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73C7E34A" w14:textId="2AAD5A3E" w:rsidR="00744DEA" w:rsidRPr="005E36C8" w:rsidRDefault="00744DEA" w:rsidP="00744DEA">
            <w:pPr>
              <w:pStyle w:val="TablesHeadingGSCyan"/>
              <w:framePr w:hSpace="0" w:wrap="auto" w:vAnchor="margin" w:hAnchor="text" w:yAlign="inline"/>
              <w:rPr>
                <w:caps w:val="0"/>
                <w:color w:val="4D4D4C"/>
                <w:sz w:val="20"/>
                <w:szCs w:val="22"/>
              </w:rPr>
            </w:pPr>
            <w:r w:rsidRPr="00EA0B97">
              <w:rPr>
                <w:rStyle w:val="SmartLink1"/>
                <w:sz w:val="20"/>
                <w:szCs w:val="22"/>
              </w:rPr>
              <w:fldChar w:fldCharType="begin"/>
            </w:r>
            <w:r w:rsidRPr="00EA0B97">
              <w:rPr>
                <w:rStyle w:val="SmartLink1"/>
                <w:sz w:val="20"/>
                <w:szCs w:val="22"/>
              </w:rPr>
              <w:instrText xml:space="preserve"> REF _Ref136310490 \w \h </w:instrText>
            </w:r>
            <w:r>
              <w:rPr>
                <w:rStyle w:val="SmartLink1"/>
                <w:sz w:val="20"/>
                <w:szCs w:val="22"/>
              </w:rPr>
              <w:instrText xml:space="preserve"> \* MERGEFORMAT </w:instrText>
            </w:r>
            <w:r w:rsidRPr="00EA0B97">
              <w:rPr>
                <w:rStyle w:val="SmartLink1"/>
                <w:sz w:val="20"/>
                <w:szCs w:val="22"/>
              </w:rPr>
            </w:r>
            <w:r w:rsidRPr="00EA0B97">
              <w:rPr>
                <w:rStyle w:val="SmartLink1"/>
                <w:sz w:val="20"/>
                <w:szCs w:val="22"/>
              </w:rPr>
              <w:fldChar w:fldCharType="separate"/>
            </w:r>
            <w:r w:rsidRPr="00EA0B97">
              <w:rPr>
                <w:rStyle w:val="SmartLink1"/>
                <w:sz w:val="20"/>
                <w:szCs w:val="22"/>
              </w:rPr>
              <w:t>P.8.1.1 |</w:t>
            </w:r>
            <w:r w:rsidRPr="00EA0B97">
              <w:rPr>
                <w:rStyle w:val="SmartLink1"/>
                <w:sz w:val="20"/>
                <w:szCs w:val="22"/>
              </w:rPr>
              <w:fldChar w:fldCharType="end"/>
            </w:r>
          </w:p>
        </w:tc>
        <w:tc>
          <w:tcPr>
            <w:tcW w:w="3285" w:type="pct"/>
            <w:tcBorders>
              <w:top w:val="single" w:sz="4" w:space="0" w:color="auto"/>
              <w:bottom w:val="single" w:sz="4" w:space="0" w:color="auto"/>
              <w:right w:val="single" w:sz="4" w:space="0" w:color="auto"/>
            </w:tcBorders>
          </w:tcPr>
          <w:p w14:paraId="566780AC" w14:textId="6260A4CF" w:rsidR="00744DEA" w:rsidRPr="005E36C8" w:rsidRDefault="00744DEA" w:rsidP="00744DEA">
            <w:pPr>
              <w:pStyle w:val="TablesHeadingGSCyan"/>
              <w:framePr w:hSpace="0" w:wrap="auto" w:vAnchor="margin" w:hAnchor="text" w:yAlign="inline"/>
              <w:rPr>
                <w:caps w:val="0"/>
                <w:color w:val="4D4D4C"/>
                <w:sz w:val="20"/>
                <w:szCs w:val="20"/>
              </w:rPr>
            </w:pPr>
            <w:r>
              <w:rPr>
                <w:caps w:val="0"/>
                <w:color w:val="4D4D4C"/>
                <w:sz w:val="20"/>
                <w:szCs w:val="20"/>
              </w:rPr>
              <w:t xml:space="preserve">Wastewater discharge of quality </w:t>
            </w:r>
            <w:r w:rsidRPr="001C1CBE">
              <w:rPr>
                <w:caps w:val="0"/>
                <w:color w:val="4D4D4C"/>
                <w:sz w:val="20"/>
                <w:szCs w:val="20"/>
              </w:rPr>
              <w:t>that does not meet the required standard</w:t>
            </w:r>
            <w:r>
              <w:rPr>
                <w:caps w:val="0"/>
                <w:color w:val="4D4D4C"/>
                <w:sz w:val="20"/>
                <w:szCs w:val="20"/>
              </w:rPr>
              <w:t xml:space="preserve"> for beneficial reuse?</w:t>
            </w:r>
          </w:p>
        </w:tc>
        <w:tc>
          <w:tcPr>
            <w:tcW w:w="954" w:type="pct"/>
            <w:tcBorders>
              <w:top w:val="single" w:sz="4" w:space="0" w:color="auto"/>
              <w:left w:val="single" w:sz="4" w:space="0" w:color="auto"/>
              <w:bottom w:val="single" w:sz="4" w:space="0" w:color="auto"/>
            </w:tcBorders>
          </w:tcPr>
          <w:p w14:paraId="7C945414" w14:textId="1DE9C0E8"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776059557"/>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616A8351" w14:textId="5FE59DA8" w:rsidR="00744DEA" w:rsidRPr="005E36C8" w:rsidDel="00A63097" w:rsidRDefault="00573249" w:rsidP="00744DEA">
            <w:sdt>
              <w:sdtPr>
                <w:rPr>
                  <w:caps/>
                  <w:sz w:val="20"/>
                  <w:szCs w:val="20"/>
                </w:rPr>
                <w:id w:val="-1490555710"/>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POTENTIALLY</w:t>
            </w:r>
          </w:p>
          <w:p w14:paraId="5BC02AD0" w14:textId="534BAF90" w:rsidR="00744DEA"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012273258"/>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5E36C8" w14:paraId="68399ED7"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51B2350F" w14:textId="68146621" w:rsidR="00744DEA" w:rsidRPr="005E36C8" w:rsidRDefault="00744DEA" w:rsidP="00744DEA">
            <w:pPr>
              <w:pStyle w:val="TablesHeadingGSCyan"/>
              <w:framePr w:hSpace="0" w:wrap="auto" w:vAnchor="margin" w:hAnchor="text" w:yAlign="inline"/>
              <w:rPr>
                <w:caps w:val="0"/>
                <w:color w:val="4D4D4C"/>
                <w:sz w:val="20"/>
                <w:szCs w:val="22"/>
              </w:rPr>
            </w:pPr>
            <w:r w:rsidRPr="00EA0B97">
              <w:rPr>
                <w:rStyle w:val="SmartLink1"/>
                <w:sz w:val="20"/>
                <w:szCs w:val="22"/>
              </w:rPr>
              <w:fldChar w:fldCharType="begin"/>
            </w:r>
            <w:r w:rsidRPr="00EA0B97">
              <w:rPr>
                <w:rStyle w:val="SmartLink1"/>
                <w:sz w:val="20"/>
                <w:szCs w:val="22"/>
              </w:rPr>
              <w:instrText xml:space="preserve"> REF _Ref136310490 \w \h </w:instrText>
            </w:r>
            <w:r>
              <w:rPr>
                <w:rStyle w:val="SmartLink1"/>
                <w:sz w:val="20"/>
                <w:szCs w:val="22"/>
              </w:rPr>
              <w:instrText xml:space="preserve"> \* MERGEFORMAT </w:instrText>
            </w:r>
            <w:r w:rsidRPr="00EA0B97">
              <w:rPr>
                <w:rStyle w:val="SmartLink1"/>
                <w:sz w:val="20"/>
                <w:szCs w:val="22"/>
              </w:rPr>
            </w:r>
            <w:r w:rsidRPr="00EA0B97">
              <w:rPr>
                <w:rStyle w:val="SmartLink1"/>
                <w:sz w:val="20"/>
                <w:szCs w:val="22"/>
              </w:rPr>
              <w:fldChar w:fldCharType="separate"/>
            </w:r>
            <w:r w:rsidRPr="00EA0B97">
              <w:rPr>
                <w:rStyle w:val="SmartLink1"/>
                <w:sz w:val="20"/>
                <w:szCs w:val="22"/>
              </w:rPr>
              <w:t>P.8.1.1 |</w:t>
            </w:r>
            <w:r w:rsidRPr="00EA0B97">
              <w:rPr>
                <w:rStyle w:val="SmartLink1"/>
                <w:sz w:val="20"/>
                <w:szCs w:val="22"/>
              </w:rPr>
              <w:fldChar w:fldCharType="end"/>
            </w:r>
          </w:p>
        </w:tc>
        <w:tc>
          <w:tcPr>
            <w:tcW w:w="3285" w:type="pct"/>
            <w:tcBorders>
              <w:top w:val="single" w:sz="4" w:space="0" w:color="auto"/>
              <w:bottom w:val="single" w:sz="4" w:space="0" w:color="auto"/>
              <w:right w:val="single" w:sz="4" w:space="0" w:color="auto"/>
            </w:tcBorders>
          </w:tcPr>
          <w:p w14:paraId="3CAA59D7" w14:textId="26A60EBE" w:rsidR="00744DEA" w:rsidRPr="005E36C8" w:rsidRDefault="00744DEA" w:rsidP="00744DEA">
            <w:pPr>
              <w:pStyle w:val="TablesHeadingGSCyan"/>
              <w:framePr w:hSpace="0" w:wrap="auto" w:vAnchor="margin" w:hAnchor="text" w:yAlign="inline"/>
              <w:rPr>
                <w:caps w:val="0"/>
                <w:color w:val="4D4D4C"/>
                <w:sz w:val="20"/>
                <w:szCs w:val="20"/>
              </w:rPr>
            </w:pPr>
            <w:r w:rsidRPr="005E36C8">
              <w:rPr>
                <w:caps w:val="0"/>
                <w:color w:val="4D4D4C"/>
                <w:sz w:val="20"/>
                <w:szCs w:val="20"/>
              </w:rPr>
              <w:t>significant extraction, diversion of ground water? For example, construction of dams, reservoirs, river basin developments, groundwater extraction</w:t>
            </w:r>
          </w:p>
        </w:tc>
        <w:tc>
          <w:tcPr>
            <w:tcW w:w="954" w:type="pct"/>
            <w:tcBorders>
              <w:top w:val="single" w:sz="4" w:space="0" w:color="auto"/>
              <w:left w:val="single" w:sz="4" w:space="0" w:color="auto"/>
              <w:bottom w:val="single" w:sz="4" w:space="0" w:color="auto"/>
            </w:tcBorders>
          </w:tcPr>
          <w:p w14:paraId="6E455B54" w14:textId="62635FB9"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782799274"/>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75CD97A1" w14:textId="4BE493B6" w:rsidR="00744DEA" w:rsidRPr="005E36C8" w:rsidDel="00A63097" w:rsidRDefault="00573249" w:rsidP="00744DEA">
            <w:sdt>
              <w:sdtPr>
                <w:rPr>
                  <w:caps/>
                  <w:sz w:val="20"/>
                  <w:szCs w:val="20"/>
                </w:rPr>
                <w:id w:val="-559559598"/>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POTENTIALLY</w:t>
            </w:r>
          </w:p>
          <w:p w14:paraId="6B3EEDE7" w14:textId="5C6A7638"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877165839"/>
                <w14:checkbox>
                  <w14:checked w14:val="0"/>
                  <w14:checkedState w14:val="2612" w14:font="MS Gothic"/>
                  <w14:uncheckedState w14:val="2610" w14:font="MS Gothic"/>
                </w14:checkbox>
              </w:sdtPr>
              <w:sdtEndPr/>
              <w:sdtContent>
                <w:r w:rsidR="00744DEA" w:rsidDel="00A63097">
                  <w:rPr>
                    <w:rFonts w:ascii="MS Gothic" w:eastAsia="MS Gothic" w:hAnsi="MS Gothic" w:hint="eastAsia"/>
                    <w:caps w:val="0"/>
                    <w:color w:val="4D4D4C"/>
                    <w:sz w:val="20"/>
                    <w:szCs w:val="20"/>
                  </w:rPr>
                  <w:t>☐</w:t>
                </w:r>
              </w:sdtContent>
            </w:sdt>
            <w:r w:rsidR="00744DEA" w:rsidRPr="005E36C8" w:rsidDel="00A63097">
              <w:rPr>
                <w:caps w:val="0"/>
                <w:color w:val="4D4D4C"/>
                <w:sz w:val="20"/>
                <w:szCs w:val="20"/>
              </w:rPr>
              <w:t xml:space="preserve"> NO</w:t>
            </w:r>
          </w:p>
        </w:tc>
      </w:tr>
      <w:tr w:rsidR="00744DEA" w:rsidRPr="005E36C8" w14:paraId="3A05FB48"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13F70FD3" w14:textId="07AEA072" w:rsidR="00744DEA" w:rsidRPr="00EA0B97" w:rsidRDefault="00744DEA" w:rsidP="00744DEA">
            <w:pPr>
              <w:pStyle w:val="TablesHeadingGSCyan"/>
              <w:framePr w:hSpace="0" w:wrap="auto" w:vAnchor="margin" w:hAnchor="text" w:yAlign="inline"/>
              <w:rPr>
                <w:rStyle w:val="SmartLink1"/>
                <w:sz w:val="20"/>
                <w:szCs w:val="22"/>
              </w:rPr>
            </w:pPr>
            <w:r>
              <w:rPr>
                <w:rStyle w:val="SmartLink1"/>
                <w:sz w:val="20"/>
                <w:szCs w:val="22"/>
              </w:rPr>
              <w:fldChar w:fldCharType="begin"/>
            </w:r>
            <w:r>
              <w:rPr>
                <w:rStyle w:val="SmartLink1"/>
                <w:sz w:val="20"/>
                <w:szCs w:val="22"/>
              </w:rPr>
              <w:instrText xml:space="preserve"> REF _Ref136311230 \w \h </w:instrText>
            </w:r>
            <w:r>
              <w:rPr>
                <w:rStyle w:val="SmartLink1"/>
                <w:sz w:val="20"/>
                <w:szCs w:val="22"/>
              </w:rPr>
            </w:r>
            <w:r>
              <w:rPr>
                <w:rStyle w:val="SmartLink1"/>
                <w:sz w:val="20"/>
                <w:szCs w:val="22"/>
              </w:rPr>
              <w:fldChar w:fldCharType="separate"/>
            </w:r>
            <w:r>
              <w:rPr>
                <w:rStyle w:val="SmartLink1"/>
                <w:sz w:val="20"/>
                <w:szCs w:val="22"/>
              </w:rPr>
              <w:t>P.8.1.2 |</w:t>
            </w:r>
            <w:r>
              <w:rPr>
                <w:rStyle w:val="SmartLink1"/>
                <w:sz w:val="20"/>
                <w:szCs w:val="22"/>
              </w:rPr>
              <w:fldChar w:fldCharType="end"/>
            </w:r>
          </w:p>
        </w:tc>
        <w:tc>
          <w:tcPr>
            <w:tcW w:w="3285" w:type="pct"/>
            <w:tcBorders>
              <w:top w:val="single" w:sz="4" w:space="0" w:color="auto"/>
              <w:bottom w:val="single" w:sz="4" w:space="0" w:color="auto"/>
              <w:right w:val="single" w:sz="4" w:space="0" w:color="auto"/>
            </w:tcBorders>
          </w:tcPr>
          <w:p w14:paraId="0826BDF0" w14:textId="7AA287DB" w:rsidR="00744DEA" w:rsidRPr="005E36C8" w:rsidRDefault="00744DEA" w:rsidP="00744DEA">
            <w:pPr>
              <w:pStyle w:val="TablesHeadingGSCyan"/>
              <w:framePr w:hSpace="0" w:wrap="auto" w:vAnchor="margin" w:hAnchor="text" w:yAlign="inline"/>
              <w:rPr>
                <w:caps w:val="0"/>
                <w:color w:val="4D4D4C"/>
                <w:sz w:val="20"/>
                <w:szCs w:val="20"/>
              </w:rPr>
            </w:pPr>
            <w:r w:rsidRPr="00025A8A">
              <w:rPr>
                <w:caps w:val="0"/>
                <w:color w:val="4D4D4C"/>
                <w:sz w:val="20"/>
                <w:szCs w:val="20"/>
              </w:rPr>
              <w:t>Are opinions and recommendations of an Expert Stakeholder(s)</w:t>
            </w:r>
            <w:ins w:id="956" w:author="Anshika Gupta" w:date="2023-06-27T09:30:00Z">
              <w:r w:rsidR="0005022A">
                <w:rPr>
                  <w:caps w:val="0"/>
                  <w:color w:val="4D4D4C"/>
                  <w:sz w:val="20"/>
                  <w:szCs w:val="20"/>
                </w:rPr>
                <w:t xml:space="preserve"> not</w:t>
              </w:r>
            </w:ins>
            <w:r w:rsidRPr="00025A8A">
              <w:rPr>
                <w:caps w:val="0"/>
                <w:color w:val="4D4D4C"/>
                <w:sz w:val="20"/>
                <w:szCs w:val="20"/>
              </w:rPr>
              <w:t xml:space="preserve"> sought and demonstrated as being included in the project design?</w:t>
            </w:r>
          </w:p>
        </w:tc>
        <w:tc>
          <w:tcPr>
            <w:tcW w:w="954" w:type="pct"/>
            <w:tcBorders>
              <w:top w:val="single" w:sz="4" w:space="0" w:color="auto"/>
              <w:left w:val="single" w:sz="4" w:space="0" w:color="auto"/>
              <w:bottom w:val="single" w:sz="4" w:space="0" w:color="auto"/>
            </w:tcBorders>
          </w:tcPr>
          <w:p w14:paraId="34B0970F" w14:textId="1E5978B3" w:rsidR="00744DEA" w:rsidRPr="00025A8A" w:rsidDel="00A63097" w:rsidRDefault="00573249" w:rsidP="00744DEA">
            <w:pPr>
              <w:pStyle w:val="TablesHeadingGSCyan"/>
              <w:framePr w:hSpace="0" w:wrap="auto" w:vAnchor="margin" w:hAnchor="text" w:yAlign="inline"/>
              <w:rPr>
                <w:caps w:val="0"/>
                <w:color w:val="4D4D4C"/>
                <w:sz w:val="20"/>
                <w:szCs w:val="20"/>
              </w:rPr>
            </w:pPr>
            <w:sdt>
              <w:sdtPr>
                <w:rPr>
                  <w:sz w:val="20"/>
                  <w:szCs w:val="20"/>
                </w:rPr>
                <w:id w:val="-95938374"/>
                <w14:checkbox>
                  <w14:checked w14:val="0"/>
                  <w14:checkedState w14:val="2612" w14:font="MS Gothic"/>
                  <w14:uncheckedState w14:val="2610" w14:font="MS Gothic"/>
                </w14:checkbox>
              </w:sdtPr>
              <w:sdtEndPr/>
              <w:sdtContent>
                <w:r w:rsidR="00744DEA" w:rsidDel="00A63097">
                  <w:rPr>
                    <w:rFonts w:ascii="MS Gothic" w:eastAsia="MS Gothic" w:hAnsi="MS Gothic" w:hint="eastAsia"/>
                    <w:caps w:val="0"/>
                    <w:color w:val="4D4D4C"/>
                    <w:sz w:val="20"/>
                    <w:szCs w:val="20"/>
                  </w:rPr>
                  <w:t>☐</w:t>
                </w:r>
              </w:sdtContent>
            </w:sdt>
            <w:r w:rsidR="00744DEA" w:rsidRPr="00025A8A" w:rsidDel="00A63097">
              <w:rPr>
                <w:caps w:val="0"/>
                <w:color w:val="4D4D4C"/>
                <w:sz w:val="20"/>
                <w:szCs w:val="20"/>
              </w:rPr>
              <w:t xml:space="preserve"> YES</w:t>
            </w:r>
          </w:p>
          <w:p w14:paraId="759FEAEB" w14:textId="08920605" w:rsidR="00744DEA" w:rsidRPr="00025A8A" w:rsidDel="00A63097" w:rsidRDefault="00573249" w:rsidP="00744DEA">
            <w:pPr>
              <w:pStyle w:val="TablesHeadingGSCyan"/>
              <w:framePr w:hSpace="0" w:wrap="auto" w:vAnchor="margin" w:hAnchor="text" w:yAlign="inline"/>
              <w:rPr>
                <w:caps w:val="0"/>
                <w:color w:val="4D4D4C"/>
                <w:sz w:val="20"/>
                <w:szCs w:val="20"/>
              </w:rPr>
            </w:pPr>
            <w:sdt>
              <w:sdtPr>
                <w:rPr>
                  <w:sz w:val="20"/>
                  <w:szCs w:val="20"/>
                </w:rPr>
                <w:id w:val="-4826432"/>
                <w14:checkbox>
                  <w14:checked w14:val="0"/>
                  <w14:checkedState w14:val="2612" w14:font="MS Gothic"/>
                  <w14:uncheckedState w14:val="2610" w14:font="MS Gothic"/>
                </w14:checkbox>
              </w:sdtPr>
              <w:sdtEndPr/>
              <w:sdtContent>
                <w:r w:rsidR="00744DEA" w:rsidDel="00A63097">
                  <w:rPr>
                    <w:rFonts w:ascii="MS Gothic" w:eastAsia="MS Gothic" w:hAnsi="MS Gothic" w:hint="eastAsia"/>
                    <w:caps w:val="0"/>
                    <w:color w:val="4D4D4C"/>
                    <w:sz w:val="20"/>
                    <w:szCs w:val="20"/>
                  </w:rPr>
                  <w:t>☐</w:t>
                </w:r>
              </w:sdtContent>
            </w:sdt>
            <w:r w:rsidR="00744DEA" w:rsidRPr="00025A8A" w:rsidDel="00A63097">
              <w:rPr>
                <w:caps w:val="0"/>
                <w:color w:val="4D4D4C"/>
                <w:sz w:val="20"/>
                <w:szCs w:val="20"/>
              </w:rPr>
              <w:t xml:space="preserve"> NO</w:t>
            </w:r>
          </w:p>
          <w:p w14:paraId="51516113" w14:textId="6E0CBAE9" w:rsidR="00744DEA"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394467150"/>
                <w14:checkbox>
                  <w14:checked w14:val="0"/>
                  <w14:checkedState w14:val="2612" w14:font="MS Gothic"/>
                  <w14:uncheckedState w14:val="2610" w14:font="MS Gothic"/>
                </w14:checkbox>
              </w:sdtPr>
              <w:sdtEndPr/>
              <w:sdtContent>
                <w:r w:rsidR="00744DEA" w:rsidDel="00A63097">
                  <w:rPr>
                    <w:rFonts w:ascii="MS Gothic" w:eastAsia="MS Gothic" w:hAnsi="MS Gothic" w:hint="eastAsia"/>
                    <w:caps w:val="0"/>
                    <w:color w:val="4D4D4C"/>
                    <w:sz w:val="20"/>
                    <w:szCs w:val="20"/>
                  </w:rPr>
                  <w:t>☐</w:t>
                </w:r>
              </w:sdtContent>
            </w:sdt>
            <w:r w:rsidR="00744DEA" w:rsidRPr="00025A8A" w:rsidDel="00A63097">
              <w:rPr>
                <w:caps w:val="0"/>
                <w:color w:val="4D4D4C"/>
                <w:sz w:val="20"/>
                <w:szCs w:val="20"/>
              </w:rPr>
              <w:t xml:space="preserve"> NA</w:t>
            </w:r>
          </w:p>
        </w:tc>
      </w:tr>
      <w:tr w:rsidR="00744DEA" w:rsidRPr="005E36C8" w14:paraId="3B38F94C" w14:textId="77777777" w:rsidTr="00735E79">
        <w:trPr>
          <w:trHeight w:val="364"/>
        </w:trPr>
        <w:tc>
          <w:tcPr>
            <w:tcW w:w="5000" w:type="pct"/>
            <w:gridSpan w:val="3"/>
            <w:tcBorders>
              <w:top w:val="single" w:sz="4" w:space="0" w:color="auto"/>
              <w:bottom w:val="single" w:sz="4" w:space="0" w:color="auto"/>
            </w:tcBorders>
            <w:noWrap/>
            <w:vAlign w:val="top"/>
          </w:tcPr>
          <w:p w14:paraId="05C39508" w14:textId="58BC6E2F"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sidRPr="00FB2690">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744DEA" w:rsidRPr="005E36C8" w14:paraId="6076EF5F" w14:textId="77777777" w:rsidTr="00735E79">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6217277A" w14:textId="77777777" w:rsidR="00BF1765" w:rsidRDefault="00BF1765" w:rsidP="00BF1765">
            <w:pPr>
              <w:pStyle w:val="TablesHeadingGSCyan"/>
              <w:framePr w:hSpace="0" w:wrap="auto" w:vAnchor="margin" w:hAnchor="text" w:yAlign="inline"/>
              <w:spacing w:line="276" w:lineRule="auto"/>
              <w:rPr>
                <w:ins w:id="957" w:author="Anshika Gupta" w:date="2023-06-27T08:25:00Z"/>
                <w:rStyle w:val="SmartLink1"/>
                <w:u w:val="none"/>
              </w:rPr>
            </w:pPr>
            <w:ins w:id="958" w:author="Anshika Gupta" w:date="2023-06-27T08:25:00Z">
              <w:r w:rsidRPr="00BF2666">
                <w:rPr>
                  <w:i/>
                  <w:iCs/>
                  <w:caps w:val="0"/>
                  <w:color w:val="4D4D4C"/>
                  <w:sz w:val="20"/>
                  <w:szCs w:val="20"/>
                </w:rPr>
                <w:t>Please add text here</w:t>
              </w:r>
              <w:r>
                <w:rPr>
                  <w:i/>
                  <w:iCs/>
                  <w:caps w:val="0"/>
                  <w:color w:val="4D4D4C"/>
                  <w:sz w:val="20"/>
                  <w:szCs w:val="20"/>
                </w:rPr>
                <w:t>….</w:t>
              </w:r>
            </w:ins>
          </w:p>
          <w:p w14:paraId="33846A10" w14:textId="77777777" w:rsidR="00744DEA" w:rsidRPr="00345F88" w:rsidRDefault="00744DEA" w:rsidP="00744DEA">
            <w:pPr>
              <w:pStyle w:val="TablesHeadingGSCyan"/>
              <w:framePr w:hSpace="0" w:wrap="auto" w:vAnchor="margin" w:hAnchor="text" w:yAlign="inline"/>
              <w:spacing w:line="276" w:lineRule="auto"/>
              <w:rPr>
                <w:caps w:val="0"/>
                <w:color w:val="515151" w:themeColor="text1"/>
                <w:sz w:val="20"/>
                <w:szCs w:val="20"/>
              </w:rPr>
            </w:pPr>
          </w:p>
          <w:p w14:paraId="13C0A497" w14:textId="2F3586E2" w:rsidR="00744DEA" w:rsidRPr="00345F88" w:rsidRDefault="00744DEA" w:rsidP="00744DEA">
            <w:pPr>
              <w:rPr>
                <w:color w:val="515151" w:themeColor="text1"/>
              </w:rPr>
            </w:pPr>
          </w:p>
        </w:tc>
      </w:tr>
      <w:tr w:rsidR="00744DEA" w:rsidRPr="00A978AA" w14:paraId="5AFD9A55" w14:textId="77777777" w:rsidTr="00735E79">
        <w:trPr>
          <w:trHeight w:val="364"/>
        </w:trPr>
        <w:tc>
          <w:tcPr>
            <w:tcW w:w="5000" w:type="pct"/>
            <w:gridSpan w:val="3"/>
            <w:tcBorders>
              <w:top w:val="single" w:sz="4" w:space="0" w:color="auto"/>
              <w:bottom w:val="single" w:sz="4" w:space="0" w:color="auto"/>
            </w:tcBorders>
            <w:noWrap/>
            <w:vAlign w:val="top"/>
          </w:tcPr>
          <w:p w14:paraId="4DCA0A65" w14:textId="4FDBD97D" w:rsidR="00744DEA" w:rsidRPr="00A978AA" w:rsidRDefault="00744DEA" w:rsidP="00744DEA">
            <w:pPr>
              <w:pStyle w:val="TablesHeadingGSCyan"/>
              <w:framePr w:hSpace="0" w:wrap="auto" w:vAnchor="margin" w:hAnchor="text" w:yAlign="inline"/>
              <w:spacing w:line="276" w:lineRule="auto"/>
              <w:rPr>
                <w:i/>
                <w:iCs/>
                <w:caps w:val="0"/>
                <w:color w:val="4D4D4C"/>
                <w:sz w:val="20"/>
                <w:szCs w:val="20"/>
              </w:rPr>
            </w:pPr>
            <w:r w:rsidRPr="00282DAE">
              <w:rPr>
                <w:rStyle w:val="SmartLink1"/>
              </w:rPr>
              <w:fldChar w:fldCharType="begin"/>
            </w:r>
            <w:r w:rsidRPr="00282DAE">
              <w:rPr>
                <w:rStyle w:val="SmartLink1"/>
              </w:rPr>
              <w:instrText xml:space="preserve"> REF _Ref136312305 \w \h </w:instrText>
            </w:r>
            <w:r>
              <w:rPr>
                <w:rStyle w:val="SmartLink1"/>
              </w:rPr>
              <w:instrText xml:space="preserve"> \* MERGEFORMAT </w:instrText>
            </w:r>
            <w:r w:rsidRPr="00282DAE">
              <w:rPr>
                <w:rStyle w:val="SmartLink1"/>
              </w:rPr>
            </w:r>
            <w:r w:rsidRPr="00282DAE">
              <w:rPr>
                <w:rStyle w:val="SmartLink1"/>
              </w:rPr>
              <w:fldChar w:fldCharType="separate"/>
            </w:r>
            <w:r w:rsidRPr="00282DAE">
              <w:rPr>
                <w:rStyle w:val="SmartLink1"/>
              </w:rPr>
              <w:t>P.8.2 |</w:t>
            </w:r>
            <w:r w:rsidRPr="00282DAE">
              <w:rPr>
                <w:rStyle w:val="SmartLink1"/>
              </w:rPr>
              <w:fldChar w:fldCharType="end"/>
            </w:r>
            <w:r w:rsidRPr="00282DAE">
              <w:rPr>
                <w:rStyle w:val="SmartLink1"/>
              </w:rPr>
              <w:fldChar w:fldCharType="begin"/>
            </w:r>
            <w:r w:rsidRPr="00282DAE">
              <w:rPr>
                <w:rStyle w:val="SmartLink1"/>
              </w:rPr>
              <w:instrText xml:space="preserve"> REF _Ref136312313 \h </w:instrText>
            </w:r>
            <w:r>
              <w:rPr>
                <w:rStyle w:val="SmartLink1"/>
              </w:rPr>
              <w:instrText xml:space="preserve"> \* MERGEFORMAT </w:instrText>
            </w:r>
            <w:r w:rsidRPr="00282DAE">
              <w:rPr>
                <w:rStyle w:val="SmartLink1"/>
              </w:rPr>
            </w:r>
            <w:r w:rsidRPr="00282DAE">
              <w:rPr>
                <w:rStyle w:val="SmartLink1"/>
              </w:rPr>
              <w:fldChar w:fldCharType="separate"/>
            </w:r>
            <w:r w:rsidRPr="00282DAE">
              <w:rPr>
                <w:rStyle w:val="SmartLink1"/>
              </w:rPr>
              <w:t>Erosion and/or Water Body Instability</w:t>
            </w:r>
            <w:r w:rsidRPr="00282DAE">
              <w:rPr>
                <w:rStyle w:val="SmartLink1"/>
              </w:rPr>
              <w:fldChar w:fldCharType="end"/>
            </w:r>
          </w:p>
        </w:tc>
      </w:tr>
      <w:tr w:rsidR="00744DEA" w:rsidRPr="00A978AA" w14:paraId="40328A6F"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642A931A" w14:textId="62768A7A" w:rsidR="00744DEA" w:rsidRPr="00282DAE" w:rsidRDefault="00744DEA" w:rsidP="00744DEA">
            <w:pPr>
              <w:pStyle w:val="TablesHeadingGSCyan"/>
              <w:framePr w:hSpace="0" w:wrap="auto" w:vAnchor="margin" w:hAnchor="text" w:yAlign="inline"/>
              <w:spacing w:line="276" w:lineRule="auto"/>
              <w:rPr>
                <w:rStyle w:val="SmartLink1"/>
              </w:rPr>
            </w:pPr>
            <w:r w:rsidRPr="00EE46BF">
              <w:rPr>
                <w:rStyle w:val="SmartLink1"/>
                <w:sz w:val="20"/>
                <w:szCs w:val="22"/>
              </w:rPr>
              <w:fldChar w:fldCharType="begin"/>
            </w:r>
            <w:r w:rsidRPr="00EE46BF">
              <w:rPr>
                <w:rStyle w:val="SmartLink1"/>
                <w:sz w:val="20"/>
                <w:szCs w:val="22"/>
              </w:rPr>
              <w:instrText xml:space="preserve"> REF _Ref136314885 \w \h </w:instrText>
            </w:r>
            <w:r>
              <w:rPr>
                <w:rStyle w:val="SmartLink1"/>
                <w:sz w:val="20"/>
                <w:szCs w:val="22"/>
              </w:rPr>
              <w:instrText xml:space="preserve"> \* MERGEFORMAT </w:instrText>
            </w:r>
            <w:r w:rsidRPr="00EE46BF">
              <w:rPr>
                <w:rStyle w:val="SmartLink1"/>
                <w:sz w:val="20"/>
                <w:szCs w:val="22"/>
              </w:rPr>
            </w:r>
            <w:r w:rsidRPr="00EE46BF">
              <w:rPr>
                <w:rStyle w:val="SmartLink1"/>
                <w:sz w:val="20"/>
                <w:szCs w:val="22"/>
              </w:rPr>
              <w:fldChar w:fldCharType="separate"/>
            </w:r>
            <w:r w:rsidRPr="00EE46BF">
              <w:rPr>
                <w:rStyle w:val="SmartLink1"/>
                <w:sz w:val="20"/>
                <w:szCs w:val="22"/>
              </w:rPr>
              <w:t>P.8.2.1 |</w:t>
            </w:r>
            <w:r w:rsidRPr="00EE46BF">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tcPr>
          <w:p w14:paraId="505A2C5A" w14:textId="78C37585" w:rsidR="00744DEA" w:rsidRPr="00282DAE" w:rsidRDefault="00744DEA" w:rsidP="00744DEA">
            <w:pPr>
              <w:pStyle w:val="TablesHeadingGSCyan"/>
              <w:framePr w:hSpace="0" w:wrap="auto" w:vAnchor="margin" w:hAnchor="text" w:yAlign="inline"/>
              <w:rPr>
                <w:rStyle w:val="SmartLink1"/>
              </w:rPr>
            </w:pPr>
            <w:r w:rsidRPr="00A97FAE">
              <w:rPr>
                <w:caps w:val="0"/>
                <w:color w:val="4D4D4C"/>
                <w:sz w:val="20"/>
                <w:szCs w:val="20"/>
              </w:rPr>
              <w:t>Does the project have a risk of negatively impacting the catchment and has it been assessed and addressed?</w:t>
            </w:r>
          </w:p>
        </w:tc>
        <w:tc>
          <w:tcPr>
            <w:tcW w:w="954" w:type="pct"/>
            <w:tcBorders>
              <w:top w:val="single" w:sz="4" w:space="0" w:color="auto"/>
              <w:left w:val="single" w:sz="4" w:space="0" w:color="auto"/>
              <w:bottom w:val="single" w:sz="4" w:space="0" w:color="auto"/>
            </w:tcBorders>
          </w:tcPr>
          <w:p w14:paraId="02456FAA" w14:textId="445A9335" w:rsidR="00744DEA" w:rsidRPr="00025A8A" w:rsidDel="00A63097" w:rsidRDefault="00573249" w:rsidP="00744DEA">
            <w:pPr>
              <w:pStyle w:val="TablesHeadingGSCyan"/>
              <w:framePr w:hSpace="0" w:wrap="auto" w:vAnchor="margin" w:hAnchor="text" w:yAlign="inline"/>
              <w:rPr>
                <w:caps w:val="0"/>
                <w:color w:val="4D4D4C"/>
                <w:sz w:val="20"/>
                <w:szCs w:val="20"/>
              </w:rPr>
            </w:pPr>
            <w:sdt>
              <w:sdtPr>
                <w:rPr>
                  <w:sz w:val="20"/>
                  <w:szCs w:val="20"/>
                </w:rPr>
                <w:id w:val="-1587993888"/>
                <w14:checkbox>
                  <w14:checked w14:val="0"/>
                  <w14:checkedState w14:val="2612" w14:font="MS Gothic"/>
                  <w14:uncheckedState w14:val="2610" w14:font="MS Gothic"/>
                </w14:checkbox>
              </w:sdtPr>
              <w:sdtEndPr/>
              <w:sdtContent>
                <w:r w:rsidR="00744DEA" w:rsidDel="00A63097">
                  <w:rPr>
                    <w:rFonts w:ascii="MS Gothic" w:eastAsia="MS Gothic" w:hAnsi="MS Gothic" w:hint="eastAsia"/>
                    <w:caps w:val="0"/>
                    <w:color w:val="4D4D4C"/>
                    <w:sz w:val="20"/>
                    <w:szCs w:val="20"/>
                  </w:rPr>
                  <w:t>☐</w:t>
                </w:r>
              </w:sdtContent>
            </w:sdt>
            <w:r w:rsidR="00744DEA" w:rsidRPr="00025A8A" w:rsidDel="00A63097">
              <w:rPr>
                <w:caps w:val="0"/>
                <w:color w:val="4D4D4C"/>
                <w:sz w:val="20"/>
                <w:szCs w:val="20"/>
              </w:rPr>
              <w:t xml:space="preserve"> YES</w:t>
            </w:r>
          </w:p>
          <w:p w14:paraId="792CA13D" w14:textId="6FE1D9F2" w:rsidR="00744DEA" w:rsidRPr="00771784" w:rsidRDefault="00573249" w:rsidP="00744DEA">
            <w:pPr>
              <w:pStyle w:val="TablesHeadingGSCyan"/>
              <w:framePr w:hSpace="0" w:wrap="auto" w:vAnchor="margin" w:hAnchor="text" w:yAlign="inline"/>
              <w:rPr>
                <w:rStyle w:val="SmartLink1"/>
                <w:rFonts w:ascii="Verdana" w:hAnsi="Verdana"/>
                <w:caps w:val="0"/>
                <w:color w:val="4D4D4C"/>
                <w:sz w:val="20"/>
                <w:szCs w:val="20"/>
                <w:u w:val="none"/>
                <w:shd w:val="clear" w:color="auto" w:fill="auto"/>
              </w:rPr>
            </w:pPr>
            <w:sdt>
              <w:sdtPr>
                <w:rPr>
                  <w:rFonts w:asciiTheme="minorHAnsi" w:hAnsiTheme="minorHAnsi"/>
                  <w:caps w:val="0"/>
                  <w:color w:val="4D4D4C"/>
                  <w:sz w:val="20"/>
                  <w:szCs w:val="20"/>
                  <w:u w:val="single"/>
                  <w:shd w:val="clear" w:color="auto" w:fill="E1DFDD"/>
                </w:rPr>
                <w:id w:val="784861683"/>
                <w14:checkbox>
                  <w14:checked w14:val="0"/>
                  <w14:checkedState w14:val="2612" w14:font="MS Gothic"/>
                  <w14:uncheckedState w14:val="2610" w14:font="MS Gothic"/>
                </w14:checkbox>
              </w:sdtPr>
              <w:sdtEndPr/>
              <w:sdtContent>
                <w:r w:rsidR="00744DEA" w:rsidDel="00A63097">
                  <w:rPr>
                    <w:rFonts w:ascii="MS Gothic" w:eastAsia="MS Gothic" w:hAnsi="MS Gothic" w:hint="eastAsia"/>
                    <w:caps w:val="0"/>
                    <w:color w:val="4D4D4C"/>
                    <w:sz w:val="20"/>
                    <w:szCs w:val="20"/>
                  </w:rPr>
                  <w:t>☐</w:t>
                </w:r>
              </w:sdtContent>
            </w:sdt>
            <w:r w:rsidR="00744DEA" w:rsidRPr="00025A8A" w:rsidDel="00A63097">
              <w:rPr>
                <w:caps w:val="0"/>
                <w:color w:val="4D4D4C"/>
                <w:sz w:val="20"/>
                <w:szCs w:val="20"/>
              </w:rPr>
              <w:t xml:space="preserve"> NO</w:t>
            </w:r>
          </w:p>
        </w:tc>
      </w:tr>
      <w:tr w:rsidR="00744DEA" w:rsidRPr="00A978AA" w14:paraId="3A5F1ED2" w14:textId="77777777" w:rsidTr="00735E79">
        <w:trPr>
          <w:trHeight w:val="364"/>
        </w:trPr>
        <w:tc>
          <w:tcPr>
            <w:tcW w:w="5000" w:type="pct"/>
            <w:gridSpan w:val="3"/>
            <w:tcBorders>
              <w:top w:val="single" w:sz="4" w:space="0" w:color="auto"/>
              <w:bottom w:val="single" w:sz="4" w:space="0" w:color="auto"/>
            </w:tcBorders>
            <w:noWrap/>
            <w:vAlign w:val="top"/>
          </w:tcPr>
          <w:p w14:paraId="729ADEB8" w14:textId="026F395A" w:rsidR="00744DEA" w:rsidRDefault="00744DEA" w:rsidP="00744DEA">
            <w:pPr>
              <w:pStyle w:val="TablesHeadingGSCyan"/>
              <w:framePr w:hSpace="0" w:wrap="auto" w:vAnchor="margin" w:hAnchor="text" w:yAlign="inline"/>
              <w:rPr>
                <w:caps w:val="0"/>
                <w:color w:val="4D4D4C"/>
                <w:sz w:val="20"/>
                <w:szCs w:val="20"/>
              </w:rPr>
            </w:pPr>
            <w:r w:rsidRPr="00770304">
              <w:rPr>
                <w:caps w:val="0"/>
                <w:sz w:val="20"/>
                <w:szCs w:val="22"/>
              </w:rPr>
              <w:t>If the answ</w:t>
            </w:r>
            <w:r w:rsidRPr="00813E0B">
              <w:rPr>
                <w:caps w:val="0"/>
                <w:sz w:val="20"/>
                <w:szCs w:val="22"/>
              </w:rPr>
              <w:t xml:space="preserve">er to </w:t>
            </w:r>
            <w:r w:rsidRPr="00770304">
              <w:rPr>
                <w:caps w:val="0"/>
                <w:sz w:val="20"/>
                <w:szCs w:val="22"/>
              </w:rPr>
              <w:t xml:space="preserve">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44DEA" w:rsidRPr="00A978AA" w14:paraId="048D291D" w14:textId="77777777" w:rsidTr="00735E79">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1F8C2558" w14:textId="77777777" w:rsidR="00BF1765" w:rsidRDefault="00BF1765" w:rsidP="00BF1765">
            <w:pPr>
              <w:pStyle w:val="TablesHeadingGSCyan"/>
              <w:framePr w:hSpace="0" w:wrap="auto" w:vAnchor="margin" w:hAnchor="text" w:yAlign="inline"/>
              <w:spacing w:line="276" w:lineRule="auto"/>
              <w:rPr>
                <w:ins w:id="959" w:author="Anshika Gupta" w:date="2023-06-27T08:25:00Z"/>
                <w:rStyle w:val="SmartLink1"/>
                <w:u w:val="none"/>
              </w:rPr>
            </w:pPr>
            <w:ins w:id="960" w:author="Anshika Gupta" w:date="2023-06-27T08:25:00Z">
              <w:r w:rsidRPr="00BF2666">
                <w:rPr>
                  <w:i/>
                  <w:iCs/>
                  <w:caps w:val="0"/>
                  <w:color w:val="4D4D4C"/>
                  <w:sz w:val="20"/>
                  <w:szCs w:val="20"/>
                </w:rPr>
                <w:t>Please add text here</w:t>
              </w:r>
              <w:r>
                <w:rPr>
                  <w:i/>
                  <w:iCs/>
                  <w:caps w:val="0"/>
                  <w:color w:val="4D4D4C"/>
                  <w:sz w:val="20"/>
                  <w:szCs w:val="20"/>
                </w:rPr>
                <w:t>….</w:t>
              </w:r>
            </w:ins>
          </w:p>
          <w:p w14:paraId="20AFAF8A" w14:textId="77777777" w:rsidR="00744DEA" w:rsidRPr="00053E0D" w:rsidRDefault="00744DEA" w:rsidP="00744DEA">
            <w:pPr>
              <w:pStyle w:val="TablesHeadingGSCyan"/>
              <w:framePr w:hSpace="0" w:wrap="auto" w:vAnchor="margin" w:hAnchor="text" w:yAlign="inline"/>
              <w:rPr>
                <w:caps w:val="0"/>
                <w:color w:val="515151" w:themeColor="text1"/>
                <w:sz w:val="20"/>
                <w:szCs w:val="20"/>
              </w:rPr>
            </w:pPr>
          </w:p>
          <w:p w14:paraId="4851C8B2" w14:textId="2FC12B87" w:rsidR="00744DEA" w:rsidRPr="00053E0D" w:rsidRDefault="00744DEA" w:rsidP="00744DEA">
            <w:pPr>
              <w:rPr>
                <w:color w:val="515151" w:themeColor="text1"/>
              </w:rPr>
            </w:pPr>
          </w:p>
        </w:tc>
      </w:tr>
      <w:tr w:rsidR="00744DEA" w:rsidRPr="005E36C8" w14:paraId="551143C7" w14:textId="77777777" w:rsidTr="00735E79">
        <w:trPr>
          <w:trHeight w:val="364"/>
        </w:trPr>
        <w:tc>
          <w:tcPr>
            <w:tcW w:w="5000" w:type="pct"/>
            <w:gridSpan w:val="3"/>
            <w:tcBorders>
              <w:top w:val="single" w:sz="4" w:space="0" w:color="auto"/>
              <w:bottom w:val="single" w:sz="4" w:space="0" w:color="auto"/>
            </w:tcBorders>
            <w:noWrap/>
            <w:vAlign w:val="top"/>
          </w:tcPr>
          <w:p w14:paraId="4E16A052" w14:textId="77777777" w:rsidR="00744DEA" w:rsidRPr="005E36C8" w:rsidRDefault="00744DEA" w:rsidP="00744DEA">
            <w:pPr>
              <w:rPr>
                <w:caps/>
                <w:sz w:val="20"/>
                <w:szCs w:val="20"/>
              </w:rPr>
            </w:pPr>
            <w:r w:rsidRPr="002D52A6">
              <w:rPr>
                <w:color w:val="00B9BD" w:themeColor="accent1"/>
                <w:sz w:val="20"/>
                <w:szCs w:val="22"/>
              </w:rPr>
              <w:t>Would the project involve or lead to:</w:t>
            </w:r>
          </w:p>
        </w:tc>
      </w:tr>
      <w:tr w:rsidR="00744DEA" w:rsidRPr="005E36C8" w14:paraId="1DC2866E"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195F81C1" w14:textId="77777777" w:rsidR="00744DEA" w:rsidRDefault="00744DEA" w:rsidP="00744DEA">
            <w:pPr>
              <w:pStyle w:val="TablesHeadingGSCyan"/>
              <w:framePr w:hSpace="0" w:wrap="auto" w:vAnchor="margin" w:hAnchor="text" w:yAlign="inline"/>
              <w:spacing w:line="276" w:lineRule="auto"/>
              <w:rPr>
                <w:rStyle w:val="SmartLink1"/>
                <w:sz w:val="20"/>
                <w:szCs w:val="20"/>
              </w:rPr>
            </w:pPr>
            <w:r w:rsidRPr="00BD2909">
              <w:rPr>
                <w:rStyle w:val="SmartLink1"/>
                <w:sz w:val="20"/>
                <w:szCs w:val="20"/>
              </w:rPr>
              <w:fldChar w:fldCharType="begin"/>
            </w:r>
            <w:r w:rsidRPr="00BD2909">
              <w:rPr>
                <w:rStyle w:val="SmartLink1"/>
                <w:sz w:val="20"/>
                <w:szCs w:val="20"/>
              </w:rPr>
              <w:instrText xml:space="preserve"> REF _Ref136345886 \w \h  \* MERGEFORMAT </w:instrText>
            </w:r>
            <w:r w:rsidRPr="00BD2909">
              <w:rPr>
                <w:rStyle w:val="SmartLink1"/>
                <w:sz w:val="20"/>
                <w:szCs w:val="20"/>
              </w:rPr>
            </w:r>
            <w:r w:rsidRPr="00BD2909">
              <w:rPr>
                <w:rStyle w:val="SmartLink1"/>
                <w:sz w:val="20"/>
                <w:szCs w:val="20"/>
              </w:rPr>
              <w:fldChar w:fldCharType="separate"/>
            </w:r>
            <w:r w:rsidRPr="00BD2909">
              <w:rPr>
                <w:rStyle w:val="SmartLink1"/>
                <w:sz w:val="20"/>
                <w:szCs w:val="20"/>
              </w:rPr>
              <w:t>P.8.2.2 |</w:t>
            </w:r>
            <w:r w:rsidRPr="00BD2909">
              <w:rPr>
                <w:rStyle w:val="SmartLink1"/>
                <w:sz w:val="20"/>
                <w:szCs w:val="20"/>
              </w:rPr>
              <w:fldChar w:fldCharType="end"/>
            </w:r>
          </w:p>
          <w:p w14:paraId="28B09D55" w14:textId="3DA0CEAF" w:rsidR="00744DEA" w:rsidRPr="00BD2909" w:rsidRDefault="00744DEA" w:rsidP="007A79F4">
            <w:pPr>
              <w:pStyle w:val="ListParagraph"/>
              <w:numPr>
                <w:ilvl w:val="0"/>
                <w:numId w:val="58"/>
              </w:numPr>
            </w:pPr>
          </w:p>
          <w:p w14:paraId="126208E8" w14:textId="651EFD6D" w:rsidR="00744DEA" w:rsidRPr="005E36C8" w:rsidRDefault="00744DEA" w:rsidP="00744DEA">
            <w:pPr>
              <w:pStyle w:val="TablesHeadingGSCyan"/>
              <w:framePr w:hSpace="0" w:wrap="auto" w:vAnchor="margin" w:hAnchor="text" w:yAlign="inline"/>
              <w:spacing w:line="276" w:lineRule="auto"/>
              <w:rPr>
                <w:caps w:val="0"/>
                <w:color w:val="4D4D4C"/>
                <w:sz w:val="20"/>
                <w:szCs w:val="22"/>
              </w:rPr>
            </w:pPr>
            <w:r w:rsidRPr="00BD2909">
              <w:rPr>
                <w:rStyle w:val="SmartLink1"/>
                <w:sz w:val="20"/>
                <w:szCs w:val="20"/>
              </w:rPr>
              <w:fldChar w:fldCharType="begin"/>
            </w:r>
            <w:r w:rsidRPr="00BD2909">
              <w:rPr>
                <w:rStyle w:val="SmartLink1"/>
                <w:sz w:val="20"/>
                <w:szCs w:val="20"/>
              </w:rPr>
              <w:instrText xml:space="preserve"> REF _Ref136345901 \w \h  \* MERGEFORMAT </w:instrText>
            </w:r>
            <w:r w:rsidRPr="00BD2909">
              <w:rPr>
                <w:rStyle w:val="SmartLink1"/>
                <w:sz w:val="20"/>
                <w:szCs w:val="20"/>
              </w:rPr>
            </w:r>
            <w:r w:rsidRPr="00BD2909">
              <w:rPr>
                <w:rStyle w:val="SmartLink1"/>
                <w:sz w:val="20"/>
                <w:szCs w:val="20"/>
              </w:rPr>
              <w:fldChar w:fldCharType="separate"/>
            </w:r>
            <w:r w:rsidRPr="00BD2909">
              <w:rPr>
                <w:rStyle w:val="SmartLink1"/>
                <w:sz w:val="20"/>
                <w:szCs w:val="20"/>
              </w:rPr>
              <w:t>P.8.2.5 |</w:t>
            </w:r>
            <w:r w:rsidRPr="00BD2909">
              <w:rPr>
                <w:rStyle w:val="SmartLink1"/>
                <w:sz w:val="20"/>
                <w:szCs w:val="20"/>
              </w:rPr>
              <w:fldChar w:fldCharType="end"/>
            </w:r>
          </w:p>
        </w:tc>
        <w:tc>
          <w:tcPr>
            <w:tcW w:w="3285" w:type="pct"/>
            <w:tcBorders>
              <w:top w:val="single" w:sz="4" w:space="0" w:color="auto"/>
              <w:bottom w:val="single" w:sz="4" w:space="0" w:color="auto"/>
              <w:right w:val="single" w:sz="4" w:space="0" w:color="auto"/>
            </w:tcBorders>
          </w:tcPr>
          <w:p w14:paraId="4BECE11A" w14:textId="77777777" w:rsidR="00744DEA" w:rsidRDefault="00744DEA" w:rsidP="00744DEA">
            <w:pPr>
              <w:pStyle w:val="TablesHeadingGSCyan"/>
              <w:framePr w:hSpace="0" w:wrap="auto" w:vAnchor="margin" w:hAnchor="text" w:yAlign="inline"/>
              <w:rPr>
                <w:caps w:val="0"/>
                <w:color w:val="4D4D4C"/>
                <w:sz w:val="20"/>
                <w:szCs w:val="20"/>
              </w:rPr>
            </w:pPr>
            <w:r w:rsidRPr="005E36C8">
              <w:rPr>
                <w:caps w:val="0"/>
                <w:color w:val="4D4D4C"/>
                <w:sz w:val="20"/>
                <w:szCs w:val="20"/>
              </w:rPr>
              <w:t>negatively impact on the catchment area?</w:t>
            </w:r>
          </w:p>
          <w:p w14:paraId="1BF044CA" w14:textId="77777777" w:rsidR="00744DEA" w:rsidRPr="00395B4D" w:rsidRDefault="00744DEA" w:rsidP="00744DEA"/>
          <w:p w14:paraId="55FC5710" w14:textId="64BF1EBC" w:rsidR="00744DEA" w:rsidRPr="00395B4D" w:rsidRDefault="00744DEA" w:rsidP="00744DEA">
            <w:pPr>
              <w:rPr>
                <w:i/>
                <w:iCs/>
              </w:rPr>
            </w:pPr>
            <w:r w:rsidRPr="00395B4D">
              <w:rPr>
                <w:i/>
                <w:iCs/>
                <w:sz w:val="20"/>
                <w:szCs w:val="22"/>
              </w:rPr>
              <w:t>If yes, Erosion prevention measures, including soil and slope protection measures, must be implemented before project commencement. These measures should involve natural terracing, infiltration strips, permanent ground cover, hedge and tree rows, and effective slope length assessment. Regular reassessment of these measures is necessary.</w:t>
            </w:r>
          </w:p>
        </w:tc>
        <w:tc>
          <w:tcPr>
            <w:tcW w:w="954" w:type="pct"/>
            <w:tcBorders>
              <w:top w:val="single" w:sz="4" w:space="0" w:color="auto"/>
              <w:left w:val="single" w:sz="4" w:space="0" w:color="auto"/>
              <w:bottom w:val="single" w:sz="4" w:space="0" w:color="auto"/>
            </w:tcBorders>
          </w:tcPr>
          <w:p w14:paraId="4CA4F626" w14:textId="6E8933F8"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591071445"/>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6F83FAE0" w14:textId="1C9FDB33" w:rsidR="00744DEA" w:rsidRPr="005E36C8" w:rsidDel="00A63097" w:rsidRDefault="00573249" w:rsidP="00744DEA">
            <w:sdt>
              <w:sdtPr>
                <w:rPr>
                  <w:caps/>
                  <w:sz w:val="20"/>
                  <w:szCs w:val="20"/>
                </w:rPr>
                <w:id w:val="333735203"/>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POTENTIALLY</w:t>
            </w:r>
          </w:p>
          <w:p w14:paraId="353C52DF" w14:textId="0087D057"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086588188"/>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5E36C8" w14:paraId="65C608EC"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7A061791" w14:textId="4D9630BB" w:rsidR="00744DEA" w:rsidRPr="00BD2909" w:rsidRDefault="00744DEA" w:rsidP="00744DEA">
            <w:pPr>
              <w:pStyle w:val="TablesHeadingGSCyan"/>
              <w:framePr w:hSpace="0" w:wrap="auto" w:vAnchor="margin" w:hAnchor="text" w:yAlign="inline"/>
              <w:spacing w:line="276" w:lineRule="auto"/>
              <w:rPr>
                <w:rStyle w:val="SmartLink1"/>
                <w:sz w:val="20"/>
                <w:szCs w:val="20"/>
              </w:rPr>
            </w:pPr>
            <w:r>
              <w:rPr>
                <w:rStyle w:val="SmartLink1"/>
                <w:sz w:val="20"/>
                <w:szCs w:val="20"/>
              </w:rPr>
              <w:fldChar w:fldCharType="begin"/>
            </w:r>
            <w:r>
              <w:rPr>
                <w:rStyle w:val="SmartLink1"/>
                <w:sz w:val="20"/>
                <w:szCs w:val="20"/>
              </w:rPr>
              <w:instrText xml:space="preserve"> REF _Ref136346120 \w \h </w:instrText>
            </w:r>
            <w:r>
              <w:rPr>
                <w:rStyle w:val="SmartLink1"/>
                <w:sz w:val="20"/>
                <w:szCs w:val="20"/>
              </w:rPr>
            </w:r>
            <w:r>
              <w:rPr>
                <w:rStyle w:val="SmartLink1"/>
                <w:sz w:val="20"/>
                <w:szCs w:val="20"/>
              </w:rPr>
              <w:fldChar w:fldCharType="separate"/>
            </w:r>
            <w:r>
              <w:rPr>
                <w:rStyle w:val="SmartLink1"/>
                <w:sz w:val="20"/>
                <w:szCs w:val="20"/>
              </w:rPr>
              <w:t>P.8.2.6 |</w:t>
            </w:r>
            <w:r>
              <w:rPr>
                <w:rStyle w:val="SmartLink1"/>
                <w:sz w:val="20"/>
                <w:szCs w:val="20"/>
              </w:rPr>
              <w:fldChar w:fldCharType="end"/>
            </w:r>
          </w:p>
        </w:tc>
        <w:tc>
          <w:tcPr>
            <w:tcW w:w="3285" w:type="pct"/>
            <w:tcBorders>
              <w:top w:val="single" w:sz="4" w:space="0" w:color="auto"/>
              <w:bottom w:val="single" w:sz="4" w:space="0" w:color="auto"/>
              <w:right w:val="single" w:sz="4" w:space="0" w:color="auto"/>
            </w:tcBorders>
          </w:tcPr>
          <w:p w14:paraId="56C301A5" w14:textId="26976C39" w:rsidR="00744DEA" w:rsidRPr="005E36C8" w:rsidRDefault="00744DEA" w:rsidP="00744DEA">
            <w:pPr>
              <w:pStyle w:val="TablesHeadingGSCyan"/>
              <w:framePr w:hSpace="0" w:wrap="auto" w:vAnchor="margin" w:hAnchor="text" w:yAlign="inline"/>
              <w:rPr>
                <w:caps w:val="0"/>
                <w:color w:val="4D4D4C"/>
                <w:sz w:val="20"/>
                <w:szCs w:val="20"/>
              </w:rPr>
            </w:pPr>
            <w:del w:id="961" w:author="Anshika Gupta" w:date="2023-06-27T09:31:00Z">
              <w:r w:rsidRPr="00025A8A" w:rsidDel="0005022A">
                <w:rPr>
                  <w:caps w:val="0"/>
                  <w:color w:val="4D4D4C"/>
                  <w:sz w:val="20"/>
                  <w:szCs w:val="20"/>
                </w:rPr>
                <w:delText>Are opinions and recommendations of an Expert Stakeholder(s) sought and demonstrated as being included in the project design?</w:delText>
              </w:r>
            </w:del>
            <w:ins w:id="962" w:author="Anshika Gupta" w:date="2023-06-27T09:31:00Z">
              <w:r w:rsidR="0005022A">
                <w:rPr>
                  <w:caps w:val="0"/>
                  <w:color w:val="4D4D4C"/>
                  <w:sz w:val="20"/>
                  <w:szCs w:val="20"/>
                </w:rPr>
                <w:t>Are opinions and recommendations of an Expert Stakeholder(s) not sought and demonstrated as being included in the project design?</w:t>
              </w:r>
            </w:ins>
          </w:p>
        </w:tc>
        <w:tc>
          <w:tcPr>
            <w:tcW w:w="954" w:type="pct"/>
            <w:tcBorders>
              <w:top w:val="single" w:sz="4" w:space="0" w:color="auto"/>
              <w:left w:val="single" w:sz="4" w:space="0" w:color="auto"/>
              <w:bottom w:val="single" w:sz="4" w:space="0" w:color="auto"/>
            </w:tcBorders>
          </w:tcPr>
          <w:p w14:paraId="45E090C9" w14:textId="4BEFA1CF" w:rsidR="00744DEA" w:rsidRPr="00025A8A" w:rsidDel="00A63097" w:rsidRDefault="00573249" w:rsidP="00744DEA">
            <w:pPr>
              <w:pStyle w:val="TablesHeadingGSCyan"/>
              <w:framePr w:hSpace="0" w:wrap="auto" w:vAnchor="margin" w:hAnchor="text" w:yAlign="inline"/>
              <w:rPr>
                <w:caps w:val="0"/>
                <w:color w:val="4D4D4C"/>
                <w:sz w:val="20"/>
                <w:szCs w:val="20"/>
              </w:rPr>
            </w:pPr>
            <w:sdt>
              <w:sdtPr>
                <w:rPr>
                  <w:sz w:val="20"/>
                  <w:szCs w:val="20"/>
                </w:rPr>
                <w:id w:val="722715085"/>
                <w14:checkbox>
                  <w14:checked w14:val="0"/>
                  <w14:checkedState w14:val="2612" w14:font="MS Gothic"/>
                  <w14:uncheckedState w14:val="2610" w14:font="MS Gothic"/>
                </w14:checkbox>
              </w:sdtPr>
              <w:sdtEndPr/>
              <w:sdtContent>
                <w:r w:rsidR="00744DEA" w:rsidDel="00A63097">
                  <w:rPr>
                    <w:rFonts w:ascii="MS Gothic" w:eastAsia="MS Gothic" w:hAnsi="MS Gothic" w:hint="eastAsia"/>
                    <w:caps w:val="0"/>
                    <w:color w:val="4D4D4C"/>
                    <w:sz w:val="20"/>
                    <w:szCs w:val="20"/>
                  </w:rPr>
                  <w:t>☐</w:t>
                </w:r>
              </w:sdtContent>
            </w:sdt>
            <w:r w:rsidR="00744DEA" w:rsidRPr="00025A8A" w:rsidDel="00A63097">
              <w:rPr>
                <w:caps w:val="0"/>
                <w:color w:val="4D4D4C"/>
                <w:sz w:val="20"/>
                <w:szCs w:val="20"/>
              </w:rPr>
              <w:t xml:space="preserve"> YES</w:t>
            </w:r>
          </w:p>
          <w:p w14:paraId="531F5871" w14:textId="5DC61F63" w:rsidR="00744DEA" w:rsidRPr="00025A8A" w:rsidDel="00A63097" w:rsidRDefault="00573249" w:rsidP="00744DEA">
            <w:pPr>
              <w:pStyle w:val="TablesHeadingGSCyan"/>
              <w:framePr w:hSpace="0" w:wrap="auto" w:vAnchor="margin" w:hAnchor="text" w:yAlign="inline"/>
              <w:rPr>
                <w:caps w:val="0"/>
                <w:color w:val="4D4D4C"/>
                <w:sz w:val="20"/>
                <w:szCs w:val="20"/>
              </w:rPr>
            </w:pPr>
            <w:sdt>
              <w:sdtPr>
                <w:rPr>
                  <w:sz w:val="20"/>
                  <w:szCs w:val="20"/>
                </w:rPr>
                <w:id w:val="1037861362"/>
                <w14:checkbox>
                  <w14:checked w14:val="0"/>
                  <w14:checkedState w14:val="2612" w14:font="MS Gothic"/>
                  <w14:uncheckedState w14:val="2610" w14:font="MS Gothic"/>
                </w14:checkbox>
              </w:sdtPr>
              <w:sdtEndPr/>
              <w:sdtContent>
                <w:r w:rsidR="00744DEA" w:rsidDel="00A63097">
                  <w:rPr>
                    <w:rFonts w:ascii="MS Gothic" w:eastAsia="MS Gothic" w:hAnsi="MS Gothic" w:hint="eastAsia"/>
                    <w:caps w:val="0"/>
                    <w:color w:val="4D4D4C"/>
                    <w:sz w:val="20"/>
                    <w:szCs w:val="20"/>
                  </w:rPr>
                  <w:t>☐</w:t>
                </w:r>
              </w:sdtContent>
            </w:sdt>
            <w:r w:rsidR="00744DEA" w:rsidRPr="00025A8A" w:rsidDel="00A63097">
              <w:rPr>
                <w:caps w:val="0"/>
                <w:color w:val="4D4D4C"/>
                <w:sz w:val="20"/>
                <w:szCs w:val="20"/>
              </w:rPr>
              <w:t xml:space="preserve"> NO</w:t>
            </w:r>
          </w:p>
          <w:p w14:paraId="12230D68" w14:textId="63C02C18" w:rsidR="00744DEA"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994022224"/>
                <w14:checkbox>
                  <w14:checked w14:val="0"/>
                  <w14:checkedState w14:val="2612" w14:font="MS Gothic"/>
                  <w14:uncheckedState w14:val="2610" w14:font="MS Gothic"/>
                </w14:checkbox>
              </w:sdtPr>
              <w:sdtEndPr/>
              <w:sdtContent>
                <w:r w:rsidR="00744DEA" w:rsidDel="00A63097">
                  <w:rPr>
                    <w:rFonts w:ascii="MS Gothic" w:eastAsia="MS Gothic" w:hAnsi="MS Gothic" w:hint="eastAsia"/>
                    <w:caps w:val="0"/>
                    <w:color w:val="4D4D4C"/>
                    <w:sz w:val="20"/>
                    <w:szCs w:val="20"/>
                  </w:rPr>
                  <w:t>☐</w:t>
                </w:r>
              </w:sdtContent>
            </w:sdt>
            <w:r w:rsidR="00744DEA" w:rsidRPr="00025A8A" w:rsidDel="00A63097">
              <w:rPr>
                <w:caps w:val="0"/>
                <w:color w:val="4D4D4C"/>
                <w:sz w:val="20"/>
                <w:szCs w:val="20"/>
              </w:rPr>
              <w:t xml:space="preserve"> NA</w:t>
            </w:r>
          </w:p>
        </w:tc>
      </w:tr>
      <w:tr w:rsidR="00744DEA" w:rsidRPr="005E36C8" w14:paraId="36465DFE" w14:textId="77777777" w:rsidTr="00735E79">
        <w:trPr>
          <w:trHeight w:val="364"/>
        </w:trPr>
        <w:tc>
          <w:tcPr>
            <w:tcW w:w="5000" w:type="pct"/>
            <w:gridSpan w:val="3"/>
            <w:tcBorders>
              <w:top w:val="single" w:sz="4" w:space="0" w:color="auto"/>
              <w:bottom w:val="single" w:sz="4" w:space="0" w:color="auto"/>
            </w:tcBorders>
            <w:noWrap/>
            <w:vAlign w:val="top"/>
          </w:tcPr>
          <w:p w14:paraId="4B13162B" w14:textId="0B11FF89"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sidRPr="00FB2690">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744DEA" w:rsidRPr="005E36C8" w14:paraId="42807E3B" w14:textId="77777777" w:rsidTr="00735E79">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1BB98F14" w14:textId="77777777" w:rsidR="00BF1765" w:rsidRDefault="00BF1765" w:rsidP="00BF1765">
            <w:pPr>
              <w:pStyle w:val="TablesHeadingGSCyan"/>
              <w:framePr w:hSpace="0" w:wrap="auto" w:vAnchor="margin" w:hAnchor="text" w:yAlign="inline"/>
              <w:spacing w:line="276" w:lineRule="auto"/>
              <w:rPr>
                <w:ins w:id="963" w:author="Anshika Gupta" w:date="2023-06-27T08:25:00Z"/>
                <w:rStyle w:val="SmartLink1"/>
                <w:u w:val="none"/>
              </w:rPr>
            </w:pPr>
            <w:ins w:id="964" w:author="Anshika Gupta" w:date="2023-06-27T08:25:00Z">
              <w:r w:rsidRPr="00BF2666">
                <w:rPr>
                  <w:i/>
                  <w:iCs/>
                  <w:caps w:val="0"/>
                  <w:color w:val="4D4D4C"/>
                  <w:sz w:val="20"/>
                  <w:szCs w:val="20"/>
                </w:rPr>
                <w:t>Please add text here</w:t>
              </w:r>
              <w:r>
                <w:rPr>
                  <w:i/>
                  <w:iCs/>
                  <w:caps w:val="0"/>
                  <w:color w:val="4D4D4C"/>
                  <w:sz w:val="20"/>
                  <w:szCs w:val="20"/>
                </w:rPr>
                <w:t>….</w:t>
              </w:r>
            </w:ins>
          </w:p>
          <w:p w14:paraId="52482398" w14:textId="77777777" w:rsidR="00744DEA" w:rsidRDefault="00744DEA" w:rsidP="00744DEA">
            <w:pPr>
              <w:pStyle w:val="TablesHeadingGSCyan"/>
              <w:framePr w:hSpace="0" w:wrap="auto" w:vAnchor="margin" w:hAnchor="text" w:yAlign="inline"/>
              <w:spacing w:line="276" w:lineRule="auto"/>
              <w:rPr>
                <w:caps w:val="0"/>
                <w:color w:val="515151" w:themeColor="text1"/>
                <w:sz w:val="20"/>
                <w:szCs w:val="20"/>
              </w:rPr>
            </w:pPr>
          </w:p>
          <w:p w14:paraId="2A0CA772" w14:textId="4460D7EB" w:rsidR="00744DEA" w:rsidRPr="009910B7" w:rsidRDefault="00744DEA" w:rsidP="00744DEA"/>
        </w:tc>
      </w:tr>
      <w:tr w:rsidR="00744DEA" w:rsidRPr="00A978AA" w14:paraId="7BA7AE90" w14:textId="77777777" w:rsidTr="00735E79">
        <w:trPr>
          <w:trHeight w:val="364"/>
        </w:trPr>
        <w:tc>
          <w:tcPr>
            <w:tcW w:w="5000" w:type="pct"/>
            <w:gridSpan w:val="3"/>
            <w:tcBorders>
              <w:top w:val="single" w:sz="4" w:space="0" w:color="auto"/>
              <w:bottom w:val="single" w:sz="4" w:space="0" w:color="auto"/>
            </w:tcBorders>
            <w:noWrap/>
            <w:vAlign w:val="top"/>
          </w:tcPr>
          <w:p w14:paraId="4490A21B" w14:textId="4C84CFA2" w:rsidR="00744DEA" w:rsidRPr="00E11E87" w:rsidRDefault="00744DEA" w:rsidP="00744DEA">
            <w:pPr>
              <w:pStyle w:val="TablesHeadingGSCyan"/>
              <w:framePr w:hSpace="0" w:wrap="auto" w:vAnchor="margin" w:hAnchor="text" w:yAlign="inline"/>
              <w:spacing w:line="276" w:lineRule="auto"/>
              <w:rPr>
                <w:b/>
                <w:bCs/>
                <w:caps w:val="0"/>
                <w:color w:val="4D4D4C"/>
              </w:rPr>
            </w:pPr>
            <w:r w:rsidRPr="00E11E87">
              <w:rPr>
                <w:rStyle w:val="SmartLink1"/>
                <w:b/>
                <w:bCs/>
              </w:rPr>
              <w:fldChar w:fldCharType="begin"/>
            </w:r>
            <w:r w:rsidRPr="00E11E87">
              <w:rPr>
                <w:rStyle w:val="SmartLink1"/>
                <w:b/>
                <w:bCs/>
              </w:rPr>
              <w:instrText xml:space="preserve"> REF _Ref136346139 \w \h  \* MERGEFORMAT </w:instrText>
            </w:r>
            <w:r w:rsidRPr="00E11E87">
              <w:rPr>
                <w:rStyle w:val="SmartLink1"/>
                <w:b/>
                <w:bCs/>
              </w:rPr>
            </w:r>
            <w:r w:rsidRPr="00E11E87">
              <w:rPr>
                <w:rStyle w:val="SmartLink1"/>
                <w:b/>
                <w:bCs/>
              </w:rPr>
              <w:fldChar w:fldCharType="separate"/>
            </w:r>
            <w:r w:rsidRPr="00E11E87">
              <w:rPr>
                <w:rStyle w:val="SmartLink1"/>
                <w:b/>
                <w:bCs/>
              </w:rPr>
              <w:t>P.9 |</w:t>
            </w:r>
            <w:r w:rsidRPr="00E11E87">
              <w:rPr>
                <w:rStyle w:val="SmartLink1"/>
                <w:b/>
                <w:bCs/>
              </w:rPr>
              <w:fldChar w:fldCharType="end"/>
            </w:r>
            <w:r w:rsidRPr="00E11E87">
              <w:rPr>
                <w:rStyle w:val="SmartLink1"/>
                <w:b/>
                <w:bCs/>
              </w:rPr>
              <w:fldChar w:fldCharType="begin"/>
            </w:r>
            <w:r w:rsidRPr="00E11E87">
              <w:rPr>
                <w:rStyle w:val="SmartLink1"/>
                <w:b/>
                <w:bCs/>
              </w:rPr>
              <w:instrText xml:space="preserve"> REF _Ref136346147 \h  \* MERGEFORMAT </w:instrText>
            </w:r>
            <w:r w:rsidRPr="00E11E87">
              <w:rPr>
                <w:rStyle w:val="SmartLink1"/>
                <w:b/>
                <w:bCs/>
              </w:rPr>
            </w:r>
            <w:r w:rsidRPr="00E11E87">
              <w:rPr>
                <w:rStyle w:val="SmartLink1"/>
                <w:b/>
                <w:bCs/>
              </w:rPr>
              <w:fldChar w:fldCharType="separate"/>
            </w:r>
            <w:r w:rsidRPr="00E11E87">
              <w:rPr>
                <w:rStyle w:val="SmartLink1"/>
                <w:b/>
                <w:bCs/>
              </w:rPr>
              <w:t>Environment, ecology and land use</w:t>
            </w:r>
            <w:r w:rsidRPr="00E11E87">
              <w:rPr>
                <w:rStyle w:val="SmartLink1"/>
                <w:b/>
                <w:bCs/>
              </w:rPr>
              <w:fldChar w:fldCharType="end"/>
            </w:r>
          </w:p>
        </w:tc>
      </w:tr>
      <w:tr w:rsidR="00744DEA" w:rsidRPr="00A978AA" w14:paraId="492B454A" w14:textId="77777777" w:rsidTr="00735E79">
        <w:trPr>
          <w:trHeight w:val="364"/>
        </w:trPr>
        <w:tc>
          <w:tcPr>
            <w:tcW w:w="5000" w:type="pct"/>
            <w:gridSpan w:val="3"/>
            <w:tcBorders>
              <w:top w:val="single" w:sz="4" w:space="0" w:color="auto"/>
              <w:bottom w:val="single" w:sz="4" w:space="0" w:color="auto"/>
            </w:tcBorders>
            <w:noWrap/>
            <w:vAlign w:val="top"/>
          </w:tcPr>
          <w:p w14:paraId="6AE0B276" w14:textId="1E1E61C8" w:rsidR="00744DEA" w:rsidRPr="00A3070F" w:rsidRDefault="00744DEA" w:rsidP="00744DEA">
            <w:pPr>
              <w:pStyle w:val="TablesHeadingGSCyan"/>
              <w:framePr w:hSpace="0" w:wrap="auto" w:vAnchor="margin" w:hAnchor="text" w:yAlign="inline"/>
              <w:spacing w:line="276" w:lineRule="auto"/>
              <w:rPr>
                <w:b/>
                <w:bCs/>
                <w:i/>
                <w:iCs/>
                <w:caps w:val="0"/>
                <w:color w:val="4D4D4C"/>
              </w:rPr>
            </w:pPr>
            <w:r w:rsidRPr="00A3070F">
              <w:rPr>
                <w:rStyle w:val="SmartLink1"/>
              </w:rPr>
              <w:fldChar w:fldCharType="begin"/>
            </w:r>
            <w:r w:rsidRPr="00A3070F">
              <w:rPr>
                <w:rStyle w:val="SmartLink1"/>
              </w:rPr>
              <w:instrText xml:space="preserve"> REF _Ref136346218 \r \h  \* MERGEFORMAT </w:instrText>
            </w:r>
            <w:r w:rsidRPr="00A3070F">
              <w:rPr>
                <w:rStyle w:val="SmartLink1"/>
              </w:rPr>
            </w:r>
            <w:r w:rsidRPr="00A3070F">
              <w:rPr>
                <w:rStyle w:val="SmartLink1"/>
              </w:rPr>
              <w:fldChar w:fldCharType="separate"/>
            </w:r>
            <w:r w:rsidRPr="00A3070F">
              <w:rPr>
                <w:rStyle w:val="SmartLink1"/>
              </w:rPr>
              <w:t>P.9.1 |</w:t>
            </w:r>
            <w:r w:rsidRPr="00A3070F">
              <w:rPr>
                <w:rStyle w:val="SmartLink1"/>
              </w:rPr>
              <w:fldChar w:fldCharType="end"/>
            </w:r>
            <w:r w:rsidRPr="00A3070F">
              <w:rPr>
                <w:rStyle w:val="SmartLink1"/>
              </w:rPr>
              <w:fldChar w:fldCharType="begin"/>
            </w:r>
            <w:r w:rsidRPr="00A3070F">
              <w:rPr>
                <w:rStyle w:val="SmartLink1"/>
              </w:rPr>
              <w:instrText xml:space="preserve"> REF _Ref136346204 \h  \* MERGEFORMAT </w:instrText>
            </w:r>
            <w:r w:rsidRPr="00A3070F">
              <w:rPr>
                <w:rStyle w:val="SmartLink1"/>
              </w:rPr>
            </w:r>
            <w:r w:rsidRPr="00A3070F">
              <w:rPr>
                <w:rStyle w:val="SmartLink1"/>
              </w:rPr>
              <w:fldChar w:fldCharType="separate"/>
            </w:r>
            <w:r w:rsidRPr="00A3070F">
              <w:rPr>
                <w:rStyle w:val="SmartLink1"/>
              </w:rPr>
              <w:t>Landscape Modification and Soil</w:t>
            </w:r>
            <w:r w:rsidRPr="00A3070F">
              <w:rPr>
                <w:rStyle w:val="SmartLink1"/>
              </w:rPr>
              <w:fldChar w:fldCharType="end"/>
            </w:r>
          </w:p>
        </w:tc>
      </w:tr>
      <w:tr w:rsidR="00744DEA" w:rsidRPr="00A978AA" w14:paraId="78C7335A"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66440205" w14:textId="77777777" w:rsidR="00744DEA" w:rsidRDefault="00744DEA" w:rsidP="00744DEA">
            <w:pPr>
              <w:pStyle w:val="TablesHeadingGSCyan"/>
              <w:framePr w:hSpace="0" w:wrap="auto" w:vAnchor="margin" w:hAnchor="text" w:yAlign="inline"/>
              <w:spacing w:line="276" w:lineRule="auto"/>
              <w:rPr>
                <w:rStyle w:val="SmartLink1"/>
                <w:sz w:val="20"/>
                <w:szCs w:val="22"/>
              </w:rPr>
            </w:pPr>
            <w:r w:rsidRPr="00414FB9">
              <w:rPr>
                <w:rStyle w:val="SmartLink1"/>
                <w:sz w:val="20"/>
                <w:szCs w:val="22"/>
              </w:rPr>
              <w:fldChar w:fldCharType="begin"/>
            </w:r>
            <w:r w:rsidRPr="00414FB9">
              <w:rPr>
                <w:rStyle w:val="SmartLink1"/>
                <w:sz w:val="20"/>
                <w:szCs w:val="22"/>
              </w:rPr>
              <w:instrText xml:space="preserve"> REF _Ref136346474 \r \h </w:instrText>
            </w:r>
            <w:r>
              <w:rPr>
                <w:rStyle w:val="SmartLink1"/>
                <w:sz w:val="20"/>
                <w:szCs w:val="22"/>
              </w:rPr>
              <w:instrText xml:space="preserve"> \* MERGEFORMAT </w:instrText>
            </w:r>
            <w:r w:rsidRPr="00414FB9">
              <w:rPr>
                <w:rStyle w:val="SmartLink1"/>
                <w:sz w:val="20"/>
                <w:szCs w:val="22"/>
              </w:rPr>
            </w:r>
            <w:r w:rsidRPr="00414FB9">
              <w:rPr>
                <w:rStyle w:val="SmartLink1"/>
                <w:sz w:val="20"/>
                <w:szCs w:val="22"/>
              </w:rPr>
              <w:fldChar w:fldCharType="separate"/>
            </w:r>
            <w:r w:rsidRPr="00414FB9">
              <w:rPr>
                <w:rStyle w:val="SmartLink1"/>
                <w:sz w:val="20"/>
                <w:szCs w:val="22"/>
              </w:rPr>
              <w:t>P.9.1.1 |</w:t>
            </w:r>
            <w:r w:rsidRPr="00414FB9">
              <w:rPr>
                <w:rStyle w:val="SmartLink1"/>
                <w:sz w:val="20"/>
                <w:szCs w:val="22"/>
              </w:rPr>
              <w:fldChar w:fldCharType="end"/>
            </w:r>
          </w:p>
          <w:p w14:paraId="7815BE5E" w14:textId="334ECFE4" w:rsidR="00744DEA" w:rsidRDefault="00744DEA" w:rsidP="00744DEA">
            <w:r>
              <w:t>-</w:t>
            </w:r>
          </w:p>
          <w:p w14:paraId="23B4DF02" w14:textId="31E3BC18" w:rsidR="00744DEA" w:rsidRPr="001F2255" w:rsidRDefault="00744DEA" w:rsidP="00744DEA">
            <w:pPr>
              <w:pStyle w:val="TablesHeadingGSCyan"/>
              <w:framePr w:hSpace="0" w:wrap="auto" w:vAnchor="margin" w:hAnchor="text" w:yAlign="inline"/>
              <w:spacing w:line="276" w:lineRule="auto"/>
            </w:pPr>
            <w:r w:rsidRPr="00CE0033">
              <w:rPr>
                <w:rStyle w:val="SmartLink1"/>
                <w:sz w:val="20"/>
              </w:rPr>
              <w:fldChar w:fldCharType="begin"/>
            </w:r>
            <w:r w:rsidRPr="00CE0033">
              <w:rPr>
                <w:rStyle w:val="SmartLink1"/>
                <w:sz w:val="20"/>
              </w:rPr>
              <w:instrText xml:space="preserve"> REF _Ref136347014 \w \h  \* MERGEFORMAT </w:instrText>
            </w:r>
            <w:r w:rsidRPr="00CE0033">
              <w:rPr>
                <w:rStyle w:val="SmartLink1"/>
                <w:sz w:val="20"/>
              </w:rPr>
            </w:r>
            <w:r w:rsidRPr="00CE0033">
              <w:rPr>
                <w:rStyle w:val="SmartLink1"/>
                <w:sz w:val="20"/>
              </w:rPr>
              <w:fldChar w:fldCharType="separate"/>
            </w:r>
            <w:r w:rsidRPr="00CE0033">
              <w:rPr>
                <w:rStyle w:val="SmartLink1"/>
                <w:sz w:val="20"/>
              </w:rPr>
              <w:t>P.9.1.3 |</w:t>
            </w:r>
            <w:r w:rsidRPr="00CE0033">
              <w:rPr>
                <w:rStyle w:val="SmartLink1"/>
                <w:sz w:val="20"/>
              </w:rPr>
              <w:fldChar w:fldCharType="end"/>
            </w:r>
          </w:p>
        </w:tc>
        <w:tc>
          <w:tcPr>
            <w:tcW w:w="3285" w:type="pct"/>
            <w:tcBorders>
              <w:top w:val="single" w:sz="4" w:space="0" w:color="auto"/>
              <w:left w:val="single" w:sz="4" w:space="0" w:color="auto"/>
              <w:bottom w:val="single" w:sz="4" w:space="0" w:color="auto"/>
              <w:right w:val="single" w:sz="4" w:space="0" w:color="auto"/>
            </w:tcBorders>
          </w:tcPr>
          <w:p w14:paraId="0D1E9F74" w14:textId="77777777" w:rsidR="00744DEA" w:rsidRDefault="00744DEA" w:rsidP="00744DEA">
            <w:pPr>
              <w:pStyle w:val="TablesHeadingGSCyan"/>
              <w:framePr w:hSpace="0" w:wrap="auto" w:vAnchor="margin" w:hAnchor="text" w:yAlign="inline"/>
              <w:rPr>
                <w:caps w:val="0"/>
                <w:color w:val="4D4D4C"/>
                <w:sz w:val="20"/>
                <w:szCs w:val="20"/>
              </w:rPr>
            </w:pPr>
            <w:r w:rsidRPr="00B765FB">
              <w:rPr>
                <w:caps w:val="0"/>
                <w:color w:val="4D4D4C"/>
                <w:sz w:val="20"/>
                <w:szCs w:val="20"/>
              </w:rPr>
              <w:t>Is there any risk of soil resource degradation or loss of ecosystem services provided by soils in the project?</w:t>
            </w:r>
          </w:p>
          <w:p w14:paraId="78EB110C" w14:textId="77777777" w:rsidR="00744DEA" w:rsidRDefault="00744DEA" w:rsidP="00744DEA"/>
          <w:p w14:paraId="6CDC0227" w14:textId="42877DCA" w:rsidR="00744DEA" w:rsidRPr="001F2255" w:rsidRDefault="00744DEA" w:rsidP="00744DEA">
            <w:pPr>
              <w:rPr>
                <w:i/>
                <w:iCs/>
                <w:sz w:val="20"/>
                <w:szCs w:val="20"/>
              </w:rPr>
            </w:pPr>
            <w:r w:rsidRPr="001F2255">
              <w:rPr>
                <w:i/>
                <w:iCs/>
                <w:sz w:val="20"/>
                <w:szCs w:val="20"/>
              </w:rPr>
              <w:t>If yes, the project shall maintain healthy soils by minimi</w:t>
            </w:r>
            <w:r>
              <w:rPr>
                <w:i/>
                <w:iCs/>
                <w:sz w:val="20"/>
                <w:szCs w:val="20"/>
              </w:rPr>
              <w:t>s</w:t>
            </w:r>
            <w:r w:rsidRPr="001F2255">
              <w:rPr>
                <w:i/>
                <w:iCs/>
                <w:sz w:val="20"/>
                <w:szCs w:val="20"/>
              </w:rPr>
              <w:t>ing negative impacts on soil health, productivity, structure, and water retention. Steps to minimi</w:t>
            </w:r>
            <w:r>
              <w:rPr>
                <w:i/>
                <w:iCs/>
                <w:sz w:val="20"/>
                <w:szCs w:val="20"/>
              </w:rPr>
              <w:t>s</w:t>
            </w:r>
            <w:r w:rsidRPr="001F2255">
              <w:rPr>
                <w:i/>
                <w:iCs/>
                <w:sz w:val="20"/>
                <w:szCs w:val="20"/>
              </w:rPr>
              <w:t>e soil degradation include crop rotation, composting, using N-fixing plants, and reducing tillage and ecologically harmful substances.</w:t>
            </w:r>
          </w:p>
        </w:tc>
        <w:tc>
          <w:tcPr>
            <w:tcW w:w="954" w:type="pct"/>
            <w:tcBorders>
              <w:top w:val="single" w:sz="4" w:space="0" w:color="auto"/>
              <w:left w:val="single" w:sz="4" w:space="0" w:color="auto"/>
              <w:bottom w:val="single" w:sz="4" w:space="0" w:color="auto"/>
            </w:tcBorders>
          </w:tcPr>
          <w:p w14:paraId="483FF132" w14:textId="0E5F2EFC" w:rsidR="00744DEA" w:rsidRPr="00025A8A" w:rsidDel="00A63097" w:rsidRDefault="00573249" w:rsidP="00744DEA">
            <w:pPr>
              <w:pStyle w:val="TablesHeadingGSCyan"/>
              <w:framePr w:hSpace="0" w:wrap="auto" w:vAnchor="margin" w:hAnchor="text" w:yAlign="inline"/>
              <w:rPr>
                <w:caps w:val="0"/>
                <w:color w:val="4D4D4C"/>
                <w:sz w:val="20"/>
                <w:szCs w:val="20"/>
              </w:rPr>
            </w:pPr>
            <w:sdt>
              <w:sdtPr>
                <w:rPr>
                  <w:sz w:val="20"/>
                  <w:szCs w:val="20"/>
                </w:rPr>
                <w:id w:val="1820075345"/>
                <w14:checkbox>
                  <w14:checked w14:val="0"/>
                  <w14:checkedState w14:val="2612" w14:font="MS Gothic"/>
                  <w14:uncheckedState w14:val="2610" w14:font="MS Gothic"/>
                </w14:checkbox>
              </w:sdtPr>
              <w:sdtEndPr/>
              <w:sdtContent>
                <w:r w:rsidR="00744DEA" w:rsidDel="00A63097">
                  <w:rPr>
                    <w:rFonts w:ascii="MS Gothic" w:eastAsia="MS Gothic" w:hAnsi="MS Gothic" w:hint="eastAsia"/>
                    <w:caps w:val="0"/>
                    <w:color w:val="4D4D4C"/>
                    <w:sz w:val="20"/>
                    <w:szCs w:val="20"/>
                  </w:rPr>
                  <w:t>☐</w:t>
                </w:r>
              </w:sdtContent>
            </w:sdt>
            <w:r w:rsidR="00744DEA" w:rsidRPr="00025A8A" w:rsidDel="00A63097">
              <w:rPr>
                <w:caps w:val="0"/>
                <w:color w:val="4D4D4C"/>
                <w:sz w:val="20"/>
                <w:szCs w:val="20"/>
              </w:rPr>
              <w:t xml:space="preserve"> YES</w:t>
            </w:r>
          </w:p>
          <w:p w14:paraId="4520075C" w14:textId="579A23A2" w:rsidR="00744DEA" w:rsidRPr="00534A8D" w:rsidRDefault="00573249" w:rsidP="00744DEA">
            <w:pPr>
              <w:pStyle w:val="TablesHeadingGSCyan"/>
              <w:framePr w:hSpace="0" w:wrap="auto" w:vAnchor="margin" w:hAnchor="text" w:yAlign="inline"/>
              <w:rPr>
                <w:rStyle w:val="SmartLink1"/>
                <w:rFonts w:ascii="Verdana" w:hAnsi="Verdana"/>
                <w:caps w:val="0"/>
                <w:color w:val="4D4D4C"/>
                <w:sz w:val="20"/>
                <w:szCs w:val="20"/>
                <w:u w:val="none"/>
                <w:shd w:val="clear" w:color="auto" w:fill="auto"/>
              </w:rPr>
            </w:pPr>
            <w:sdt>
              <w:sdtPr>
                <w:rPr>
                  <w:rFonts w:asciiTheme="minorHAnsi" w:hAnsiTheme="minorHAnsi"/>
                  <w:caps w:val="0"/>
                  <w:color w:val="4D4D4C"/>
                  <w:sz w:val="20"/>
                  <w:szCs w:val="20"/>
                  <w:u w:val="single"/>
                  <w:shd w:val="clear" w:color="auto" w:fill="E1DFDD"/>
                </w:rPr>
                <w:id w:val="-558638412"/>
                <w14:checkbox>
                  <w14:checked w14:val="0"/>
                  <w14:checkedState w14:val="2612" w14:font="MS Gothic"/>
                  <w14:uncheckedState w14:val="2610" w14:font="MS Gothic"/>
                </w14:checkbox>
              </w:sdtPr>
              <w:sdtEndPr/>
              <w:sdtContent>
                <w:r w:rsidR="00744DEA" w:rsidDel="00A63097">
                  <w:rPr>
                    <w:rFonts w:ascii="MS Gothic" w:eastAsia="MS Gothic" w:hAnsi="MS Gothic" w:hint="eastAsia"/>
                    <w:caps w:val="0"/>
                    <w:color w:val="4D4D4C"/>
                    <w:sz w:val="20"/>
                    <w:szCs w:val="20"/>
                  </w:rPr>
                  <w:t>☐</w:t>
                </w:r>
              </w:sdtContent>
            </w:sdt>
            <w:r w:rsidR="00744DEA" w:rsidRPr="00025A8A" w:rsidDel="00A63097">
              <w:rPr>
                <w:caps w:val="0"/>
                <w:color w:val="4D4D4C"/>
                <w:sz w:val="20"/>
                <w:szCs w:val="20"/>
              </w:rPr>
              <w:t xml:space="preserve"> NO</w:t>
            </w:r>
          </w:p>
        </w:tc>
      </w:tr>
      <w:tr w:rsidR="00744DEA" w:rsidRPr="00A978AA" w14:paraId="4DC0F1E4" w14:textId="77777777" w:rsidTr="00735E79">
        <w:trPr>
          <w:trHeight w:val="601"/>
        </w:trPr>
        <w:tc>
          <w:tcPr>
            <w:tcW w:w="5000" w:type="pct"/>
            <w:gridSpan w:val="3"/>
            <w:tcBorders>
              <w:top w:val="single" w:sz="4" w:space="0" w:color="auto"/>
              <w:bottom w:val="single" w:sz="4" w:space="0" w:color="auto"/>
            </w:tcBorders>
            <w:noWrap/>
            <w:vAlign w:val="top"/>
          </w:tcPr>
          <w:p w14:paraId="75BF7A3A" w14:textId="0196EA24" w:rsidR="00744DEA" w:rsidRDefault="00744DEA" w:rsidP="00744DEA">
            <w:pPr>
              <w:pStyle w:val="TablesHeadingGSCyan"/>
              <w:framePr w:hSpace="0" w:wrap="auto" w:vAnchor="margin" w:hAnchor="text" w:yAlign="inline"/>
              <w:rPr>
                <w:caps w:val="0"/>
                <w:color w:val="4D4D4C"/>
                <w:sz w:val="20"/>
                <w:szCs w:val="20"/>
              </w:rPr>
            </w:pPr>
            <w:r w:rsidRPr="00770304">
              <w:rPr>
                <w:caps w:val="0"/>
                <w:sz w:val="20"/>
                <w:szCs w:val="22"/>
              </w:rPr>
              <w:t>If the answ</w:t>
            </w:r>
            <w:r w:rsidRPr="00813E0B">
              <w:rPr>
                <w:caps w:val="0"/>
                <w:sz w:val="20"/>
                <w:szCs w:val="22"/>
              </w:rPr>
              <w:t xml:space="preserve">er to </w:t>
            </w:r>
            <w:r w:rsidRPr="00770304">
              <w:rPr>
                <w:caps w:val="0"/>
                <w:sz w:val="20"/>
                <w:szCs w:val="22"/>
              </w:rPr>
              <w:t xml:space="preserve">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44DEA" w:rsidRPr="00A978AA" w14:paraId="1EA64170" w14:textId="77777777" w:rsidTr="00735E79">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47671CC1" w14:textId="77777777" w:rsidR="00BF1765" w:rsidRDefault="00BF1765" w:rsidP="00BF1765">
            <w:pPr>
              <w:pStyle w:val="TablesHeadingGSCyan"/>
              <w:framePr w:hSpace="0" w:wrap="auto" w:vAnchor="margin" w:hAnchor="text" w:yAlign="inline"/>
              <w:spacing w:line="276" w:lineRule="auto"/>
              <w:rPr>
                <w:ins w:id="965" w:author="Anshika Gupta" w:date="2023-06-27T08:25:00Z"/>
                <w:rStyle w:val="SmartLink1"/>
                <w:u w:val="none"/>
              </w:rPr>
            </w:pPr>
            <w:ins w:id="966" w:author="Anshika Gupta" w:date="2023-06-27T08:25:00Z">
              <w:r w:rsidRPr="00BF2666">
                <w:rPr>
                  <w:i/>
                  <w:iCs/>
                  <w:caps w:val="0"/>
                  <w:color w:val="4D4D4C"/>
                  <w:sz w:val="20"/>
                  <w:szCs w:val="20"/>
                </w:rPr>
                <w:t>Please add text here</w:t>
              </w:r>
              <w:r>
                <w:rPr>
                  <w:i/>
                  <w:iCs/>
                  <w:caps w:val="0"/>
                  <w:color w:val="4D4D4C"/>
                  <w:sz w:val="20"/>
                  <w:szCs w:val="20"/>
                </w:rPr>
                <w:t>….</w:t>
              </w:r>
            </w:ins>
          </w:p>
          <w:p w14:paraId="0A0A9952" w14:textId="77777777" w:rsidR="00744DEA" w:rsidRDefault="00744DEA" w:rsidP="00744DEA">
            <w:pPr>
              <w:pStyle w:val="TablesHeadingGSCyan"/>
              <w:framePr w:hSpace="0" w:wrap="auto" w:vAnchor="margin" w:hAnchor="text" w:yAlign="inline"/>
              <w:rPr>
                <w:caps w:val="0"/>
                <w:color w:val="515151" w:themeColor="text1"/>
                <w:sz w:val="20"/>
                <w:szCs w:val="22"/>
              </w:rPr>
            </w:pPr>
          </w:p>
          <w:p w14:paraId="44341F6C" w14:textId="6017BF16" w:rsidR="00744DEA" w:rsidRPr="001F2255" w:rsidRDefault="00744DEA" w:rsidP="00744DEA"/>
        </w:tc>
      </w:tr>
      <w:tr w:rsidR="00744DEA" w:rsidRPr="005E36C8" w14:paraId="5F7372BE" w14:textId="77777777" w:rsidTr="00735E79">
        <w:trPr>
          <w:trHeight w:val="364"/>
        </w:trPr>
        <w:tc>
          <w:tcPr>
            <w:tcW w:w="5000" w:type="pct"/>
            <w:gridSpan w:val="3"/>
            <w:tcBorders>
              <w:top w:val="single" w:sz="4" w:space="0" w:color="auto"/>
              <w:bottom w:val="single" w:sz="4" w:space="0" w:color="auto"/>
            </w:tcBorders>
            <w:noWrap/>
            <w:vAlign w:val="top"/>
          </w:tcPr>
          <w:p w14:paraId="1C0DFB6E" w14:textId="77777777" w:rsidR="00744DEA" w:rsidRPr="005E36C8" w:rsidRDefault="00744DEA" w:rsidP="00744DEA">
            <w:pPr>
              <w:rPr>
                <w:caps/>
              </w:rPr>
            </w:pPr>
            <w:r w:rsidRPr="002D52A6">
              <w:rPr>
                <w:color w:val="00B9BD" w:themeColor="accent1"/>
                <w:sz w:val="20"/>
                <w:szCs w:val="22"/>
              </w:rPr>
              <w:t>Would the project involve or lead to:</w:t>
            </w:r>
          </w:p>
        </w:tc>
      </w:tr>
      <w:tr w:rsidR="00744DEA" w:rsidRPr="005E36C8" w14:paraId="6DB0D38B"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6B05BD4F" w14:textId="7DDA6EE9" w:rsidR="00744DEA" w:rsidRPr="005E36C8" w:rsidRDefault="00744DEA" w:rsidP="00744DEA">
            <w:pPr>
              <w:pStyle w:val="TablesHeadingGSCyan"/>
              <w:framePr w:hSpace="0" w:wrap="auto" w:vAnchor="margin" w:hAnchor="text" w:yAlign="inline"/>
              <w:spacing w:line="276" w:lineRule="auto"/>
              <w:rPr>
                <w:caps w:val="0"/>
                <w:color w:val="4D4D4C"/>
                <w:sz w:val="20"/>
                <w:szCs w:val="22"/>
              </w:rPr>
            </w:pPr>
            <w:r w:rsidRPr="00CE0033">
              <w:rPr>
                <w:rStyle w:val="SmartLink1"/>
                <w:sz w:val="20"/>
              </w:rPr>
              <w:fldChar w:fldCharType="begin"/>
            </w:r>
            <w:r w:rsidRPr="00CE0033">
              <w:rPr>
                <w:rStyle w:val="SmartLink1"/>
                <w:sz w:val="20"/>
              </w:rPr>
              <w:instrText xml:space="preserve"> REF _Ref136347722 \w \h </w:instrText>
            </w:r>
            <w:r>
              <w:rPr>
                <w:rStyle w:val="SmartLink1"/>
                <w:sz w:val="20"/>
              </w:rPr>
              <w:instrText xml:space="preserve"> \* MERGEFORMAT </w:instrText>
            </w:r>
            <w:r w:rsidRPr="00CE0033">
              <w:rPr>
                <w:rStyle w:val="SmartLink1"/>
                <w:sz w:val="20"/>
              </w:rPr>
            </w:r>
            <w:r w:rsidRPr="00CE0033">
              <w:rPr>
                <w:rStyle w:val="SmartLink1"/>
                <w:sz w:val="20"/>
              </w:rPr>
              <w:fldChar w:fldCharType="separate"/>
            </w:r>
            <w:r w:rsidRPr="00CE0033">
              <w:rPr>
                <w:rStyle w:val="SmartLink1"/>
                <w:sz w:val="20"/>
              </w:rPr>
              <w:t>P.9.1.4 |</w:t>
            </w:r>
            <w:r w:rsidRPr="00CE0033">
              <w:rPr>
                <w:rStyle w:val="SmartLink1"/>
                <w:sz w:val="20"/>
              </w:rPr>
              <w:fldChar w:fldCharType="end"/>
            </w:r>
          </w:p>
        </w:tc>
        <w:tc>
          <w:tcPr>
            <w:tcW w:w="3285" w:type="pct"/>
            <w:tcBorders>
              <w:top w:val="single" w:sz="4" w:space="0" w:color="auto"/>
              <w:bottom w:val="single" w:sz="4" w:space="0" w:color="auto"/>
              <w:right w:val="single" w:sz="4" w:space="0" w:color="auto"/>
            </w:tcBorders>
            <w:vAlign w:val="top"/>
          </w:tcPr>
          <w:p w14:paraId="563C7B2E" w14:textId="6D0BE2F3" w:rsidR="00744DEA" w:rsidRPr="005E36C8" w:rsidRDefault="00744DEA" w:rsidP="00744DEA">
            <w:pPr>
              <w:pStyle w:val="TablesHeadingGSCyan"/>
              <w:framePr w:hSpace="0" w:wrap="auto" w:vAnchor="margin" w:hAnchor="text" w:yAlign="inline"/>
              <w:rPr>
                <w:caps w:val="0"/>
                <w:color w:val="4D4D4C"/>
                <w:sz w:val="20"/>
                <w:szCs w:val="20"/>
              </w:rPr>
            </w:pPr>
            <w:r w:rsidRPr="00D74C8C">
              <w:rPr>
                <w:caps w:val="0"/>
                <w:color w:val="4D4D4C"/>
                <w:sz w:val="20"/>
                <w:szCs w:val="20"/>
              </w:rPr>
              <w:t>production, harvesting, and/or management of living natural resources by small-scale landholders and/or local communities?</w:t>
            </w:r>
          </w:p>
        </w:tc>
        <w:tc>
          <w:tcPr>
            <w:tcW w:w="954" w:type="pct"/>
            <w:tcBorders>
              <w:top w:val="single" w:sz="4" w:space="0" w:color="auto"/>
              <w:left w:val="single" w:sz="4" w:space="0" w:color="auto"/>
              <w:bottom w:val="single" w:sz="4" w:space="0" w:color="auto"/>
            </w:tcBorders>
            <w:vAlign w:val="top"/>
          </w:tcPr>
          <w:p w14:paraId="694E7ABC" w14:textId="2FB7960D"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054381664"/>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02C77523" w14:textId="667D904F" w:rsidR="00744DEA" w:rsidRPr="005E36C8" w:rsidDel="00A63097" w:rsidRDefault="00573249" w:rsidP="00744DEA">
            <w:sdt>
              <w:sdtPr>
                <w:rPr>
                  <w:caps/>
                  <w:sz w:val="20"/>
                  <w:szCs w:val="20"/>
                </w:rPr>
                <w:id w:val="2121181762"/>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POTENTIALLY</w:t>
            </w:r>
          </w:p>
          <w:p w14:paraId="38E57657" w14:textId="78ED283F"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310441909"/>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NO</w:t>
            </w:r>
          </w:p>
        </w:tc>
      </w:tr>
      <w:tr w:rsidR="00744DEA" w:rsidRPr="005E36C8" w14:paraId="5A64D71C"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6623A1C1" w14:textId="00BA6672" w:rsidR="00744DEA" w:rsidRPr="005E36C8" w:rsidRDefault="00744DEA" w:rsidP="00744DEA">
            <w:pPr>
              <w:pStyle w:val="TablesHeadingGSCyan"/>
              <w:framePr w:hSpace="0" w:wrap="auto" w:vAnchor="margin" w:hAnchor="text" w:yAlign="inline"/>
              <w:spacing w:line="276" w:lineRule="auto"/>
              <w:rPr>
                <w:caps w:val="0"/>
                <w:color w:val="4D4D4C"/>
                <w:sz w:val="20"/>
                <w:szCs w:val="22"/>
              </w:rPr>
            </w:pPr>
            <w:r w:rsidRPr="00CE0033">
              <w:rPr>
                <w:rStyle w:val="SmartLink1"/>
                <w:sz w:val="20"/>
              </w:rPr>
              <w:fldChar w:fldCharType="begin"/>
            </w:r>
            <w:r w:rsidRPr="00CE0033">
              <w:rPr>
                <w:rStyle w:val="SmartLink1"/>
                <w:sz w:val="20"/>
              </w:rPr>
              <w:instrText xml:space="preserve"> REF _Ref136347722 \w \h </w:instrText>
            </w:r>
            <w:r>
              <w:rPr>
                <w:rStyle w:val="SmartLink1"/>
                <w:sz w:val="20"/>
              </w:rPr>
              <w:instrText xml:space="preserve"> \* MERGEFORMAT </w:instrText>
            </w:r>
            <w:r w:rsidRPr="00CE0033">
              <w:rPr>
                <w:rStyle w:val="SmartLink1"/>
                <w:sz w:val="20"/>
              </w:rPr>
            </w:r>
            <w:r w:rsidRPr="00CE0033">
              <w:rPr>
                <w:rStyle w:val="SmartLink1"/>
                <w:sz w:val="20"/>
              </w:rPr>
              <w:fldChar w:fldCharType="separate"/>
            </w:r>
            <w:r w:rsidRPr="00CE0033">
              <w:rPr>
                <w:rStyle w:val="SmartLink1"/>
                <w:sz w:val="20"/>
              </w:rPr>
              <w:t>P.9.1.4 |</w:t>
            </w:r>
            <w:r w:rsidRPr="00CE0033">
              <w:rPr>
                <w:rStyle w:val="SmartLink1"/>
                <w:sz w:val="20"/>
              </w:rPr>
              <w:fldChar w:fldCharType="end"/>
            </w:r>
          </w:p>
        </w:tc>
        <w:tc>
          <w:tcPr>
            <w:tcW w:w="3285" w:type="pct"/>
            <w:tcBorders>
              <w:top w:val="single" w:sz="4" w:space="0" w:color="auto"/>
              <w:bottom w:val="single" w:sz="4" w:space="0" w:color="auto"/>
              <w:right w:val="single" w:sz="4" w:space="0" w:color="auto"/>
            </w:tcBorders>
            <w:vAlign w:val="top"/>
          </w:tcPr>
          <w:p w14:paraId="00016460" w14:textId="60760ADB" w:rsidR="00744DEA" w:rsidRPr="005E36C8" w:rsidRDefault="00744DEA" w:rsidP="00744DEA">
            <w:pPr>
              <w:pStyle w:val="TablesHeadingGSCyan"/>
              <w:framePr w:hSpace="0" w:wrap="auto" w:vAnchor="margin" w:hAnchor="text" w:yAlign="inline"/>
              <w:rPr>
                <w:caps w:val="0"/>
                <w:color w:val="4D4D4C"/>
                <w:sz w:val="20"/>
                <w:szCs w:val="20"/>
              </w:rPr>
            </w:pPr>
            <w:r>
              <w:rPr>
                <w:caps w:val="0"/>
                <w:color w:val="4D4D4C"/>
                <w:sz w:val="20"/>
                <w:szCs w:val="20"/>
              </w:rPr>
              <w:t xml:space="preserve">if answer to above question “yes” or “potentially”, does project adopt </w:t>
            </w:r>
            <w:r w:rsidRPr="00CE0033">
              <w:rPr>
                <w:caps w:val="0"/>
                <w:color w:val="4D4D4C"/>
                <w:sz w:val="20"/>
                <w:szCs w:val="20"/>
              </w:rPr>
              <w:t>appropriate and culturally sensitive sustainable resource management practices</w:t>
            </w:r>
            <w:r>
              <w:rPr>
                <w:caps w:val="0"/>
                <w:color w:val="4D4D4C"/>
                <w:sz w:val="20"/>
                <w:szCs w:val="20"/>
              </w:rPr>
              <w:t>?</w:t>
            </w:r>
          </w:p>
        </w:tc>
        <w:tc>
          <w:tcPr>
            <w:tcW w:w="954" w:type="pct"/>
            <w:tcBorders>
              <w:top w:val="single" w:sz="4" w:space="0" w:color="auto"/>
              <w:left w:val="single" w:sz="4" w:space="0" w:color="auto"/>
              <w:bottom w:val="single" w:sz="4" w:space="0" w:color="auto"/>
            </w:tcBorders>
            <w:vAlign w:val="top"/>
          </w:tcPr>
          <w:p w14:paraId="507462A2" w14:textId="23DBB843" w:rsidR="00744DEA" w:rsidRPr="005E36C8" w:rsidDel="00A63097"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195345007"/>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YES</w:t>
            </w:r>
          </w:p>
          <w:p w14:paraId="1BF8BDB1" w14:textId="59766A24" w:rsidR="00744DEA" w:rsidRPr="005E36C8" w:rsidDel="00A63097" w:rsidRDefault="00573249" w:rsidP="00744DEA">
            <w:sdt>
              <w:sdtPr>
                <w:rPr>
                  <w:caps/>
                  <w:sz w:val="20"/>
                  <w:szCs w:val="20"/>
                </w:rPr>
                <w:id w:val="-344556851"/>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sz w:val="20"/>
                    <w:szCs w:val="20"/>
                  </w:rPr>
                  <w:t>☐</w:t>
                </w:r>
              </w:sdtContent>
            </w:sdt>
            <w:r w:rsidR="00744DEA" w:rsidRPr="005E36C8" w:rsidDel="00A63097">
              <w:rPr>
                <w:caps/>
                <w:sz w:val="20"/>
                <w:szCs w:val="20"/>
              </w:rPr>
              <w:t xml:space="preserve"> </w:t>
            </w:r>
            <w:r w:rsidR="00744DEA" w:rsidDel="00A63097">
              <w:rPr>
                <w:caps/>
                <w:sz w:val="20"/>
                <w:szCs w:val="20"/>
              </w:rPr>
              <w:t>No</w:t>
            </w:r>
          </w:p>
          <w:p w14:paraId="3091F2AA" w14:textId="047D2774"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550639549"/>
                <w14:checkbox>
                  <w14:checked w14:val="0"/>
                  <w14:checkedState w14:val="2612" w14:font="MS Gothic"/>
                  <w14:uncheckedState w14:val="2610" w14:font="MS Gothic"/>
                </w14:checkbox>
              </w:sdtPr>
              <w:sdtEndPr/>
              <w:sdtContent>
                <w:r w:rsidR="00744DEA" w:rsidRPr="005E36C8" w:rsidDel="00A63097">
                  <w:rPr>
                    <w:rFonts w:ascii="Segoe UI Symbol" w:hAnsi="Segoe UI Symbol" w:cs="Segoe UI Symbol"/>
                    <w:caps w:val="0"/>
                    <w:color w:val="4D4D4C"/>
                    <w:sz w:val="20"/>
                    <w:szCs w:val="20"/>
                  </w:rPr>
                  <w:t>☐</w:t>
                </w:r>
              </w:sdtContent>
            </w:sdt>
            <w:r w:rsidR="00744DEA" w:rsidRPr="005E36C8" w:rsidDel="00A63097">
              <w:rPr>
                <w:caps w:val="0"/>
                <w:color w:val="4D4D4C"/>
                <w:sz w:val="20"/>
                <w:szCs w:val="20"/>
              </w:rPr>
              <w:t xml:space="preserve"> N</w:t>
            </w:r>
            <w:r w:rsidR="00744DEA" w:rsidDel="00A63097">
              <w:rPr>
                <w:caps w:val="0"/>
                <w:color w:val="4D4D4C"/>
                <w:sz w:val="20"/>
                <w:szCs w:val="20"/>
              </w:rPr>
              <w:t>A</w:t>
            </w:r>
          </w:p>
        </w:tc>
      </w:tr>
      <w:tr w:rsidR="00744DEA" w:rsidRPr="005E36C8" w14:paraId="15E67367" w14:textId="77777777" w:rsidTr="00735E79">
        <w:trPr>
          <w:trHeight w:val="364"/>
        </w:trPr>
        <w:tc>
          <w:tcPr>
            <w:tcW w:w="5000" w:type="pct"/>
            <w:gridSpan w:val="3"/>
            <w:tcBorders>
              <w:top w:val="single" w:sz="4" w:space="0" w:color="auto"/>
              <w:bottom w:val="single" w:sz="4" w:space="0" w:color="auto"/>
            </w:tcBorders>
            <w:noWrap/>
            <w:vAlign w:val="top"/>
          </w:tcPr>
          <w:p w14:paraId="5B3EDE63" w14:textId="7A50E23A"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sidRPr="00FB2690">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744DEA" w:rsidRPr="005E36C8" w14:paraId="3A5E9968" w14:textId="77777777" w:rsidTr="00735E79">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077CC25A" w14:textId="77777777" w:rsidR="00BF1765" w:rsidRDefault="00BF1765" w:rsidP="00BF1765">
            <w:pPr>
              <w:pStyle w:val="TablesHeadingGSCyan"/>
              <w:framePr w:hSpace="0" w:wrap="auto" w:vAnchor="margin" w:hAnchor="text" w:yAlign="inline"/>
              <w:spacing w:line="276" w:lineRule="auto"/>
              <w:rPr>
                <w:ins w:id="967" w:author="Anshika Gupta" w:date="2023-06-27T08:25:00Z"/>
                <w:rStyle w:val="SmartLink1"/>
                <w:u w:val="none"/>
              </w:rPr>
            </w:pPr>
            <w:ins w:id="968" w:author="Anshika Gupta" w:date="2023-06-27T08:25:00Z">
              <w:r w:rsidRPr="00BF2666">
                <w:rPr>
                  <w:i/>
                  <w:iCs/>
                  <w:caps w:val="0"/>
                  <w:color w:val="4D4D4C"/>
                  <w:sz w:val="20"/>
                  <w:szCs w:val="20"/>
                </w:rPr>
                <w:t>Please add text here</w:t>
              </w:r>
              <w:r>
                <w:rPr>
                  <w:i/>
                  <w:iCs/>
                  <w:caps w:val="0"/>
                  <w:color w:val="4D4D4C"/>
                  <w:sz w:val="20"/>
                  <w:szCs w:val="20"/>
                </w:rPr>
                <w:t>….</w:t>
              </w:r>
            </w:ins>
          </w:p>
          <w:p w14:paraId="101DEE9D" w14:textId="77777777" w:rsidR="00744DEA" w:rsidRPr="00CE0033" w:rsidRDefault="00744DEA" w:rsidP="00744DEA">
            <w:pPr>
              <w:pStyle w:val="TablesHeadingGSCyan"/>
              <w:framePr w:hSpace="0" w:wrap="auto" w:vAnchor="margin" w:hAnchor="text" w:yAlign="inline"/>
              <w:spacing w:line="276" w:lineRule="auto"/>
              <w:rPr>
                <w:caps w:val="0"/>
                <w:color w:val="515151" w:themeColor="text1"/>
                <w:sz w:val="20"/>
                <w:szCs w:val="20"/>
              </w:rPr>
            </w:pPr>
          </w:p>
          <w:p w14:paraId="5D69AEAA" w14:textId="58820C47" w:rsidR="00744DEA" w:rsidRPr="00CE0033" w:rsidRDefault="00744DEA" w:rsidP="00744DEA">
            <w:pPr>
              <w:rPr>
                <w:color w:val="515151" w:themeColor="text1"/>
              </w:rPr>
            </w:pPr>
          </w:p>
        </w:tc>
      </w:tr>
      <w:tr w:rsidR="00744DEA" w:rsidRPr="00A978AA" w14:paraId="465E646E" w14:textId="77777777" w:rsidTr="00735E79">
        <w:trPr>
          <w:trHeight w:val="364"/>
        </w:trPr>
        <w:tc>
          <w:tcPr>
            <w:tcW w:w="5000" w:type="pct"/>
            <w:gridSpan w:val="3"/>
            <w:tcBorders>
              <w:top w:val="single" w:sz="4" w:space="0" w:color="auto"/>
              <w:bottom w:val="single" w:sz="4" w:space="0" w:color="auto"/>
            </w:tcBorders>
            <w:noWrap/>
            <w:vAlign w:val="top"/>
          </w:tcPr>
          <w:p w14:paraId="44E5FE6D" w14:textId="0C03D265" w:rsidR="00744DEA" w:rsidRPr="00A978AA" w:rsidRDefault="00744DEA" w:rsidP="00744DEA">
            <w:pPr>
              <w:pStyle w:val="TablesHeadingGSCyan"/>
              <w:framePr w:hSpace="0" w:wrap="auto" w:vAnchor="margin" w:hAnchor="text" w:yAlign="inline"/>
              <w:spacing w:line="276" w:lineRule="auto"/>
              <w:rPr>
                <w:i/>
                <w:iCs/>
                <w:caps w:val="0"/>
                <w:color w:val="4D4D4C"/>
                <w:sz w:val="20"/>
                <w:szCs w:val="20"/>
              </w:rPr>
            </w:pPr>
            <w:r w:rsidRPr="00CE0033">
              <w:rPr>
                <w:rStyle w:val="SmartLink1"/>
              </w:rPr>
              <w:fldChar w:fldCharType="begin"/>
            </w:r>
            <w:r w:rsidRPr="00CE0033">
              <w:rPr>
                <w:rStyle w:val="SmartLink1"/>
              </w:rPr>
              <w:instrText xml:space="preserve"> REF _Ref136347763 \w \h </w:instrText>
            </w:r>
            <w:r>
              <w:rPr>
                <w:rStyle w:val="SmartLink1"/>
              </w:rPr>
              <w:instrText xml:space="preserve"> \* MERGEFORMAT </w:instrText>
            </w:r>
            <w:r w:rsidRPr="00CE0033">
              <w:rPr>
                <w:rStyle w:val="SmartLink1"/>
              </w:rPr>
            </w:r>
            <w:r w:rsidRPr="00CE0033">
              <w:rPr>
                <w:rStyle w:val="SmartLink1"/>
              </w:rPr>
              <w:fldChar w:fldCharType="separate"/>
            </w:r>
            <w:r w:rsidRPr="00CE0033">
              <w:rPr>
                <w:rStyle w:val="SmartLink1"/>
              </w:rPr>
              <w:t>P.9.2 |</w:t>
            </w:r>
            <w:r w:rsidRPr="00CE0033">
              <w:rPr>
                <w:rStyle w:val="SmartLink1"/>
              </w:rPr>
              <w:fldChar w:fldCharType="end"/>
            </w:r>
            <w:r w:rsidRPr="00CE0033">
              <w:rPr>
                <w:rStyle w:val="SmartLink1"/>
              </w:rPr>
              <w:fldChar w:fldCharType="begin"/>
            </w:r>
            <w:r w:rsidRPr="00CE0033">
              <w:rPr>
                <w:rStyle w:val="SmartLink1"/>
              </w:rPr>
              <w:instrText xml:space="preserve"> REF _Ref136347770 \h </w:instrText>
            </w:r>
            <w:r>
              <w:rPr>
                <w:rStyle w:val="SmartLink1"/>
              </w:rPr>
              <w:instrText xml:space="preserve"> \* MERGEFORMAT </w:instrText>
            </w:r>
            <w:r w:rsidRPr="00CE0033">
              <w:rPr>
                <w:rStyle w:val="SmartLink1"/>
              </w:rPr>
            </w:r>
            <w:r w:rsidRPr="00CE0033">
              <w:rPr>
                <w:rStyle w:val="SmartLink1"/>
              </w:rPr>
              <w:fldChar w:fldCharType="separate"/>
            </w:r>
            <w:r w:rsidRPr="00CE0033">
              <w:rPr>
                <w:rStyle w:val="SmartLink1"/>
              </w:rPr>
              <w:t>Vulnerability to Natural Disaster</w:t>
            </w:r>
            <w:r w:rsidRPr="00CE0033">
              <w:rPr>
                <w:rStyle w:val="SmartLink1"/>
              </w:rPr>
              <w:fldChar w:fldCharType="end"/>
            </w:r>
          </w:p>
        </w:tc>
      </w:tr>
      <w:tr w:rsidR="00744DEA" w:rsidRPr="00A978AA" w14:paraId="11E07A2D"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4844F9AA" w14:textId="4402434B" w:rsidR="00744DEA" w:rsidRPr="00CE0033" w:rsidRDefault="00744DEA" w:rsidP="00744DEA">
            <w:pPr>
              <w:pStyle w:val="TablesHeadingGSCyan"/>
              <w:framePr w:hSpace="0" w:wrap="auto" w:vAnchor="margin" w:hAnchor="text" w:yAlign="inline"/>
              <w:spacing w:line="276" w:lineRule="auto"/>
              <w:rPr>
                <w:rStyle w:val="SmartLink1"/>
              </w:rPr>
            </w:pPr>
            <w:r w:rsidRPr="00CE0033">
              <w:rPr>
                <w:rStyle w:val="SmartLink1"/>
                <w:sz w:val="20"/>
                <w:szCs w:val="22"/>
              </w:rPr>
              <w:fldChar w:fldCharType="begin"/>
            </w:r>
            <w:r w:rsidRPr="00CE0033">
              <w:rPr>
                <w:rStyle w:val="SmartLink1"/>
                <w:sz w:val="20"/>
                <w:szCs w:val="22"/>
              </w:rPr>
              <w:instrText xml:space="preserve"> REF _Ref136348023 \w \h </w:instrText>
            </w:r>
            <w:r>
              <w:rPr>
                <w:rStyle w:val="SmartLink1"/>
                <w:sz w:val="20"/>
                <w:szCs w:val="22"/>
              </w:rPr>
              <w:instrText xml:space="preserve"> \* MERGEFORMAT </w:instrText>
            </w:r>
            <w:r w:rsidRPr="00CE0033">
              <w:rPr>
                <w:rStyle w:val="SmartLink1"/>
                <w:sz w:val="20"/>
                <w:szCs w:val="22"/>
              </w:rPr>
            </w:r>
            <w:r w:rsidRPr="00CE0033">
              <w:rPr>
                <w:rStyle w:val="SmartLink1"/>
                <w:sz w:val="20"/>
                <w:szCs w:val="22"/>
              </w:rPr>
              <w:fldChar w:fldCharType="separate"/>
            </w:r>
            <w:r w:rsidRPr="00CE0033">
              <w:rPr>
                <w:rStyle w:val="SmartLink1"/>
                <w:sz w:val="20"/>
                <w:szCs w:val="22"/>
              </w:rPr>
              <w:t>P.9.2.1 |</w:t>
            </w:r>
            <w:r w:rsidRPr="00CE0033">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tcPr>
          <w:p w14:paraId="192ADABB" w14:textId="21576153" w:rsidR="00744DEA" w:rsidRPr="00CE0033" w:rsidRDefault="00744DEA" w:rsidP="00744DEA">
            <w:pPr>
              <w:pStyle w:val="TablesHeadingGSCyan"/>
              <w:framePr w:hSpace="0" w:wrap="auto" w:vAnchor="margin" w:hAnchor="text" w:yAlign="inline"/>
              <w:rPr>
                <w:rStyle w:val="SmartLink1"/>
              </w:rPr>
            </w:pPr>
            <w:r w:rsidRPr="00CE0033">
              <w:rPr>
                <w:caps w:val="0"/>
                <w:color w:val="4D4D4C"/>
                <w:sz w:val="20"/>
                <w:szCs w:val="20"/>
              </w:rPr>
              <w:t>Does the project have any risks associated with natural or man-made hazards that could result from land use changes due to the project?</w:t>
            </w:r>
          </w:p>
        </w:tc>
        <w:tc>
          <w:tcPr>
            <w:tcW w:w="954" w:type="pct"/>
            <w:tcBorders>
              <w:top w:val="single" w:sz="4" w:space="0" w:color="auto"/>
              <w:left w:val="single" w:sz="4" w:space="0" w:color="auto"/>
              <w:bottom w:val="single" w:sz="4" w:space="0" w:color="auto"/>
            </w:tcBorders>
          </w:tcPr>
          <w:p w14:paraId="720FF509" w14:textId="336DBB35" w:rsidR="00744DEA" w:rsidRPr="00E54FDB" w:rsidDel="00FB5485" w:rsidRDefault="00744DEA" w:rsidP="00744DEA">
            <w:pPr>
              <w:pStyle w:val="TablesHeadingGSCyan"/>
              <w:framePr w:hSpace="0" w:wrap="auto" w:vAnchor="margin" w:hAnchor="text" w:yAlign="inline"/>
              <w:rPr>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YES</w:t>
            </w:r>
          </w:p>
          <w:p w14:paraId="4715295C" w14:textId="190A0207" w:rsidR="00744DEA" w:rsidRPr="00CE0033" w:rsidRDefault="00744DEA" w:rsidP="00744DEA">
            <w:pPr>
              <w:pStyle w:val="TablesHeadingGSCyan"/>
              <w:framePr w:hSpace="0" w:wrap="auto" w:vAnchor="margin" w:hAnchor="text" w:yAlign="inline"/>
              <w:spacing w:line="276" w:lineRule="auto"/>
              <w:rPr>
                <w:rStyle w:val="SmartLink1"/>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NO</w:t>
            </w:r>
          </w:p>
        </w:tc>
      </w:tr>
      <w:tr w:rsidR="00744DEA" w:rsidRPr="00A978AA" w14:paraId="7D2C523E" w14:textId="77777777" w:rsidTr="00735E79">
        <w:trPr>
          <w:trHeight w:val="364"/>
        </w:trPr>
        <w:tc>
          <w:tcPr>
            <w:tcW w:w="5000" w:type="pct"/>
            <w:gridSpan w:val="3"/>
            <w:tcBorders>
              <w:top w:val="single" w:sz="4" w:space="0" w:color="auto"/>
              <w:bottom w:val="single" w:sz="4" w:space="0" w:color="auto"/>
            </w:tcBorders>
            <w:noWrap/>
            <w:vAlign w:val="top"/>
          </w:tcPr>
          <w:p w14:paraId="5D902019" w14:textId="010E66D6" w:rsidR="00744DEA" w:rsidRPr="00E54FDB" w:rsidRDefault="00744DEA" w:rsidP="00744DEA">
            <w:pPr>
              <w:pStyle w:val="TablesHeadingGSCyan"/>
              <w:framePr w:hSpace="0" w:wrap="auto" w:vAnchor="margin" w:hAnchor="text" w:yAlign="inline"/>
              <w:rPr>
                <w:rFonts w:ascii="Segoe UI Symbol" w:hAnsi="Segoe UI Symbol" w:cs="Segoe UI Symbol"/>
                <w:caps w:val="0"/>
                <w:color w:val="4D4D4C"/>
                <w:sz w:val="20"/>
                <w:szCs w:val="20"/>
              </w:rPr>
            </w:pPr>
            <w:r w:rsidRPr="00770304">
              <w:rPr>
                <w:caps w:val="0"/>
                <w:sz w:val="20"/>
                <w:szCs w:val="22"/>
              </w:rPr>
              <w:t>If the answ</w:t>
            </w:r>
            <w:r w:rsidRPr="00813E0B">
              <w:rPr>
                <w:caps w:val="0"/>
                <w:sz w:val="20"/>
                <w:szCs w:val="22"/>
              </w:rPr>
              <w:t xml:space="preserve">er to </w:t>
            </w:r>
            <w:r w:rsidRPr="00770304">
              <w:rPr>
                <w:caps w:val="0"/>
                <w:sz w:val="20"/>
                <w:szCs w:val="22"/>
              </w:rPr>
              <w:t xml:space="preserve">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44DEA" w:rsidRPr="00A978AA" w14:paraId="483A53B3" w14:textId="77777777" w:rsidTr="00735E79">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56F0F4CE" w14:textId="77777777" w:rsidR="00BF1765" w:rsidRDefault="00BF1765" w:rsidP="00BF1765">
            <w:pPr>
              <w:pStyle w:val="TablesHeadingGSCyan"/>
              <w:framePr w:hSpace="0" w:wrap="auto" w:vAnchor="margin" w:hAnchor="text" w:yAlign="inline"/>
              <w:spacing w:line="276" w:lineRule="auto"/>
              <w:rPr>
                <w:ins w:id="969" w:author="Anshika Gupta" w:date="2023-06-27T08:26:00Z"/>
                <w:rStyle w:val="SmartLink1"/>
                <w:u w:val="none"/>
              </w:rPr>
            </w:pPr>
            <w:ins w:id="970" w:author="Anshika Gupta" w:date="2023-06-27T08:26:00Z">
              <w:r w:rsidRPr="00BF2666">
                <w:rPr>
                  <w:i/>
                  <w:iCs/>
                  <w:caps w:val="0"/>
                  <w:color w:val="4D4D4C"/>
                  <w:sz w:val="20"/>
                  <w:szCs w:val="20"/>
                </w:rPr>
                <w:t>Please add text here</w:t>
              </w:r>
              <w:r>
                <w:rPr>
                  <w:i/>
                  <w:iCs/>
                  <w:caps w:val="0"/>
                  <w:color w:val="4D4D4C"/>
                  <w:sz w:val="20"/>
                  <w:szCs w:val="20"/>
                </w:rPr>
                <w:t>….</w:t>
              </w:r>
            </w:ins>
          </w:p>
          <w:p w14:paraId="3AFC743E" w14:textId="77777777" w:rsidR="00744DEA" w:rsidRDefault="00744DEA" w:rsidP="00744DEA">
            <w:pPr>
              <w:pStyle w:val="TablesHeadingGSCyan"/>
              <w:framePr w:hSpace="0" w:wrap="auto" w:vAnchor="margin" w:hAnchor="text" w:yAlign="inline"/>
              <w:rPr>
                <w:ins w:id="971" w:author="Anshika Gupta" w:date="2023-06-27T08:26:00Z"/>
                <w:rFonts w:ascii="Segoe UI Symbol" w:hAnsi="Segoe UI Symbol" w:cs="Segoe UI Symbol"/>
                <w:caps w:val="0"/>
                <w:color w:val="515151" w:themeColor="text1"/>
                <w:sz w:val="20"/>
                <w:szCs w:val="20"/>
              </w:rPr>
            </w:pPr>
          </w:p>
          <w:p w14:paraId="76C03EE8" w14:textId="77777777" w:rsidR="00BF1765" w:rsidRPr="00BF1765" w:rsidRDefault="00BF1765" w:rsidP="00BF1765"/>
        </w:tc>
      </w:tr>
      <w:tr w:rsidR="00744DEA" w:rsidRPr="005E36C8" w14:paraId="58D28CA1" w14:textId="77777777" w:rsidTr="00735E79">
        <w:trPr>
          <w:trHeight w:val="364"/>
        </w:trPr>
        <w:tc>
          <w:tcPr>
            <w:tcW w:w="5000" w:type="pct"/>
            <w:gridSpan w:val="3"/>
            <w:tcBorders>
              <w:top w:val="single" w:sz="4" w:space="0" w:color="auto"/>
              <w:bottom w:val="single" w:sz="4" w:space="0" w:color="auto"/>
            </w:tcBorders>
            <w:noWrap/>
            <w:vAlign w:val="top"/>
          </w:tcPr>
          <w:p w14:paraId="2E3F98B8" w14:textId="77777777" w:rsidR="00744DEA" w:rsidRPr="002D52A6" w:rsidRDefault="00744DEA" w:rsidP="00744DEA">
            <w:pPr>
              <w:rPr>
                <w:color w:val="00B9BD" w:themeColor="accent1"/>
                <w:sz w:val="20"/>
                <w:szCs w:val="22"/>
              </w:rPr>
            </w:pPr>
            <w:r w:rsidRPr="002D52A6">
              <w:rPr>
                <w:color w:val="00B9BD" w:themeColor="accent1"/>
                <w:sz w:val="20"/>
                <w:szCs w:val="22"/>
              </w:rPr>
              <w:t>Would the project involve or lead to:</w:t>
            </w:r>
          </w:p>
        </w:tc>
      </w:tr>
      <w:tr w:rsidR="00744DEA" w:rsidRPr="005E36C8" w14:paraId="783DB02A"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2069E8C3" w14:textId="708DEB37" w:rsidR="00744DEA" w:rsidRPr="005E36C8" w:rsidRDefault="00744DEA" w:rsidP="00744DEA">
            <w:pPr>
              <w:pStyle w:val="TablesHeadingGSCyan"/>
              <w:framePr w:hSpace="0" w:wrap="auto" w:vAnchor="margin" w:hAnchor="text" w:yAlign="inline"/>
              <w:spacing w:line="276" w:lineRule="auto"/>
              <w:rPr>
                <w:caps w:val="0"/>
                <w:color w:val="4D4D4C"/>
                <w:sz w:val="20"/>
                <w:szCs w:val="22"/>
              </w:rPr>
            </w:pPr>
            <w:r w:rsidRPr="00CE0033">
              <w:rPr>
                <w:rStyle w:val="SmartLink1"/>
                <w:sz w:val="20"/>
              </w:rPr>
              <w:fldChar w:fldCharType="begin"/>
            </w:r>
            <w:r w:rsidRPr="00CE0033">
              <w:rPr>
                <w:rStyle w:val="SmartLink1"/>
                <w:sz w:val="20"/>
              </w:rPr>
              <w:instrText xml:space="preserve"> REF _Ref136348319 \w \h </w:instrText>
            </w:r>
            <w:r>
              <w:rPr>
                <w:rStyle w:val="SmartLink1"/>
                <w:sz w:val="20"/>
              </w:rPr>
              <w:instrText xml:space="preserve"> \* MERGEFORMAT </w:instrText>
            </w:r>
            <w:r w:rsidRPr="00CE0033">
              <w:rPr>
                <w:rStyle w:val="SmartLink1"/>
                <w:sz w:val="20"/>
              </w:rPr>
            </w:r>
            <w:r w:rsidRPr="00CE0033">
              <w:rPr>
                <w:rStyle w:val="SmartLink1"/>
                <w:sz w:val="20"/>
              </w:rPr>
              <w:fldChar w:fldCharType="separate"/>
            </w:r>
            <w:r w:rsidRPr="00CE0033">
              <w:rPr>
                <w:rStyle w:val="SmartLink1"/>
                <w:sz w:val="20"/>
              </w:rPr>
              <w:t>P.9.2.2 |</w:t>
            </w:r>
            <w:r w:rsidRPr="00CE0033">
              <w:rPr>
                <w:rStyle w:val="SmartLink1"/>
                <w:sz w:val="20"/>
              </w:rPr>
              <w:fldChar w:fldCharType="end"/>
            </w:r>
          </w:p>
        </w:tc>
        <w:tc>
          <w:tcPr>
            <w:tcW w:w="3285" w:type="pct"/>
            <w:tcBorders>
              <w:top w:val="single" w:sz="4" w:space="0" w:color="auto"/>
              <w:bottom w:val="single" w:sz="4" w:space="0" w:color="auto"/>
              <w:right w:val="single" w:sz="4" w:space="0" w:color="auto"/>
            </w:tcBorders>
          </w:tcPr>
          <w:p w14:paraId="1A134660" w14:textId="0542E031" w:rsidR="00744DEA" w:rsidRPr="005E36C8" w:rsidRDefault="00744DEA" w:rsidP="00744DEA">
            <w:pPr>
              <w:pStyle w:val="TablesHeadingGSCyan"/>
              <w:framePr w:hSpace="0" w:wrap="auto" w:vAnchor="margin" w:hAnchor="text" w:yAlign="inline"/>
              <w:rPr>
                <w:caps w:val="0"/>
                <w:color w:val="4D4D4C"/>
                <w:sz w:val="20"/>
                <w:szCs w:val="20"/>
              </w:rPr>
            </w:pPr>
            <w:r>
              <w:rPr>
                <w:caps w:val="0"/>
                <w:color w:val="4D4D4C"/>
                <w:sz w:val="20"/>
                <w:szCs w:val="20"/>
              </w:rPr>
              <w:t>a</w:t>
            </w:r>
            <w:r w:rsidRPr="00CE0033">
              <w:rPr>
                <w:caps w:val="0"/>
                <w:color w:val="4D4D4C"/>
                <w:sz w:val="20"/>
                <w:szCs w:val="20"/>
              </w:rPr>
              <w:t>ny potential risks that require emergency preparedness and response planning?</w:t>
            </w:r>
          </w:p>
        </w:tc>
        <w:tc>
          <w:tcPr>
            <w:tcW w:w="954" w:type="pct"/>
            <w:tcBorders>
              <w:top w:val="single" w:sz="4" w:space="0" w:color="auto"/>
              <w:left w:val="single" w:sz="4" w:space="0" w:color="auto"/>
              <w:bottom w:val="single" w:sz="4" w:space="0" w:color="auto"/>
            </w:tcBorders>
          </w:tcPr>
          <w:p w14:paraId="0746DFDF" w14:textId="306F92F2" w:rsidR="00744DEA" w:rsidRPr="00E54FDB" w:rsidDel="00FB5485" w:rsidRDefault="00744DEA" w:rsidP="00744DEA">
            <w:pPr>
              <w:pStyle w:val="TablesHeadingGSCyan"/>
              <w:framePr w:hSpace="0" w:wrap="auto" w:vAnchor="margin" w:hAnchor="text" w:yAlign="inline"/>
              <w:rPr>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YES</w:t>
            </w:r>
          </w:p>
          <w:p w14:paraId="45071832" w14:textId="634BC988" w:rsidR="00744DEA" w:rsidRPr="00E54FDB" w:rsidDel="00FB5485" w:rsidRDefault="00744DEA" w:rsidP="00744DEA">
            <w:pPr>
              <w:pStyle w:val="TablesHeadingGSCyan"/>
              <w:framePr w:hSpace="0" w:wrap="auto" w:vAnchor="margin" w:hAnchor="text" w:yAlign="inline"/>
              <w:rPr>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POTENTIALLY</w:t>
            </w:r>
          </w:p>
          <w:p w14:paraId="707F99ED" w14:textId="4B2BA4DF"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NO</w:t>
            </w:r>
          </w:p>
        </w:tc>
      </w:tr>
      <w:tr w:rsidR="00744DEA" w:rsidRPr="005E36C8" w14:paraId="5DA1B1B4"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1AE5FD0F" w14:textId="0CE2B453" w:rsidR="00744DEA" w:rsidRPr="005E36C8" w:rsidRDefault="00744DEA" w:rsidP="00744DEA">
            <w:pPr>
              <w:pStyle w:val="TablesHeadingGSCyan"/>
              <w:framePr w:hSpace="0" w:wrap="auto" w:vAnchor="margin" w:hAnchor="text" w:yAlign="inline"/>
              <w:rPr>
                <w:caps w:val="0"/>
                <w:color w:val="4D4D4C"/>
                <w:sz w:val="20"/>
                <w:szCs w:val="22"/>
              </w:rPr>
            </w:pPr>
            <w:r w:rsidRPr="00CE0033">
              <w:rPr>
                <w:rStyle w:val="SmartLink1"/>
                <w:sz w:val="20"/>
              </w:rPr>
              <w:fldChar w:fldCharType="begin"/>
            </w:r>
            <w:r w:rsidRPr="00CE0033">
              <w:rPr>
                <w:rStyle w:val="SmartLink1"/>
                <w:sz w:val="20"/>
              </w:rPr>
              <w:instrText xml:space="preserve"> REF _Ref136348319 \w \h </w:instrText>
            </w:r>
            <w:r>
              <w:rPr>
                <w:rStyle w:val="SmartLink1"/>
                <w:sz w:val="20"/>
              </w:rPr>
              <w:instrText xml:space="preserve"> \* MERGEFORMAT </w:instrText>
            </w:r>
            <w:r w:rsidRPr="00CE0033">
              <w:rPr>
                <w:rStyle w:val="SmartLink1"/>
                <w:sz w:val="20"/>
              </w:rPr>
            </w:r>
            <w:r w:rsidRPr="00CE0033">
              <w:rPr>
                <w:rStyle w:val="SmartLink1"/>
                <w:sz w:val="20"/>
              </w:rPr>
              <w:fldChar w:fldCharType="separate"/>
            </w:r>
            <w:r w:rsidRPr="00CE0033">
              <w:rPr>
                <w:rStyle w:val="SmartLink1"/>
                <w:sz w:val="20"/>
              </w:rPr>
              <w:t>P.9.2.2 |</w:t>
            </w:r>
            <w:r w:rsidRPr="00CE0033">
              <w:rPr>
                <w:rStyle w:val="SmartLink1"/>
                <w:sz w:val="20"/>
              </w:rPr>
              <w:fldChar w:fldCharType="end"/>
            </w:r>
          </w:p>
        </w:tc>
        <w:tc>
          <w:tcPr>
            <w:tcW w:w="3285" w:type="pct"/>
            <w:tcBorders>
              <w:top w:val="single" w:sz="4" w:space="0" w:color="auto"/>
              <w:bottom w:val="single" w:sz="4" w:space="0" w:color="auto"/>
              <w:right w:val="single" w:sz="4" w:space="0" w:color="auto"/>
            </w:tcBorders>
          </w:tcPr>
          <w:p w14:paraId="0429F6D4" w14:textId="3E81E131" w:rsidR="00744DEA" w:rsidRPr="00E54FDB" w:rsidRDefault="00744DEA" w:rsidP="00744DEA">
            <w:pPr>
              <w:pStyle w:val="TablesHeadingGSCyan"/>
              <w:framePr w:hSpace="0" w:wrap="auto" w:vAnchor="margin" w:hAnchor="text" w:yAlign="inline"/>
              <w:rPr>
                <w:caps w:val="0"/>
                <w:color w:val="4D4D4C"/>
                <w:sz w:val="20"/>
                <w:szCs w:val="20"/>
              </w:rPr>
            </w:pPr>
            <w:r>
              <w:rPr>
                <w:caps w:val="0"/>
                <w:color w:val="4D4D4C"/>
                <w:sz w:val="20"/>
                <w:szCs w:val="20"/>
              </w:rPr>
              <w:t>if answer to above question “yes” or “potentially”, d</w:t>
            </w:r>
            <w:r w:rsidRPr="00CE0033">
              <w:rPr>
                <w:caps w:val="0"/>
                <w:color w:val="4D4D4C"/>
                <w:sz w:val="20"/>
                <w:szCs w:val="20"/>
              </w:rPr>
              <w:t xml:space="preserve">id the </w:t>
            </w:r>
            <w:del w:id="972" w:author="Anshika Gupta" w:date="2023-06-26T14:22:00Z">
              <w:r w:rsidRPr="00CE0033" w:rsidDel="00E153A4">
                <w:rPr>
                  <w:caps w:val="0"/>
                  <w:color w:val="4D4D4C"/>
                  <w:sz w:val="20"/>
                  <w:szCs w:val="20"/>
                </w:rPr>
                <w:delText>Project Developer</w:delText>
              </w:r>
            </w:del>
            <w:ins w:id="973" w:author="Anshika Gupta" w:date="2023-06-26T14:22:00Z">
              <w:r>
                <w:rPr>
                  <w:caps w:val="0"/>
                  <w:color w:val="4D4D4C"/>
                  <w:sz w:val="20"/>
                  <w:szCs w:val="20"/>
                </w:rPr>
                <w:t>project developer</w:t>
              </w:r>
            </w:ins>
            <w:r w:rsidRPr="00CE0033">
              <w:rPr>
                <w:caps w:val="0"/>
                <w:color w:val="4D4D4C"/>
                <w:sz w:val="20"/>
                <w:szCs w:val="20"/>
              </w:rPr>
              <w:t xml:space="preserve"> disclose appropriate information about emergency preparedness and response to affected communities?</w:t>
            </w:r>
          </w:p>
        </w:tc>
        <w:tc>
          <w:tcPr>
            <w:tcW w:w="954" w:type="pct"/>
            <w:tcBorders>
              <w:top w:val="single" w:sz="4" w:space="0" w:color="auto"/>
              <w:left w:val="single" w:sz="4" w:space="0" w:color="auto"/>
              <w:bottom w:val="single" w:sz="4" w:space="0" w:color="auto"/>
            </w:tcBorders>
          </w:tcPr>
          <w:p w14:paraId="73DA07EE" w14:textId="7F8E115E" w:rsidR="00744DEA" w:rsidRPr="005E36C8" w:rsidDel="00FB5485"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785622627"/>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YES</w:t>
            </w:r>
          </w:p>
          <w:p w14:paraId="0E6F26AE" w14:textId="330C8FDF" w:rsidR="00744DEA" w:rsidRPr="005E36C8" w:rsidDel="00FB5485" w:rsidRDefault="00573249" w:rsidP="00744DEA">
            <w:sdt>
              <w:sdtPr>
                <w:rPr>
                  <w:caps/>
                  <w:sz w:val="20"/>
                  <w:szCs w:val="20"/>
                </w:rPr>
                <w:id w:val="2147149347"/>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sz w:val="20"/>
                    <w:szCs w:val="20"/>
                  </w:rPr>
                  <w:t>☐</w:t>
                </w:r>
              </w:sdtContent>
            </w:sdt>
            <w:r w:rsidR="00744DEA" w:rsidRPr="005E36C8" w:rsidDel="00FB5485">
              <w:rPr>
                <w:caps/>
                <w:sz w:val="20"/>
                <w:szCs w:val="20"/>
              </w:rPr>
              <w:t xml:space="preserve"> </w:t>
            </w:r>
            <w:r w:rsidR="00744DEA" w:rsidDel="00FB5485">
              <w:rPr>
                <w:caps/>
                <w:sz w:val="20"/>
                <w:szCs w:val="20"/>
              </w:rPr>
              <w:t>No</w:t>
            </w:r>
          </w:p>
          <w:p w14:paraId="58EED657" w14:textId="5F3B1752" w:rsidR="00744DEA" w:rsidRPr="00E54FDB" w:rsidRDefault="00573249" w:rsidP="00744DEA">
            <w:pPr>
              <w:pStyle w:val="TablesHeadingGSCyan"/>
              <w:framePr w:hSpace="0" w:wrap="auto" w:vAnchor="margin" w:hAnchor="text" w:yAlign="inline"/>
              <w:rPr>
                <w:rFonts w:ascii="Segoe UI Symbol" w:hAnsi="Segoe UI Symbol" w:cs="Segoe UI Symbol"/>
                <w:caps w:val="0"/>
                <w:color w:val="4D4D4C"/>
                <w:sz w:val="20"/>
                <w:szCs w:val="20"/>
              </w:rPr>
            </w:pPr>
            <w:sdt>
              <w:sdtPr>
                <w:rPr>
                  <w:caps w:val="0"/>
                  <w:color w:val="4D4D4C"/>
                  <w:sz w:val="20"/>
                  <w:szCs w:val="20"/>
                </w:rPr>
                <w:id w:val="975098029"/>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N</w:t>
            </w:r>
            <w:r w:rsidR="00744DEA" w:rsidDel="00FB5485">
              <w:rPr>
                <w:caps w:val="0"/>
                <w:color w:val="4D4D4C"/>
                <w:sz w:val="20"/>
                <w:szCs w:val="20"/>
              </w:rPr>
              <w:t>A</w:t>
            </w:r>
          </w:p>
        </w:tc>
      </w:tr>
      <w:tr w:rsidR="00744DEA" w:rsidRPr="005E36C8" w14:paraId="63DC0729" w14:textId="77777777" w:rsidTr="00735E79">
        <w:trPr>
          <w:trHeight w:val="364"/>
        </w:trPr>
        <w:tc>
          <w:tcPr>
            <w:tcW w:w="5000" w:type="pct"/>
            <w:gridSpan w:val="3"/>
            <w:tcBorders>
              <w:top w:val="single" w:sz="4" w:space="0" w:color="auto"/>
              <w:bottom w:val="single" w:sz="4" w:space="0" w:color="auto"/>
            </w:tcBorders>
            <w:noWrap/>
            <w:vAlign w:val="top"/>
          </w:tcPr>
          <w:p w14:paraId="2CAF805C" w14:textId="5643158C" w:rsidR="00744DEA" w:rsidRPr="00E54FDB" w:rsidRDefault="00744DEA" w:rsidP="00744DEA">
            <w:pPr>
              <w:pStyle w:val="TablesHeadingGSCyan"/>
              <w:framePr w:hSpace="0" w:wrap="auto" w:vAnchor="margin" w:hAnchor="text" w:yAlign="inline"/>
              <w:rPr>
                <w:rFonts w:ascii="Segoe UI Symbol" w:hAnsi="Segoe UI Symbol" w:cs="Segoe UI Symbol"/>
                <w:caps w:val="0"/>
                <w:color w:val="4D4D4C"/>
                <w:sz w:val="20"/>
                <w:szCs w:val="20"/>
              </w:rPr>
            </w:pPr>
            <w:r w:rsidRPr="00FB2690">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744DEA" w:rsidRPr="005E36C8" w14:paraId="716B79C8" w14:textId="77777777" w:rsidTr="00735E79">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6E8F6B39" w14:textId="77777777" w:rsidR="00BF1765" w:rsidRDefault="00BF1765" w:rsidP="00BF1765">
            <w:pPr>
              <w:pStyle w:val="TablesHeadingGSCyan"/>
              <w:framePr w:hSpace="0" w:wrap="auto" w:vAnchor="margin" w:hAnchor="text" w:yAlign="inline"/>
              <w:spacing w:line="276" w:lineRule="auto"/>
              <w:rPr>
                <w:ins w:id="974" w:author="Anshika Gupta" w:date="2023-06-27T08:26:00Z"/>
                <w:rStyle w:val="SmartLink1"/>
                <w:u w:val="none"/>
              </w:rPr>
            </w:pPr>
            <w:ins w:id="975" w:author="Anshika Gupta" w:date="2023-06-27T08:26:00Z">
              <w:r w:rsidRPr="00BF2666">
                <w:rPr>
                  <w:i/>
                  <w:iCs/>
                  <w:caps w:val="0"/>
                  <w:color w:val="4D4D4C"/>
                  <w:sz w:val="20"/>
                  <w:szCs w:val="20"/>
                </w:rPr>
                <w:t>Please add text here</w:t>
              </w:r>
              <w:r>
                <w:rPr>
                  <w:i/>
                  <w:iCs/>
                  <w:caps w:val="0"/>
                  <w:color w:val="4D4D4C"/>
                  <w:sz w:val="20"/>
                  <w:szCs w:val="20"/>
                </w:rPr>
                <w:t>….</w:t>
              </w:r>
            </w:ins>
          </w:p>
          <w:p w14:paraId="09209B74" w14:textId="77777777" w:rsidR="00744DEA" w:rsidRDefault="00744DEA" w:rsidP="00744DEA">
            <w:pPr>
              <w:pStyle w:val="TablesHeadingGSCyan"/>
              <w:framePr w:hSpace="0" w:wrap="auto" w:vAnchor="margin" w:hAnchor="text" w:yAlign="inline"/>
              <w:spacing w:line="276" w:lineRule="auto"/>
              <w:rPr>
                <w:ins w:id="976" w:author="Anshika Gupta" w:date="2023-06-27T08:26:00Z"/>
                <w:caps w:val="0"/>
                <w:color w:val="515151" w:themeColor="text1"/>
                <w:sz w:val="20"/>
                <w:szCs w:val="20"/>
              </w:rPr>
            </w:pPr>
          </w:p>
          <w:p w14:paraId="406EB03A" w14:textId="77777777" w:rsidR="00BF1765" w:rsidRPr="00BF1765" w:rsidRDefault="00BF1765" w:rsidP="00BF1765"/>
        </w:tc>
      </w:tr>
      <w:tr w:rsidR="00744DEA" w:rsidRPr="00AC7384" w14:paraId="07ACDE89" w14:textId="77777777" w:rsidTr="00735E79">
        <w:trPr>
          <w:trHeight w:val="364"/>
        </w:trPr>
        <w:tc>
          <w:tcPr>
            <w:tcW w:w="5000" w:type="pct"/>
            <w:gridSpan w:val="3"/>
            <w:tcBorders>
              <w:top w:val="single" w:sz="4" w:space="0" w:color="auto"/>
              <w:bottom w:val="single" w:sz="4" w:space="0" w:color="auto"/>
            </w:tcBorders>
            <w:noWrap/>
            <w:vAlign w:val="top"/>
          </w:tcPr>
          <w:p w14:paraId="432BF042" w14:textId="669E70D1" w:rsidR="00744DEA" w:rsidRPr="00CE0033" w:rsidRDefault="00744DEA" w:rsidP="00744DEA">
            <w:pPr>
              <w:pStyle w:val="TablesHeadingGSCyan"/>
              <w:framePr w:hSpace="0" w:wrap="auto" w:vAnchor="margin" w:hAnchor="text" w:yAlign="inline"/>
              <w:spacing w:line="276" w:lineRule="auto"/>
              <w:rPr>
                <w:rStyle w:val="SmartLink1"/>
              </w:rPr>
            </w:pPr>
            <w:r w:rsidRPr="00CE0033">
              <w:rPr>
                <w:rStyle w:val="SmartLink1"/>
              </w:rPr>
              <w:fldChar w:fldCharType="begin"/>
            </w:r>
            <w:r w:rsidRPr="00CE0033">
              <w:rPr>
                <w:rStyle w:val="SmartLink1"/>
              </w:rPr>
              <w:instrText xml:space="preserve"> REF _Ref136348409 \w \h </w:instrText>
            </w:r>
            <w:r>
              <w:rPr>
                <w:rStyle w:val="SmartLink1"/>
              </w:rPr>
              <w:instrText xml:space="preserve"> \* MERGEFORMAT </w:instrText>
            </w:r>
            <w:r w:rsidRPr="00CE0033">
              <w:rPr>
                <w:rStyle w:val="SmartLink1"/>
              </w:rPr>
            </w:r>
            <w:r w:rsidRPr="00CE0033">
              <w:rPr>
                <w:rStyle w:val="SmartLink1"/>
              </w:rPr>
              <w:fldChar w:fldCharType="separate"/>
            </w:r>
            <w:r w:rsidRPr="00CE0033">
              <w:rPr>
                <w:rStyle w:val="SmartLink1"/>
              </w:rPr>
              <w:t>P.9.3 |</w:t>
            </w:r>
            <w:r w:rsidRPr="00CE0033">
              <w:rPr>
                <w:rStyle w:val="SmartLink1"/>
              </w:rPr>
              <w:fldChar w:fldCharType="end"/>
            </w:r>
            <w:r w:rsidRPr="00CE0033">
              <w:rPr>
                <w:rStyle w:val="SmartLink1"/>
              </w:rPr>
              <w:fldChar w:fldCharType="begin"/>
            </w:r>
            <w:r w:rsidRPr="00CE0033">
              <w:rPr>
                <w:rStyle w:val="SmartLink1"/>
              </w:rPr>
              <w:instrText xml:space="preserve"> REF _Ref136348428 \h </w:instrText>
            </w:r>
            <w:r>
              <w:rPr>
                <w:rStyle w:val="SmartLink1"/>
              </w:rPr>
              <w:instrText xml:space="preserve"> \* MERGEFORMAT </w:instrText>
            </w:r>
            <w:r w:rsidRPr="00CE0033">
              <w:rPr>
                <w:rStyle w:val="SmartLink1"/>
              </w:rPr>
            </w:r>
            <w:r w:rsidRPr="00CE0033">
              <w:rPr>
                <w:rStyle w:val="SmartLink1"/>
              </w:rPr>
              <w:fldChar w:fldCharType="separate"/>
            </w:r>
            <w:r w:rsidRPr="00CE0033">
              <w:rPr>
                <w:rStyle w:val="SmartLink1"/>
              </w:rPr>
              <w:t>Biosafety and Genetic Resources</w:t>
            </w:r>
            <w:r w:rsidRPr="00CE0033">
              <w:rPr>
                <w:rStyle w:val="SmartLink1"/>
              </w:rPr>
              <w:fldChar w:fldCharType="end"/>
            </w:r>
          </w:p>
        </w:tc>
      </w:tr>
      <w:tr w:rsidR="00744DEA" w:rsidRPr="00AC7384" w14:paraId="459D6963"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380DF1C7" w14:textId="5E3C6990" w:rsidR="00744DEA" w:rsidRPr="00CE0033" w:rsidRDefault="00744DEA" w:rsidP="00744DEA">
            <w:pPr>
              <w:pStyle w:val="TablesHeadingGSCyan"/>
              <w:framePr w:hSpace="0" w:wrap="auto" w:vAnchor="margin" w:hAnchor="text" w:yAlign="inline"/>
              <w:spacing w:line="276" w:lineRule="auto"/>
              <w:rPr>
                <w:rStyle w:val="SmartLink1"/>
              </w:rPr>
            </w:pPr>
            <w:r w:rsidRPr="00CE0033">
              <w:rPr>
                <w:rStyle w:val="SmartLink1"/>
                <w:sz w:val="20"/>
                <w:szCs w:val="22"/>
              </w:rPr>
              <w:fldChar w:fldCharType="begin"/>
            </w:r>
            <w:r w:rsidRPr="00CE0033">
              <w:rPr>
                <w:rStyle w:val="SmartLink1"/>
                <w:sz w:val="20"/>
                <w:szCs w:val="22"/>
              </w:rPr>
              <w:instrText xml:space="preserve"> REF _Ref136348667 \w \h </w:instrText>
            </w:r>
            <w:r>
              <w:rPr>
                <w:rStyle w:val="SmartLink1"/>
                <w:sz w:val="20"/>
                <w:szCs w:val="22"/>
              </w:rPr>
              <w:instrText xml:space="preserve"> \* MERGEFORMAT </w:instrText>
            </w:r>
            <w:r w:rsidRPr="00CE0033">
              <w:rPr>
                <w:rStyle w:val="SmartLink1"/>
                <w:sz w:val="20"/>
                <w:szCs w:val="22"/>
              </w:rPr>
            </w:r>
            <w:r w:rsidRPr="00CE0033">
              <w:rPr>
                <w:rStyle w:val="SmartLink1"/>
                <w:sz w:val="20"/>
                <w:szCs w:val="22"/>
              </w:rPr>
              <w:fldChar w:fldCharType="separate"/>
            </w:r>
            <w:r w:rsidRPr="00CE0033">
              <w:rPr>
                <w:rStyle w:val="SmartLink1"/>
                <w:sz w:val="20"/>
                <w:szCs w:val="22"/>
              </w:rPr>
              <w:t>P.9.3.1 |</w:t>
            </w:r>
            <w:r w:rsidRPr="00CE0033">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tcPr>
          <w:p w14:paraId="0A013444" w14:textId="57718CD8" w:rsidR="00744DEA" w:rsidRPr="00CE0033" w:rsidRDefault="00744DEA" w:rsidP="00744DEA">
            <w:pPr>
              <w:pStyle w:val="TablesHeadingGSCyan"/>
              <w:framePr w:hSpace="0" w:wrap="auto" w:vAnchor="margin" w:hAnchor="text" w:yAlign="inline"/>
              <w:rPr>
                <w:rStyle w:val="SmartLink1"/>
              </w:rPr>
            </w:pPr>
            <w:r w:rsidRPr="00CE0033">
              <w:rPr>
                <w:caps w:val="0"/>
                <w:color w:val="4D4D4C"/>
                <w:sz w:val="20"/>
                <w:szCs w:val="20"/>
              </w:rPr>
              <w:t>Does the project involve the transfer, handling, and use of genetically modified organisms/living modified organisms that may result in adverse effects on biological diversity?</w:t>
            </w:r>
          </w:p>
        </w:tc>
        <w:tc>
          <w:tcPr>
            <w:tcW w:w="954" w:type="pct"/>
            <w:tcBorders>
              <w:top w:val="single" w:sz="4" w:space="0" w:color="auto"/>
              <w:left w:val="single" w:sz="4" w:space="0" w:color="auto"/>
              <w:bottom w:val="single" w:sz="4" w:space="0" w:color="auto"/>
            </w:tcBorders>
          </w:tcPr>
          <w:p w14:paraId="7D4AA3E2" w14:textId="44902B18" w:rsidR="00744DEA" w:rsidRPr="00E54FDB" w:rsidDel="00FB5485" w:rsidRDefault="00744DEA" w:rsidP="00744DEA">
            <w:pPr>
              <w:pStyle w:val="TablesHeadingGSCyan"/>
              <w:framePr w:hSpace="0" w:wrap="auto" w:vAnchor="margin" w:hAnchor="text" w:yAlign="inline"/>
              <w:rPr>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YES</w:t>
            </w:r>
          </w:p>
          <w:p w14:paraId="60B61DAD" w14:textId="2371536F" w:rsidR="00744DEA" w:rsidRPr="00CE0033" w:rsidRDefault="00744DEA" w:rsidP="00744DEA">
            <w:pPr>
              <w:pStyle w:val="TablesHeadingGSCyan"/>
              <w:framePr w:hSpace="0" w:wrap="auto" w:vAnchor="margin" w:hAnchor="text" w:yAlign="inline"/>
              <w:spacing w:line="276" w:lineRule="auto"/>
              <w:rPr>
                <w:rStyle w:val="SmartLink1"/>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NO</w:t>
            </w:r>
          </w:p>
        </w:tc>
      </w:tr>
      <w:tr w:rsidR="00744DEA" w:rsidRPr="00AC7384" w14:paraId="63AC6B12" w14:textId="77777777" w:rsidTr="00735E79">
        <w:trPr>
          <w:trHeight w:val="364"/>
        </w:trPr>
        <w:tc>
          <w:tcPr>
            <w:tcW w:w="5000" w:type="pct"/>
            <w:gridSpan w:val="3"/>
            <w:tcBorders>
              <w:top w:val="single" w:sz="4" w:space="0" w:color="auto"/>
              <w:bottom w:val="single" w:sz="4" w:space="0" w:color="auto"/>
            </w:tcBorders>
            <w:noWrap/>
            <w:vAlign w:val="top"/>
          </w:tcPr>
          <w:p w14:paraId="271ECD08" w14:textId="4CEAA574" w:rsidR="00744DEA" w:rsidRPr="00CE0033" w:rsidRDefault="00744DEA" w:rsidP="00744DEA">
            <w:pPr>
              <w:pStyle w:val="TablesHeadingGSCyan"/>
              <w:framePr w:hSpace="0" w:wrap="auto" w:vAnchor="margin" w:hAnchor="text" w:yAlign="inline"/>
              <w:spacing w:line="276" w:lineRule="auto"/>
              <w:rPr>
                <w:rStyle w:val="SmartLink1"/>
              </w:rPr>
            </w:pPr>
            <w:r w:rsidRPr="00770304">
              <w:rPr>
                <w:caps w:val="0"/>
                <w:sz w:val="20"/>
                <w:szCs w:val="22"/>
              </w:rPr>
              <w:t>If the answ</w:t>
            </w:r>
            <w:r w:rsidRPr="00813E0B">
              <w:rPr>
                <w:caps w:val="0"/>
                <w:sz w:val="20"/>
                <w:szCs w:val="22"/>
              </w:rPr>
              <w:t xml:space="preserve">er to </w:t>
            </w:r>
            <w:r w:rsidRPr="00770304">
              <w:rPr>
                <w:caps w:val="0"/>
                <w:sz w:val="20"/>
                <w:szCs w:val="22"/>
              </w:rPr>
              <w:t xml:space="preserve">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44DEA" w:rsidRPr="00AC7384" w14:paraId="27459BDF" w14:textId="77777777" w:rsidTr="00735E79">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04B52DB7" w14:textId="77777777" w:rsidR="00BF1765" w:rsidRDefault="00BF1765" w:rsidP="00BF1765">
            <w:pPr>
              <w:pStyle w:val="TablesHeadingGSCyan"/>
              <w:framePr w:hSpace="0" w:wrap="auto" w:vAnchor="margin" w:hAnchor="text" w:yAlign="inline"/>
              <w:spacing w:line="276" w:lineRule="auto"/>
              <w:rPr>
                <w:ins w:id="977" w:author="Anshika Gupta" w:date="2023-06-27T08:26:00Z"/>
                <w:rStyle w:val="SmartLink1"/>
                <w:u w:val="none"/>
              </w:rPr>
            </w:pPr>
            <w:ins w:id="978" w:author="Anshika Gupta" w:date="2023-06-27T08:26:00Z">
              <w:r w:rsidRPr="00BF2666">
                <w:rPr>
                  <w:i/>
                  <w:iCs/>
                  <w:caps w:val="0"/>
                  <w:color w:val="4D4D4C"/>
                  <w:sz w:val="20"/>
                  <w:szCs w:val="20"/>
                </w:rPr>
                <w:t>Please add text here</w:t>
              </w:r>
              <w:r>
                <w:rPr>
                  <w:i/>
                  <w:iCs/>
                  <w:caps w:val="0"/>
                  <w:color w:val="4D4D4C"/>
                  <w:sz w:val="20"/>
                  <w:szCs w:val="20"/>
                </w:rPr>
                <w:t>….</w:t>
              </w:r>
            </w:ins>
          </w:p>
          <w:p w14:paraId="1696555C" w14:textId="77777777" w:rsidR="00744DEA" w:rsidRPr="00CE0033" w:rsidDel="00892611" w:rsidRDefault="00744DEA" w:rsidP="00744DEA">
            <w:pPr>
              <w:pStyle w:val="TablesHeadingGSCyan"/>
              <w:framePr w:hSpace="0" w:wrap="auto" w:vAnchor="margin" w:hAnchor="text" w:yAlign="inline"/>
              <w:spacing w:line="276" w:lineRule="auto"/>
              <w:rPr>
                <w:del w:id="979" w:author="VT" w:date="2023-06-27T10:17:00Z"/>
                <w:rStyle w:val="SmartLink1"/>
                <w:color w:val="515151" w:themeColor="text1"/>
              </w:rPr>
            </w:pPr>
          </w:p>
          <w:p w14:paraId="4AB89C00" w14:textId="24DB92AA" w:rsidR="00744DEA" w:rsidRPr="00CE0033" w:rsidRDefault="00744DEA" w:rsidP="00744DEA"/>
        </w:tc>
      </w:tr>
      <w:tr w:rsidR="00744DEA" w:rsidRPr="005E36C8" w14:paraId="2C013147" w14:textId="77777777" w:rsidTr="00735E79">
        <w:trPr>
          <w:trHeight w:val="364"/>
        </w:trPr>
        <w:tc>
          <w:tcPr>
            <w:tcW w:w="5000" w:type="pct"/>
            <w:gridSpan w:val="3"/>
            <w:tcBorders>
              <w:top w:val="single" w:sz="4" w:space="0" w:color="auto"/>
              <w:bottom w:val="single" w:sz="4" w:space="0" w:color="auto"/>
            </w:tcBorders>
            <w:noWrap/>
            <w:vAlign w:val="top"/>
          </w:tcPr>
          <w:p w14:paraId="0DE1D6FC" w14:textId="77777777" w:rsidR="00744DEA" w:rsidRPr="005E36C8" w:rsidRDefault="00744DEA" w:rsidP="00744DEA">
            <w:pPr>
              <w:rPr>
                <w:caps/>
                <w:sz w:val="20"/>
                <w:szCs w:val="20"/>
              </w:rPr>
            </w:pPr>
            <w:r w:rsidRPr="002D52A6">
              <w:rPr>
                <w:color w:val="00B9BD" w:themeColor="accent1"/>
                <w:sz w:val="20"/>
                <w:szCs w:val="22"/>
              </w:rPr>
              <w:t>Would the project involve or lead to:</w:t>
            </w:r>
          </w:p>
        </w:tc>
      </w:tr>
      <w:tr w:rsidR="00744DEA" w:rsidRPr="005E36C8" w14:paraId="040C4C76"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44CC3F51" w14:textId="238D9B7E" w:rsidR="00744DEA" w:rsidRPr="005E36C8" w:rsidRDefault="00744DEA" w:rsidP="00744DEA">
            <w:pPr>
              <w:pStyle w:val="TablesHeadingGSCyan"/>
              <w:framePr w:hSpace="0" w:wrap="auto" w:vAnchor="margin" w:hAnchor="text" w:yAlign="inline"/>
              <w:rPr>
                <w:caps w:val="0"/>
                <w:color w:val="4D4D4C"/>
                <w:sz w:val="20"/>
                <w:szCs w:val="22"/>
              </w:rPr>
            </w:pPr>
            <w:r w:rsidRPr="00CE0033">
              <w:rPr>
                <w:rStyle w:val="SmartLink1"/>
                <w:sz w:val="20"/>
                <w:szCs w:val="22"/>
              </w:rPr>
              <w:fldChar w:fldCharType="begin"/>
            </w:r>
            <w:r w:rsidRPr="00CE0033">
              <w:rPr>
                <w:rStyle w:val="SmartLink1"/>
                <w:sz w:val="20"/>
                <w:szCs w:val="22"/>
              </w:rPr>
              <w:instrText xml:space="preserve"> REF _Ref136348667 \w \h </w:instrText>
            </w:r>
            <w:r>
              <w:rPr>
                <w:rStyle w:val="SmartLink1"/>
                <w:sz w:val="20"/>
                <w:szCs w:val="22"/>
              </w:rPr>
              <w:instrText xml:space="preserve"> \* MERGEFORMAT </w:instrText>
            </w:r>
            <w:r w:rsidRPr="00CE0033">
              <w:rPr>
                <w:rStyle w:val="SmartLink1"/>
                <w:sz w:val="20"/>
                <w:szCs w:val="22"/>
              </w:rPr>
            </w:r>
            <w:r w:rsidRPr="00CE0033">
              <w:rPr>
                <w:rStyle w:val="SmartLink1"/>
                <w:sz w:val="20"/>
                <w:szCs w:val="22"/>
              </w:rPr>
              <w:fldChar w:fldCharType="separate"/>
            </w:r>
            <w:r w:rsidRPr="00CE0033">
              <w:rPr>
                <w:rStyle w:val="SmartLink1"/>
                <w:sz w:val="20"/>
                <w:szCs w:val="22"/>
              </w:rPr>
              <w:t>P.9.3.1 |</w:t>
            </w:r>
            <w:r w:rsidRPr="00CE0033">
              <w:rPr>
                <w:rStyle w:val="SmartLink1"/>
                <w:sz w:val="20"/>
                <w:szCs w:val="22"/>
              </w:rPr>
              <w:fldChar w:fldCharType="end"/>
            </w:r>
          </w:p>
        </w:tc>
        <w:tc>
          <w:tcPr>
            <w:tcW w:w="3285" w:type="pct"/>
            <w:tcBorders>
              <w:top w:val="single" w:sz="4" w:space="0" w:color="auto"/>
              <w:bottom w:val="single" w:sz="4" w:space="0" w:color="auto"/>
              <w:right w:val="single" w:sz="4" w:space="0" w:color="auto"/>
            </w:tcBorders>
            <w:vAlign w:val="top"/>
          </w:tcPr>
          <w:p w14:paraId="6AA5EE0D" w14:textId="675AF217" w:rsidR="00744DEA" w:rsidRPr="005E36C8" w:rsidRDefault="00744DEA" w:rsidP="00744DEA">
            <w:pPr>
              <w:pStyle w:val="TablesHeadingGSCyan"/>
              <w:framePr w:hSpace="0" w:wrap="auto" w:vAnchor="margin" w:hAnchor="text" w:yAlign="inline"/>
              <w:rPr>
                <w:caps w:val="0"/>
                <w:color w:val="4D4D4C"/>
                <w:sz w:val="20"/>
                <w:szCs w:val="20"/>
              </w:rPr>
            </w:pPr>
            <w:r w:rsidRPr="00A829BE">
              <w:rPr>
                <w:caps w:val="0"/>
                <w:color w:val="4D4D4C"/>
                <w:sz w:val="20"/>
                <w:szCs w:val="20"/>
              </w:rPr>
              <w:t>the transfer, handling and use of genetically modified organisms/living modified organisms (GMOs/LMOs) that result from modern biotechnology</w:t>
            </w:r>
          </w:p>
        </w:tc>
        <w:tc>
          <w:tcPr>
            <w:tcW w:w="954" w:type="pct"/>
            <w:tcBorders>
              <w:top w:val="single" w:sz="4" w:space="0" w:color="auto"/>
              <w:left w:val="single" w:sz="4" w:space="0" w:color="auto"/>
              <w:bottom w:val="single" w:sz="4" w:space="0" w:color="auto"/>
            </w:tcBorders>
          </w:tcPr>
          <w:p w14:paraId="7AAA4A93" w14:textId="7C6DB2A7" w:rsidR="00744DEA" w:rsidRPr="005E36C8" w:rsidDel="00FB5485"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303277421"/>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YES</w:t>
            </w:r>
          </w:p>
          <w:p w14:paraId="71FBF225" w14:textId="58C44487" w:rsidR="00744DEA" w:rsidRPr="005E36C8" w:rsidDel="00FB5485" w:rsidRDefault="00573249" w:rsidP="00744DEA">
            <w:sdt>
              <w:sdtPr>
                <w:rPr>
                  <w:caps/>
                  <w:sz w:val="20"/>
                  <w:szCs w:val="20"/>
                </w:rPr>
                <w:id w:val="-1359579969"/>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sz w:val="20"/>
                    <w:szCs w:val="20"/>
                  </w:rPr>
                  <w:t>☐</w:t>
                </w:r>
              </w:sdtContent>
            </w:sdt>
            <w:r w:rsidR="00744DEA" w:rsidRPr="005E36C8" w:rsidDel="00FB5485">
              <w:rPr>
                <w:caps/>
                <w:sz w:val="20"/>
                <w:szCs w:val="20"/>
              </w:rPr>
              <w:t xml:space="preserve"> POTENTIALLY</w:t>
            </w:r>
          </w:p>
          <w:p w14:paraId="6985624F" w14:textId="309ECB7B" w:rsidR="00744DEA" w:rsidRPr="005E36C8" w:rsidRDefault="00573249" w:rsidP="00744DEA">
            <w:sdt>
              <w:sdtPr>
                <w:rPr>
                  <w:caps/>
                  <w:sz w:val="20"/>
                  <w:szCs w:val="20"/>
                </w:rPr>
                <w:id w:val="653272726"/>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sz w:val="20"/>
                    <w:szCs w:val="20"/>
                  </w:rPr>
                  <w:t>☐</w:t>
                </w:r>
              </w:sdtContent>
            </w:sdt>
            <w:r w:rsidR="00744DEA" w:rsidRPr="005E36C8" w:rsidDel="00FB5485">
              <w:rPr>
                <w:caps/>
                <w:sz w:val="20"/>
                <w:szCs w:val="20"/>
              </w:rPr>
              <w:t xml:space="preserve"> NO</w:t>
            </w:r>
          </w:p>
        </w:tc>
      </w:tr>
      <w:tr w:rsidR="00744DEA" w:rsidRPr="005E36C8" w14:paraId="3C1301A4"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139FE482" w14:textId="64AA86E0" w:rsidR="00744DEA" w:rsidRPr="005E36C8" w:rsidRDefault="00744DEA" w:rsidP="00744DEA">
            <w:pPr>
              <w:pStyle w:val="TablesHeadingGSCyan"/>
              <w:framePr w:hSpace="0" w:wrap="auto" w:vAnchor="margin" w:hAnchor="text" w:yAlign="inline"/>
              <w:rPr>
                <w:caps w:val="0"/>
                <w:color w:val="4D4D4C"/>
                <w:sz w:val="20"/>
                <w:szCs w:val="22"/>
              </w:rPr>
            </w:pPr>
            <w:r w:rsidRPr="00CE0033">
              <w:rPr>
                <w:rStyle w:val="SmartLink1"/>
                <w:sz w:val="20"/>
                <w:szCs w:val="22"/>
              </w:rPr>
              <w:fldChar w:fldCharType="begin"/>
            </w:r>
            <w:r w:rsidRPr="00CE0033">
              <w:rPr>
                <w:rStyle w:val="SmartLink1"/>
                <w:sz w:val="20"/>
                <w:szCs w:val="22"/>
              </w:rPr>
              <w:instrText xml:space="preserve"> REF _Ref136348667 \w \h </w:instrText>
            </w:r>
            <w:r>
              <w:rPr>
                <w:rStyle w:val="SmartLink1"/>
                <w:sz w:val="20"/>
                <w:szCs w:val="22"/>
              </w:rPr>
              <w:instrText xml:space="preserve"> \* MERGEFORMAT </w:instrText>
            </w:r>
            <w:r w:rsidRPr="00CE0033">
              <w:rPr>
                <w:rStyle w:val="SmartLink1"/>
                <w:sz w:val="20"/>
                <w:szCs w:val="22"/>
              </w:rPr>
            </w:r>
            <w:r w:rsidRPr="00CE0033">
              <w:rPr>
                <w:rStyle w:val="SmartLink1"/>
                <w:sz w:val="20"/>
                <w:szCs w:val="22"/>
              </w:rPr>
              <w:fldChar w:fldCharType="separate"/>
            </w:r>
            <w:r w:rsidRPr="00CE0033">
              <w:rPr>
                <w:rStyle w:val="SmartLink1"/>
                <w:sz w:val="20"/>
                <w:szCs w:val="22"/>
              </w:rPr>
              <w:t>P.9.3.1 |</w:t>
            </w:r>
            <w:r w:rsidRPr="00CE0033">
              <w:rPr>
                <w:rStyle w:val="SmartLink1"/>
                <w:sz w:val="20"/>
                <w:szCs w:val="22"/>
              </w:rPr>
              <w:fldChar w:fldCharType="end"/>
            </w:r>
          </w:p>
        </w:tc>
        <w:tc>
          <w:tcPr>
            <w:tcW w:w="3285" w:type="pct"/>
            <w:tcBorders>
              <w:top w:val="single" w:sz="4" w:space="0" w:color="auto"/>
              <w:bottom w:val="single" w:sz="4" w:space="0" w:color="auto"/>
              <w:right w:val="single" w:sz="4" w:space="0" w:color="auto"/>
            </w:tcBorders>
            <w:vAlign w:val="top"/>
          </w:tcPr>
          <w:p w14:paraId="780E0566" w14:textId="3810B814" w:rsidR="00744DEA" w:rsidRPr="005E36C8" w:rsidRDefault="00744DEA" w:rsidP="00744DEA">
            <w:pPr>
              <w:pStyle w:val="TablesHeadingGSCyan"/>
              <w:framePr w:hSpace="0" w:wrap="auto" w:vAnchor="margin" w:hAnchor="text" w:yAlign="inline"/>
              <w:rPr>
                <w:caps w:val="0"/>
                <w:color w:val="4D4D4C"/>
                <w:sz w:val="20"/>
                <w:szCs w:val="20"/>
              </w:rPr>
            </w:pPr>
            <w:r w:rsidRPr="005E36C8">
              <w:rPr>
                <w:caps w:val="0"/>
                <w:color w:val="4D4D4C"/>
                <w:sz w:val="20"/>
                <w:szCs w:val="20"/>
              </w:rPr>
              <w:t xml:space="preserve">If answer to above question is “yes” has a risk assessment by a competent Expert stakeholder been carried out in accordance </w:t>
            </w:r>
            <w:r w:rsidRPr="007A12D4">
              <w:rPr>
                <w:rStyle w:val="Hyperlink"/>
                <w:caps w:val="0"/>
              </w:rPr>
              <w:t xml:space="preserve">with </w:t>
            </w:r>
            <w:hyperlink r:id="rId53" w:history="1">
              <w:r>
                <w:rPr>
                  <w:rStyle w:val="Hyperlink"/>
                  <w:caps w:val="0"/>
                </w:rPr>
                <w:t>A</w:t>
              </w:r>
              <w:r w:rsidRPr="007A12D4">
                <w:rPr>
                  <w:rStyle w:val="Hyperlink"/>
                  <w:caps w:val="0"/>
                </w:rPr>
                <w:t xml:space="preserve">nnex iii of the </w:t>
              </w:r>
              <w:r>
                <w:rPr>
                  <w:rStyle w:val="Hyperlink"/>
                  <w:caps w:val="0"/>
                </w:rPr>
                <w:t>C</w:t>
              </w:r>
              <w:r w:rsidRPr="007A12D4">
                <w:rPr>
                  <w:rStyle w:val="Hyperlink"/>
                  <w:caps w:val="0"/>
                </w:rPr>
                <w:t>artagena protocol on biosafety to the convention on biological diversity</w:t>
              </w:r>
            </w:hyperlink>
            <w:r w:rsidRPr="007A12D4">
              <w:rPr>
                <w:rStyle w:val="Hyperlink"/>
              </w:rPr>
              <w:t>?</w:t>
            </w:r>
          </w:p>
        </w:tc>
        <w:tc>
          <w:tcPr>
            <w:tcW w:w="954" w:type="pct"/>
            <w:tcBorders>
              <w:top w:val="single" w:sz="4" w:space="0" w:color="auto"/>
              <w:left w:val="single" w:sz="4" w:space="0" w:color="auto"/>
              <w:bottom w:val="single" w:sz="4" w:space="0" w:color="auto"/>
            </w:tcBorders>
          </w:tcPr>
          <w:p w14:paraId="4CF20068" w14:textId="2092EE96" w:rsidR="00744DEA" w:rsidRPr="005E36C8" w:rsidDel="00FB5485"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370038362"/>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YES</w:t>
            </w:r>
          </w:p>
          <w:p w14:paraId="7B06746A" w14:textId="6EC7B695" w:rsidR="00744DEA" w:rsidRPr="005E36C8" w:rsidDel="00FB5485" w:rsidRDefault="00573249" w:rsidP="00744DEA">
            <w:sdt>
              <w:sdtPr>
                <w:rPr>
                  <w:caps/>
                  <w:sz w:val="20"/>
                  <w:szCs w:val="20"/>
                </w:rPr>
                <w:id w:val="1699658873"/>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sz w:val="20"/>
                    <w:szCs w:val="20"/>
                  </w:rPr>
                  <w:t>☐</w:t>
                </w:r>
              </w:sdtContent>
            </w:sdt>
            <w:r w:rsidR="00744DEA" w:rsidRPr="005E36C8" w:rsidDel="00FB5485">
              <w:rPr>
                <w:caps/>
                <w:sz w:val="20"/>
                <w:szCs w:val="20"/>
              </w:rPr>
              <w:t xml:space="preserve"> </w:t>
            </w:r>
            <w:r w:rsidR="00744DEA" w:rsidDel="00FB5485">
              <w:rPr>
                <w:caps/>
                <w:sz w:val="20"/>
                <w:szCs w:val="20"/>
              </w:rPr>
              <w:t>No</w:t>
            </w:r>
          </w:p>
          <w:p w14:paraId="41ACF028" w14:textId="56E331CB"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549150844"/>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N</w:t>
            </w:r>
            <w:r w:rsidR="00744DEA" w:rsidDel="00FB5485">
              <w:rPr>
                <w:caps w:val="0"/>
                <w:color w:val="4D4D4C"/>
                <w:sz w:val="20"/>
                <w:szCs w:val="20"/>
              </w:rPr>
              <w:t>A</w:t>
            </w:r>
          </w:p>
        </w:tc>
      </w:tr>
      <w:tr w:rsidR="00744DEA" w:rsidRPr="005E36C8" w14:paraId="6766B349"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4969F106" w14:textId="2CB6B90D" w:rsidR="00744DEA" w:rsidRPr="00D64083" w:rsidRDefault="00744DEA" w:rsidP="00744DEA">
            <w:pPr>
              <w:pStyle w:val="TablesHeadingGSCyan"/>
              <w:framePr w:hSpace="0" w:wrap="auto" w:vAnchor="margin" w:hAnchor="text" w:yAlign="inline"/>
              <w:rPr>
                <w:rStyle w:val="SmartLink1"/>
                <w:sz w:val="20"/>
              </w:rPr>
            </w:pPr>
            <w:r w:rsidRPr="00D64083">
              <w:rPr>
                <w:rStyle w:val="SmartLink1"/>
                <w:sz w:val="20"/>
              </w:rPr>
              <w:fldChar w:fldCharType="begin"/>
            </w:r>
            <w:r w:rsidRPr="00D64083">
              <w:rPr>
                <w:rStyle w:val="SmartLink1"/>
                <w:sz w:val="20"/>
              </w:rPr>
              <w:instrText xml:space="preserve"> REF _Ref136349006 \w \h  \* MERGEFORMAT </w:instrText>
            </w:r>
            <w:r w:rsidRPr="00D64083">
              <w:rPr>
                <w:rStyle w:val="SmartLink1"/>
                <w:sz w:val="20"/>
              </w:rPr>
            </w:r>
            <w:r w:rsidRPr="00D64083">
              <w:rPr>
                <w:rStyle w:val="SmartLink1"/>
                <w:sz w:val="20"/>
              </w:rPr>
              <w:fldChar w:fldCharType="separate"/>
            </w:r>
            <w:r w:rsidRPr="00D64083">
              <w:rPr>
                <w:rStyle w:val="SmartLink1"/>
                <w:sz w:val="20"/>
              </w:rPr>
              <w:t>P.9.3.2 |</w:t>
            </w:r>
            <w:r w:rsidRPr="00D64083">
              <w:rPr>
                <w:rStyle w:val="SmartLink1"/>
                <w:sz w:val="20"/>
              </w:rPr>
              <w:fldChar w:fldCharType="end"/>
            </w:r>
          </w:p>
        </w:tc>
        <w:tc>
          <w:tcPr>
            <w:tcW w:w="3285" w:type="pct"/>
            <w:tcBorders>
              <w:top w:val="single" w:sz="4" w:space="0" w:color="auto"/>
              <w:bottom w:val="single" w:sz="4" w:space="0" w:color="auto"/>
              <w:right w:val="single" w:sz="4" w:space="0" w:color="auto"/>
            </w:tcBorders>
            <w:vAlign w:val="top"/>
          </w:tcPr>
          <w:p w14:paraId="0050538B" w14:textId="35D6DD2B" w:rsidR="00744DEA" w:rsidRPr="005E36C8" w:rsidRDefault="00744DEA" w:rsidP="00744DEA">
            <w:pPr>
              <w:pStyle w:val="TablesHeadingGSCyan"/>
              <w:framePr w:hSpace="0" w:wrap="auto" w:vAnchor="margin" w:hAnchor="text" w:yAlign="inline"/>
              <w:rPr>
                <w:caps w:val="0"/>
                <w:color w:val="4D4D4C"/>
                <w:sz w:val="20"/>
                <w:szCs w:val="20"/>
              </w:rPr>
            </w:pPr>
            <w:r w:rsidRPr="005E36C8">
              <w:rPr>
                <w:caps w:val="0"/>
                <w:color w:val="4D4D4C"/>
                <w:sz w:val="20"/>
                <w:szCs w:val="20"/>
              </w:rPr>
              <w:t>If answer to above question is “yes” has</w:t>
            </w:r>
            <w:r>
              <w:rPr>
                <w:caps w:val="0"/>
                <w:color w:val="4D4D4C"/>
                <w:sz w:val="20"/>
                <w:szCs w:val="20"/>
              </w:rPr>
              <w:t xml:space="preserve"> </w:t>
            </w:r>
            <w:r w:rsidRPr="00A829BE">
              <w:rPr>
                <w:caps w:val="0"/>
                <w:color w:val="4D4D4C"/>
                <w:sz w:val="20"/>
                <w:szCs w:val="20"/>
              </w:rPr>
              <w:t>any risks identified in the risk assessment</w:t>
            </w:r>
            <w:r>
              <w:rPr>
                <w:caps w:val="0"/>
                <w:color w:val="4D4D4C"/>
                <w:sz w:val="20"/>
                <w:szCs w:val="20"/>
              </w:rPr>
              <w:t>?</w:t>
            </w:r>
          </w:p>
        </w:tc>
        <w:tc>
          <w:tcPr>
            <w:tcW w:w="954" w:type="pct"/>
            <w:tcBorders>
              <w:top w:val="single" w:sz="4" w:space="0" w:color="auto"/>
              <w:left w:val="single" w:sz="4" w:space="0" w:color="auto"/>
              <w:bottom w:val="single" w:sz="4" w:space="0" w:color="auto"/>
            </w:tcBorders>
          </w:tcPr>
          <w:p w14:paraId="0627D006" w14:textId="0537FA7A" w:rsidR="00744DEA" w:rsidRPr="005E36C8" w:rsidDel="00FB5485"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667982888"/>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YES</w:t>
            </w:r>
          </w:p>
          <w:p w14:paraId="406427EF" w14:textId="6705DDB8" w:rsidR="00744DEA" w:rsidRPr="005E36C8" w:rsidDel="00FB5485" w:rsidRDefault="00573249" w:rsidP="00744DEA">
            <w:sdt>
              <w:sdtPr>
                <w:rPr>
                  <w:caps/>
                  <w:sz w:val="20"/>
                  <w:szCs w:val="20"/>
                </w:rPr>
                <w:id w:val="1543700324"/>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sz w:val="20"/>
                    <w:szCs w:val="20"/>
                  </w:rPr>
                  <w:t>☐</w:t>
                </w:r>
              </w:sdtContent>
            </w:sdt>
            <w:r w:rsidR="00744DEA" w:rsidRPr="005E36C8" w:rsidDel="00FB5485">
              <w:rPr>
                <w:caps/>
                <w:sz w:val="20"/>
                <w:szCs w:val="20"/>
              </w:rPr>
              <w:t xml:space="preserve"> </w:t>
            </w:r>
            <w:r w:rsidR="00744DEA" w:rsidDel="00FB5485">
              <w:rPr>
                <w:caps/>
                <w:sz w:val="20"/>
                <w:szCs w:val="20"/>
              </w:rPr>
              <w:t>No</w:t>
            </w:r>
          </w:p>
          <w:p w14:paraId="24A19F3D" w14:textId="1AB8AFE6" w:rsidR="00744DEA"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35483343"/>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N</w:t>
            </w:r>
            <w:r w:rsidR="00744DEA" w:rsidDel="00FB5485">
              <w:rPr>
                <w:caps w:val="0"/>
                <w:color w:val="4D4D4C"/>
                <w:sz w:val="20"/>
                <w:szCs w:val="20"/>
              </w:rPr>
              <w:t>A</w:t>
            </w:r>
          </w:p>
        </w:tc>
      </w:tr>
      <w:tr w:rsidR="00744DEA" w:rsidRPr="005E36C8" w14:paraId="2096C904"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567A7620" w14:textId="78E5E0E4" w:rsidR="00744DEA" w:rsidRPr="00D64083" w:rsidRDefault="00744DEA" w:rsidP="00744DEA">
            <w:pPr>
              <w:pStyle w:val="TablesHeadingGSCyan"/>
              <w:framePr w:hSpace="0" w:wrap="auto" w:vAnchor="margin" w:hAnchor="text" w:yAlign="inline"/>
              <w:rPr>
                <w:rStyle w:val="SmartLink1"/>
                <w:sz w:val="20"/>
              </w:rPr>
            </w:pPr>
            <w:r w:rsidRPr="00D64083">
              <w:rPr>
                <w:rStyle w:val="SmartLink1"/>
                <w:sz w:val="20"/>
              </w:rPr>
              <w:fldChar w:fldCharType="begin"/>
            </w:r>
            <w:r w:rsidRPr="00D64083">
              <w:rPr>
                <w:rStyle w:val="SmartLink1"/>
                <w:sz w:val="20"/>
              </w:rPr>
              <w:instrText xml:space="preserve"> REF _Ref136349012 \w \h  \* MERGEFORMAT </w:instrText>
            </w:r>
            <w:r w:rsidRPr="00D64083">
              <w:rPr>
                <w:rStyle w:val="SmartLink1"/>
                <w:sz w:val="20"/>
              </w:rPr>
            </w:r>
            <w:r w:rsidRPr="00D64083">
              <w:rPr>
                <w:rStyle w:val="SmartLink1"/>
                <w:sz w:val="20"/>
              </w:rPr>
              <w:fldChar w:fldCharType="separate"/>
            </w:r>
            <w:r w:rsidRPr="00D64083">
              <w:rPr>
                <w:rStyle w:val="SmartLink1"/>
                <w:sz w:val="20"/>
              </w:rPr>
              <w:t>P.9.3.3 |</w:t>
            </w:r>
            <w:r w:rsidRPr="00D64083">
              <w:rPr>
                <w:rStyle w:val="SmartLink1"/>
                <w:sz w:val="20"/>
              </w:rPr>
              <w:fldChar w:fldCharType="end"/>
            </w:r>
          </w:p>
        </w:tc>
        <w:tc>
          <w:tcPr>
            <w:tcW w:w="3285" w:type="pct"/>
            <w:tcBorders>
              <w:top w:val="single" w:sz="4" w:space="0" w:color="auto"/>
              <w:bottom w:val="single" w:sz="4" w:space="0" w:color="auto"/>
              <w:right w:val="single" w:sz="4" w:space="0" w:color="auto"/>
            </w:tcBorders>
            <w:vAlign w:val="top"/>
          </w:tcPr>
          <w:p w14:paraId="0770BE39" w14:textId="77777777" w:rsidR="00744DEA" w:rsidRDefault="00744DEA" w:rsidP="00744DEA">
            <w:pPr>
              <w:pStyle w:val="TablesHeadingGSCyan"/>
              <w:framePr w:hSpace="0" w:wrap="auto" w:vAnchor="margin" w:hAnchor="text" w:yAlign="inline"/>
              <w:rPr>
                <w:caps w:val="0"/>
                <w:color w:val="4D4D4C"/>
                <w:sz w:val="20"/>
                <w:szCs w:val="20"/>
              </w:rPr>
            </w:pPr>
            <w:r w:rsidRPr="00A829BE">
              <w:rPr>
                <w:caps w:val="0"/>
                <w:color w:val="4D4D4C"/>
                <w:sz w:val="20"/>
                <w:szCs w:val="20"/>
              </w:rPr>
              <w:t>Forestry (for example Afforestation/Reforestation) involving GMO planting</w:t>
            </w:r>
            <w:r>
              <w:rPr>
                <w:caps w:val="0"/>
                <w:color w:val="4D4D4C"/>
                <w:sz w:val="20"/>
                <w:szCs w:val="20"/>
              </w:rPr>
              <w:t>?</w:t>
            </w:r>
          </w:p>
          <w:p w14:paraId="468856F6" w14:textId="77777777" w:rsidR="00744DEA" w:rsidRDefault="00744DEA" w:rsidP="00744DEA"/>
          <w:p w14:paraId="331289D6" w14:textId="1193F380" w:rsidR="00744DEA" w:rsidRPr="00A829BE" w:rsidRDefault="00744DEA" w:rsidP="00744DEA">
            <w:pPr>
              <w:pStyle w:val="TablesHeadingGSCyan"/>
              <w:framePr w:hSpace="0" w:wrap="auto" w:vAnchor="margin" w:hAnchor="text" w:yAlign="inline"/>
              <w:rPr>
                <w:i/>
                <w:iCs/>
                <w:caps w:val="0"/>
                <w:color w:val="4D4D4C"/>
                <w:sz w:val="20"/>
                <w:szCs w:val="20"/>
              </w:rPr>
            </w:pPr>
            <w:r w:rsidRPr="00A829BE">
              <w:rPr>
                <w:i/>
                <w:iCs/>
                <w:caps w:val="0"/>
                <w:color w:val="4D4D4C"/>
                <w:sz w:val="20"/>
                <w:szCs w:val="20"/>
              </w:rPr>
              <w:t>Note - Forestry projects (for example Afforestation/</w:t>
            </w:r>
            <w:r>
              <w:rPr>
                <w:i/>
                <w:iCs/>
                <w:caps w:val="0"/>
                <w:color w:val="4D4D4C"/>
                <w:sz w:val="20"/>
                <w:szCs w:val="20"/>
              </w:rPr>
              <w:t xml:space="preserve"> </w:t>
            </w:r>
            <w:r w:rsidRPr="00A829BE">
              <w:rPr>
                <w:i/>
                <w:iCs/>
                <w:caps w:val="0"/>
                <w:color w:val="4D4D4C"/>
                <w:sz w:val="20"/>
                <w:szCs w:val="20"/>
              </w:rPr>
              <w:t>Reforestation) involving GMO planting are not eligible for Certification under Gold Standard for the Global Goals.</w:t>
            </w:r>
          </w:p>
        </w:tc>
        <w:tc>
          <w:tcPr>
            <w:tcW w:w="954" w:type="pct"/>
            <w:tcBorders>
              <w:top w:val="single" w:sz="4" w:space="0" w:color="auto"/>
              <w:left w:val="single" w:sz="4" w:space="0" w:color="auto"/>
              <w:bottom w:val="single" w:sz="4" w:space="0" w:color="auto"/>
            </w:tcBorders>
          </w:tcPr>
          <w:p w14:paraId="207BC266" w14:textId="1D993CEE" w:rsidR="00744DEA" w:rsidRPr="005E36C8" w:rsidDel="00FB5485"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057243668"/>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YES</w:t>
            </w:r>
          </w:p>
          <w:p w14:paraId="46DD897D" w14:textId="5F413A73" w:rsidR="00744DEA" w:rsidRPr="005E36C8" w:rsidDel="00FB5485" w:rsidRDefault="00573249" w:rsidP="00744DEA">
            <w:sdt>
              <w:sdtPr>
                <w:rPr>
                  <w:caps/>
                  <w:sz w:val="20"/>
                  <w:szCs w:val="20"/>
                </w:rPr>
                <w:id w:val="1817921766"/>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sz w:val="20"/>
                    <w:szCs w:val="20"/>
                  </w:rPr>
                  <w:t>☐</w:t>
                </w:r>
              </w:sdtContent>
            </w:sdt>
            <w:r w:rsidR="00744DEA" w:rsidRPr="005E36C8" w:rsidDel="00FB5485">
              <w:rPr>
                <w:caps/>
                <w:sz w:val="20"/>
                <w:szCs w:val="20"/>
              </w:rPr>
              <w:t xml:space="preserve"> </w:t>
            </w:r>
            <w:r w:rsidR="00744DEA" w:rsidDel="00FB5485">
              <w:rPr>
                <w:caps/>
                <w:sz w:val="20"/>
                <w:szCs w:val="20"/>
              </w:rPr>
              <w:t>No</w:t>
            </w:r>
          </w:p>
          <w:p w14:paraId="693E92E8" w14:textId="63C72043" w:rsidR="00744DEA"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21687033"/>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N</w:t>
            </w:r>
            <w:r w:rsidR="00744DEA" w:rsidDel="00FB5485">
              <w:rPr>
                <w:caps w:val="0"/>
                <w:color w:val="4D4D4C"/>
                <w:sz w:val="20"/>
                <w:szCs w:val="20"/>
              </w:rPr>
              <w:t>A</w:t>
            </w:r>
          </w:p>
        </w:tc>
      </w:tr>
      <w:tr w:rsidR="00744DEA" w:rsidRPr="005E36C8" w14:paraId="09B67554" w14:textId="77777777" w:rsidTr="00735E79">
        <w:trPr>
          <w:trHeight w:val="364"/>
        </w:trPr>
        <w:tc>
          <w:tcPr>
            <w:tcW w:w="5000" w:type="pct"/>
            <w:gridSpan w:val="3"/>
            <w:tcBorders>
              <w:top w:val="single" w:sz="4" w:space="0" w:color="auto"/>
              <w:bottom w:val="single" w:sz="4" w:space="0" w:color="auto"/>
            </w:tcBorders>
            <w:noWrap/>
            <w:vAlign w:val="top"/>
          </w:tcPr>
          <w:p w14:paraId="57EF12F0" w14:textId="4745A56A"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sidRPr="00FB2690">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744DEA" w:rsidRPr="005E36C8" w14:paraId="4EE37DBC" w14:textId="77777777" w:rsidTr="00735E79">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20B9AFCF" w14:textId="77777777" w:rsidR="00BF1765" w:rsidRDefault="00BF1765" w:rsidP="00BF1765">
            <w:pPr>
              <w:pStyle w:val="TablesHeadingGSCyan"/>
              <w:framePr w:hSpace="0" w:wrap="auto" w:vAnchor="margin" w:hAnchor="text" w:yAlign="inline"/>
              <w:spacing w:line="276" w:lineRule="auto"/>
              <w:rPr>
                <w:ins w:id="980" w:author="Anshika Gupta" w:date="2023-06-27T08:26:00Z"/>
                <w:rStyle w:val="SmartLink1"/>
                <w:u w:val="none"/>
              </w:rPr>
            </w:pPr>
            <w:ins w:id="981" w:author="Anshika Gupta" w:date="2023-06-27T08:26:00Z">
              <w:r w:rsidRPr="00BF2666">
                <w:rPr>
                  <w:i/>
                  <w:iCs/>
                  <w:caps w:val="0"/>
                  <w:color w:val="4D4D4C"/>
                  <w:sz w:val="20"/>
                  <w:szCs w:val="20"/>
                </w:rPr>
                <w:t>Please add text here</w:t>
              </w:r>
              <w:r>
                <w:rPr>
                  <w:i/>
                  <w:iCs/>
                  <w:caps w:val="0"/>
                  <w:color w:val="4D4D4C"/>
                  <w:sz w:val="20"/>
                  <w:szCs w:val="20"/>
                </w:rPr>
                <w:t>….</w:t>
              </w:r>
            </w:ins>
          </w:p>
          <w:p w14:paraId="69528F91" w14:textId="77777777" w:rsidR="00744DEA" w:rsidRDefault="00744DEA" w:rsidP="00744DEA">
            <w:pPr>
              <w:pStyle w:val="TablesHeadingGSCyan"/>
              <w:framePr w:hSpace="0" w:wrap="auto" w:vAnchor="margin" w:hAnchor="text" w:yAlign="inline"/>
              <w:spacing w:line="276" w:lineRule="auto"/>
              <w:rPr>
                <w:caps w:val="0"/>
                <w:color w:val="515151" w:themeColor="text1"/>
                <w:sz w:val="20"/>
                <w:szCs w:val="20"/>
              </w:rPr>
            </w:pPr>
          </w:p>
          <w:p w14:paraId="71185E38" w14:textId="5097C44D" w:rsidR="00744DEA" w:rsidRPr="00A829BE" w:rsidRDefault="00744DEA" w:rsidP="00744DEA"/>
        </w:tc>
      </w:tr>
      <w:tr w:rsidR="00744DEA" w:rsidRPr="00680666" w14:paraId="2FFF1AA6" w14:textId="77777777" w:rsidTr="00735E79">
        <w:trPr>
          <w:trHeight w:val="364"/>
        </w:trPr>
        <w:tc>
          <w:tcPr>
            <w:tcW w:w="5000" w:type="pct"/>
            <w:gridSpan w:val="3"/>
            <w:tcBorders>
              <w:top w:val="single" w:sz="4" w:space="0" w:color="auto"/>
              <w:bottom w:val="single" w:sz="4" w:space="0" w:color="auto"/>
            </w:tcBorders>
            <w:noWrap/>
            <w:vAlign w:val="top"/>
          </w:tcPr>
          <w:p w14:paraId="0FBBBAEF" w14:textId="55E7B836" w:rsidR="00744DEA" w:rsidRPr="00680666" w:rsidRDefault="00744DEA" w:rsidP="00744DEA">
            <w:pPr>
              <w:pStyle w:val="TablesHeadingGSCyan"/>
              <w:framePr w:hSpace="0" w:wrap="auto" w:vAnchor="margin" w:hAnchor="text" w:yAlign="inline"/>
              <w:spacing w:line="276" w:lineRule="auto"/>
              <w:rPr>
                <w:i/>
                <w:iCs/>
                <w:caps w:val="0"/>
                <w:color w:val="005B5E" w:themeColor="accent1" w:themeShade="7F"/>
                <w:sz w:val="24"/>
              </w:rPr>
            </w:pPr>
            <w:r w:rsidRPr="00A829BE">
              <w:rPr>
                <w:rStyle w:val="SmartLink1"/>
              </w:rPr>
              <w:fldChar w:fldCharType="begin"/>
            </w:r>
            <w:r w:rsidRPr="00A829BE">
              <w:rPr>
                <w:rStyle w:val="SmartLink1"/>
              </w:rPr>
              <w:instrText xml:space="preserve"> REF _Ref136349127 \w \h </w:instrText>
            </w:r>
            <w:r>
              <w:rPr>
                <w:rStyle w:val="SmartLink1"/>
              </w:rPr>
              <w:instrText xml:space="preserve"> \* MERGEFORMAT </w:instrText>
            </w:r>
            <w:r w:rsidRPr="00A829BE">
              <w:rPr>
                <w:rStyle w:val="SmartLink1"/>
              </w:rPr>
            </w:r>
            <w:r w:rsidRPr="00A829BE">
              <w:rPr>
                <w:rStyle w:val="SmartLink1"/>
              </w:rPr>
              <w:fldChar w:fldCharType="separate"/>
            </w:r>
            <w:r w:rsidRPr="00A829BE">
              <w:rPr>
                <w:rStyle w:val="SmartLink1"/>
              </w:rPr>
              <w:t>P.9.4 |</w:t>
            </w:r>
            <w:r w:rsidRPr="00A829BE">
              <w:rPr>
                <w:rStyle w:val="SmartLink1"/>
              </w:rPr>
              <w:fldChar w:fldCharType="end"/>
            </w:r>
            <w:r w:rsidRPr="00A829BE">
              <w:rPr>
                <w:rStyle w:val="SmartLink1"/>
              </w:rPr>
              <w:fldChar w:fldCharType="begin"/>
            </w:r>
            <w:r w:rsidRPr="00A829BE">
              <w:rPr>
                <w:rStyle w:val="SmartLink1"/>
              </w:rPr>
              <w:instrText xml:space="preserve"> REF _Ref136349133 \h </w:instrText>
            </w:r>
            <w:r>
              <w:rPr>
                <w:rStyle w:val="SmartLink1"/>
              </w:rPr>
              <w:instrText xml:space="preserve"> \* MERGEFORMAT </w:instrText>
            </w:r>
            <w:r w:rsidRPr="00A829BE">
              <w:rPr>
                <w:rStyle w:val="SmartLink1"/>
              </w:rPr>
            </w:r>
            <w:r w:rsidRPr="00A829BE">
              <w:rPr>
                <w:rStyle w:val="SmartLink1"/>
              </w:rPr>
              <w:fldChar w:fldCharType="separate"/>
            </w:r>
            <w:r w:rsidRPr="00A829BE">
              <w:rPr>
                <w:rStyle w:val="SmartLink1"/>
              </w:rPr>
              <w:t>Release of pollutants</w:t>
            </w:r>
            <w:r w:rsidRPr="00A829BE">
              <w:rPr>
                <w:rStyle w:val="SmartLink1"/>
              </w:rPr>
              <w:fldChar w:fldCharType="end"/>
            </w:r>
          </w:p>
        </w:tc>
      </w:tr>
      <w:tr w:rsidR="00744DEA" w:rsidRPr="00680666" w14:paraId="5FBD7FB9"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5F9F5209" w14:textId="57448F45" w:rsidR="00744DEA" w:rsidRPr="00A829BE" w:rsidDel="00A829BE" w:rsidRDefault="00744DEA" w:rsidP="00744DEA">
            <w:pPr>
              <w:pStyle w:val="TablesHeadingGSCyan"/>
              <w:framePr w:hSpace="0" w:wrap="auto" w:vAnchor="margin" w:hAnchor="text" w:yAlign="inline"/>
              <w:rPr>
                <w:caps w:val="0"/>
                <w:color w:val="4D4D4C"/>
              </w:rPr>
            </w:pPr>
            <w:r w:rsidRPr="00D64083">
              <w:rPr>
                <w:rStyle w:val="SmartLink1"/>
                <w:sz w:val="20"/>
              </w:rPr>
              <w:fldChar w:fldCharType="begin"/>
            </w:r>
            <w:r w:rsidRPr="00D64083">
              <w:rPr>
                <w:rStyle w:val="SmartLink1"/>
                <w:sz w:val="20"/>
              </w:rPr>
              <w:instrText xml:space="preserve"> REF _Ref136349828 \w \h </w:instrText>
            </w:r>
            <w:r>
              <w:rPr>
                <w:rStyle w:val="SmartLink1"/>
                <w:sz w:val="20"/>
              </w:rPr>
              <w:instrText xml:space="preserve"> \* MERGEFORMAT </w:instrText>
            </w:r>
            <w:r w:rsidRPr="00D64083">
              <w:rPr>
                <w:rStyle w:val="SmartLink1"/>
                <w:sz w:val="20"/>
              </w:rPr>
            </w:r>
            <w:r w:rsidRPr="00D64083">
              <w:rPr>
                <w:rStyle w:val="SmartLink1"/>
                <w:sz w:val="20"/>
              </w:rPr>
              <w:fldChar w:fldCharType="separate"/>
            </w:r>
            <w:r w:rsidRPr="00D64083">
              <w:rPr>
                <w:rStyle w:val="SmartLink1"/>
                <w:sz w:val="20"/>
              </w:rPr>
              <w:t>P.9.4.1 |</w:t>
            </w:r>
            <w:r w:rsidRPr="00D64083">
              <w:rPr>
                <w:rStyle w:val="SmartLink1"/>
                <w:sz w:val="20"/>
              </w:rPr>
              <w:fldChar w:fldCharType="end"/>
            </w:r>
          </w:p>
        </w:tc>
        <w:tc>
          <w:tcPr>
            <w:tcW w:w="3285" w:type="pct"/>
            <w:tcBorders>
              <w:top w:val="single" w:sz="4" w:space="0" w:color="auto"/>
              <w:left w:val="single" w:sz="4" w:space="0" w:color="auto"/>
              <w:bottom w:val="single" w:sz="4" w:space="0" w:color="auto"/>
              <w:right w:val="single" w:sz="4" w:space="0" w:color="auto"/>
            </w:tcBorders>
          </w:tcPr>
          <w:p w14:paraId="7E1B086B" w14:textId="46677129" w:rsidR="00744DEA" w:rsidRPr="007D4500" w:rsidDel="00A829BE" w:rsidRDefault="00744DEA" w:rsidP="00744DEA">
            <w:pPr>
              <w:pStyle w:val="TablesHeadingGSCyan"/>
              <w:framePr w:hSpace="0" w:wrap="auto" w:vAnchor="margin" w:hAnchor="text" w:yAlign="inline"/>
              <w:rPr>
                <w:caps w:val="0"/>
                <w:color w:val="4D4D4C"/>
                <w:sz w:val="20"/>
                <w:szCs w:val="20"/>
              </w:rPr>
            </w:pPr>
            <w:r w:rsidRPr="00A829BE">
              <w:rPr>
                <w:caps w:val="0"/>
                <w:color w:val="4D4D4C"/>
                <w:sz w:val="20"/>
                <w:szCs w:val="20"/>
              </w:rPr>
              <w:t>Does the project have a risk of releasing pollutants</w:t>
            </w:r>
            <w:r>
              <w:rPr>
                <w:caps w:val="0"/>
                <w:color w:val="4D4D4C"/>
                <w:sz w:val="20"/>
                <w:szCs w:val="20"/>
              </w:rPr>
              <w:t xml:space="preserve"> </w:t>
            </w:r>
            <w:r w:rsidRPr="007D4500">
              <w:rPr>
                <w:caps w:val="0"/>
                <w:color w:val="4D4D4C"/>
                <w:sz w:val="20"/>
                <w:szCs w:val="20"/>
              </w:rPr>
              <w:t>to air, water, and land</w:t>
            </w:r>
            <w:r w:rsidRPr="00A829BE">
              <w:rPr>
                <w:caps w:val="0"/>
                <w:color w:val="4D4D4C"/>
                <w:sz w:val="20"/>
                <w:szCs w:val="20"/>
              </w:rPr>
              <w:t xml:space="preserve"> in routine, non-routine, or accidental circumstances?</w:t>
            </w:r>
          </w:p>
        </w:tc>
        <w:tc>
          <w:tcPr>
            <w:tcW w:w="954" w:type="pct"/>
            <w:tcBorders>
              <w:top w:val="single" w:sz="4" w:space="0" w:color="auto"/>
              <w:left w:val="single" w:sz="4" w:space="0" w:color="auto"/>
              <w:bottom w:val="single" w:sz="4" w:space="0" w:color="auto"/>
            </w:tcBorders>
          </w:tcPr>
          <w:p w14:paraId="57614D08" w14:textId="42E8B89B" w:rsidR="00744DEA" w:rsidRPr="00E54FDB" w:rsidDel="00FB5485" w:rsidRDefault="00744DEA" w:rsidP="00744DEA">
            <w:pPr>
              <w:pStyle w:val="TablesHeadingGSCyan"/>
              <w:framePr w:hSpace="0" w:wrap="auto" w:vAnchor="margin" w:hAnchor="text" w:yAlign="inline"/>
              <w:rPr>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YES</w:t>
            </w:r>
          </w:p>
          <w:p w14:paraId="0BA1F841" w14:textId="6081DC5D" w:rsidR="00744DEA" w:rsidRPr="00A829BE" w:rsidDel="00A829BE" w:rsidRDefault="00744DEA" w:rsidP="00744DEA">
            <w:pPr>
              <w:pStyle w:val="TablesHeadingGSCyan"/>
              <w:framePr w:hSpace="0" w:wrap="auto" w:vAnchor="margin" w:hAnchor="text" w:yAlign="inline"/>
              <w:spacing w:line="276" w:lineRule="auto"/>
              <w:rPr>
                <w:caps w:val="0"/>
                <w:color w:val="4D4D4C"/>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NO</w:t>
            </w:r>
          </w:p>
        </w:tc>
      </w:tr>
      <w:tr w:rsidR="00744DEA" w:rsidRPr="00680666" w14:paraId="5445E1E4" w14:textId="77777777" w:rsidTr="00735E79">
        <w:trPr>
          <w:trHeight w:val="364"/>
        </w:trPr>
        <w:tc>
          <w:tcPr>
            <w:tcW w:w="5000" w:type="pct"/>
            <w:gridSpan w:val="3"/>
            <w:tcBorders>
              <w:top w:val="single" w:sz="4" w:space="0" w:color="auto"/>
              <w:bottom w:val="single" w:sz="4" w:space="0" w:color="auto"/>
            </w:tcBorders>
            <w:noWrap/>
            <w:vAlign w:val="top"/>
          </w:tcPr>
          <w:p w14:paraId="5AADB000" w14:textId="1B16FA2E" w:rsidR="00744DEA" w:rsidRPr="00E54FDB" w:rsidRDefault="00744DEA" w:rsidP="00744DEA">
            <w:pPr>
              <w:pStyle w:val="TablesHeadingGSCyan"/>
              <w:framePr w:hSpace="0" w:wrap="auto" w:vAnchor="margin" w:hAnchor="text" w:yAlign="inline"/>
              <w:rPr>
                <w:rFonts w:ascii="Segoe UI Symbol" w:hAnsi="Segoe UI Symbol" w:cs="Segoe UI Symbol"/>
                <w:caps w:val="0"/>
                <w:color w:val="4D4D4C"/>
                <w:sz w:val="20"/>
                <w:szCs w:val="20"/>
              </w:rPr>
            </w:pPr>
            <w:r w:rsidRPr="00770304">
              <w:rPr>
                <w:caps w:val="0"/>
                <w:sz w:val="20"/>
                <w:szCs w:val="22"/>
              </w:rPr>
              <w:t>If the answ</w:t>
            </w:r>
            <w:r w:rsidRPr="00813E0B">
              <w:rPr>
                <w:caps w:val="0"/>
                <w:sz w:val="20"/>
                <w:szCs w:val="22"/>
              </w:rPr>
              <w:t xml:space="preserve">er to </w:t>
            </w:r>
            <w:r w:rsidRPr="00770304">
              <w:rPr>
                <w:caps w:val="0"/>
                <w:sz w:val="20"/>
                <w:szCs w:val="22"/>
              </w:rPr>
              <w:t xml:space="preserve">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44DEA" w:rsidRPr="00680666" w14:paraId="203E2FC1" w14:textId="77777777" w:rsidTr="00735E79">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1AECA30F" w14:textId="77777777" w:rsidR="00BF1765" w:rsidRDefault="00BF1765" w:rsidP="00BF1765">
            <w:pPr>
              <w:pStyle w:val="TablesHeadingGSCyan"/>
              <w:framePr w:hSpace="0" w:wrap="auto" w:vAnchor="margin" w:hAnchor="text" w:yAlign="inline"/>
              <w:spacing w:line="276" w:lineRule="auto"/>
              <w:rPr>
                <w:ins w:id="982" w:author="Anshika Gupta" w:date="2023-06-27T08:26:00Z"/>
                <w:rStyle w:val="SmartLink1"/>
                <w:u w:val="none"/>
              </w:rPr>
            </w:pPr>
            <w:ins w:id="983" w:author="Anshika Gupta" w:date="2023-06-27T08:26:00Z">
              <w:r w:rsidRPr="00BF2666">
                <w:rPr>
                  <w:i/>
                  <w:iCs/>
                  <w:caps w:val="0"/>
                  <w:color w:val="4D4D4C"/>
                  <w:sz w:val="20"/>
                  <w:szCs w:val="20"/>
                </w:rPr>
                <w:t>Please add text here</w:t>
              </w:r>
              <w:r>
                <w:rPr>
                  <w:i/>
                  <w:iCs/>
                  <w:caps w:val="0"/>
                  <w:color w:val="4D4D4C"/>
                  <w:sz w:val="20"/>
                  <w:szCs w:val="20"/>
                </w:rPr>
                <w:t>….</w:t>
              </w:r>
            </w:ins>
          </w:p>
          <w:p w14:paraId="6DCA4AEA" w14:textId="77777777" w:rsidR="00744DEA" w:rsidRDefault="00744DEA" w:rsidP="00744DEA">
            <w:pPr>
              <w:pStyle w:val="TablesHeadingGSCyan"/>
              <w:framePr w:hSpace="0" w:wrap="auto" w:vAnchor="margin" w:hAnchor="text" w:yAlign="inline"/>
              <w:spacing w:line="276" w:lineRule="auto"/>
              <w:rPr>
                <w:caps w:val="0"/>
                <w:color w:val="515151" w:themeColor="text1"/>
              </w:rPr>
            </w:pPr>
          </w:p>
          <w:p w14:paraId="5406B442" w14:textId="2AF0AA84" w:rsidR="00744DEA" w:rsidRPr="00D64083" w:rsidDel="00A829BE" w:rsidRDefault="00744DEA" w:rsidP="00744DEA"/>
        </w:tc>
      </w:tr>
      <w:tr w:rsidR="00744DEA" w:rsidRPr="005E36C8" w14:paraId="78FAE5FC" w14:textId="77777777" w:rsidTr="00735E79">
        <w:trPr>
          <w:trHeight w:val="364"/>
        </w:trPr>
        <w:tc>
          <w:tcPr>
            <w:tcW w:w="5000" w:type="pct"/>
            <w:gridSpan w:val="3"/>
            <w:tcBorders>
              <w:top w:val="single" w:sz="4" w:space="0" w:color="auto"/>
              <w:bottom w:val="single" w:sz="4" w:space="0" w:color="auto"/>
            </w:tcBorders>
            <w:noWrap/>
            <w:vAlign w:val="top"/>
          </w:tcPr>
          <w:p w14:paraId="68AE1224" w14:textId="77777777" w:rsidR="00744DEA" w:rsidRPr="002D52A6" w:rsidRDefault="00744DEA" w:rsidP="00744DEA">
            <w:pPr>
              <w:rPr>
                <w:color w:val="00B9BD" w:themeColor="accent1"/>
                <w:sz w:val="20"/>
                <w:szCs w:val="22"/>
              </w:rPr>
            </w:pPr>
            <w:r w:rsidRPr="002D52A6">
              <w:rPr>
                <w:color w:val="00B9BD" w:themeColor="accent1"/>
                <w:sz w:val="20"/>
                <w:szCs w:val="22"/>
              </w:rPr>
              <w:t>Would the project involve or lead to:</w:t>
            </w:r>
          </w:p>
        </w:tc>
      </w:tr>
      <w:tr w:rsidR="00744DEA" w:rsidRPr="005E36C8" w14:paraId="132C076A"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4C55FEDD" w14:textId="11841A6C" w:rsidR="00744DEA" w:rsidRPr="005E36C8" w:rsidRDefault="00744DEA" w:rsidP="00744DEA">
            <w:pPr>
              <w:pStyle w:val="TablesHeadingGSCyan"/>
              <w:framePr w:hSpace="0" w:wrap="auto" w:vAnchor="margin" w:hAnchor="text" w:yAlign="inline"/>
              <w:rPr>
                <w:caps w:val="0"/>
                <w:color w:val="4D4D4C"/>
                <w:sz w:val="20"/>
                <w:szCs w:val="22"/>
              </w:rPr>
            </w:pPr>
            <w:r w:rsidRPr="00D64083">
              <w:rPr>
                <w:rStyle w:val="SmartLink1"/>
                <w:sz w:val="20"/>
              </w:rPr>
              <w:fldChar w:fldCharType="begin"/>
            </w:r>
            <w:r w:rsidRPr="00D64083">
              <w:rPr>
                <w:rStyle w:val="SmartLink1"/>
                <w:sz w:val="20"/>
              </w:rPr>
              <w:instrText xml:space="preserve"> REF _Ref136349828 \w \h </w:instrText>
            </w:r>
            <w:r>
              <w:rPr>
                <w:rStyle w:val="SmartLink1"/>
                <w:sz w:val="20"/>
              </w:rPr>
              <w:instrText xml:space="preserve"> \* MERGEFORMAT </w:instrText>
            </w:r>
            <w:r w:rsidRPr="00D64083">
              <w:rPr>
                <w:rStyle w:val="SmartLink1"/>
                <w:sz w:val="20"/>
              </w:rPr>
            </w:r>
            <w:r w:rsidRPr="00D64083">
              <w:rPr>
                <w:rStyle w:val="SmartLink1"/>
                <w:sz w:val="20"/>
              </w:rPr>
              <w:fldChar w:fldCharType="separate"/>
            </w:r>
            <w:r w:rsidRPr="00D64083">
              <w:rPr>
                <w:rStyle w:val="SmartLink1"/>
                <w:sz w:val="20"/>
              </w:rPr>
              <w:t>P.9.4.1 |</w:t>
            </w:r>
            <w:r w:rsidRPr="00D64083">
              <w:rPr>
                <w:rStyle w:val="SmartLink1"/>
                <w:sz w:val="20"/>
              </w:rPr>
              <w:fldChar w:fldCharType="end"/>
            </w:r>
          </w:p>
        </w:tc>
        <w:tc>
          <w:tcPr>
            <w:tcW w:w="3285" w:type="pct"/>
            <w:tcBorders>
              <w:top w:val="single" w:sz="4" w:space="0" w:color="auto"/>
              <w:bottom w:val="single" w:sz="4" w:space="0" w:color="auto"/>
              <w:right w:val="single" w:sz="4" w:space="0" w:color="auto"/>
            </w:tcBorders>
            <w:vAlign w:val="top"/>
          </w:tcPr>
          <w:p w14:paraId="1A1F4A1E" w14:textId="5BFF56E6" w:rsidR="00744DEA" w:rsidRPr="005E36C8" w:rsidRDefault="00744DEA" w:rsidP="00744DEA">
            <w:pPr>
              <w:pStyle w:val="TablesHeadingGSCyan"/>
              <w:framePr w:hSpace="0" w:wrap="auto" w:vAnchor="margin" w:hAnchor="text" w:yAlign="inline"/>
              <w:rPr>
                <w:caps w:val="0"/>
                <w:color w:val="4D4D4C"/>
                <w:sz w:val="20"/>
                <w:szCs w:val="20"/>
              </w:rPr>
            </w:pPr>
            <w:r w:rsidRPr="00D64083">
              <w:rPr>
                <w:caps w:val="0"/>
                <w:color w:val="4D4D4C"/>
                <w:sz w:val="20"/>
                <w:szCs w:val="20"/>
              </w:rPr>
              <w:t>any potential risk of pollutant release that cannot be avoided?</w:t>
            </w:r>
          </w:p>
        </w:tc>
        <w:tc>
          <w:tcPr>
            <w:tcW w:w="954" w:type="pct"/>
            <w:tcBorders>
              <w:top w:val="single" w:sz="4" w:space="0" w:color="auto"/>
              <w:left w:val="single" w:sz="4" w:space="0" w:color="auto"/>
              <w:bottom w:val="single" w:sz="4" w:space="0" w:color="auto"/>
            </w:tcBorders>
            <w:vAlign w:val="top"/>
          </w:tcPr>
          <w:p w14:paraId="3D6B0E9B" w14:textId="16F0011B" w:rsidR="00744DEA" w:rsidRPr="005E36C8" w:rsidDel="00FB5485"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889414921"/>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YES</w:t>
            </w:r>
          </w:p>
          <w:p w14:paraId="4F1C2281" w14:textId="2EB9EC37" w:rsidR="00744DEA" w:rsidRPr="005E36C8" w:rsidDel="00FB5485" w:rsidRDefault="00573249" w:rsidP="00744DEA">
            <w:sdt>
              <w:sdtPr>
                <w:rPr>
                  <w:caps/>
                  <w:sz w:val="20"/>
                  <w:szCs w:val="20"/>
                </w:rPr>
                <w:id w:val="1329945577"/>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sz w:val="20"/>
                    <w:szCs w:val="20"/>
                  </w:rPr>
                  <w:t>☐</w:t>
                </w:r>
              </w:sdtContent>
            </w:sdt>
            <w:r w:rsidR="00744DEA" w:rsidRPr="005E36C8" w:rsidDel="00FB5485">
              <w:rPr>
                <w:caps/>
                <w:sz w:val="20"/>
                <w:szCs w:val="20"/>
              </w:rPr>
              <w:t xml:space="preserve"> POTENTIALLY</w:t>
            </w:r>
          </w:p>
          <w:p w14:paraId="056492AC" w14:textId="1945B458"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282459524"/>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NO</w:t>
            </w:r>
          </w:p>
        </w:tc>
      </w:tr>
      <w:tr w:rsidR="00744DEA" w:rsidRPr="005E36C8" w14:paraId="3A4A0C54"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387300A3" w14:textId="42FB9E6C" w:rsidR="00744DEA" w:rsidRPr="00D64083" w:rsidRDefault="00744DEA" w:rsidP="00744DEA">
            <w:pPr>
              <w:pStyle w:val="TablesHeadingGSCyan"/>
              <w:framePr w:hSpace="0" w:wrap="auto" w:vAnchor="margin" w:hAnchor="text" w:yAlign="inline"/>
              <w:rPr>
                <w:rStyle w:val="SmartLink1"/>
                <w:sz w:val="20"/>
              </w:rPr>
            </w:pPr>
            <w:r>
              <w:rPr>
                <w:rStyle w:val="SmartLink1"/>
                <w:sz w:val="20"/>
              </w:rPr>
              <w:fldChar w:fldCharType="begin"/>
            </w:r>
            <w:r>
              <w:rPr>
                <w:rStyle w:val="SmartLink1"/>
                <w:sz w:val="20"/>
              </w:rPr>
              <w:instrText xml:space="preserve"> REF _Ref136350204 \w \h </w:instrText>
            </w:r>
            <w:r>
              <w:rPr>
                <w:rStyle w:val="SmartLink1"/>
                <w:sz w:val="20"/>
              </w:rPr>
            </w:r>
            <w:r>
              <w:rPr>
                <w:rStyle w:val="SmartLink1"/>
                <w:sz w:val="20"/>
              </w:rPr>
              <w:fldChar w:fldCharType="separate"/>
            </w:r>
            <w:r>
              <w:rPr>
                <w:rStyle w:val="SmartLink1"/>
                <w:sz w:val="20"/>
              </w:rPr>
              <w:t>P.9.4.3 |</w:t>
            </w:r>
            <w:r>
              <w:rPr>
                <w:rStyle w:val="SmartLink1"/>
                <w:sz w:val="20"/>
              </w:rPr>
              <w:fldChar w:fldCharType="end"/>
            </w:r>
          </w:p>
        </w:tc>
        <w:tc>
          <w:tcPr>
            <w:tcW w:w="3285" w:type="pct"/>
            <w:tcBorders>
              <w:top w:val="single" w:sz="4" w:space="0" w:color="auto"/>
              <w:bottom w:val="single" w:sz="4" w:space="0" w:color="auto"/>
              <w:right w:val="single" w:sz="4" w:space="0" w:color="auto"/>
            </w:tcBorders>
            <w:vAlign w:val="top"/>
          </w:tcPr>
          <w:p w14:paraId="2EEC39B8" w14:textId="598891C8" w:rsidR="00744DEA" w:rsidRPr="00D64083" w:rsidRDefault="00744DEA" w:rsidP="00744DEA">
            <w:pPr>
              <w:pStyle w:val="TablesHeadingGSCyan"/>
              <w:framePr w:hSpace="0" w:wrap="auto" w:vAnchor="margin" w:hAnchor="text" w:yAlign="inline"/>
              <w:rPr>
                <w:caps w:val="0"/>
                <w:color w:val="4D4D4C"/>
                <w:sz w:val="20"/>
                <w:szCs w:val="20"/>
              </w:rPr>
            </w:pPr>
            <w:r>
              <w:rPr>
                <w:caps w:val="0"/>
                <w:color w:val="4D4D4C"/>
                <w:sz w:val="20"/>
                <w:szCs w:val="20"/>
              </w:rPr>
              <w:t>If answer to above question is “Yes” or “potentially”, h</w:t>
            </w:r>
            <w:r w:rsidRPr="000C05E8">
              <w:rPr>
                <w:caps w:val="0"/>
                <w:color w:val="4D4D4C"/>
                <w:sz w:val="20"/>
                <w:szCs w:val="20"/>
              </w:rPr>
              <w:t>as the project identified all potential pollution sources that may degrade the quality of soil, air, surface, and groundwater in the project area?</w:t>
            </w:r>
          </w:p>
        </w:tc>
        <w:tc>
          <w:tcPr>
            <w:tcW w:w="954" w:type="pct"/>
            <w:tcBorders>
              <w:top w:val="single" w:sz="4" w:space="0" w:color="auto"/>
              <w:left w:val="single" w:sz="4" w:space="0" w:color="auto"/>
              <w:bottom w:val="single" w:sz="4" w:space="0" w:color="auto"/>
            </w:tcBorders>
            <w:vAlign w:val="top"/>
          </w:tcPr>
          <w:p w14:paraId="025A5672" w14:textId="0E4250F7" w:rsidR="00744DEA" w:rsidRPr="005E36C8" w:rsidDel="00FB5485"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573892934"/>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YES</w:t>
            </w:r>
          </w:p>
          <w:p w14:paraId="5EB30EFB" w14:textId="64D94F45" w:rsidR="00744DEA" w:rsidRPr="005E36C8" w:rsidDel="00FB5485" w:rsidRDefault="00573249" w:rsidP="00744DEA">
            <w:sdt>
              <w:sdtPr>
                <w:rPr>
                  <w:caps/>
                  <w:sz w:val="20"/>
                  <w:szCs w:val="20"/>
                </w:rPr>
                <w:id w:val="789244635"/>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sz w:val="20"/>
                    <w:szCs w:val="20"/>
                  </w:rPr>
                  <w:t>☐</w:t>
                </w:r>
              </w:sdtContent>
            </w:sdt>
            <w:r w:rsidR="00744DEA" w:rsidRPr="005E36C8" w:rsidDel="00FB5485">
              <w:rPr>
                <w:caps/>
                <w:sz w:val="20"/>
                <w:szCs w:val="20"/>
              </w:rPr>
              <w:t xml:space="preserve"> </w:t>
            </w:r>
            <w:r w:rsidR="00744DEA" w:rsidDel="00FB5485">
              <w:rPr>
                <w:caps/>
                <w:sz w:val="20"/>
                <w:szCs w:val="20"/>
              </w:rPr>
              <w:t>No</w:t>
            </w:r>
          </w:p>
          <w:p w14:paraId="376F0CC7" w14:textId="1652A809" w:rsidR="00744DEA"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042023232"/>
                <w14:checkbox>
                  <w14:checked w14:val="0"/>
                  <w14:checkedState w14:val="2612" w14:font="MS Gothic"/>
                  <w14:uncheckedState w14:val="2610" w14:font="MS Gothic"/>
                </w14:checkbox>
              </w:sdtPr>
              <w:sdtEndPr/>
              <w:sdtContent>
                <w:r w:rsidR="00744DEA" w:rsidRPr="005E36C8">
                  <w:rPr>
                    <w:rFonts w:ascii="Segoe UI Symbol" w:hAnsi="Segoe UI Symbol" w:cs="Segoe UI Symbol"/>
                    <w:caps w:val="0"/>
                    <w:color w:val="4D4D4C"/>
                    <w:sz w:val="20"/>
                    <w:szCs w:val="20"/>
                  </w:rPr>
                  <w:t>☐</w:t>
                </w:r>
              </w:sdtContent>
            </w:sdt>
            <w:r w:rsidR="00744DEA" w:rsidRPr="005E36C8">
              <w:rPr>
                <w:caps w:val="0"/>
                <w:color w:val="4D4D4C"/>
                <w:sz w:val="20"/>
                <w:szCs w:val="20"/>
              </w:rPr>
              <w:t xml:space="preserve"> N</w:t>
            </w:r>
            <w:r w:rsidR="00744DEA">
              <w:rPr>
                <w:caps w:val="0"/>
                <w:color w:val="4D4D4C"/>
                <w:sz w:val="20"/>
                <w:szCs w:val="20"/>
              </w:rPr>
              <w:t>A</w:t>
            </w:r>
          </w:p>
        </w:tc>
      </w:tr>
      <w:tr w:rsidR="00744DEA" w:rsidRPr="005E36C8" w14:paraId="6CB700D3"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35F14D7C" w14:textId="576EB6AA" w:rsidR="00744DEA" w:rsidRPr="00D64083" w:rsidRDefault="00744DEA" w:rsidP="00744DEA">
            <w:pPr>
              <w:pStyle w:val="TablesHeadingGSCyan"/>
              <w:framePr w:hSpace="0" w:wrap="auto" w:vAnchor="margin" w:hAnchor="text" w:yAlign="inline"/>
              <w:rPr>
                <w:rStyle w:val="SmartLink1"/>
                <w:sz w:val="20"/>
              </w:rPr>
            </w:pPr>
            <w:r>
              <w:rPr>
                <w:rStyle w:val="SmartLink1"/>
                <w:sz w:val="20"/>
              </w:rPr>
              <w:fldChar w:fldCharType="begin"/>
            </w:r>
            <w:r>
              <w:rPr>
                <w:rStyle w:val="SmartLink1"/>
                <w:sz w:val="20"/>
              </w:rPr>
              <w:instrText xml:space="preserve"> REF _Ref136350078 \w \h </w:instrText>
            </w:r>
            <w:r>
              <w:rPr>
                <w:rStyle w:val="SmartLink1"/>
                <w:sz w:val="20"/>
              </w:rPr>
            </w:r>
            <w:r>
              <w:rPr>
                <w:rStyle w:val="SmartLink1"/>
                <w:sz w:val="20"/>
              </w:rPr>
              <w:fldChar w:fldCharType="separate"/>
            </w:r>
            <w:r>
              <w:rPr>
                <w:rStyle w:val="SmartLink1"/>
                <w:sz w:val="20"/>
              </w:rPr>
              <w:t>P.9.4.2 |</w:t>
            </w:r>
            <w:r>
              <w:rPr>
                <w:rStyle w:val="SmartLink1"/>
                <w:sz w:val="20"/>
              </w:rPr>
              <w:fldChar w:fldCharType="end"/>
            </w:r>
          </w:p>
        </w:tc>
        <w:tc>
          <w:tcPr>
            <w:tcW w:w="3285" w:type="pct"/>
            <w:tcBorders>
              <w:top w:val="single" w:sz="4" w:space="0" w:color="auto"/>
              <w:bottom w:val="single" w:sz="4" w:space="0" w:color="auto"/>
              <w:right w:val="single" w:sz="4" w:space="0" w:color="auto"/>
            </w:tcBorders>
            <w:vAlign w:val="top"/>
          </w:tcPr>
          <w:p w14:paraId="05364E0A" w14:textId="45955C72" w:rsidR="00744DEA" w:rsidRPr="00D64083" w:rsidRDefault="00744DEA" w:rsidP="00744DEA">
            <w:pPr>
              <w:pStyle w:val="TablesHeadingGSCyan"/>
              <w:framePr w:hSpace="0" w:wrap="auto" w:vAnchor="margin" w:hAnchor="text" w:yAlign="inline"/>
              <w:rPr>
                <w:caps w:val="0"/>
                <w:color w:val="4D4D4C"/>
                <w:sz w:val="20"/>
                <w:szCs w:val="20"/>
              </w:rPr>
            </w:pPr>
            <w:r>
              <w:rPr>
                <w:caps w:val="0"/>
                <w:color w:val="4D4D4C"/>
                <w:sz w:val="20"/>
                <w:szCs w:val="20"/>
              </w:rPr>
              <w:t>If answer to above question is “Yes” or “potentially”, d</w:t>
            </w:r>
            <w:r w:rsidRPr="000C05E8">
              <w:rPr>
                <w:caps w:val="0"/>
                <w:color w:val="4D4D4C"/>
                <w:sz w:val="20"/>
                <w:szCs w:val="20"/>
              </w:rPr>
              <w:t>o the pollution prevention and control technologies and practices applied during the project life cycle align with national regulations or international best practices?</w:t>
            </w:r>
          </w:p>
        </w:tc>
        <w:tc>
          <w:tcPr>
            <w:tcW w:w="954" w:type="pct"/>
            <w:tcBorders>
              <w:top w:val="single" w:sz="4" w:space="0" w:color="auto"/>
              <w:left w:val="single" w:sz="4" w:space="0" w:color="auto"/>
              <w:bottom w:val="single" w:sz="4" w:space="0" w:color="auto"/>
            </w:tcBorders>
            <w:vAlign w:val="top"/>
          </w:tcPr>
          <w:p w14:paraId="28DD31E6" w14:textId="0792DE94" w:rsidR="00744DEA" w:rsidRPr="005E36C8" w:rsidDel="00FB5485"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617885888"/>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YES</w:t>
            </w:r>
          </w:p>
          <w:p w14:paraId="48D007B1" w14:textId="0E63A501" w:rsidR="00744DEA" w:rsidRPr="005E36C8" w:rsidDel="00FB5485" w:rsidRDefault="00573249" w:rsidP="00744DEA">
            <w:sdt>
              <w:sdtPr>
                <w:rPr>
                  <w:caps/>
                  <w:sz w:val="20"/>
                  <w:szCs w:val="20"/>
                </w:rPr>
                <w:id w:val="-1763218022"/>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sz w:val="20"/>
                    <w:szCs w:val="20"/>
                  </w:rPr>
                  <w:t>☐</w:t>
                </w:r>
              </w:sdtContent>
            </w:sdt>
            <w:r w:rsidR="00744DEA" w:rsidRPr="005E36C8" w:rsidDel="00FB5485">
              <w:rPr>
                <w:caps/>
                <w:sz w:val="20"/>
                <w:szCs w:val="20"/>
              </w:rPr>
              <w:t xml:space="preserve"> </w:t>
            </w:r>
            <w:r w:rsidR="00744DEA" w:rsidDel="00FB5485">
              <w:rPr>
                <w:caps/>
                <w:sz w:val="20"/>
                <w:szCs w:val="20"/>
              </w:rPr>
              <w:t>No</w:t>
            </w:r>
          </w:p>
          <w:p w14:paraId="0F5C8DC2" w14:textId="2A1BF6D2" w:rsidR="00744DEA"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344678814"/>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N</w:t>
            </w:r>
            <w:r w:rsidR="00744DEA" w:rsidDel="00FB5485">
              <w:rPr>
                <w:caps w:val="0"/>
                <w:color w:val="4D4D4C"/>
                <w:sz w:val="20"/>
                <w:szCs w:val="20"/>
              </w:rPr>
              <w:t>A</w:t>
            </w:r>
          </w:p>
        </w:tc>
      </w:tr>
      <w:tr w:rsidR="00744DEA" w:rsidRPr="005E36C8" w14:paraId="6C73ADA2"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5D2ABFD1" w14:textId="440760C7" w:rsidR="00744DEA" w:rsidRDefault="00744DEA" w:rsidP="00744DEA">
            <w:pPr>
              <w:pStyle w:val="TablesHeadingGSCyan"/>
              <w:framePr w:hSpace="0" w:wrap="auto" w:vAnchor="margin" w:hAnchor="text" w:yAlign="inline"/>
              <w:rPr>
                <w:rStyle w:val="SmartLink1"/>
                <w:sz w:val="20"/>
              </w:rPr>
            </w:pPr>
            <w:r>
              <w:rPr>
                <w:rStyle w:val="SmartLink1"/>
                <w:sz w:val="20"/>
              </w:rPr>
              <w:fldChar w:fldCharType="begin"/>
            </w:r>
            <w:r>
              <w:rPr>
                <w:rStyle w:val="SmartLink1"/>
                <w:sz w:val="20"/>
              </w:rPr>
              <w:instrText xml:space="preserve"> REF _Ref136350204 \w \h </w:instrText>
            </w:r>
            <w:r>
              <w:rPr>
                <w:rStyle w:val="SmartLink1"/>
                <w:sz w:val="20"/>
              </w:rPr>
            </w:r>
            <w:r>
              <w:rPr>
                <w:rStyle w:val="SmartLink1"/>
                <w:sz w:val="20"/>
              </w:rPr>
              <w:fldChar w:fldCharType="separate"/>
            </w:r>
            <w:r>
              <w:rPr>
                <w:rStyle w:val="SmartLink1"/>
                <w:sz w:val="20"/>
              </w:rPr>
              <w:t>P.9.4.3 |</w:t>
            </w:r>
            <w:r>
              <w:rPr>
                <w:rStyle w:val="SmartLink1"/>
                <w:sz w:val="20"/>
              </w:rPr>
              <w:fldChar w:fldCharType="end"/>
            </w:r>
          </w:p>
        </w:tc>
        <w:tc>
          <w:tcPr>
            <w:tcW w:w="3285" w:type="pct"/>
            <w:tcBorders>
              <w:top w:val="single" w:sz="4" w:space="0" w:color="auto"/>
              <w:bottom w:val="single" w:sz="4" w:space="0" w:color="auto"/>
              <w:right w:val="single" w:sz="4" w:space="0" w:color="auto"/>
            </w:tcBorders>
            <w:vAlign w:val="top"/>
          </w:tcPr>
          <w:p w14:paraId="4C0DA578" w14:textId="33854D0A" w:rsidR="00744DEA" w:rsidRDefault="00744DEA" w:rsidP="00744DEA">
            <w:pPr>
              <w:pStyle w:val="TablesHeadingGSCyan"/>
              <w:framePr w:hSpace="0" w:wrap="auto" w:vAnchor="margin" w:hAnchor="text" w:yAlign="inline"/>
              <w:rPr>
                <w:caps w:val="0"/>
                <w:color w:val="4D4D4C"/>
                <w:sz w:val="20"/>
                <w:szCs w:val="20"/>
              </w:rPr>
            </w:pPr>
            <w:r>
              <w:rPr>
                <w:caps w:val="0"/>
                <w:color w:val="4D4D4C"/>
                <w:sz w:val="20"/>
                <w:szCs w:val="20"/>
              </w:rPr>
              <w:t>If answer to above question is “Yes”, i</w:t>
            </w:r>
            <w:r w:rsidRPr="000C05E8">
              <w:rPr>
                <w:caps w:val="0"/>
                <w:color w:val="4D4D4C"/>
                <w:sz w:val="20"/>
                <w:szCs w:val="20"/>
              </w:rPr>
              <w:t>s there a monitoring plan to ensure that mitigation measures are implemented, and resources are protected?</w:t>
            </w:r>
          </w:p>
        </w:tc>
        <w:tc>
          <w:tcPr>
            <w:tcW w:w="954" w:type="pct"/>
            <w:tcBorders>
              <w:top w:val="single" w:sz="4" w:space="0" w:color="auto"/>
              <w:left w:val="single" w:sz="4" w:space="0" w:color="auto"/>
              <w:bottom w:val="single" w:sz="4" w:space="0" w:color="auto"/>
            </w:tcBorders>
            <w:vAlign w:val="top"/>
          </w:tcPr>
          <w:p w14:paraId="70E4E351" w14:textId="2E60B02C" w:rsidR="00744DEA" w:rsidRPr="005E36C8" w:rsidDel="00FB5485"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986855852"/>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YES</w:t>
            </w:r>
          </w:p>
          <w:p w14:paraId="17F19982" w14:textId="795CC814" w:rsidR="00744DEA" w:rsidRPr="005E36C8" w:rsidDel="00FB5485" w:rsidRDefault="00573249" w:rsidP="00744DEA">
            <w:sdt>
              <w:sdtPr>
                <w:rPr>
                  <w:caps/>
                  <w:sz w:val="20"/>
                  <w:szCs w:val="20"/>
                </w:rPr>
                <w:id w:val="-478764484"/>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sz w:val="20"/>
                    <w:szCs w:val="20"/>
                  </w:rPr>
                  <w:t>☐</w:t>
                </w:r>
              </w:sdtContent>
            </w:sdt>
            <w:r w:rsidR="00744DEA" w:rsidRPr="005E36C8" w:rsidDel="00FB5485">
              <w:rPr>
                <w:caps/>
                <w:sz w:val="20"/>
                <w:szCs w:val="20"/>
              </w:rPr>
              <w:t xml:space="preserve"> </w:t>
            </w:r>
            <w:r w:rsidR="00744DEA" w:rsidDel="00FB5485">
              <w:rPr>
                <w:caps/>
                <w:sz w:val="20"/>
                <w:szCs w:val="20"/>
              </w:rPr>
              <w:t>No</w:t>
            </w:r>
          </w:p>
          <w:p w14:paraId="4291BFB0" w14:textId="5C37CA41" w:rsidR="00744DEA"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752783074"/>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N</w:t>
            </w:r>
            <w:r w:rsidR="00744DEA" w:rsidDel="00FB5485">
              <w:rPr>
                <w:caps w:val="0"/>
                <w:color w:val="4D4D4C"/>
                <w:sz w:val="20"/>
                <w:szCs w:val="20"/>
              </w:rPr>
              <w:t>A</w:t>
            </w:r>
          </w:p>
        </w:tc>
      </w:tr>
      <w:tr w:rsidR="00744DEA" w:rsidRPr="005E36C8" w14:paraId="4EF2323C" w14:textId="77777777" w:rsidTr="00735E79">
        <w:trPr>
          <w:trHeight w:val="364"/>
        </w:trPr>
        <w:tc>
          <w:tcPr>
            <w:tcW w:w="5000" w:type="pct"/>
            <w:gridSpan w:val="3"/>
            <w:tcBorders>
              <w:top w:val="single" w:sz="4" w:space="0" w:color="auto"/>
              <w:bottom w:val="single" w:sz="4" w:space="0" w:color="auto"/>
            </w:tcBorders>
            <w:noWrap/>
            <w:vAlign w:val="top"/>
          </w:tcPr>
          <w:p w14:paraId="1791C9AA" w14:textId="7DFA04A1"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sidRPr="00FB2690">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744DEA" w:rsidRPr="005E36C8" w14:paraId="47D849FC" w14:textId="77777777" w:rsidTr="00735E79">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5D10A2E4" w14:textId="77777777" w:rsidR="00BF1765" w:rsidRDefault="00BF1765" w:rsidP="00BF1765">
            <w:pPr>
              <w:pStyle w:val="TablesHeadingGSCyan"/>
              <w:framePr w:hSpace="0" w:wrap="auto" w:vAnchor="margin" w:hAnchor="text" w:yAlign="inline"/>
              <w:spacing w:line="276" w:lineRule="auto"/>
              <w:rPr>
                <w:ins w:id="984" w:author="Anshika Gupta" w:date="2023-06-27T08:26:00Z"/>
                <w:rStyle w:val="SmartLink1"/>
                <w:u w:val="none"/>
              </w:rPr>
            </w:pPr>
            <w:ins w:id="985" w:author="Anshika Gupta" w:date="2023-06-27T08:26:00Z">
              <w:r w:rsidRPr="00BF2666">
                <w:rPr>
                  <w:i/>
                  <w:iCs/>
                  <w:caps w:val="0"/>
                  <w:color w:val="4D4D4C"/>
                  <w:sz w:val="20"/>
                  <w:szCs w:val="20"/>
                </w:rPr>
                <w:t>Please add text here</w:t>
              </w:r>
              <w:r>
                <w:rPr>
                  <w:i/>
                  <w:iCs/>
                  <w:caps w:val="0"/>
                  <w:color w:val="4D4D4C"/>
                  <w:sz w:val="20"/>
                  <w:szCs w:val="20"/>
                </w:rPr>
                <w:t>….</w:t>
              </w:r>
            </w:ins>
          </w:p>
          <w:p w14:paraId="657CE916" w14:textId="77777777" w:rsidR="00744DEA" w:rsidRPr="000C05E8" w:rsidRDefault="00744DEA" w:rsidP="00744DEA">
            <w:pPr>
              <w:pStyle w:val="TablesHeadingGSCyan"/>
              <w:framePr w:hSpace="0" w:wrap="auto" w:vAnchor="margin" w:hAnchor="text" w:yAlign="inline"/>
              <w:spacing w:line="276" w:lineRule="auto"/>
              <w:rPr>
                <w:caps w:val="0"/>
                <w:color w:val="515151" w:themeColor="text1"/>
                <w:sz w:val="20"/>
                <w:szCs w:val="20"/>
              </w:rPr>
            </w:pPr>
          </w:p>
          <w:p w14:paraId="3C7DF978" w14:textId="18147FF0" w:rsidR="00744DEA" w:rsidRPr="000C05E8" w:rsidRDefault="00744DEA" w:rsidP="00744DEA">
            <w:pPr>
              <w:rPr>
                <w:color w:val="515151" w:themeColor="text1"/>
              </w:rPr>
            </w:pPr>
          </w:p>
        </w:tc>
      </w:tr>
      <w:tr w:rsidR="00744DEA" w:rsidRPr="000825D8" w14:paraId="0BC575B0" w14:textId="77777777" w:rsidTr="00735E79">
        <w:trPr>
          <w:trHeight w:val="364"/>
        </w:trPr>
        <w:tc>
          <w:tcPr>
            <w:tcW w:w="5000" w:type="pct"/>
            <w:gridSpan w:val="3"/>
            <w:tcBorders>
              <w:top w:val="single" w:sz="4" w:space="0" w:color="auto"/>
              <w:bottom w:val="single" w:sz="4" w:space="0" w:color="auto"/>
            </w:tcBorders>
            <w:noWrap/>
            <w:vAlign w:val="top"/>
          </w:tcPr>
          <w:p w14:paraId="4F9B16C5" w14:textId="7702EF05" w:rsidR="00744DEA" w:rsidRPr="000825D8" w:rsidRDefault="00744DEA" w:rsidP="00744DEA">
            <w:pPr>
              <w:pStyle w:val="TablesHeadingGSCyan"/>
              <w:framePr w:hSpace="0" w:wrap="auto" w:vAnchor="margin" w:hAnchor="text" w:yAlign="inline"/>
              <w:spacing w:line="276" w:lineRule="auto"/>
              <w:rPr>
                <w:i/>
                <w:iCs/>
                <w:caps w:val="0"/>
                <w:color w:val="4D4D4C"/>
                <w:sz w:val="20"/>
                <w:szCs w:val="20"/>
              </w:rPr>
            </w:pPr>
            <w:r w:rsidRPr="000C05E8">
              <w:rPr>
                <w:rStyle w:val="SmartLink1"/>
              </w:rPr>
              <w:fldChar w:fldCharType="begin"/>
            </w:r>
            <w:r w:rsidRPr="000C05E8">
              <w:rPr>
                <w:rStyle w:val="SmartLink1"/>
              </w:rPr>
              <w:instrText xml:space="preserve"> REF _Ref136350260 \w \h </w:instrText>
            </w:r>
            <w:r>
              <w:rPr>
                <w:rStyle w:val="SmartLink1"/>
              </w:rPr>
              <w:instrText xml:space="preserve"> \* MERGEFORMAT </w:instrText>
            </w:r>
            <w:r w:rsidRPr="000C05E8">
              <w:rPr>
                <w:rStyle w:val="SmartLink1"/>
              </w:rPr>
            </w:r>
            <w:r w:rsidRPr="000C05E8">
              <w:rPr>
                <w:rStyle w:val="SmartLink1"/>
              </w:rPr>
              <w:fldChar w:fldCharType="separate"/>
            </w:r>
            <w:r w:rsidRPr="000C05E8">
              <w:rPr>
                <w:rStyle w:val="SmartLink1"/>
              </w:rPr>
              <w:t>P.9.5 |</w:t>
            </w:r>
            <w:r w:rsidRPr="000C05E8">
              <w:rPr>
                <w:rStyle w:val="SmartLink1"/>
              </w:rPr>
              <w:fldChar w:fldCharType="end"/>
            </w:r>
            <w:r w:rsidRPr="000C05E8">
              <w:rPr>
                <w:rStyle w:val="SmartLink1"/>
              </w:rPr>
              <w:fldChar w:fldCharType="begin"/>
            </w:r>
            <w:r w:rsidRPr="000C05E8">
              <w:rPr>
                <w:rStyle w:val="SmartLink1"/>
              </w:rPr>
              <w:instrText xml:space="preserve"> REF _Ref136350267 \h </w:instrText>
            </w:r>
            <w:r>
              <w:rPr>
                <w:rStyle w:val="SmartLink1"/>
              </w:rPr>
              <w:instrText xml:space="preserve"> \* MERGEFORMAT </w:instrText>
            </w:r>
            <w:r w:rsidRPr="000C05E8">
              <w:rPr>
                <w:rStyle w:val="SmartLink1"/>
              </w:rPr>
            </w:r>
            <w:r w:rsidRPr="000C05E8">
              <w:rPr>
                <w:rStyle w:val="SmartLink1"/>
              </w:rPr>
              <w:fldChar w:fldCharType="separate"/>
            </w:r>
            <w:r w:rsidRPr="000C05E8">
              <w:rPr>
                <w:rStyle w:val="SmartLink1"/>
              </w:rPr>
              <w:t>Hazardous and Non-hazardous Waste</w:t>
            </w:r>
            <w:r w:rsidRPr="000C05E8">
              <w:rPr>
                <w:rStyle w:val="SmartLink1"/>
              </w:rPr>
              <w:fldChar w:fldCharType="end"/>
            </w:r>
          </w:p>
        </w:tc>
      </w:tr>
      <w:tr w:rsidR="00744DEA" w:rsidRPr="000825D8" w14:paraId="09C1551A"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46DEA64B" w14:textId="0938968F" w:rsidR="00744DEA" w:rsidRPr="000C05E8" w:rsidRDefault="00744DEA" w:rsidP="00744DEA">
            <w:pPr>
              <w:pStyle w:val="TablesHeadingGSCyan"/>
              <w:framePr w:hSpace="0" w:wrap="auto" w:vAnchor="margin" w:hAnchor="text" w:yAlign="inline"/>
              <w:spacing w:line="276" w:lineRule="auto"/>
              <w:rPr>
                <w:rStyle w:val="SmartLink1"/>
              </w:rPr>
            </w:pPr>
            <w:r w:rsidRPr="009B33E0">
              <w:rPr>
                <w:rStyle w:val="SmartLink1"/>
                <w:sz w:val="20"/>
                <w:szCs w:val="22"/>
              </w:rPr>
              <w:fldChar w:fldCharType="begin"/>
            </w:r>
            <w:r w:rsidRPr="009B33E0">
              <w:rPr>
                <w:rStyle w:val="SmartLink1"/>
                <w:sz w:val="20"/>
                <w:szCs w:val="22"/>
              </w:rPr>
              <w:instrText xml:space="preserve"> REF _Ref136350658 \w \h </w:instrText>
            </w:r>
            <w:r>
              <w:rPr>
                <w:rStyle w:val="SmartLink1"/>
                <w:sz w:val="20"/>
                <w:szCs w:val="22"/>
              </w:rPr>
              <w:instrText xml:space="preserve"> \* MERGEFORMAT </w:instrText>
            </w:r>
            <w:r w:rsidRPr="009B33E0">
              <w:rPr>
                <w:rStyle w:val="SmartLink1"/>
                <w:sz w:val="20"/>
                <w:szCs w:val="22"/>
              </w:rPr>
            </w:r>
            <w:r w:rsidRPr="009B33E0">
              <w:rPr>
                <w:rStyle w:val="SmartLink1"/>
                <w:sz w:val="20"/>
                <w:szCs w:val="22"/>
              </w:rPr>
              <w:fldChar w:fldCharType="separate"/>
            </w:r>
            <w:r w:rsidRPr="009B33E0">
              <w:rPr>
                <w:rStyle w:val="SmartLink1"/>
                <w:sz w:val="20"/>
                <w:szCs w:val="22"/>
              </w:rPr>
              <w:t>P.9.5.1 |</w:t>
            </w:r>
            <w:r w:rsidRPr="009B33E0">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tcPr>
          <w:p w14:paraId="669E5A5E" w14:textId="236FABFA" w:rsidR="00744DEA" w:rsidRPr="009B33E0" w:rsidRDefault="00744DEA" w:rsidP="00744DEA">
            <w:pPr>
              <w:pStyle w:val="TablesHeadingGSCyan"/>
              <w:framePr w:hSpace="0" w:wrap="auto" w:vAnchor="margin" w:hAnchor="text" w:yAlign="inline"/>
              <w:spacing w:line="276" w:lineRule="auto"/>
              <w:rPr>
                <w:caps w:val="0"/>
                <w:color w:val="4D4D4C"/>
                <w:sz w:val="20"/>
                <w:szCs w:val="20"/>
              </w:rPr>
            </w:pPr>
            <w:r w:rsidRPr="009B33E0">
              <w:rPr>
                <w:caps w:val="0"/>
                <w:color w:val="4D4D4C"/>
                <w:sz w:val="20"/>
                <w:szCs w:val="20"/>
              </w:rPr>
              <w:t xml:space="preserve">Does the project involve the generation of waste materials </w:t>
            </w:r>
            <w:r w:rsidRPr="005E36C8">
              <w:rPr>
                <w:caps w:val="0"/>
                <w:color w:val="4D4D4C"/>
                <w:sz w:val="20"/>
                <w:szCs w:val="20"/>
              </w:rPr>
              <w:t>(both hazardous and non-hazardous)</w:t>
            </w:r>
            <w:r w:rsidRPr="009B33E0">
              <w:rPr>
                <w:caps w:val="0"/>
                <w:color w:val="4D4D4C"/>
                <w:sz w:val="20"/>
                <w:szCs w:val="20"/>
              </w:rPr>
              <w:t>?</w:t>
            </w:r>
          </w:p>
        </w:tc>
        <w:tc>
          <w:tcPr>
            <w:tcW w:w="954" w:type="pct"/>
            <w:tcBorders>
              <w:top w:val="single" w:sz="4" w:space="0" w:color="auto"/>
              <w:left w:val="single" w:sz="4" w:space="0" w:color="auto"/>
              <w:bottom w:val="single" w:sz="4" w:space="0" w:color="auto"/>
            </w:tcBorders>
          </w:tcPr>
          <w:p w14:paraId="54167EF0" w14:textId="15FC24ED" w:rsidR="00744DEA" w:rsidRPr="00E54FDB" w:rsidDel="00FB5485" w:rsidRDefault="00744DEA" w:rsidP="00744DEA">
            <w:pPr>
              <w:pStyle w:val="TablesHeadingGSCyan"/>
              <w:framePr w:hSpace="0" w:wrap="auto" w:vAnchor="margin" w:hAnchor="text" w:yAlign="inline"/>
              <w:rPr>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YES</w:t>
            </w:r>
          </w:p>
          <w:p w14:paraId="654456C3" w14:textId="3EE584AA" w:rsidR="00744DEA" w:rsidRPr="000C05E8" w:rsidRDefault="00744DEA" w:rsidP="00744DEA">
            <w:pPr>
              <w:pStyle w:val="TablesHeadingGSCyan"/>
              <w:framePr w:hSpace="0" w:wrap="auto" w:vAnchor="margin" w:hAnchor="text" w:yAlign="inline"/>
              <w:spacing w:line="276" w:lineRule="auto"/>
              <w:rPr>
                <w:rStyle w:val="SmartLink1"/>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NO</w:t>
            </w:r>
          </w:p>
        </w:tc>
      </w:tr>
      <w:tr w:rsidR="00744DEA" w:rsidRPr="000825D8" w14:paraId="0C7DF71A"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7DDF8347" w14:textId="55FD5FE9" w:rsidR="00744DEA" w:rsidRPr="009B33E0" w:rsidRDefault="00744DEA" w:rsidP="00744DEA">
            <w:pPr>
              <w:pStyle w:val="TablesHeadingGSCyan"/>
              <w:framePr w:hSpace="0" w:wrap="auto" w:vAnchor="margin" w:hAnchor="text" w:yAlign="inline"/>
              <w:spacing w:line="276" w:lineRule="auto"/>
              <w:rPr>
                <w:rStyle w:val="SmartLink1"/>
                <w:sz w:val="20"/>
                <w:szCs w:val="22"/>
              </w:rPr>
            </w:pPr>
            <w:r>
              <w:rPr>
                <w:rStyle w:val="SmartLink1"/>
                <w:sz w:val="20"/>
                <w:szCs w:val="22"/>
              </w:rPr>
              <w:fldChar w:fldCharType="begin"/>
            </w:r>
            <w:r>
              <w:rPr>
                <w:rStyle w:val="SmartLink1"/>
                <w:sz w:val="20"/>
                <w:szCs w:val="22"/>
              </w:rPr>
              <w:instrText xml:space="preserve"> REF _Ref136351905 \w \h </w:instrText>
            </w:r>
            <w:r>
              <w:rPr>
                <w:rStyle w:val="SmartLink1"/>
                <w:sz w:val="20"/>
                <w:szCs w:val="22"/>
              </w:rPr>
            </w:r>
            <w:r>
              <w:rPr>
                <w:rStyle w:val="SmartLink1"/>
                <w:sz w:val="20"/>
                <w:szCs w:val="22"/>
              </w:rPr>
              <w:fldChar w:fldCharType="separate"/>
            </w:r>
            <w:r>
              <w:rPr>
                <w:rStyle w:val="SmartLink1"/>
                <w:sz w:val="20"/>
                <w:szCs w:val="22"/>
              </w:rPr>
              <w:t>P.9.5.3 |</w:t>
            </w:r>
            <w:r>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tcPr>
          <w:p w14:paraId="02BC287E" w14:textId="72EEC372" w:rsidR="00744DEA" w:rsidRPr="009B33E0" w:rsidRDefault="00744DEA" w:rsidP="00744DEA">
            <w:pPr>
              <w:pStyle w:val="TablesHeadingGSCyan"/>
              <w:framePr w:hSpace="0" w:wrap="auto" w:vAnchor="margin" w:hAnchor="text" w:yAlign="inline"/>
              <w:spacing w:line="276" w:lineRule="auto"/>
              <w:rPr>
                <w:caps w:val="0"/>
                <w:color w:val="4D4D4C"/>
                <w:sz w:val="20"/>
                <w:szCs w:val="20"/>
              </w:rPr>
            </w:pPr>
            <w:r w:rsidRPr="006160F8">
              <w:rPr>
                <w:caps w:val="0"/>
                <w:color w:val="4D4D4C"/>
                <w:sz w:val="20"/>
                <w:szCs w:val="20"/>
              </w:rPr>
              <w:t xml:space="preserve">Does the project involve </w:t>
            </w:r>
            <w:r>
              <w:rPr>
                <w:caps w:val="0"/>
                <w:color w:val="4D4D4C"/>
                <w:sz w:val="20"/>
                <w:szCs w:val="20"/>
              </w:rPr>
              <w:t xml:space="preserve">risk of </w:t>
            </w:r>
            <w:r w:rsidRPr="006160F8">
              <w:rPr>
                <w:caps w:val="0"/>
                <w:color w:val="4D4D4C"/>
                <w:sz w:val="20"/>
                <w:szCs w:val="20"/>
              </w:rPr>
              <w:t>release of hazardous materials resulting from their production, transportation, handling, storage, or use?</w:t>
            </w:r>
          </w:p>
        </w:tc>
        <w:tc>
          <w:tcPr>
            <w:tcW w:w="954" w:type="pct"/>
            <w:tcBorders>
              <w:top w:val="single" w:sz="4" w:space="0" w:color="auto"/>
              <w:left w:val="single" w:sz="4" w:space="0" w:color="auto"/>
              <w:bottom w:val="single" w:sz="4" w:space="0" w:color="auto"/>
            </w:tcBorders>
          </w:tcPr>
          <w:p w14:paraId="6A758E91" w14:textId="7AEC7BBB" w:rsidR="00744DEA" w:rsidRPr="00E54FDB" w:rsidDel="00FB5485" w:rsidRDefault="00744DEA" w:rsidP="00744DEA">
            <w:pPr>
              <w:pStyle w:val="TablesHeadingGSCyan"/>
              <w:framePr w:hSpace="0" w:wrap="auto" w:vAnchor="margin" w:hAnchor="text" w:yAlign="inline"/>
              <w:rPr>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YES</w:t>
            </w:r>
          </w:p>
          <w:p w14:paraId="076A1A41" w14:textId="0F0D7FB5" w:rsidR="00744DEA" w:rsidRPr="00E54FDB" w:rsidRDefault="00744DEA" w:rsidP="00744DEA">
            <w:pPr>
              <w:pStyle w:val="TablesHeadingGSCyan"/>
              <w:framePr w:hSpace="0" w:wrap="auto" w:vAnchor="margin" w:hAnchor="text" w:yAlign="inline"/>
              <w:rPr>
                <w:rFonts w:ascii="Segoe UI Symbol" w:hAnsi="Segoe UI Symbol" w:cs="Segoe UI Symbol"/>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NO</w:t>
            </w:r>
          </w:p>
        </w:tc>
      </w:tr>
      <w:tr w:rsidR="00744DEA" w:rsidRPr="000825D8" w14:paraId="24E30148"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5ADF7912" w14:textId="2E5BFA73" w:rsidR="00744DEA" w:rsidRPr="009B33E0" w:rsidRDefault="00744DEA" w:rsidP="00744DEA">
            <w:pPr>
              <w:pStyle w:val="TablesHeadingGSCyan"/>
              <w:framePr w:hSpace="0" w:wrap="auto" w:vAnchor="margin" w:hAnchor="text" w:yAlign="inline"/>
              <w:spacing w:line="276" w:lineRule="auto"/>
              <w:rPr>
                <w:rStyle w:val="SmartLink1"/>
                <w:sz w:val="20"/>
                <w:szCs w:val="22"/>
              </w:rPr>
            </w:pPr>
            <w:r>
              <w:rPr>
                <w:rStyle w:val="SmartLink1"/>
                <w:sz w:val="20"/>
                <w:szCs w:val="22"/>
              </w:rPr>
              <w:fldChar w:fldCharType="begin"/>
            </w:r>
            <w:r>
              <w:rPr>
                <w:rStyle w:val="SmartLink1"/>
                <w:sz w:val="20"/>
                <w:szCs w:val="22"/>
              </w:rPr>
              <w:instrText xml:space="preserve"> REF _Ref136350762 \w \h </w:instrText>
            </w:r>
            <w:r>
              <w:rPr>
                <w:rStyle w:val="SmartLink1"/>
                <w:sz w:val="20"/>
                <w:szCs w:val="22"/>
              </w:rPr>
            </w:r>
            <w:r>
              <w:rPr>
                <w:rStyle w:val="SmartLink1"/>
                <w:sz w:val="20"/>
                <w:szCs w:val="22"/>
              </w:rPr>
              <w:fldChar w:fldCharType="separate"/>
            </w:r>
            <w:r>
              <w:rPr>
                <w:rStyle w:val="SmartLink1"/>
                <w:sz w:val="20"/>
                <w:szCs w:val="22"/>
              </w:rPr>
              <w:t>P.9.5.5 |</w:t>
            </w:r>
            <w:r>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tcPr>
          <w:p w14:paraId="4A3499E1" w14:textId="75532F77" w:rsidR="00744DEA" w:rsidRPr="009B33E0" w:rsidRDefault="00744DEA" w:rsidP="00744DEA">
            <w:pPr>
              <w:pStyle w:val="TablesHeadingGSCyan"/>
              <w:framePr w:hSpace="0" w:wrap="auto" w:vAnchor="margin" w:hAnchor="text" w:yAlign="inline"/>
              <w:spacing w:line="276" w:lineRule="auto"/>
              <w:rPr>
                <w:caps w:val="0"/>
                <w:color w:val="4D4D4C"/>
                <w:sz w:val="20"/>
                <w:szCs w:val="20"/>
              </w:rPr>
            </w:pPr>
            <w:r w:rsidRPr="009B33E0">
              <w:rPr>
                <w:caps w:val="0"/>
                <w:color w:val="4D4D4C"/>
                <w:sz w:val="20"/>
                <w:szCs w:val="20"/>
              </w:rPr>
              <w:t>Does the project involve the use of any chemicals or materials subject to international bans or phase-outs?</w:t>
            </w:r>
          </w:p>
        </w:tc>
        <w:tc>
          <w:tcPr>
            <w:tcW w:w="954" w:type="pct"/>
            <w:tcBorders>
              <w:top w:val="single" w:sz="4" w:space="0" w:color="auto"/>
              <w:left w:val="single" w:sz="4" w:space="0" w:color="auto"/>
              <w:bottom w:val="single" w:sz="4" w:space="0" w:color="auto"/>
            </w:tcBorders>
          </w:tcPr>
          <w:p w14:paraId="730E54E3" w14:textId="463C9278" w:rsidR="00744DEA" w:rsidRPr="00E54FDB" w:rsidDel="00FB5485" w:rsidRDefault="00744DEA" w:rsidP="00744DEA">
            <w:pPr>
              <w:pStyle w:val="TablesHeadingGSCyan"/>
              <w:framePr w:hSpace="0" w:wrap="auto" w:vAnchor="margin" w:hAnchor="text" w:yAlign="inline"/>
              <w:rPr>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YES</w:t>
            </w:r>
          </w:p>
          <w:p w14:paraId="5F002D9E" w14:textId="458CC629" w:rsidR="00744DEA" w:rsidRPr="00E54FDB" w:rsidRDefault="00744DEA" w:rsidP="00744DEA">
            <w:pPr>
              <w:pStyle w:val="TablesHeadingGSCyan"/>
              <w:framePr w:hSpace="0" w:wrap="auto" w:vAnchor="margin" w:hAnchor="text" w:yAlign="inline"/>
              <w:rPr>
                <w:rFonts w:ascii="Segoe UI Symbol" w:hAnsi="Segoe UI Symbol" w:cs="Segoe UI Symbol"/>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NO</w:t>
            </w:r>
          </w:p>
        </w:tc>
      </w:tr>
      <w:tr w:rsidR="00744DEA" w:rsidRPr="000825D8" w14:paraId="424DD86D" w14:textId="77777777" w:rsidTr="00735E79">
        <w:trPr>
          <w:trHeight w:val="364"/>
        </w:trPr>
        <w:tc>
          <w:tcPr>
            <w:tcW w:w="5000" w:type="pct"/>
            <w:gridSpan w:val="3"/>
            <w:tcBorders>
              <w:top w:val="single" w:sz="4" w:space="0" w:color="auto"/>
              <w:bottom w:val="single" w:sz="4" w:space="0" w:color="auto"/>
            </w:tcBorders>
            <w:noWrap/>
            <w:vAlign w:val="top"/>
          </w:tcPr>
          <w:p w14:paraId="6F30E854" w14:textId="5F943890" w:rsidR="00744DEA" w:rsidRPr="000C05E8" w:rsidRDefault="00744DEA" w:rsidP="00744DEA">
            <w:pPr>
              <w:pStyle w:val="TablesHeadingGSCyan"/>
              <w:framePr w:hSpace="0" w:wrap="auto" w:vAnchor="margin" w:hAnchor="text" w:yAlign="inline"/>
              <w:spacing w:line="276" w:lineRule="auto"/>
              <w:rPr>
                <w:rStyle w:val="SmartLink1"/>
              </w:rPr>
            </w:pPr>
            <w:r w:rsidRPr="00770304">
              <w:rPr>
                <w:caps w:val="0"/>
                <w:sz w:val="20"/>
                <w:szCs w:val="22"/>
              </w:rPr>
              <w:t>If the answ</w:t>
            </w:r>
            <w:r w:rsidRPr="00813E0B">
              <w:rPr>
                <w:caps w:val="0"/>
                <w:sz w:val="20"/>
                <w:szCs w:val="22"/>
              </w:rPr>
              <w:t xml:space="preserve">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44DEA" w:rsidRPr="000825D8" w14:paraId="025FF30B" w14:textId="77777777" w:rsidTr="00735E79">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687D9F49" w14:textId="77777777" w:rsidR="00BF1765" w:rsidRDefault="00BF1765" w:rsidP="00BF1765">
            <w:pPr>
              <w:pStyle w:val="TablesHeadingGSCyan"/>
              <w:framePr w:hSpace="0" w:wrap="auto" w:vAnchor="margin" w:hAnchor="text" w:yAlign="inline"/>
              <w:spacing w:line="276" w:lineRule="auto"/>
              <w:rPr>
                <w:ins w:id="986" w:author="Anshika Gupta" w:date="2023-06-27T08:26:00Z"/>
                <w:rStyle w:val="SmartLink1"/>
                <w:u w:val="none"/>
              </w:rPr>
            </w:pPr>
            <w:ins w:id="987" w:author="Anshika Gupta" w:date="2023-06-27T08:26:00Z">
              <w:r w:rsidRPr="00BF2666">
                <w:rPr>
                  <w:i/>
                  <w:iCs/>
                  <w:caps w:val="0"/>
                  <w:color w:val="4D4D4C"/>
                  <w:sz w:val="20"/>
                  <w:szCs w:val="20"/>
                </w:rPr>
                <w:t>Please add text here</w:t>
              </w:r>
              <w:r>
                <w:rPr>
                  <w:i/>
                  <w:iCs/>
                  <w:caps w:val="0"/>
                  <w:color w:val="4D4D4C"/>
                  <w:sz w:val="20"/>
                  <w:szCs w:val="20"/>
                </w:rPr>
                <w:t>….</w:t>
              </w:r>
            </w:ins>
          </w:p>
          <w:p w14:paraId="51E6A262" w14:textId="77777777" w:rsidR="00744DEA" w:rsidRDefault="00744DEA" w:rsidP="00744DEA">
            <w:pPr>
              <w:pStyle w:val="TablesHeadingGSCyan"/>
              <w:framePr w:hSpace="0" w:wrap="auto" w:vAnchor="margin" w:hAnchor="text" w:yAlign="inline"/>
              <w:spacing w:line="276" w:lineRule="auto"/>
              <w:rPr>
                <w:ins w:id="988" w:author="Anshika Gupta" w:date="2023-06-27T08:26:00Z"/>
                <w:caps w:val="0"/>
                <w:color w:val="515151" w:themeColor="text1"/>
                <w:sz w:val="20"/>
                <w:szCs w:val="22"/>
              </w:rPr>
            </w:pPr>
          </w:p>
          <w:p w14:paraId="53B5D958" w14:textId="77777777" w:rsidR="00BF1765" w:rsidRPr="00BF1765" w:rsidRDefault="00BF1765" w:rsidP="00BF1765"/>
        </w:tc>
      </w:tr>
      <w:tr w:rsidR="00744DEA" w:rsidRPr="005E36C8" w14:paraId="1376B01C" w14:textId="77777777" w:rsidTr="00735E79">
        <w:trPr>
          <w:trHeight w:val="364"/>
        </w:trPr>
        <w:tc>
          <w:tcPr>
            <w:tcW w:w="5000" w:type="pct"/>
            <w:gridSpan w:val="3"/>
            <w:tcBorders>
              <w:top w:val="single" w:sz="4" w:space="0" w:color="auto"/>
              <w:bottom w:val="single" w:sz="4" w:space="0" w:color="auto"/>
            </w:tcBorders>
            <w:noWrap/>
            <w:vAlign w:val="top"/>
          </w:tcPr>
          <w:p w14:paraId="3140868D" w14:textId="77777777" w:rsidR="00744DEA" w:rsidRPr="005E36C8" w:rsidRDefault="00744DEA" w:rsidP="00744DEA">
            <w:pPr>
              <w:rPr>
                <w:caps/>
                <w:sz w:val="20"/>
                <w:szCs w:val="20"/>
              </w:rPr>
            </w:pPr>
            <w:r w:rsidRPr="002D52A6">
              <w:rPr>
                <w:color w:val="00B9BD" w:themeColor="accent1"/>
                <w:sz w:val="20"/>
                <w:szCs w:val="22"/>
              </w:rPr>
              <w:t>Would the project involve or lead to:</w:t>
            </w:r>
          </w:p>
        </w:tc>
      </w:tr>
      <w:tr w:rsidR="00744DEA" w:rsidRPr="005E36C8" w14:paraId="4F32329D"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4B4ED054" w14:textId="06C211C9" w:rsidR="00744DEA" w:rsidRPr="005E36C8" w:rsidRDefault="00744DEA" w:rsidP="00744DEA">
            <w:pPr>
              <w:pStyle w:val="TablesHeadingGSCyan"/>
              <w:framePr w:hSpace="0" w:wrap="auto" w:vAnchor="margin" w:hAnchor="text" w:yAlign="inline"/>
              <w:rPr>
                <w:caps w:val="0"/>
                <w:color w:val="4D4D4C"/>
                <w:sz w:val="20"/>
                <w:szCs w:val="22"/>
              </w:rPr>
            </w:pPr>
            <w:r w:rsidRPr="009B33E0">
              <w:rPr>
                <w:rStyle w:val="SmartLink1"/>
                <w:sz w:val="20"/>
                <w:szCs w:val="22"/>
              </w:rPr>
              <w:fldChar w:fldCharType="begin"/>
            </w:r>
            <w:r w:rsidRPr="009B33E0">
              <w:rPr>
                <w:rStyle w:val="SmartLink1"/>
                <w:sz w:val="20"/>
                <w:szCs w:val="22"/>
              </w:rPr>
              <w:instrText xml:space="preserve"> REF _Ref136350658 \w \h </w:instrText>
            </w:r>
            <w:r>
              <w:rPr>
                <w:rStyle w:val="SmartLink1"/>
                <w:sz w:val="20"/>
                <w:szCs w:val="22"/>
              </w:rPr>
              <w:instrText xml:space="preserve"> \* MERGEFORMAT </w:instrText>
            </w:r>
            <w:r w:rsidRPr="009B33E0">
              <w:rPr>
                <w:rStyle w:val="SmartLink1"/>
                <w:sz w:val="20"/>
                <w:szCs w:val="22"/>
              </w:rPr>
            </w:r>
            <w:r w:rsidRPr="009B33E0">
              <w:rPr>
                <w:rStyle w:val="SmartLink1"/>
                <w:sz w:val="20"/>
                <w:szCs w:val="22"/>
              </w:rPr>
              <w:fldChar w:fldCharType="separate"/>
            </w:r>
            <w:r w:rsidRPr="009B33E0">
              <w:rPr>
                <w:rStyle w:val="SmartLink1"/>
                <w:sz w:val="20"/>
                <w:szCs w:val="22"/>
              </w:rPr>
              <w:t>P.9.5.1 |</w:t>
            </w:r>
            <w:r w:rsidRPr="009B33E0">
              <w:rPr>
                <w:rStyle w:val="SmartLink1"/>
                <w:sz w:val="20"/>
                <w:szCs w:val="22"/>
              </w:rPr>
              <w:fldChar w:fldCharType="end"/>
            </w:r>
          </w:p>
        </w:tc>
        <w:tc>
          <w:tcPr>
            <w:tcW w:w="3285" w:type="pct"/>
            <w:tcBorders>
              <w:top w:val="single" w:sz="4" w:space="0" w:color="auto"/>
              <w:bottom w:val="single" w:sz="4" w:space="0" w:color="auto"/>
              <w:right w:val="single" w:sz="4" w:space="0" w:color="auto"/>
            </w:tcBorders>
            <w:vAlign w:val="top"/>
          </w:tcPr>
          <w:p w14:paraId="299AFC29" w14:textId="4698981D" w:rsidR="00744DEA" w:rsidRPr="005E36C8" w:rsidRDefault="00744DEA" w:rsidP="00744DEA">
            <w:pPr>
              <w:pStyle w:val="TablesHeadingGSCyan"/>
              <w:framePr w:hSpace="0" w:wrap="auto" w:vAnchor="margin" w:hAnchor="text" w:yAlign="inline"/>
              <w:rPr>
                <w:caps w:val="0"/>
                <w:color w:val="4D4D4C"/>
                <w:sz w:val="20"/>
                <w:szCs w:val="20"/>
              </w:rPr>
            </w:pPr>
            <w:r>
              <w:t xml:space="preserve"> </w:t>
            </w:r>
            <w:r w:rsidRPr="009B33E0">
              <w:rPr>
                <w:caps w:val="0"/>
                <w:color w:val="4D4D4C"/>
                <w:sz w:val="20"/>
                <w:szCs w:val="20"/>
              </w:rPr>
              <w:t>the generation and management of waste materials?</w:t>
            </w:r>
          </w:p>
        </w:tc>
        <w:tc>
          <w:tcPr>
            <w:tcW w:w="954" w:type="pct"/>
            <w:tcBorders>
              <w:top w:val="single" w:sz="4" w:space="0" w:color="auto"/>
              <w:left w:val="single" w:sz="4" w:space="0" w:color="auto"/>
              <w:bottom w:val="single" w:sz="4" w:space="0" w:color="auto"/>
            </w:tcBorders>
            <w:vAlign w:val="top"/>
          </w:tcPr>
          <w:p w14:paraId="39C87BF9" w14:textId="131F2290" w:rsidR="00744DEA" w:rsidRPr="005E36C8" w:rsidDel="00FB5485"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397132849"/>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YES</w:t>
            </w:r>
          </w:p>
          <w:p w14:paraId="5B48D972" w14:textId="536C7DAF" w:rsidR="00744DEA" w:rsidRPr="005E36C8" w:rsidDel="00FB5485" w:rsidRDefault="00573249" w:rsidP="00744DEA">
            <w:sdt>
              <w:sdtPr>
                <w:rPr>
                  <w:caps/>
                  <w:sz w:val="20"/>
                  <w:szCs w:val="20"/>
                </w:rPr>
                <w:id w:val="-874929547"/>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sz w:val="20"/>
                    <w:szCs w:val="20"/>
                  </w:rPr>
                  <w:t>☐</w:t>
                </w:r>
              </w:sdtContent>
            </w:sdt>
            <w:r w:rsidR="00744DEA" w:rsidRPr="005E36C8" w:rsidDel="00FB5485">
              <w:rPr>
                <w:caps/>
                <w:sz w:val="20"/>
                <w:szCs w:val="20"/>
              </w:rPr>
              <w:t xml:space="preserve"> POTENTIALLY</w:t>
            </w:r>
          </w:p>
          <w:p w14:paraId="14CACA07" w14:textId="203BFF5E"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734162742"/>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NO</w:t>
            </w:r>
          </w:p>
        </w:tc>
      </w:tr>
      <w:tr w:rsidR="00744DEA" w:rsidRPr="005E36C8" w14:paraId="7C4D6BED"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38997A7E" w14:textId="79641D98" w:rsidR="00744DEA" w:rsidRPr="005E36C8" w:rsidRDefault="00744DEA" w:rsidP="00744DEA">
            <w:pPr>
              <w:pStyle w:val="TablesHeadingGSCyan"/>
              <w:framePr w:hSpace="0" w:wrap="auto" w:vAnchor="margin" w:hAnchor="text" w:yAlign="inline"/>
              <w:rPr>
                <w:caps w:val="0"/>
                <w:color w:val="4D4D4C"/>
                <w:sz w:val="20"/>
                <w:szCs w:val="22"/>
              </w:rPr>
            </w:pPr>
            <w:r w:rsidRPr="009B33E0">
              <w:rPr>
                <w:rStyle w:val="SmartLink1"/>
                <w:sz w:val="20"/>
                <w:szCs w:val="22"/>
              </w:rPr>
              <w:fldChar w:fldCharType="begin"/>
            </w:r>
            <w:r w:rsidRPr="009B33E0">
              <w:rPr>
                <w:rStyle w:val="SmartLink1"/>
                <w:sz w:val="20"/>
                <w:szCs w:val="22"/>
              </w:rPr>
              <w:instrText xml:space="preserve"> REF _Ref136350658 \w \h </w:instrText>
            </w:r>
            <w:r>
              <w:rPr>
                <w:rStyle w:val="SmartLink1"/>
                <w:sz w:val="20"/>
                <w:szCs w:val="22"/>
              </w:rPr>
              <w:instrText xml:space="preserve"> \* MERGEFORMAT </w:instrText>
            </w:r>
            <w:r w:rsidRPr="009B33E0">
              <w:rPr>
                <w:rStyle w:val="SmartLink1"/>
                <w:sz w:val="20"/>
                <w:szCs w:val="22"/>
              </w:rPr>
            </w:r>
            <w:r w:rsidRPr="009B33E0">
              <w:rPr>
                <w:rStyle w:val="SmartLink1"/>
                <w:sz w:val="20"/>
                <w:szCs w:val="22"/>
              </w:rPr>
              <w:fldChar w:fldCharType="separate"/>
            </w:r>
            <w:r w:rsidRPr="009B33E0">
              <w:rPr>
                <w:rStyle w:val="SmartLink1"/>
                <w:sz w:val="20"/>
                <w:szCs w:val="22"/>
              </w:rPr>
              <w:t>P.9.5.1 |</w:t>
            </w:r>
            <w:r w:rsidRPr="009B33E0">
              <w:rPr>
                <w:rStyle w:val="SmartLink1"/>
                <w:sz w:val="20"/>
                <w:szCs w:val="22"/>
              </w:rPr>
              <w:fldChar w:fldCharType="end"/>
            </w:r>
          </w:p>
        </w:tc>
        <w:tc>
          <w:tcPr>
            <w:tcW w:w="3285" w:type="pct"/>
            <w:tcBorders>
              <w:top w:val="single" w:sz="4" w:space="0" w:color="auto"/>
              <w:bottom w:val="single" w:sz="4" w:space="0" w:color="auto"/>
              <w:right w:val="single" w:sz="4" w:space="0" w:color="auto"/>
            </w:tcBorders>
            <w:vAlign w:val="top"/>
          </w:tcPr>
          <w:p w14:paraId="72FCF87B" w14:textId="4E4766B1" w:rsidR="00744DEA" w:rsidRPr="005E36C8" w:rsidRDefault="00744DEA" w:rsidP="00744DEA">
            <w:pPr>
              <w:pStyle w:val="TablesHeadingGSCyan"/>
              <w:framePr w:hSpace="0" w:wrap="auto" w:vAnchor="margin" w:hAnchor="text" w:yAlign="inline"/>
              <w:rPr>
                <w:caps w:val="0"/>
                <w:color w:val="4D4D4C"/>
                <w:sz w:val="20"/>
                <w:szCs w:val="20"/>
              </w:rPr>
            </w:pPr>
            <w:r w:rsidRPr="009B33E0">
              <w:rPr>
                <w:caps w:val="0"/>
                <w:color w:val="4D4D4C"/>
                <w:sz w:val="20"/>
                <w:szCs w:val="20"/>
              </w:rPr>
              <w:t>treatment, destruction, or disposal of waste material?</w:t>
            </w:r>
          </w:p>
        </w:tc>
        <w:tc>
          <w:tcPr>
            <w:tcW w:w="954" w:type="pct"/>
            <w:tcBorders>
              <w:top w:val="single" w:sz="4" w:space="0" w:color="auto"/>
              <w:left w:val="single" w:sz="4" w:space="0" w:color="auto"/>
              <w:bottom w:val="single" w:sz="4" w:space="0" w:color="auto"/>
            </w:tcBorders>
          </w:tcPr>
          <w:p w14:paraId="6DD5762D" w14:textId="50B02CB4" w:rsidR="00744DEA" w:rsidRPr="005E36C8" w:rsidDel="00FB5485"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2115891553"/>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YES</w:t>
            </w:r>
          </w:p>
          <w:p w14:paraId="312380FA" w14:textId="150D4A0B" w:rsidR="00744DEA" w:rsidRPr="005E36C8" w:rsidDel="00FB5485" w:rsidRDefault="00573249" w:rsidP="00744DEA">
            <w:sdt>
              <w:sdtPr>
                <w:rPr>
                  <w:caps/>
                  <w:sz w:val="20"/>
                  <w:szCs w:val="20"/>
                </w:rPr>
                <w:id w:val="1168675583"/>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sz w:val="20"/>
                    <w:szCs w:val="20"/>
                  </w:rPr>
                  <w:t>☐</w:t>
                </w:r>
              </w:sdtContent>
            </w:sdt>
            <w:r w:rsidR="00744DEA" w:rsidRPr="005E36C8" w:rsidDel="00FB5485">
              <w:rPr>
                <w:caps/>
                <w:sz w:val="20"/>
                <w:szCs w:val="20"/>
              </w:rPr>
              <w:t xml:space="preserve"> </w:t>
            </w:r>
            <w:r w:rsidR="00744DEA" w:rsidDel="00FB5485">
              <w:rPr>
                <w:caps/>
                <w:sz w:val="20"/>
                <w:szCs w:val="20"/>
              </w:rPr>
              <w:t>No</w:t>
            </w:r>
          </w:p>
          <w:p w14:paraId="3A17CE90" w14:textId="321AEE08"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767147349"/>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N</w:t>
            </w:r>
            <w:r w:rsidR="00744DEA" w:rsidDel="00FB5485">
              <w:rPr>
                <w:caps w:val="0"/>
                <w:color w:val="4D4D4C"/>
                <w:sz w:val="20"/>
                <w:szCs w:val="20"/>
              </w:rPr>
              <w:t>A</w:t>
            </w:r>
          </w:p>
        </w:tc>
      </w:tr>
      <w:tr w:rsidR="00744DEA" w:rsidRPr="005E36C8" w14:paraId="27118880"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72F791A0" w14:textId="6D8713B2" w:rsidR="00744DEA" w:rsidRPr="005E36C8" w:rsidRDefault="00744DEA" w:rsidP="00744DEA">
            <w:pPr>
              <w:pStyle w:val="TablesHeadingGSCyan"/>
              <w:framePr w:hSpace="0" w:wrap="auto" w:vAnchor="margin" w:hAnchor="text" w:yAlign="inline"/>
              <w:rPr>
                <w:caps w:val="0"/>
                <w:color w:val="4D4D4C"/>
                <w:sz w:val="20"/>
                <w:szCs w:val="22"/>
              </w:rPr>
            </w:pPr>
            <w:r w:rsidRPr="009B33E0">
              <w:rPr>
                <w:rStyle w:val="SmartLink1"/>
                <w:sz w:val="20"/>
                <w:szCs w:val="22"/>
              </w:rPr>
              <w:fldChar w:fldCharType="begin"/>
            </w:r>
            <w:r w:rsidRPr="009B33E0">
              <w:rPr>
                <w:rStyle w:val="SmartLink1"/>
                <w:sz w:val="20"/>
                <w:szCs w:val="22"/>
              </w:rPr>
              <w:instrText xml:space="preserve"> REF _Ref136350658 \w \h </w:instrText>
            </w:r>
            <w:r>
              <w:rPr>
                <w:rStyle w:val="SmartLink1"/>
                <w:sz w:val="20"/>
                <w:szCs w:val="22"/>
              </w:rPr>
              <w:instrText xml:space="preserve"> \* MERGEFORMAT </w:instrText>
            </w:r>
            <w:r w:rsidRPr="009B33E0">
              <w:rPr>
                <w:rStyle w:val="SmartLink1"/>
                <w:sz w:val="20"/>
                <w:szCs w:val="22"/>
              </w:rPr>
            </w:r>
            <w:r w:rsidRPr="009B33E0">
              <w:rPr>
                <w:rStyle w:val="SmartLink1"/>
                <w:sz w:val="20"/>
                <w:szCs w:val="22"/>
              </w:rPr>
              <w:fldChar w:fldCharType="separate"/>
            </w:r>
            <w:r w:rsidRPr="009B33E0">
              <w:rPr>
                <w:rStyle w:val="SmartLink1"/>
                <w:sz w:val="20"/>
                <w:szCs w:val="22"/>
              </w:rPr>
              <w:t>P.9.5.1 |</w:t>
            </w:r>
            <w:r w:rsidRPr="009B33E0">
              <w:rPr>
                <w:rStyle w:val="SmartLink1"/>
                <w:sz w:val="20"/>
                <w:szCs w:val="22"/>
              </w:rPr>
              <w:fldChar w:fldCharType="end"/>
            </w:r>
          </w:p>
        </w:tc>
        <w:tc>
          <w:tcPr>
            <w:tcW w:w="3285" w:type="pct"/>
            <w:tcBorders>
              <w:top w:val="single" w:sz="4" w:space="0" w:color="auto"/>
              <w:bottom w:val="single" w:sz="4" w:space="0" w:color="auto"/>
              <w:right w:val="single" w:sz="4" w:space="0" w:color="auto"/>
            </w:tcBorders>
            <w:vAlign w:val="top"/>
          </w:tcPr>
          <w:p w14:paraId="1E9A913A" w14:textId="7A2CC1E5" w:rsidR="00744DEA" w:rsidRPr="005E36C8" w:rsidRDefault="00744DEA" w:rsidP="00744DEA">
            <w:pPr>
              <w:pStyle w:val="TablesHeadingGSCyan"/>
              <w:framePr w:hSpace="0" w:wrap="auto" w:vAnchor="margin" w:hAnchor="text" w:yAlign="inline"/>
              <w:rPr>
                <w:caps w:val="0"/>
                <w:color w:val="4D4D4C"/>
                <w:sz w:val="20"/>
                <w:szCs w:val="20"/>
              </w:rPr>
            </w:pPr>
            <w:r>
              <w:rPr>
                <w:caps w:val="0"/>
                <w:color w:val="4D4D4C"/>
                <w:sz w:val="20"/>
                <w:szCs w:val="20"/>
              </w:rPr>
              <w:t>If answer to above question is “Yes”, d</w:t>
            </w:r>
            <w:r w:rsidRPr="00C10F43">
              <w:rPr>
                <w:caps w:val="0"/>
                <w:color w:val="4D4D4C"/>
                <w:sz w:val="20"/>
                <w:szCs w:val="20"/>
              </w:rPr>
              <w:t>oes the project involve an environmentally friendly method that includes appropriate control of emissions and residues resulting from the handling and processing of waste material?</w:t>
            </w:r>
          </w:p>
        </w:tc>
        <w:tc>
          <w:tcPr>
            <w:tcW w:w="954" w:type="pct"/>
            <w:tcBorders>
              <w:top w:val="single" w:sz="4" w:space="0" w:color="auto"/>
              <w:left w:val="single" w:sz="4" w:space="0" w:color="auto"/>
              <w:bottom w:val="single" w:sz="4" w:space="0" w:color="auto"/>
            </w:tcBorders>
          </w:tcPr>
          <w:p w14:paraId="2AC21957" w14:textId="05295B53" w:rsidR="00744DEA" w:rsidRPr="005E36C8" w:rsidDel="00FB5485"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500422577"/>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YES</w:t>
            </w:r>
          </w:p>
          <w:p w14:paraId="7352EC14" w14:textId="3F3F614E" w:rsidR="00744DEA" w:rsidRPr="005E36C8" w:rsidDel="00FB5485" w:rsidRDefault="00573249" w:rsidP="00744DEA">
            <w:sdt>
              <w:sdtPr>
                <w:rPr>
                  <w:caps/>
                  <w:sz w:val="20"/>
                  <w:szCs w:val="20"/>
                </w:rPr>
                <w:id w:val="1299344515"/>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sz w:val="20"/>
                    <w:szCs w:val="20"/>
                  </w:rPr>
                  <w:t>☐</w:t>
                </w:r>
              </w:sdtContent>
            </w:sdt>
            <w:r w:rsidR="00744DEA" w:rsidRPr="005E36C8" w:rsidDel="00FB5485">
              <w:rPr>
                <w:caps/>
                <w:sz w:val="20"/>
                <w:szCs w:val="20"/>
              </w:rPr>
              <w:t xml:space="preserve"> </w:t>
            </w:r>
            <w:r w:rsidR="00744DEA" w:rsidDel="00FB5485">
              <w:rPr>
                <w:caps/>
                <w:sz w:val="20"/>
                <w:szCs w:val="20"/>
              </w:rPr>
              <w:t>No</w:t>
            </w:r>
          </w:p>
          <w:p w14:paraId="4F37B46D" w14:textId="67385BB4"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917375794"/>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N</w:t>
            </w:r>
            <w:r w:rsidR="00744DEA" w:rsidDel="00FB5485">
              <w:rPr>
                <w:caps w:val="0"/>
                <w:color w:val="4D4D4C"/>
                <w:sz w:val="20"/>
                <w:szCs w:val="20"/>
              </w:rPr>
              <w:t>A</w:t>
            </w:r>
          </w:p>
        </w:tc>
      </w:tr>
      <w:tr w:rsidR="00744DEA" w:rsidRPr="005E36C8" w14:paraId="641C9A36"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1AAE34E9" w14:textId="316F534B" w:rsidR="00744DEA" w:rsidRPr="009B33E0" w:rsidRDefault="00744DEA" w:rsidP="00744DEA">
            <w:pPr>
              <w:pStyle w:val="TablesHeadingGSCyan"/>
              <w:framePr w:hSpace="0" w:wrap="auto" w:vAnchor="margin" w:hAnchor="text" w:yAlign="inline"/>
              <w:rPr>
                <w:rStyle w:val="SmartLink1"/>
                <w:sz w:val="20"/>
                <w:szCs w:val="22"/>
              </w:rPr>
            </w:pPr>
            <w:r>
              <w:rPr>
                <w:rStyle w:val="SmartLink1"/>
                <w:sz w:val="20"/>
                <w:szCs w:val="22"/>
              </w:rPr>
              <w:fldChar w:fldCharType="begin"/>
            </w:r>
            <w:r>
              <w:rPr>
                <w:rStyle w:val="SmartLink1"/>
                <w:sz w:val="20"/>
                <w:szCs w:val="22"/>
              </w:rPr>
              <w:instrText xml:space="preserve"> REF _Ref136351905 \w \h  \* MERGEFORMAT </w:instrText>
            </w:r>
            <w:r>
              <w:rPr>
                <w:rStyle w:val="SmartLink1"/>
                <w:sz w:val="20"/>
                <w:szCs w:val="22"/>
              </w:rPr>
            </w:r>
            <w:r>
              <w:rPr>
                <w:rStyle w:val="SmartLink1"/>
                <w:sz w:val="20"/>
                <w:szCs w:val="22"/>
              </w:rPr>
              <w:fldChar w:fldCharType="separate"/>
            </w:r>
            <w:r>
              <w:rPr>
                <w:rStyle w:val="SmartLink1"/>
                <w:sz w:val="20"/>
                <w:szCs w:val="22"/>
              </w:rPr>
              <w:t>P.9.5.3 |</w:t>
            </w:r>
            <w:r>
              <w:rPr>
                <w:rStyle w:val="SmartLink1"/>
                <w:sz w:val="20"/>
                <w:szCs w:val="22"/>
              </w:rPr>
              <w:fldChar w:fldCharType="end"/>
            </w:r>
          </w:p>
        </w:tc>
        <w:tc>
          <w:tcPr>
            <w:tcW w:w="3285" w:type="pct"/>
            <w:tcBorders>
              <w:top w:val="single" w:sz="4" w:space="0" w:color="auto"/>
              <w:bottom w:val="single" w:sz="4" w:space="0" w:color="auto"/>
              <w:right w:val="single" w:sz="4" w:space="0" w:color="auto"/>
            </w:tcBorders>
            <w:vAlign w:val="top"/>
          </w:tcPr>
          <w:p w14:paraId="2830821F" w14:textId="041DF9D6" w:rsidR="00744DEA" w:rsidRDefault="00744DEA" w:rsidP="00744DEA">
            <w:pPr>
              <w:pStyle w:val="TablesHeadingGSCyan"/>
              <w:framePr w:hSpace="0" w:wrap="auto" w:vAnchor="margin" w:hAnchor="text" w:yAlign="inline"/>
              <w:rPr>
                <w:caps w:val="0"/>
                <w:color w:val="4D4D4C"/>
                <w:sz w:val="20"/>
                <w:szCs w:val="20"/>
              </w:rPr>
            </w:pPr>
            <w:r>
              <w:rPr>
                <w:caps w:val="0"/>
                <w:color w:val="4D4D4C"/>
                <w:sz w:val="20"/>
                <w:szCs w:val="20"/>
              </w:rPr>
              <w:t xml:space="preserve">risk of </w:t>
            </w:r>
            <w:r w:rsidRPr="006160F8">
              <w:rPr>
                <w:caps w:val="0"/>
                <w:color w:val="4D4D4C"/>
                <w:sz w:val="20"/>
                <w:szCs w:val="20"/>
              </w:rPr>
              <w:t>release of hazardous materials resulting from their production, transportation, handling, storage, or use</w:t>
            </w:r>
            <w:r>
              <w:rPr>
                <w:caps w:val="0"/>
                <w:color w:val="4D4D4C"/>
                <w:sz w:val="20"/>
                <w:szCs w:val="20"/>
              </w:rPr>
              <w:t xml:space="preserve">? </w:t>
            </w:r>
          </w:p>
        </w:tc>
        <w:tc>
          <w:tcPr>
            <w:tcW w:w="954" w:type="pct"/>
            <w:tcBorders>
              <w:top w:val="single" w:sz="4" w:space="0" w:color="auto"/>
              <w:left w:val="single" w:sz="4" w:space="0" w:color="auto"/>
              <w:bottom w:val="single" w:sz="4" w:space="0" w:color="auto"/>
            </w:tcBorders>
          </w:tcPr>
          <w:p w14:paraId="59DD2B8F" w14:textId="17193703" w:rsidR="00744DEA" w:rsidRPr="005E36C8" w:rsidDel="00FB5485"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771854345"/>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YES</w:t>
            </w:r>
          </w:p>
          <w:p w14:paraId="14DCE5D1" w14:textId="2B916C36" w:rsidR="00744DEA" w:rsidRPr="005E36C8" w:rsidDel="00FB5485" w:rsidRDefault="00573249" w:rsidP="00744DEA">
            <w:sdt>
              <w:sdtPr>
                <w:rPr>
                  <w:caps/>
                  <w:sz w:val="20"/>
                  <w:szCs w:val="20"/>
                </w:rPr>
                <w:id w:val="1409117487"/>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sz w:val="20"/>
                    <w:szCs w:val="20"/>
                  </w:rPr>
                  <w:t>☐</w:t>
                </w:r>
              </w:sdtContent>
            </w:sdt>
            <w:r w:rsidR="00744DEA" w:rsidRPr="005E36C8" w:rsidDel="00FB5485">
              <w:rPr>
                <w:caps/>
                <w:sz w:val="20"/>
                <w:szCs w:val="20"/>
              </w:rPr>
              <w:t xml:space="preserve"> </w:t>
            </w:r>
            <w:r w:rsidR="00744DEA" w:rsidDel="00FB5485">
              <w:rPr>
                <w:caps/>
                <w:sz w:val="20"/>
                <w:szCs w:val="20"/>
              </w:rPr>
              <w:t>No</w:t>
            </w:r>
          </w:p>
          <w:p w14:paraId="67FCB0EE" w14:textId="2C17D7B5" w:rsidR="00744DEA"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280313016"/>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N</w:t>
            </w:r>
            <w:r w:rsidR="00744DEA" w:rsidDel="00FB5485">
              <w:rPr>
                <w:caps w:val="0"/>
                <w:color w:val="4D4D4C"/>
                <w:sz w:val="20"/>
                <w:szCs w:val="20"/>
              </w:rPr>
              <w:t>A</w:t>
            </w:r>
          </w:p>
        </w:tc>
      </w:tr>
      <w:tr w:rsidR="00744DEA" w:rsidRPr="005E36C8" w14:paraId="77B43A53"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4051BABC" w14:textId="3513D6D0" w:rsidR="00744DEA" w:rsidRPr="009B33E0" w:rsidRDefault="00744DEA" w:rsidP="00744DEA">
            <w:pPr>
              <w:pStyle w:val="TablesHeadingGSCyan"/>
              <w:framePr w:hSpace="0" w:wrap="auto" w:vAnchor="margin" w:hAnchor="text" w:yAlign="inline"/>
              <w:rPr>
                <w:rStyle w:val="SmartLink1"/>
                <w:sz w:val="20"/>
                <w:szCs w:val="22"/>
              </w:rPr>
            </w:pPr>
            <w:r>
              <w:rPr>
                <w:rStyle w:val="SmartLink1"/>
                <w:sz w:val="20"/>
                <w:szCs w:val="22"/>
              </w:rPr>
              <w:fldChar w:fldCharType="begin"/>
            </w:r>
            <w:r>
              <w:rPr>
                <w:rStyle w:val="SmartLink1"/>
                <w:sz w:val="20"/>
                <w:szCs w:val="22"/>
              </w:rPr>
              <w:instrText xml:space="preserve"> REF _Ref136351905 \w \h  \* MERGEFORMAT </w:instrText>
            </w:r>
            <w:r>
              <w:rPr>
                <w:rStyle w:val="SmartLink1"/>
                <w:sz w:val="20"/>
                <w:szCs w:val="22"/>
              </w:rPr>
            </w:r>
            <w:r>
              <w:rPr>
                <w:rStyle w:val="SmartLink1"/>
                <w:sz w:val="20"/>
                <w:szCs w:val="22"/>
              </w:rPr>
              <w:fldChar w:fldCharType="separate"/>
            </w:r>
            <w:r>
              <w:rPr>
                <w:rStyle w:val="SmartLink1"/>
                <w:sz w:val="20"/>
                <w:szCs w:val="22"/>
              </w:rPr>
              <w:t>P.9.5.3 |</w:t>
            </w:r>
            <w:r>
              <w:rPr>
                <w:rStyle w:val="SmartLink1"/>
                <w:sz w:val="20"/>
                <w:szCs w:val="22"/>
              </w:rPr>
              <w:fldChar w:fldCharType="end"/>
            </w:r>
          </w:p>
        </w:tc>
        <w:tc>
          <w:tcPr>
            <w:tcW w:w="3285" w:type="pct"/>
            <w:tcBorders>
              <w:top w:val="single" w:sz="4" w:space="0" w:color="auto"/>
              <w:bottom w:val="single" w:sz="4" w:space="0" w:color="auto"/>
              <w:right w:val="single" w:sz="4" w:space="0" w:color="auto"/>
            </w:tcBorders>
            <w:vAlign w:val="top"/>
          </w:tcPr>
          <w:p w14:paraId="1A758448" w14:textId="39F2EE5D" w:rsidR="00744DEA" w:rsidRDefault="00744DEA" w:rsidP="00744DEA">
            <w:pPr>
              <w:pStyle w:val="TablesHeadingGSCyan"/>
              <w:framePr w:hSpace="0" w:wrap="auto" w:vAnchor="margin" w:hAnchor="text" w:yAlign="inline"/>
              <w:rPr>
                <w:caps w:val="0"/>
                <w:color w:val="4D4D4C"/>
                <w:sz w:val="20"/>
                <w:szCs w:val="20"/>
              </w:rPr>
            </w:pPr>
            <w:r>
              <w:rPr>
                <w:caps w:val="0"/>
                <w:color w:val="4D4D4C"/>
                <w:sz w:val="20"/>
                <w:szCs w:val="20"/>
              </w:rPr>
              <w:t>If answer to above question is "yes”, does project has measures in place to address health risks?</w:t>
            </w:r>
          </w:p>
        </w:tc>
        <w:tc>
          <w:tcPr>
            <w:tcW w:w="954" w:type="pct"/>
            <w:tcBorders>
              <w:top w:val="single" w:sz="4" w:space="0" w:color="auto"/>
              <w:left w:val="single" w:sz="4" w:space="0" w:color="auto"/>
              <w:bottom w:val="single" w:sz="4" w:space="0" w:color="auto"/>
            </w:tcBorders>
          </w:tcPr>
          <w:p w14:paraId="57B581D7" w14:textId="264AC1BD" w:rsidR="00744DEA" w:rsidRPr="005E36C8" w:rsidDel="00FB5485"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714706844"/>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YES</w:t>
            </w:r>
          </w:p>
          <w:p w14:paraId="6942EE45" w14:textId="120ED223" w:rsidR="00744DEA" w:rsidRPr="005E36C8" w:rsidDel="00FB5485" w:rsidRDefault="00573249" w:rsidP="00744DEA">
            <w:sdt>
              <w:sdtPr>
                <w:rPr>
                  <w:caps/>
                  <w:sz w:val="20"/>
                  <w:szCs w:val="20"/>
                </w:rPr>
                <w:id w:val="-1135102559"/>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sz w:val="20"/>
                    <w:szCs w:val="20"/>
                  </w:rPr>
                  <w:t>☐</w:t>
                </w:r>
              </w:sdtContent>
            </w:sdt>
            <w:r w:rsidR="00744DEA" w:rsidRPr="005E36C8" w:rsidDel="00FB5485">
              <w:rPr>
                <w:caps/>
                <w:sz w:val="20"/>
                <w:szCs w:val="20"/>
              </w:rPr>
              <w:t xml:space="preserve"> </w:t>
            </w:r>
            <w:r w:rsidR="00744DEA" w:rsidDel="00FB5485">
              <w:rPr>
                <w:caps/>
                <w:sz w:val="20"/>
                <w:szCs w:val="20"/>
              </w:rPr>
              <w:t>No</w:t>
            </w:r>
          </w:p>
          <w:p w14:paraId="29608AA9" w14:textId="61E48C27" w:rsidR="00744DEA"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930086903"/>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N</w:t>
            </w:r>
            <w:r w:rsidR="00744DEA" w:rsidDel="00FB5485">
              <w:rPr>
                <w:caps w:val="0"/>
                <w:color w:val="4D4D4C"/>
                <w:sz w:val="20"/>
                <w:szCs w:val="20"/>
              </w:rPr>
              <w:t>A</w:t>
            </w:r>
          </w:p>
        </w:tc>
      </w:tr>
      <w:tr w:rsidR="00744DEA" w:rsidRPr="005E36C8" w14:paraId="0ED38020"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2EEC4992" w14:textId="7BCF7EEF" w:rsidR="00744DEA" w:rsidRPr="009B33E0" w:rsidRDefault="00744DEA" w:rsidP="00744DEA">
            <w:pPr>
              <w:pStyle w:val="TablesHeadingGSCyan"/>
              <w:framePr w:hSpace="0" w:wrap="auto" w:vAnchor="margin" w:hAnchor="text" w:yAlign="inline"/>
              <w:rPr>
                <w:rStyle w:val="SmartLink1"/>
                <w:sz w:val="20"/>
                <w:szCs w:val="22"/>
              </w:rPr>
            </w:pPr>
            <w:r>
              <w:rPr>
                <w:rStyle w:val="SmartLink1"/>
                <w:sz w:val="20"/>
                <w:szCs w:val="22"/>
              </w:rPr>
              <w:fldChar w:fldCharType="begin"/>
            </w:r>
            <w:r>
              <w:rPr>
                <w:rStyle w:val="SmartLink1"/>
                <w:sz w:val="20"/>
                <w:szCs w:val="22"/>
              </w:rPr>
              <w:instrText xml:space="preserve"> REF _Ref136352402 \w \h </w:instrText>
            </w:r>
            <w:r>
              <w:rPr>
                <w:rStyle w:val="SmartLink1"/>
                <w:sz w:val="20"/>
                <w:szCs w:val="22"/>
              </w:rPr>
            </w:r>
            <w:r>
              <w:rPr>
                <w:rStyle w:val="SmartLink1"/>
                <w:sz w:val="20"/>
                <w:szCs w:val="22"/>
              </w:rPr>
              <w:fldChar w:fldCharType="separate"/>
            </w:r>
            <w:r>
              <w:rPr>
                <w:rStyle w:val="SmartLink1"/>
                <w:sz w:val="20"/>
                <w:szCs w:val="22"/>
              </w:rPr>
              <w:t>P.9.5.4 |</w:t>
            </w:r>
            <w:r>
              <w:rPr>
                <w:rStyle w:val="SmartLink1"/>
                <w:sz w:val="20"/>
                <w:szCs w:val="22"/>
              </w:rPr>
              <w:fldChar w:fldCharType="end"/>
            </w:r>
          </w:p>
        </w:tc>
        <w:tc>
          <w:tcPr>
            <w:tcW w:w="3285" w:type="pct"/>
            <w:tcBorders>
              <w:top w:val="single" w:sz="4" w:space="0" w:color="auto"/>
              <w:bottom w:val="single" w:sz="4" w:space="0" w:color="auto"/>
              <w:right w:val="single" w:sz="4" w:space="0" w:color="auto"/>
            </w:tcBorders>
          </w:tcPr>
          <w:p w14:paraId="39CF3324" w14:textId="1B07E87C" w:rsidR="00744DEA" w:rsidRDefault="00744DEA" w:rsidP="00744DEA">
            <w:pPr>
              <w:pStyle w:val="TablesHeadingGSCyan"/>
              <w:framePr w:hSpace="0" w:wrap="auto" w:vAnchor="margin" w:hAnchor="text" w:yAlign="inline"/>
              <w:rPr>
                <w:caps w:val="0"/>
                <w:color w:val="4D4D4C"/>
                <w:sz w:val="20"/>
                <w:szCs w:val="20"/>
              </w:rPr>
            </w:pPr>
            <w:r>
              <w:rPr>
                <w:caps w:val="0"/>
                <w:color w:val="4D4D4C"/>
                <w:sz w:val="20"/>
                <w:szCs w:val="20"/>
              </w:rPr>
              <w:t xml:space="preserve">Involve </w:t>
            </w:r>
            <w:r w:rsidRPr="006160F8">
              <w:rPr>
                <w:caps w:val="0"/>
                <w:color w:val="4D4D4C"/>
                <w:sz w:val="20"/>
                <w:szCs w:val="20"/>
              </w:rPr>
              <w:t>manufacture, trade, and use of chemicals and hazardous materials subject to international bans or phase-outs due to their high toxicity to living organisms, environmental persistence, potential for bioaccumulation, or potential for depletion of the ozone layer</w:t>
            </w:r>
          </w:p>
        </w:tc>
        <w:tc>
          <w:tcPr>
            <w:tcW w:w="954" w:type="pct"/>
            <w:tcBorders>
              <w:top w:val="single" w:sz="4" w:space="0" w:color="auto"/>
              <w:left w:val="single" w:sz="4" w:space="0" w:color="auto"/>
              <w:bottom w:val="single" w:sz="4" w:space="0" w:color="auto"/>
            </w:tcBorders>
          </w:tcPr>
          <w:p w14:paraId="0543C6BC" w14:textId="5765EC03" w:rsidR="00744DEA" w:rsidRPr="005E36C8" w:rsidDel="00FB5485"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702213238"/>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YES</w:t>
            </w:r>
          </w:p>
          <w:p w14:paraId="142BC05D" w14:textId="3E25B277" w:rsidR="00744DEA" w:rsidRPr="005E36C8" w:rsidDel="00FB5485" w:rsidRDefault="00573249" w:rsidP="00744DEA">
            <w:sdt>
              <w:sdtPr>
                <w:rPr>
                  <w:caps/>
                  <w:sz w:val="20"/>
                  <w:szCs w:val="20"/>
                </w:rPr>
                <w:id w:val="-578672475"/>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sz w:val="20"/>
                    <w:szCs w:val="20"/>
                  </w:rPr>
                  <w:t>☐</w:t>
                </w:r>
              </w:sdtContent>
            </w:sdt>
            <w:r w:rsidR="00744DEA" w:rsidRPr="005E36C8" w:rsidDel="00FB5485">
              <w:rPr>
                <w:caps/>
                <w:sz w:val="20"/>
                <w:szCs w:val="20"/>
              </w:rPr>
              <w:t xml:space="preserve"> POTENTIALLY</w:t>
            </w:r>
          </w:p>
          <w:p w14:paraId="5CE9C265" w14:textId="180D5102" w:rsidR="00744DEA"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851709445"/>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NO</w:t>
            </w:r>
          </w:p>
        </w:tc>
      </w:tr>
      <w:tr w:rsidR="00744DEA" w:rsidRPr="005E36C8" w14:paraId="48E29BC6" w14:textId="77777777" w:rsidTr="00735E79">
        <w:trPr>
          <w:trHeight w:val="364"/>
        </w:trPr>
        <w:tc>
          <w:tcPr>
            <w:tcW w:w="5000" w:type="pct"/>
            <w:gridSpan w:val="3"/>
            <w:tcBorders>
              <w:top w:val="single" w:sz="4" w:space="0" w:color="auto"/>
              <w:bottom w:val="single" w:sz="4" w:space="0" w:color="auto"/>
            </w:tcBorders>
            <w:noWrap/>
            <w:vAlign w:val="top"/>
          </w:tcPr>
          <w:p w14:paraId="66AE543D" w14:textId="34D0C8CB"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sidRPr="00FB2690">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744DEA" w:rsidRPr="005E36C8" w14:paraId="7644E942" w14:textId="77777777" w:rsidTr="00735E79">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1673EF34" w14:textId="77777777" w:rsidR="00BF1765" w:rsidRDefault="00BF1765" w:rsidP="00BF1765">
            <w:pPr>
              <w:pStyle w:val="TablesHeadingGSCyan"/>
              <w:framePr w:hSpace="0" w:wrap="auto" w:vAnchor="margin" w:hAnchor="text" w:yAlign="inline"/>
              <w:spacing w:line="276" w:lineRule="auto"/>
              <w:rPr>
                <w:ins w:id="989" w:author="Anshika Gupta" w:date="2023-06-27T08:26:00Z"/>
                <w:rStyle w:val="SmartLink1"/>
                <w:u w:val="none"/>
              </w:rPr>
            </w:pPr>
            <w:ins w:id="990" w:author="Anshika Gupta" w:date="2023-06-27T08:26:00Z">
              <w:r w:rsidRPr="00BF2666">
                <w:rPr>
                  <w:i/>
                  <w:iCs/>
                  <w:caps w:val="0"/>
                  <w:color w:val="4D4D4C"/>
                  <w:sz w:val="20"/>
                  <w:szCs w:val="20"/>
                </w:rPr>
                <w:t>Please add text here</w:t>
              </w:r>
              <w:r>
                <w:rPr>
                  <w:i/>
                  <w:iCs/>
                  <w:caps w:val="0"/>
                  <w:color w:val="4D4D4C"/>
                  <w:sz w:val="20"/>
                  <w:szCs w:val="20"/>
                </w:rPr>
                <w:t>….</w:t>
              </w:r>
            </w:ins>
          </w:p>
          <w:p w14:paraId="16226EF6" w14:textId="77777777" w:rsidR="00744DEA" w:rsidRPr="00C506C4" w:rsidRDefault="00744DEA" w:rsidP="00744DEA">
            <w:pPr>
              <w:pStyle w:val="TablesHeadingGSCyan"/>
              <w:framePr w:hSpace="0" w:wrap="auto" w:vAnchor="margin" w:hAnchor="text" w:yAlign="inline"/>
              <w:spacing w:line="276" w:lineRule="auto"/>
              <w:rPr>
                <w:caps w:val="0"/>
                <w:color w:val="515151" w:themeColor="text1"/>
                <w:sz w:val="20"/>
                <w:szCs w:val="20"/>
              </w:rPr>
            </w:pPr>
          </w:p>
          <w:p w14:paraId="387EDF2F" w14:textId="4CE55CB5" w:rsidR="00744DEA" w:rsidRPr="00C506C4" w:rsidRDefault="00744DEA" w:rsidP="00744DEA"/>
        </w:tc>
      </w:tr>
      <w:tr w:rsidR="00744DEA" w:rsidRPr="000825D8" w14:paraId="6BAFD7A1" w14:textId="77777777" w:rsidTr="00735E79">
        <w:trPr>
          <w:trHeight w:val="364"/>
        </w:trPr>
        <w:tc>
          <w:tcPr>
            <w:tcW w:w="5000" w:type="pct"/>
            <w:gridSpan w:val="3"/>
            <w:tcBorders>
              <w:top w:val="single" w:sz="4" w:space="0" w:color="auto"/>
              <w:bottom w:val="single" w:sz="4" w:space="0" w:color="auto"/>
            </w:tcBorders>
            <w:noWrap/>
            <w:vAlign w:val="top"/>
          </w:tcPr>
          <w:p w14:paraId="4CB58B5A" w14:textId="48B3E2DF" w:rsidR="00744DEA" w:rsidRPr="000825D8" w:rsidRDefault="00744DEA" w:rsidP="00744DEA">
            <w:pPr>
              <w:pStyle w:val="TablesHeadingGSCyan"/>
              <w:framePr w:hSpace="0" w:wrap="auto" w:vAnchor="margin" w:hAnchor="text" w:yAlign="inline"/>
              <w:spacing w:line="276" w:lineRule="auto"/>
              <w:rPr>
                <w:i/>
                <w:iCs/>
                <w:caps w:val="0"/>
                <w:color w:val="005B5E" w:themeColor="accent1" w:themeShade="7F"/>
                <w:sz w:val="24"/>
                <w:lang w:val="en-SG"/>
              </w:rPr>
            </w:pPr>
            <w:r w:rsidRPr="00C506C4">
              <w:rPr>
                <w:rStyle w:val="SmartLink1"/>
              </w:rPr>
              <w:fldChar w:fldCharType="begin"/>
            </w:r>
            <w:r w:rsidRPr="00C506C4">
              <w:rPr>
                <w:rStyle w:val="SmartLink1"/>
              </w:rPr>
              <w:instrText xml:space="preserve"> REF _Ref136352453 \w \h </w:instrText>
            </w:r>
            <w:r>
              <w:rPr>
                <w:rStyle w:val="SmartLink1"/>
              </w:rPr>
              <w:instrText xml:space="preserve"> \* MERGEFORMAT </w:instrText>
            </w:r>
            <w:r w:rsidRPr="00C506C4">
              <w:rPr>
                <w:rStyle w:val="SmartLink1"/>
              </w:rPr>
            </w:r>
            <w:r w:rsidRPr="00C506C4">
              <w:rPr>
                <w:rStyle w:val="SmartLink1"/>
              </w:rPr>
              <w:fldChar w:fldCharType="separate"/>
            </w:r>
            <w:r w:rsidRPr="00C506C4">
              <w:rPr>
                <w:rStyle w:val="SmartLink1"/>
              </w:rPr>
              <w:t>P.9.6 |</w:t>
            </w:r>
            <w:r w:rsidRPr="00C506C4">
              <w:rPr>
                <w:rStyle w:val="SmartLink1"/>
              </w:rPr>
              <w:fldChar w:fldCharType="end"/>
            </w:r>
            <w:r w:rsidRPr="00C506C4">
              <w:rPr>
                <w:rStyle w:val="SmartLink1"/>
              </w:rPr>
              <w:fldChar w:fldCharType="begin"/>
            </w:r>
            <w:r w:rsidRPr="00C506C4">
              <w:rPr>
                <w:rStyle w:val="SmartLink1"/>
              </w:rPr>
              <w:instrText xml:space="preserve"> REF _Ref136352458 \h </w:instrText>
            </w:r>
            <w:r>
              <w:rPr>
                <w:rStyle w:val="SmartLink1"/>
              </w:rPr>
              <w:instrText xml:space="preserve"> \* MERGEFORMAT </w:instrText>
            </w:r>
            <w:r w:rsidRPr="00C506C4">
              <w:rPr>
                <w:rStyle w:val="SmartLink1"/>
              </w:rPr>
            </w:r>
            <w:r w:rsidRPr="00C506C4">
              <w:rPr>
                <w:rStyle w:val="SmartLink1"/>
              </w:rPr>
              <w:fldChar w:fldCharType="separate"/>
            </w:r>
            <w:r w:rsidRPr="00C506C4">
              <w:rPr>
                <w:rStyle w:val="SmartLink1"/>
              </w:rPr>
              <w:t>Pesticides &amp; Fertilisers</w:t>
            </w:r>
            <w:r w:rsidRPr="00C506C4">
              <w:rPr>
                <w:rStyle w:val="SmartLink1"/>
              </w:rPr>
              <w:fldChar w:fldCharType="end"/>
            </w:r>
          </w:p>
        </w:tc>
      </w:tr>
      <w:tr w:rsidR="00744DEA" w:rsidRPr="000825D8" w14:paraId="6EF17278"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179B1273" w14:textId="525EE88B" w:rsidR="00744DEA" w:rsidRPr="00C506C4" w:rsidRDefault="00744DEA" w:rsidP="00744DEA">
            <w:pPr>
              <w:pStyle w:val="TablesHeadingGSCyan"/>
              <w:framePr w:hSpace="0" w:wrap="auto" w:vAnchor="margin" w:hAnchor="text" w:yAlign="inline"/>
              <w:spacing w:line="276" w:lineRule="auto"/>
              <w:rPr>
                <w:rStyle w:val="SmartLink1"/>
              </w:rPr>
            </w:pPr>
            <w:r w:rsidRPr="003C454C">
              <w:rPr>
                <w:rStyle w:val="SmartLink1"/>
                <w:sz w:val="20"/>
                <w:szCs w:val="22"/>
              </w:rPr>
              <w:fldChar w:fldCharType="begin"/>
            </w:r>
            <w:r w:rsidRPr="003C454C">
              <w:rPr>
                <w:rStyle w:val="SmartLink1"/>
                <w:sz w:val="20"/>
                <w:szCs w:val="22"/>
              </w:rPr>
              <w:instrText xml:space="preserve"> REF _Ref136352906 \r \h </w:instrText>
            </w:r>
            <w:r>
              <w:rPr>
                <w:rStyle w:val="SmartLink1"/>
                <w:sz w:val="20"/>
                <w:szCs w:val="22"/>
              </w:rPr>
              <w:instrText xml:space="preserve"> \* MERGEFORMAT </w:instrText>
            </w:r>
            <w:r w:rsidRPr="003C454C">
              <w:rPr>
                <w:rStyle w:val="SmartLink1"/>
                <w:sz w:val="20"/>
                <w:szCs w:val="22"/>
              </w:rPr>
            </w:r>
            <w:r w:rsidRPr="003C454C">
              <w:rPr>
                <w:rStyle w:val="SmartLink1"/>
                <w:sz w:val="20"/>
                <w:szCs w:val="22"/>
              </w:rPr>
              <w:fldChar w:fldCharType="separate"/>
            </w:r>
            <w:r w:rsidRPr="003C454C">
              <w:rPr>
                <w:rStyle w:val="SmartLink1"/>
                <w:sz w:val="20"/>
                <w:szCs w:val="22"/>
              </w:rPr>
              <w:t>P.9.6.1 |</w:t>
            </w:r>
            <w:r w:rsidRPr="003C454C">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vAlign w:val="top"/>
          </w:tcPr>
          <w:p w14:paraId="331F7B34" w14:textId="1DEB6B54" w:rsidR="00744DEA" w:rsidRPr="003C454C" w:rsidRDefault="00744DEA" w:rsidP="00744DEA">
            <w:pPr>
              <w:pStyle w:val="TablesHeadingGSCyan"/>
              <w:framePr w:hSpace="0" w:wrap="auto" w:vAnchor="margin" w:hAnchor="text" w:yAlign="inline"/>
              <w:rPr>
                <w:caps w:val="0"/>
                <w:color w:val="4D4D4C"/>
                <w:sz w:val="20"/>
                <w:szCs w:val="20"/>
              </w:rPr>
            </w:pPr>
            <w:r w:rsidRPr="003C454C">
              <w:rPr>
                <w:caps w:val="0"/>
                <w:color w:val="4D4D4C"/>
                <w:sz w:val="20"/>
                <w:szCs w:val="20"/>
              </w:rPr>
              <w:t xml:space="preserve">Does the project involve the use of chemical pesticides? </w:t>
            </w:r>
          </w:p>
        </w:tc>
        <w:tc>
          <w:tcPr>
            <w:tcW w:w="954" w:type="pct"/>
            <w:tcBorders>
              <w:top w:val="single" w:sz="4" w:space="0" w:color="auto"/>
              <w:left w:val="single" w:sz="4" w:space="0" w:color="auto"/>
              <w:bottom w:val="single" w:sz="4" w:space="0" w:color="auto"/>
            </w:tcBorders>
          </w:tcPr>
          <w:p w14:paraId="55ABE268" w14:textId="65486D23" w:rsidR="00744DEA" w:rsidRPr="00E54FDB" w:rsidDel="00FB5485" w:rsidRDefault="00744DEA" w:rsidP="00744DEA">
            <w:pPr>
              <w:pStyle w:val="TablesHeadingGSCyan"/>
              <w:framePr w:hSpace="0" w:wrap="auto" w:vAnchor="margin" w:hAnchor="text" w:yAlign="inline"/>
              <w:rPr>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YES</w:t>
            </w:r>
          </w:p>
          <w:p w14:paraId="712D3905" w14:textId="02D6D44E" w:rsidR="00744DEA" w:rsidRPr="00C506C4" w:rsidRDefault="00744DEA" w:rsidP="00744DEA">
            <w:pPr>
              <w:pStyle w:val="TablesHeadingGSCyan"/>
              <w:framePr w:hSpace="0" w:wrap="auto" w:vAnchor="margin" w:hAnchor="text" w:yAlign="inline"/>
              <w:spacing w:line="276" w:lineRule="auto"/>
              <w:rPr>
                <w:rStyle w:val="SmartLink1"/>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NO</w:t>
            </w:r>
          </w:p>
        </w:tc>
      </w:tr>
      <w:tr w:rsidR="00744DEA" w:rsidRPr="000825D8" w14:paraId="0085433B"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11813231" w14:textId="0FD33A65" w:rsidR="00744DEA" w:rsidRPr="003C454C" w:rsidRDefault="00744DEA" w:rsidP="00744DEA">
            <w:pPr>
              <w:pStyle w:val="TablesHeadingGSCyan"/>
              <w:framePr w:hSpace="0" w:wrap="auto" w:vAnchor="margin" w:hAnchor="text" w:yAlign="inline"/>
              <w:spacing w:line="276" w:lineRule="auto"/>
              <w:rPr>
                <w:rStyle w:val="SmartLink1"/>
                <w:sz w:val="20"/>
                <w:szCs w:val="22"/>
              </w:rPr>
            </w:pPr>
            <w:r>
              <w:rPr>
                <w:rStyle w:val="SmartLink1"/>
                <w:sz w:val="20"/>
                <w:szCs w:val="22"/>
              </w:rPr>
              <w:fldChar w:fldCharType="begin"/>
            </w:r>
            <w:r>
              <w:rPr>
                <w:rStyle w:val="SmartLink1"/>
                <w:sz w:val="20"/>
                <w:szCs w:val="22"/>
              </w:rPr>
              <w:instrText xml:space="preserve"> REF _Ref136354752 \w \h </w:instrText>
            </w:r>
            <w:r>
              <w:rPr>
                <w:rStyle w:val="SmartLink1"/>
                <w:sz w:val="20"/>
                <w:szCs w:val="22"/>
              </w:rPr>
            </w:r>
            <w:r>
              <w:rPr>
                <w:rStyle w:val="SmartLink1"/>
                <w:sz w:val="20"/>
                <w:szCs w:val="22"/>
              </w:rPr>
              <w:fldChar w:fldCharType="separate"/>
            </w:r>
            <w:r>
              <w:rPr>
                <w:rStyle w:val="SmartLink1"/>
                <w:sz w:val="20"/>
                <w:szCs w:val="22"/>
              </w:rPr>
              <w:t>P.9.6.5 |</w:t>
            </w:r>
            <w:r>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vAlign w:val="top"/>
          </w:tcPr>
          <w:p w14:paraId="246F4EE7" w14:textId="5D634BCD" w:rsidR="00744DEA" w:rsidRPr="003C454C" w:rsidRDefault="00744DEA" w:rsidP="00744DEA">
            <w:pPr>
              <w:pStyle w:val="TablesHeadingGSCyan"/>
              <w:framePr w:hSpace="0" w:wrap="auto" w:vAnchor="margin" w:hAnchor="text" w:yAlign="inline"/>
              <w:rPr>
                <w:caps w:val="0"/>
                <w:color w:val="4D4D4C"/>
                <w:sz w:val="20"/>
                <w:szCs w:val="20"/>
              </w:rPr>
            </w:pPr>
            <w:r>
              <w:rPr>
                <w:caps w:val="0"/>
                <w:color w:val="4D4D4C"/>
                <w:sz w:val="20"/>
                <w:szCs w:val="20"/>
              </w:rPr>
              <w:t xml:space="preserve">Does the project involve </w:t>
            </w:r>
            <w:r w:rsidRPr="00202942">
              <w:rPr>
                <w:caps w:val="0"/>
                <w:color w:val="4D4D4C"/>
                <w:sz w:val="20"/>
                <w:szCs w:val="20"/>
              </w:rPr>
              <w:t>purchase, store, manufacture, trade or use products that fall in Classes IA (extremely hazardous) and IB (highly hazardous)</w:t>
            </w:r>
          </w:p>
        </w:tc>
        <w:tc>
          <w:tcPr>
            <w:tcW w:w="954" w:type="pct"/>
            <w:tcBorders>
              <w:top w:val="single" w:sz="4" w:space="0" w:color="auto"/>
              <w:left w:val="single" w:sz="4" w:space="0" w:color="auto"/>
              <w:bottom w:val="single" w:sz="4" w:space="0" w:color="auto"/>
            </w:tcBorders>
          </w:tcPr>
          <w:p w14:paraId="32D8753A" w14:textId="06106628" w:rsidR="00744DEA" w:rsidRPr="00E54FDB" w:rsidDel="00FB5485" w:rsidRDefault="00744DEA" w:rsidP="00744DEA">
            <w:pPr>
              <w:pStyle w:val="TablesHeadingGSCyan"/>
              <w:framePr w:hSpace="0" w:wrap="auto" w:vAnchor="margin" w:hAnchor="text" w:yAlign="inline"/>
              <w:rPr>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YES</w:t>
            </w:r>
          </w:p>
          <w:p w14:paraId="5D32CA3C" w14:textId="31E9619E" w:rsidR="00744DEA" w:rsidRPr="00E54FDB" w:rsidRDefault="00744DEA" w:rsidP="00744DEA">
            <w:pPr>
              <w:pStyle w:val="TablesHeadingGSCyan"/>
              <w:framePr w:hSpace="0" w:wrap="auto" w:vAnchor="margin" w:hAnchor="text" w:yAlign="inline"/>
              <w:rPr>
                <w:rFonts w:ascii="Segoe UI Symbol" w:hAnsi="Segoe UI Symbol" w:cs="Segoe UI Symbol"/>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NO</w:t>
            </w:r>
          </w:p>
        </w:tc>
      </w:tr>
      <w:tr w:rsidR="00744DEA" w:rsidRPr="000825D8" w14:paraId="35D5ED44"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748E7737" w14:textId="5BE11FD1" w:rsidR="00744DEA" w:rsidRPr="00C506C4" w:rsidRDefault="00744DEA" w:rsidP="00744DEA">
            <w:pPr>
              <w:pStyle w:val="TablesHeadingGSCyan"/>
              <w:framePr w:hSpace="0" w:wrap="auto" w:vAnchor="margin" w:hAnchor="text" w:yAlign="inline"/>
              <w:spacing w:line="276" w:lineRule="auto"/>
              <w:rPr>
                <w:rStyle w:val="SmartLink1"/>
              </w:rPr>
            </w:pPr>
            <w:r w:rsidRPr="003C454C">
              <w:rPr>
                <w:rStyle w:val="SmartLink1"/>
                <w:sz w:val="20"/>
                <w:szCs w:val="22"/>
              </w:rPr>
              <w:fldChar w:fldCharType="begin"/>
            </w:r>
            <w:r w:rsidRPr="003C454C">
              <w:rPr>
                <w:rStyle w:val="SmartLink1"/>
                <w:sz w:val="20"/>
                <w:szCs w:val="22"/>
              </w:rPr>
              <w:instrText xml:space="preserve"> REF _Ref136353470 \r \h </w:instrText>
            </w:r>
            <w:r>
              <w:rPr>
                <w:rStyle w:val="SmartLink1"/>
                <w:sz w:val="20"/>
                <w:szCs w:val="22"/>
              </w:rPr>
              <w:instrText xml:space="preserve"> \* MERGEFORMAT </w:instrText>
            </w:r>
            <w:r w:rsidRPr="003C454C">
              <w:rPr>
                <w:rStyle w:val="SmartLink1"/>
                <w:sz w:val="20"/>
                <w:szCs w:val="22"/>
              </w:rPr>
            </w:r>
            <w:r w:rsidRPr="003C454C">
              <w:rPr>
                <w:rStyle w:val="SmartLink1"/>
                <w:sz w:val="20"/>
                <w:szCs w:val="22"/>
              </w:rPr>
              <w:fldChar w:fldCharType="separate"/>
            </w:r>
            <w:r w:rsidRPr="003C454C">
              <w:rPr>
                <w:rStyle w:val="SmartLink1"/>
                <w:sz w:val="20"/>
                <w:szCs w:val="22"/>
              </w:rPr>
              <w:t>P.9.6.6 |</w:t>
            </w:r>
            <w:r w:rsidRPr="003C454C">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vAlign w:val="top"/>
          </w:tcPr>
          <w:p w14:paraId="18806900" w14:textId="63FBA74C" w:rsidR="00744DEA" w:rsidRPr="003C454C" w:rsidRDefault="00744DEA" w:rsidP="00744DEA">
            <w:pPr>
              <w:pStyle w:val="TablesHeadingGSCyan"/>
              <w:framePr w:hSpace="0" w:wrap="auto" w:vAnchor="margin" w:hAnchor="text" w:yAlign="inline"/>
              <w:rPr>
                <w:caps w:val="0"/>
                <w:color w:val="4D4D4C"/>
                <w:sz w:val="20"/>
                <w:szCs w:val="20"/>
              </w:rPr>
            </w:pPr>
            <w:r w:rsidRPr="003C454C">
              <w:rPr>
                <w:caps w:val="0"/>
                <w:color w:val="4D4D4C"/>
                <w:sz w:val="20"/>
                <w:szCs w:val="20"/>
              </w:rPr>
              <w:t>Does the project use fertili</w:t>
            </w:r>
            <w:r>
              <w:rPr>
                <w:caps w:val="0"/>
                <w:color w:val="4D4D4C"/>
                <w:sz w:val="20"/>
                <w:szCs w:val="20"/>
              </w:rPr>
              <w:t>s</w:t>
            </w:r>
            <w:r w:rsidRPr="003C454C">
              <w:rPr>
                <w:caps w:val="0"/>
                <w:color w:val="4D4D4C"/>
                <w:sz w:val="20"/>
                <w:szCs w:val="20"/>
              </w:rPr>
              <w:t>ers, and if so, are measures being taken to minimi</w:t>
            </w:r>
            <w:r>
              <w:rPr>
                <w:caps w:val="0"/>
                <w:color w:val="4D4D4C"/>
                <w:sz w:val="20"/>
                <w:szCs w:val="20"/>
              </w:rPr>
              <w:t>s</w:t>
            </w:r>
            <w:r w:rsidRPr="003C454C">
              <w:rPr>
                <w:caps w:val="0"/>
                <w:color w:val="4D4D4C"/>
                <w:sz w:val="20"/>
                <w:szCs w:val="20"/>
              </w:rPr>
              <w:t>e their use and nutrient losses to the environment?</w:t>
            </w:r>
          </w:p>
        </w:tc>
        <w:tc>
          <w:tcPr>
            <w:tcW w:w="954" w:type="pct"/>
            <w:tcBorders>
              <w:top w:val="single" w:sz="4" w:space="0" w:color="auto"/>
              <w:left w:val="single" w:sz="4" w:space="0" w:color="auto"/>
              <w:bottom w:val="single" w:sz="4" w:space="0" w:color="auto"/>
            </w:tcBorders>
          </w:tcPr>
          <w:p w14:paraId="05CDF23A" w14:textId="5CE144D5" w:rsidR="00744DEA" w:rsidRPr="00E54FDB" w:rsidDel="00FB5485" w:rsidRDefault="00744DEA" w:rsidP="00744DEA">
            <w:pPr>
              <w:pStyle w:val="TablesHeadingGSCyan"/>
              <w:framePr w:hSpace="0" w:wrap="auto" w:vAnchor="margin" w:hAnchor="text" w:yAlign="inline"/>
              <w:rPr>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YES</w:t>
            </w:r>
          </w:p>
          <w:p w14:paraId="1148EDC2" w14:textId="00D91CD9" w:rsidR="00744DEA" w:rsidRPr="00E54FDB" w:rsidRDefault="00744DEA" w:rsidP="00744DEA">
            <w:pPr>
              <w:pStyle w:val="TablesHeadingGSCyan"/>
              <w:framePr w:hSpace="0" w:wrap="auto" w:vAnchor="margin" w:hAnchor="text" w:yAlign="inline"/>
              <w:rPr>
                <w:rFonts w:ascii="Segoe UI Symbol" w:hAnsi="Segoe UI Symbol" w:cs="Segoe UI Symbol"/>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NO</w:t>
            </w:r>
          </w:p>
        </w:tc>
      </w:tr>
      <w:tr w:rsidR="00744DEA" w:rsidRPr="000825D8" w14:paraId="6D0588A7" w14:textId="77777777" w:rsidTr="00735E79">
        <w:trPr>
          <w:trHeight w:val="364"/>
        </w:trPr>
        <w:tc>
          <w:tcPr>
            <w:tcW w:w="5000" w:type="pct"/>
            <w:gridSpan w:val="3"/>
            <w:tcBorders>
              <w:top w:val="single" w:sz="4" w:space="0" w:color="auto"/>
              <w:bottom w:val="single" w:sz="4" w:space="0" w:color="auto"/>
            </w:tcBorders>
            <w:noWrap/>
            <w:vAlign w:val="top"/>
          </w:tcPr>
          <w:p w14:paraId="53D35234" w14:textId="43037553" w:rsidR="00744DEA" w:rsidRPr="00E54FDB" w:rsidRDefault="00744DEA" w:rsidP="00744DEA">
            <w:pPr>
              <w:pStyle w:val="TablesHeadingGSCyan"/>
              <w:framePr w:hSpace="0" w:wrap="auto" w:vAnchor="margin" w:hAnchor="text" w:yAlign="inline"/>
              <w:rPr>
                <w:rFonts w:ascii="Segoe UI Symbol" w:hAnsi="Segoe UI Symbol" w:cs="Segoe UI Symbol"/>
                <w:caps w:val="0"/>
                <w:color w:val="4D4D4C"/>
                <w:sz w:val="20"/>
                <w:szCs w:val="20"/>
              </w:rPr>
            </w:pPr>
            <w:r w:rsidRPr="00770304">
              <w:rPr>
                <w:caps w:val="0"/>
                <w:sz w:val="20"/>
                <w:szCs w:val="22"/>
              </w:rPr>
              <w:t>If the answ</w:t>
            </w:r>
            <w:r w:rsidRPr="00813E0B">
              <w:rPr>
                <w:caps w:val="0"/>
                <w:sz w:val="20"/>
                <w:szCs w:val="22"/>
              </w:rPr>
              <w:t xml:space="preserve">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44DEA" w:rsidRPr="000825D8" w14:paraId="3E2030E9" w14:textId="77777777" w:rsidTr="00735E79">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74352B5B" w14:textId="77777777" w:rsidR="00BF1765" w:rsidRDefault="00BF1765" w:rsidP="00BF1765">
            <w:pPr>
              <w:pStyle w:val="TablesHeadingGSCyan"/>
              <w:framePr w:hSpace="0" w:wrap="auto" w:vAnchor="margin" w:hAnchor="text" w:yAlign="inline"/>
              <w:spacing w:line="276" w:lineRule="auto"/>
              <w:rPr>
                <w:ins w:id="991" w:author="Anshika Gupta" w:date="2023-06-27T08:26:00Z"/>
                <w:rStyle w:val="SmartLink1"/>
                <w:u w:val="none"/>
              </w:rPr>
            </w:pPr>
            <w:ins w:id="992" w:author="Anshika Gupta" w:date="2023-06-27T08:26:00Z">
              <w:r w:rsidRPr="00BF2666">
                <w:rPr>
                  <w:i/>
                  <w:iCs/>
                  <w:caps w:val="0"/>
                  <w:color w:val="4D4D4C"/>
                  <w:sz w:val="20"/>
                  <w:szCs w:val="20"/>
                </w:rPr>
                <w:t>Please add text here</w:t>
              </w:r>
              <w:r>
                <w:rPr>
                  <w:i/>
                  <w:iCs/>
                  <w:caps w:val="0"/>
                  <w:color w:val="4D4D4C"/>
                  <w:sz w:val="20"/>
                  <w:szCs w:val="20"/>
                </w:rPr>
                <w:t>….</w:t>
              </w:r>
            </w:ins>
          </w:p>
          <w:p w14:paraId="5D9C66C9" w14:textId="77777777" w:rsidR="00744DEA" w:rsidRDefault="00744DEA" w:rsidP="00744DEA">
            <w:pPr>
              <w:pStyle w:val="TablesHeadingGSCyan"/>
              <w:framePr w:hSpace="0" w:wrap="auto" w:vAnchor="margin" w:hAnchor="text" w:yAlign="inline"/>
              <w:rPr>
                <w:ins w:id="993" w:author="Anshika Gupta" w:date="2023-06-27T08:26:00Z"/>
                <w:rFonts w:ascii="Segoe UI Symbol" w:hAnsi="Segoe UI Symbol" w:cs="Segoe UI Symbol"/>
                <w:caps w:val="0"/>
                <w:color w:val="515151" w:themeColor="text1"/>
                <w:sz w:val="20"/>
                <w:szCs w:val="20"/>
              </w:rPr>
            </w:pPr>
          </w:p>
          <w:p w14:paraId="1B12DFCB" w14:textId="77777777" w:rsidR="00BF1765" w:rsidRPr="00BF1765" w:rsidRDefault="00BF1765" w:rsidP="00BF1765"/>
        </w:tc>
      </w:tr>
      <w:tr w:rsidR="00744DEA" w:rsidRPr="005E36C8" w14:paraId="4173EF87" w14:textId="77777777" w:rsidTr="00735E79">
        <w:trPr>
          <w:trHeight w:val="364"/>
        </w:trPr>
        <w:tc>
          <w:tcPr>
            <w:tcW w:w="5000" w:type="pct"/>
            <w:gridSpan w:val="3"/>
            <w:tcBorders>
              <w:top w:val="single" w:sz="4" w:space="0" w:color="auto"/>
              <w:bottom w:val="single" w:sz="4" w:space="0" w:color="auto"/>
            </w:tcBorders>
            <w:noWrap/>
            <w:vAlign w:val="top"/>
          </w:tcPr>
          <w:p w14:paraId="53F036D2" w14:textId="77777777" w:rsidR="00744DEA" w:rsidRPr="005E36C8" w:rsidRDefault="00744DEA" w:rsidP="00744DEA">
            <w:pPr>
              <w:rPr>
                <w:caps/>
                <w:sz w:val="20"/>
                <w:szCs w:val="20"/>
              </w:rPr>
            </w:pPr>
            <w:r w:rsidRPr="002D52A6">
              <w:rPr>
                <w:color w:val="00B9BD" w:themeColor="accent1"/>
                <w:sz w:val="20"/>
                <w:szCs w:val="22"/>
              </w:rPr>
              <w:t>Would the project involve or lead to:</w:t>
            </w:r>
          </w:p>
        </w:tc>
      </w:tr>
      <w:tr w:rsidR="00744DEA" w:rsidRPr="005E36C8" w14:paraId="77BF4A3B"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17B8F4B3" w14:textId="632DEA23" w:rsidR="00744DEA" w:rsidRPr="005E36C8" w:rsidRDefault="00744DEA" w:rsidP="00744DEA">
            <w:pPr>
              <w:pStyle w:val="TablesHeadingGSCyan"/>
              <w:framePr w:hSpace="0" w:wrap="auto" w:vAnchor="margin" w:hAnchor="text" w:yAlign="inline"/>
              <w:rPr>
                <w:caps w:val="0"/>
                <w:color w:val="4D4D4C"/>
                <w:sz w:val="20"/>
                <w:szCs w:val="22"/>
              </w:rPr>
            </w:pPr>
            <w:r w:rsidRPr="003C454C">
              <w:rPr>
                <w:rStyle w:val="SmartLink1"/>
                <w:sz w:val="20"/>
                <w:szCs w:val="22"/>
              </w:rPr>
              <w:fldChar w:fldCharType="begin"/>
            </w:r>
            <w:r w:rsidRPr="003C454C">
              <w:rPr>
                <w:rStyle w:val="SmartLink1"/>
                <w:sz w:val="20"/>
                <w:szCs w:val="22"/>
              </w:rPr>
              <w:instrText xml:space="preserve"> REF _Ref136352906 \r \h </w:instrText>
            </w:r>
            <w:r>
              <w:rPr>
                <w:rStyle w:val="SmartLink1"/>
                <w:sz w:val="20"/>
                <w:szCs w:val="22"/>
              </w:rPr>
              <w:instrText xml:space="preserve"> \* MERGEFORMAT </w:instrText>
            </w:r>
            <w:r w:rsidRPr="003C454C">
              <w:rPr>
                <w:rStyle w:val="SmartLink1"/>
                <w:sz w:val="20"/>
                <w:szCs w:val="22"/>
              </w:rPr>
            </w:r>
            <w:r w:rsidRPr="003C454C">
              <w:rPr>
                <w:rStyle w:val="SmartLink1"/>
                <w:sz w:val="20"/>
                <w:szCs w:val="22"/>
              </w:rPr>
              <w:fldChar w:fldCharType="separate"/>
            </w:r>
            <w:r w:rsidRPr="003C454C">
              <w:rPr>
                <w:rStyle w:val="SmartLink1"/>
                <w:sz w:val="20"/>
                <w:szCs w:val="22"/>
              </w:rPr>
              <w:t>P.9.6.1 |</w:t>
            </w:r>
            <w:r w:rsidRPr="003C454C">
              <w:rPr>
                <w:rStyle w:val="SmartLink1"/>
                <w:sz w:val="20"/>
                <w:szCs w:val="22"/>
              </w:rPr>
              <w:fldChar w:fldCharType="end"/>
            </w:r>
          </w:p>
        </w:tc>
        <w:tc>
          <w:tcPr>
            <w:tcW w:w="3285" w:type="pct"/>
            <w:tcBorders>
              <w:top w:val="single" w:sz="4" w:space="0" w:color="auto"/>
              <w:bottom w:val="single" w:sz="4" w:space="0" w:color="auto"/>
              <w:right w:val="single" w:sz="4" w:space="0" w:color="auto"/>
            </w:tcBorders>
            <w:vAlign w:val="top"/>
          </w:tcPr>
          <w:p w14:paraId="2D9024A9" w14:textId="66C78BB5" w:rsidR="00744DEA" w:rsidRPr="005E36C8" w:rsidRDefault="00744DEA" w:rsidP="00744DEA">
            <w:pPr>
              <w:pStyle w:val="TablesHeadingGSCyan"/>
              <w:framePr w:hSpace="0" w:wrap="auto" w:vAnchor="margin" w:hAnchor="text" w:yAlign="inline"/>
              <w:rPr>
                <w:caps w:val="0"/>
                <w:color w:val="4D4D4C"/>
                <w:sz w:val="20"/>
                <w:szCs w:val="20"/>
              </w:rPr>
            </w:pPr>
            <w:r w:rsidRPr="005E36C8">
              <w:t xml:space="preserve"> </w:t>
            </w:r>
            <w:r w:rsidRPr="00202942">
              <w:rPr>
                <w:caps w:val="0"/>
                <w:color w:val="4D4D4C"/>
                <w:sz w:val="20"/>
                <w:szCs w:val="20"/>
              </w:rPr>
              <w:t>chemical pesticides use for pest management?</w:t>
            </w:r>
          </w:p>
        </w:tc>
        <w:tc>
          <w:tcPr>
            <w:tcW w:w="954" w:type="pct"/>
            <w:tcBorders>
              <w:top w:val="single" w:sz="4" w:space="0" w:color="auto"/>
              <w:left w:val="single" w:sz="4" w:space="0" w:color="auto"/>
              <w:bottom w:val="single" w:sz="4" w:space="0" w:color="auto"/>
            </w:tcBorders>
            <w:vAlign w:val="top"/>
          </w:tcPr>
          <w:p w14:paraId="0DDB32A0" w14:textId="2A323A67" w:rsidR="00744DEA" w:rsidRPr="005E36C8" w:rsidDel="00FB5485"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918469324"/>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YES</w:t>
            </w:r>
          </w:p>
          <w:p w14:paraId="2D31E5B0" w14:textId="32556539" w:rsidR="00744DEA" w:rsidRPr="005E36C8" w:rsidDel="00FB5485" w:rsidRDefault="00573249" w:rsidP="00744DEA">
            <w:sdt>
              <w:sdtPr>
                <w:rPr>
                  <w:caps/>
                  <w:sz w:val="20"/>
                  <w:szCs w:val="20"/>
                </w:rPr>
                <w:id w:val="-497649063"/>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sz w:val="20"/>
                    <w:szCs w:val="20"/>
                  </w:rPr>
                  <w:t>☐</w:t>
                </w:r>
              </w:sdtContent>
            </w:sdt>
            <w:r w:rsidR="00744DEA" w:rsidRPr="005E36C8" w:rsidDel="00FB5485">
              <w:rPr>
                <w:caps/>
                <w:sz w:val="20"/>
                <w:szCs w:val="20"/>
              </w:rPr>
              <w:t xml:space="preserve"> POTENTIALLY</w:t>
            </w:r>
          </w:p>
          <w:p w14:paraId="6E45684D" w14:textId="674BFC04"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340126114"/>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NO</w:t>
            </w:r>
          </w:p>
        </w:tc>
      </w:tr>
      <w:tr w:rsidR="00744DEA" w:rsidRPr="005E36C8" w14:paraId="554FA6C2"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008FA7CF" w14:textId="23E89487" w:rsidR="00744DEA" w:rsidRPr="00202942" w:rsidRDefault="00744DEA" w:rsidP="00744DEA">
            <w:pPr>
              <w:pStyle w:val="TablesHeadingGSCyan"/>
              <w:framePr w:hSpace="0" w:wrap="auto" w:vAnchor="margin" w:hAnchor="text" w:yAlign="inline"/>
              <w:rPr>
                <w:rStyle w:val="SmartLink1"/>
                <w:sz w:val="20"/>
              </w:rPr>
            </w:pPr>
            <w:r w:rsidRPr="00202942">
              <w:rPr>
                <w:rStyle w:val="SmartLink1"/>
                <w:sz w:val="20"/>
              </w:rPr>
              <w:fldChar w:fldCharType="begin"/>
            </w:r>
            <w:r w:rsidRPr="00202942">
              <w:rPr>
                <w:rStyle w:val="SmartLink1"/>
                <w:sz w:val="20"/>
              </w:rPr>
              <w:instrText xml:space="preserve"> REF _Ref136355013 \w \h </w:instrText>
            </w:r>
            <w:r>
              <w:rPr>
                <w:rStyle w:val="SmartLink1"/>
                <w:sz w:val="20"/>
              </w:rPr>
              <w:instrText xml:space="preserve"> \* MERGEFORMAT </w:instrText>
            </w:r>
            <w:r w:rsidRPr="00202942">
              <w:rPr>
                <w:rStyle w:val="SmartLink1"/>
                <w:sz w:val="20"/>
              </w:rPr>
            </w:r>
            <w:r w:rsidRPr="00202942">
              <w:rPr>
                <w:rStyle w:val="SmartLink1"/>
                <w:sz w:val="20"/>
              </w:rPr>
              <w:fldChar w:fldCharType="separate"/>
            </w:r>
            <w:r w:rsidRPr="00202942">
              <w:rPr>
                <w:rStyle w:val="SmartLink1"/>
                <w:sz w:val="20"/>
              </w:rPr>
              <w:t>P.9.6.4 |</w:t>
            </w:r>
            <w:r w:rsidRPr="00202942">
              <w:rPr>
                <w:rStyle w:val="SmartLink1"/>
                <w:sz w:val="20"/>
              </w:rPr>
              <w:fldChar w:fldCharType="end"/>
            </w:r>
          </w:p>
        </w:tc>
        <w:tc>
          <w:tcPr>
            <w:tcW w:w="3285" w:type="pct"/>
            <w:tcBorders>
              <w:top w:val="single" w:sz="4" w:space="0" w:color="auto"/>
              <w:bottom w:val="single" w:sz="4" w:space="0" w:color="auto"/>
              <w:right w:val="single" w:sz="4" w:space="0" w:color="auto"/>
            </w:tcBorders>
            <w:vAlign w:val="top"/>
          </w:tcPr>
          <w:p w14:paraId="222552BE" w14:textId="10479226" w:rsidR="00744DEA" w:rsidRPr="005E36C8" w:rsidRDefault="00744DEA" w:rsidP="00744DEA">
            <w:pPr>
              <w:pStyle w:val="TablesHeadingGSCyan"/>
              <w:framePr w:hSpace="0" w:wrap="auto" w:vAnchor="margin" w:hAnchor="text" w:yAlign="inline"/>
              <w:rPr>
                <w:caps w:val="0"/>
                <w:color w:val="4D4D4C"/>
                <w:sz w:val="20"/>
                <w:szCs w:val="20"/>
              </w:rPr>
            </w:pPr>
            <w:r>
              <w:rPr>
                <w:caps w:val="0"/>
                <w:color w:val="4D4D4C"/>
                <w:sz w:val="20"/>
                <w:szCs w:val="20"/>
              </w:rPr>
              <w:t xml:space="preserve">If answer to question above is “yes” or “potentially”, does project has documented </w:t>
            </w:r>
            <w:del w:id="994" w:author="Anshika Gupta" w:date="2023-06-27T09:51:00Z">
              <w:r w:rsidRPr="00202942" w:rsidDel="005C7065">
                <w:rPr>
                  <w:caps w:val="0"/>
                  <w:color w:val="4D4D4C"/>
                  <w:sz w:val="20"/>
                  <w:szCs w:val="20"/>
                </w:rPr>
                <w:delText xml:space="preserve"> </w:delText>
              </w:r>
            </w:del>
            <w:r w:rsidRPr="00202942">
              <w:rPr>
                <w:caps w:val="0"/>
                <w:color w:val="4D4D4C"/>
                <w:sz w:val="20"/>
                <w:szCs w:val="20"/>
              </w:rPr>
              <w:t>Chemical Pesticides Policy</w:t>
            </w:r>
            <w:r>
              <w:rPr>
                <w:caps w:val="0"/>
                <w:color w:val="4D4D4C"/>
                <w:sz w:val="20"/>
                <w:szCs w:val="20"/>
              </w:rPr>
              <w:t xml:space="preserve"> in place?</w:t>
            </w:r>
          </w:p>
        </w:tc>
        <w:tc>
          <w:tcPr>
            <w:tcW w:w="954" w:type="pct"/>
            <w:tcBorders>
              <w:top w:val="single" w:sz="4" w:space="0" w:color="auto"/>
              <w:left w:val="single" w:sz="4" w:space="0" w:color="auto"/>
              <w:bottom w:val="single" w:sz="4" w:space="0" w:color="auto"/>
            </w:tcBorders>
            <w:vAlign w:val="top"/>
          </w:tcPr>
          <w:p w14:paraId="0CE412C0" w14:textId="597EA561" w:rsidR="00744DEA" w:rsidRPr="005E36C8" w:rsidDel="00FB5485"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508703079"/>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YES</w:t>
            </w:r>
          </w:p>
          <w:p w14:paraId="24B018EB" w14:textId="7E937DEF" w:rsidR="00744DEA" w:rsidRPr="005E36C8" w:rsidDel="00FB5485" w:rsidRDefault="00573249" w:rsidP="00744DEA">
            <w:sdt>
              <w:sdtPr>
                <w:rPr>
                  <w:caps/>
                  <w:sz w:val="20"/>
                  <w:szCs w:val="20"/>
                </w:rPr>
                <w:id w:val="544335829"/>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sz w:val="20"/>
                    <w:szCs w:val="20"/>
                  </w:rPr>
                  <w:t>☐</w:t>
                </w:r>
              </w:sdtContent>
            </w:sdt>
            <w:r w:rsidR="00744DEA" w:rsidRPr="005E36C8" w:rsidDel="00FB5485">
              <w:rPr>
                <w:caps/>
                <w:sz w:val="20"/>
                <w:szCs w:val="20"/>
              </w:rPr>
              <w:t xml:space="preserve"> </w:t>
            </w:r>
            <w:r w:rsidR="00744DEA" w:rsidDel="00FB5485">
              <w:rPr>
                <w:caps/>
                <w:sz w:val="20"/>
                <w:szCs w:val="20"/>
              </w:rPr>
              <w:t>No</w:t>
            </w:r>
          </w:p>
          <w:p w14:paraId="12B8C44E" w14:textId="37B57F0C"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995222683"/>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w:t>
            </w:r>
            <w:r w:rsidR="00744DEA" w:rsidDel="00FB5485">
              <w:rPr>
                <w:caps w:val="0"/>
                <w:color w:val="4D4D4C"/>
                <w:sz w:val="20"/>
                <w:szCs w:val="20"/>
              </w:rPr>
              <w:t>NA</w:t>
            </w:r>
          </w:p>
        </w:tc>
      </w:tr>
      <w:tr w:rsidR="00744DEA" w:rsidRPr="005E36C8" w14:paraId="2B601720"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0AAEA414" w14:textId="2C96BAD6" w:rsidR="00744DEA" w:rsidRPr="00202942" w:rsidRDefault="00744DEA" w:rsidP="00744DEA">
            <w:pPr>
              <w:pStyle w:val="TablesHeadingGSCyan"/>
              <w:framePr w:hSpace="0" w:wrap="auto" w:vAnchor="margin" w:hAnchor="text" w:yAlign="inline"/>
              <w:rPr>
                <w:rStyle w:val="SmartLink1"/>
                <w:sz w:val="20"/>
              </w:rPr>
            </w:pPr>
            <w:r w:rsidRPr="00202942">
              <w:rPr>
                <w:rStyle w:val="SmartLink1"/>
                <w:sz w:val="20"/>
              </w:rPr>
              <w:fldChar w:fldCharType="begin"/>
            </w:r>
            <w:r w:rsidRPr="00202942">
              <w:rPr>
                <w:rStyle w:val="SmartLink1"/>
                <w:sz w:val="20"/>
              </w:rPr>
              <w:instrText xml:space="preserve"> REF _Ref136354752 \w \h </w:instrText>
            </w:r>
            <w:r>
              <w:rPr>
                <w:rStyle w:val="SmartLink1"/>
                <w:sz w:val="20"/>
              </w:rPr>
              <w:instrText xml:space="preserve"> \* MERGEFORMAT </w:instrText>
            </w:r>
            <w:r w:rsidRPr="00202942">
              <w:rPr>
                <w:rStyle w:val="SmartLink1"/>
                <w:sz w:val="20"/>
              </w:rPr>
            </w:r>
            <w:r w:rsidRPr="00202942">
              <w:rPr>
                <w:rStyle w:val="SmartLink1"/>
                <w:sz w:val="20"/>
              </w:rPr>
              <w:fldChar w:fldCharType="separate"/>
            </w:r>
            <w:r w:rsidRPr="00202942">
              <w:rPr>
                <w:rStyle w:val="SmartLink1"/>
                <w:sz w:val="20"/>
              </w:rPr>
              <w:t>P.9.6.5 |</w:t>
            </w:r>
            <w:r w:rsidRPr="00202942">
              <w:rPr>
                <w:rStyle w:val="SmartLink1"/>
                <w:sz w:val="20"/>
              </w:rPr>
              <w:fldChar w:fldCharType="end"/>
            </w:r>
          </w:p>
        </w:tc>
        <w:tc>
          <w:tcPr>
            <w:tcW w:w="3285" w:type="pct"/>
            <w:tcBorders>
              <w:top w:val="single" w:sz="4" w:space="0" w:color="auto"/>
              <w:bottom w:val="single" w:sz="4" w:space="0" w:color="auto"/>
              <w:right w:val="single" w:sz="4" w:space="0" w:color="auto"/>
            </w:tcBorders>
            <w:vAlign w:val="top"/>
          </w:tcPr>
          <w:p w14:paraId="68D936EE" w14:textId="06D2054D" w:rsidR="00744DEA" w:rsidRDefault="00744DEA" w:rsidP="00744DEA">
            <w:pPr>
              <w:pStyle w:val="TablesHeadingGSCyan"/>
              <w:framePr w:hSpace="0" w:wrap="auto" w:vAnchor="margin" w:hAnchor="text" w:yAlign="inline"/>
              <w:rPr>
                <w:caps w:val="0"/>
                <w:color w:val="4D4D4C"/>
                <w:sz w:val="20"/>
                <w:szCs w:val="20"/>
              </w:rPr>
            </w:pPr>
            <w:r w:rsidRPr="00202942">
              <w:rPr>
                <w:caps w:val="0"/>
                <w:color w:val="4D4D4C"/>
                <w:sz w:val="20"/>
                <w:szCs w:val="20"/>
              </w:rPr>
              <w:t>purchase, store, use, manufacture, or trade in Class II (moderately hazardous) pesticides</w:t>
            </w:r>
            <w:r>
              <w:rPr>
                <w:caps w:val="0"/>
                <w:color w:val="4D4D4C"/>
                <w:sz w:val="20"/>
                <w:szCs w:val="20"/>
              </w:rPr>
              <w:t>?</w:t>
            </w:r>
          </w:p>
        </w:tc>
        <w:tc>
          <w:tcPr>
            <w:tcW w:w="954" w:type="pct"/>
            <w:tcBorders>
              <w:top w:val="single" w:sz="4" w:space="0" w:color="auto"/>
              <w:left w:val="single" w:sz="4" w:space="0" w:color="auto"/>
              <w:bottom w:val="single" w:sz="4" w:space="0" w:color="auto"/>
            </w:tcBorders>
            <w:vAlign w:val="top"/>
          </w:tcPr>
          <w:p w14:paraId="6D3E55D4" w14:textId="414EFB36" w:rsidR="00744DEA" w:rsidRPr="005E36C8" w:rsidDel="00FB5485"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599831698"/>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YES</w:t>
            </w:r>
          </w:p>
          <w:p w14:paraId="0B6FA8EB" w14:textId="50E773DB" w:rsidR="00744DEA" w:rsidRPr="005E36C8" w:rsidDel="00FB5485" w:rsidRDefault="00573249" w:rsidP="00744DEA">
            <w:sdt>
              <w:sdtPr>
                <w:rPr>
                  <w:caps/>
                  <w:sz w:val="20"/>
                  <w:szCs w:val="20"/>
                </w:rPr>
                <w:id w:val="63762491"/>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sz w:val="20"/>
                    <w:szCs w:val="20"/>
                  </w:rPr>
                  <w:t>☐</w:t>
                </w:r>
              </w:sdtContent>
            </w:sdt>
            <w:r w:rsidR="00744DEA" w:rsidRPr="005E36C8" w:rsidDel="00FB5485">
              <w:rPr>
                <w:caps/>
                <w:sz w:val="20"/>
                <w:szCs w:val="20"/>
              </w:rPr>
              <w:t xml:space="preserve"> POTENTIALLY</w:t>
            </w:r>
          </w:p>
          <w:p w14:paraId="701D33FB" w14:textId="02B32480" w:rsidR="00744DEA"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2004317353"/>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NO</w:t>
            </w:r>
          </w:p>
        </w:tc>
      </w:tr>
      <w:tr w:rsidR="00744DEA" w:rsidRPr="005E36C8" w14:paraId="0FC7B847"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4F0C2BBE" w14:textId="2D8A7BA2" w:rsidR="00744DEA" w:rsidRPr="00202942" w:rsidRDefault="00744DEA" w:rsidP="00744DEA">
            <w:pPr>
              <w:pStyle w:val="TablesHeadingGSCyan"/>
              <w:framePr w:hSpace="0" w:wrap="auto" w:vAnchor="margin" w:hAnchor="text" w:yAlign="inline"/>
              <w:rPr>
                <w:rStyle w:val="SmartLink1"/>
                <w:sz w:val="20"/>
              </w:rPr>
            </w:pPr>
            <w:r w:rsidRPr="00202942">
              <w:rPr>
                <w:rStyle w:val="SmartLink1"/>
                <w:sz w:val="20"/>
              </w:rPr>
              <w:fldChar w:fldCharType="begin"/>
            </w:r>
            <w:r w:rsidRPr="00202942">
              <w:rPr>
                <w:rStyle w:val="SmartLink1"/>
                <w:sz w:val="20"/>
              </w:rPr>
              <w:instrText xml:space="preserve"> REF _Ref136354752 \w \h </w:instrText>
            </w:r>
            <w:r>
              <w:rPr>
                <w:rStyle w:val="SmartLink1"/>
                <w:sz w:val="20"/>
              </w:rPr>
              <w:instrText xml:space="preserve"> \* MERGEFORMAT </w:instrText>
            </w:r>
            <w:r w:rsidRPr="00202942">
              <w:rPr>
                <w:rStyle w:val="SmartLink1"/>
                <w:sz w:val="20"/>
              </w:rPr>
            </w:r>
            <w:r w:rsidRPr="00202942">
              <w:rPr>
                <w:rStyle w:val="SmartLink1"/>
                <w:sz w:val="20"/>
              </w:rPr>
              <w:fldChar w:fldCharType="separate"/>
            </w:r>
            <w:r w:rsidRPr="00202942">
              <w:rPr>
                <w:rStyle w:val="SmartLink1"/>
                <w:sz w:val="20"/>
              </w:rPr>
              <w:t>P.9.6.5 |</w:t>
            </w:r>
            <w:r w:rsidRPr="00202942">
              <w:rPr>
                <w:rStyle w:val="SmartLink1"/>
                <w:sz w:val="20"/>
              </w:rPr>
              <w:fldChar w:fldCharType="end"/>
            </w:r>
          </w:p>
        </w:tc>
        <w:tc>
          <w:tcPr>
            <w:tcW w:w="3285" w:type="pct"/>
            <w:tcBorders>
              <w:top w:val="single" w:sz="4" w:space="0" w:color="auto"/>
              <w:bottom w:val="single" w:sz="4" w:space="0" w:color="auto"/>
              <w:right w:val="single" w:sz="4" w:space="0" w:color="auto"/>
            </w:tcBorders>
            <w:vAlign w:val="top"/>
          </w:tcPr>
          <w:p w14:paraId="20F6FFA7" w14:textId="1AA5F37D" w:rsidR="00744DEA" w:rsidRPr="00202942" w:rsidRDefault="00744DEA" w:rsidP="00744DEA">
            <w:pPr>
              <w:pStyle w:val="TablesHeadingGSCyan"/>
              <w:framePr w:hSpace="0" w:wrap="auto" w:vAnchor="margin" w:hAnchor="text" w:yAlign="inline"/>
              <w:rPr>
                <w:caps w:val="0"/>
                <w:color w:val="4D4D4C"/>
                <w:sz w:val="20"/>
                <w:szCs w:val="20"/>
              </w:rPr>
            </w:pPr>
            <w:r>
              <w:rPr>
                <w:caps w:val="0"/>
                <w:color w:val="4D4D4C"/>
                <w:sz w:val="20"/>
                <w:szCs w:val="20"/>
              </w:rPr>
              <w:t xml:space="preserve">If answer to question above is “yes” or “potentially”, does </w:t>
            </w:r>
            <w:r w:rsidRPr="00202942">
              <w:rPr>
                <w:caps w:val="0"/>
                <w:color w:val="4D4D4C"/>
                <w:sz w:val="20"/>
                <w:szCs w:val="20"/>
              </w:rPr>
              <w:t>project has appropriate controls on manufacture, procurement, or distribution and/or use of these chemicals</w:t>
            </w:r>
            <w:r>
              <w:rPr>
                <w:caps w:val="0"/>
                <w:color w:val="4D4D4C"/>
                <w:sz w:val="20"/>
                <w:szCs w:val="20"/>
              </w:rPr>
              <w:t>?</w:t>
            </w:r>
          </w:p>
        </w:tc>
        <w:tc>
          <w:tcPr>
            <w:tcW w:w="954" w:type="pct"/>
            <w:tcBorders>
              <w:top w:val="single" w:sz="4" w:space="0" w:color="auto"/>
              <w:left w:val="single" w:sz="4" w:space="0" w:color="auto"/>
              <w:bottom w:val="single" w:sz="4" w:space="0" w:color="auto"/>
            </w:tcBorders>
            <w:vAlign w:val="top"/>
          </w:tcPr>
          <w:p w14:paraId="5BE72AC7" w14:textId="09953899" w:rsidR="00744DEA" w:rsidRPr="005E36C8" w:rsidDel="00FB5485"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862522416"/>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YES</w:t>
            </w:r>
          </w:p>
          <w:p w14:paraId="4E60EBE2" w14:textId="6238100D" w:rsidR="00744DEA" w:rsidRPr="005E36C8" w:rsidDel="00FB5485" w:rsidRDefault="00573249" w:rsidP="00744DEA">
            <w:sdt>
              <w:sdtPr>
                <w:rPr>
                  <w:caps/>
                  <w:sz w:val="20"/>
                  <w:szCs w:val="20"/>
                </w:rPr>
                <w:id w:val="-812406438"/>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sz w:val="20"/>
                    <w:szCs w:val="20"/>
                  </w:rPr>
                  <w:t>☐</w:t>
                </w:r>
              </w:sdtContent>
            </w:sdt>
            <w:r w:rsidR="00744DEA" w:rsidRPr="005E36C8" w:rsidDel="00FB5485">
              <w:rPr>
                <w:caps/>
                <w:sz w:val="20"/>
                <w:szCs w:val="20"/>
              </w:rPr>
              <w:t xml:space="preserve"> </w:t>
            </w:r>
            <w:r w:rsidR="00744DEA" w:rsidDel="00FB5485">
              <w:rPr>
                <w:caps/>
                <w:sz w:val="20"/>
                <w:szCs w:val="20"/>
              </w:rPr>
              <w:t>No</w:t>
            </w:r>
          </w:p>
          <w:p w14:paraId="3EBA6529" w14:textId="57BCF911" w:rsidR="00744DEA"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222942775"/>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w:t>
            </w:r>
            <w:r w:rsidR="00744DEA" w:rsidDel="00FB5485">
              <w:rPr>
                <w:caps w:val="0"/>
                <w:color w:val="4D4D4C"/>
                <w:sz w:val="20"/>
                <w:szCs w:val="20"/>
              </w:rPr>
              <w:t>NA</w:t>
            </w:r>
          </w:p>
        </w:tc>
      </w:tr>
      <w:tr w:rsidR="00744DEA" w:rsidRPr="005E36C8" w14:paraId="5876D456" w14:textId="77777777" w:rsidTr="00735E79">
        <w:trPr>
          <w:trHeight w:val="364"/>
        </w:trPr>
        <w:tc>
          <w:tcPr>
            <w:tcW w:w="5000" w:type="pct"/>
            <w:gridSpan w:val="3"/>
            <w:tcBorders>
              <w:top w:val="single" w:sz="4" w:space="0" w:color="auto"/>
              <w:bottom w:val="single" w:sz="4" w:space="0" w:color="auto"/>
            </w:tcBorders>
            <w:noWrap/>
            <w:vAlign w:val="top"/>
          </w:tcPr>
          <w:p w14:paraId="6BBD4E6E" w14:textId="46360DFE"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sidRPr="00FB2690">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744DEA" w:rsidRPr="005E36C8" w14:paraId="219890AF" w14:textId="77777777" w:rsidTr="00735E79">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5744B0E6" w14:textId="77777777" w:rsidR="00BF1765" w:rsidRDefault="00BF1765" w:rsidP="00BF1765">
            <w:pPr>
              <w:pStyle w:val="TablesHeadingGSCyan"/>
              <w:framePr w:hSpace="0" w:wrap="auto" w:vAnchor="margin" w:hAnchor="text" w:yAlign="inline"/>
              <w:spacing w:line="276" w:lineRule="auto"/>
              <w:rPr>
                <w:ins w:id="995" w:author="Anshika Gupta" w:date="2023-06-27T08:27:00Z"/>
                <w:rStyle w:val="SmartLink1"/>
                <w:u w:val="none"/>
              </w:rPr>
            </w:pPr>
            <w:ins w:id="996" w:author="Anshika Gupta" w:date="2023-06-27T08:27:00Z">
              <w:r w:rsidRPr="00BF2666">
                <w:rPr>
                  <w:i/>
                  <w:iCs/>
                  <w:caps w:val="0"/>
                  <w:color w:val="4D4D4C"/>
                  <w:sz w:val="20"/>
                  <w:szCs w:val="20"/>
                </w:rPr>
                <w:t>Please add text here</w:t>
              </w:r>
              <w:r>
                <w:rPr>
                  <w:i/>
                  <w:iCs/>
                  <w:caps w:val="0"/>
                  <w:color w:val="4D4D4C"/>
                  <w:sz w:val="20"/>
                  <w:szCs w:val="20"/>
                </w:rPr>
                <w:t>….</w:t>
              </w:r>
            </w:ins>
          </w:p>
          <w:p w14:paraId="78E25354" w14:textId="77777777" w:rsidR="00744DEA" w:rsidRDefault="00744DEA" w:rsidP="00744DEA">
            <w:pPr>
              <w:pStyle w:val="TablesHeadingGSCyan"/>
              <w:framePr w:hSpace="0" w:wrap="auto" w:vAnchor="margin" w:hAnchor="text" w:yAlign="inline"/>
              <w:spacing w:line="276" w:lineRule="auto"/>
              <w:rPr>
                <w:caps w:val="0"/>
                <w:color w:val="515151" w:themeColor="text1"/>
                <w:sz w:val="20"/>
                <w:szCs w:val="20"/>
              </w:rPr>
            </w:pPr>
          </w:p>
          <w:p w14:paraId="61BCC32D" w14:textId="6182FAF4" w:rsidR="00744DEA" w:rsidRPr="00202942" w:rsidRDefault="00744DEA" w:rsidP="00744DEA"/>
        </w:tc>
      </w:tr>
      <w:tr w:rsidR="00744DEA" w:rsidRPr="000825D8" w14:paraId="325D2EB0" w14:textId="77777777" w:rsidTr="00735E79">
        <w:trPr>
          <w:trHeight w:val="364"/>
        </w:trPr>
        <w:tc>
          <w:tcPr>
            <w:tcW w:w="5000" w:type="pct"/>
            <w:gridSpan w:val="3"/>
            <w:tcBorders>
              <w:top w:val="single" w:sz="4" w:space="0" w:color="auto"/>
              <w:bottom w:val="single" w:sz="4" w:space="0" w:color="auto"/>
            </w:tcBorders>
            <w:noWrap/>
            <w:vAlign w:val="top"/>
          </w:tcPr>
          <w:p w14:paraId="74F33C4C" w14:textId="47E20F5C" w:rsidR="00744DEA" w:rsidRPr="000825D8" w:rsidRDefault="00744DEA" w:rsidP="00744DEA">
            <w:pPr>
              <w:pStyle w:val="TablesHeadingGSCyan"/>
              <w:framePr w:hSpace="0" w:wrap="auto" w:vAnchor="margin" w:hAnchor="text" w:yAlign="inline"/>
              <w:spacing w:line="276" w:lineRule="auto"/>
              <w:rPr>
                <w:i/>
                <w:iCs/>
                <w:caps w:val="0"/>
                <w:color w:val="005B5E" w:themeColor="accent1" w:themeShade="7F"/>
                <w:sz w:val="24"/>
              </w:rPr>
            </w:pPr>
            <w:r w:rsidRPr="00202942">
              <w:rPr>
                <w:rStyle w:val="SmartLink1"/>
              </w:rPr>
              <w:fldChar w:fldCharType="begin"/>
            </w:r>
            <w:r w:rsidRPr="00202942">
              <w:rPr>
                <w:rStyle w:val="SmartLink1"/>
              </w:rPr>
              <w:instrText xml:space="preserve"> REF _Ref136355138 \w \h </w:instrText>
            </w:r>
            <w:r>
              <w:rPr>
                <w:rStyle w:val="SmartLink1"/>
              </w:rPr>
              <w:instrText xml:space="preserve"> \* MERGEFORMAT </w:instrText>
            </w:r>
            <w:r w:rsidRPr="00202942">
              <w:rPr>
                <w:rStyle w:val="SmartLink1"/>
              </w:rPr>
            </w:r>
            <w:r w:rsidRPr="00202942">
              <w:rPr>
                <w:rStyle w:val="SmartLink1"/>
              </w:rPr>
              <w:fldChar w:fldCharType="separate"/>
            </w:r>
            <w:r w:rsidRPr="00202942">
              <w:rPr>
                <w:rStyle w:val="SmartLink1"/>
              </w:rPr>
              <w:t>P.9.7 |</w:t>
            </w:r>
            <w:r w:rsidRPr="00202942">
              <w:rPr>
                <w:rStyle w:val="SmartLink1"/>
              </w:rPr>
              <w:fldChar w:fldCharType="end"/>
            </w:r>
            <w:r w:rsidRPr="00202942">
              <w:rPr>
                <w:rStyle w:val="SmartLink1"/>
              </w:rPr>
              <w:fldChar w:fldCharType="begin"/>
            </w:r>
            <w:r w:rsidRPr="00202942">
              <w:rPr>
                <w:rStyle w:val="SmartLink1"/>
              </w:rPr>
              <w:instrText xml:space="preserve"> REF _Ref136355144 \h </w:instrText>
            </w:r>
            <w:r>
              <w:rPr>
                <w:rStyle w:val="SmartLink1"/>
              </w:rPr>
              <w:instrText xml:space="preserve"> \* MERGEFORMAT </w:instrText>
            </w:r>
            <w:r w:rsidRPr="00202942">
              <w:rPr>
                <w:rStyle w:val="SmartLink1"/>
              </w:rPr>
            </w:r>
            <w:r w:rsidRPr="00202942">
              <w:rPr>
                <w:rStyle w:val="SmartLink1"/>
              </w:rPr>
              <w:fldChar w:fldCharType="separate"/>
            </w:r>
            <w:r w:rsidRPr="00202942">
              <w:rPr>
                <w:rStyle w:val="SmartLink1"/>
              </w:rPr>
              <w:t>Harvesting of Forests</w:t>
            </w:r>
            <w:r w:rsidRPr="00202942">
              <w:rPr>
                <w:rStyle w:val="SmartLink1"/>
              </w:rPr>
              <w:fldChar w:fldCharType="end"/>
            </w:r>
          </w:p>
        </w:tc>
      </w:tr>
      <w:tr w:rsidR="00744DEA" w:rsidRPr="000825D8" w14:paraId="5C3AE1A0"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21B3891B" w14:textId="0F538A66" w:rsidR="00744DEA" w:rsidRPr="00202942" w:rsidDel="00202942" w:rsidRDefault="00744DEA" w:rsidP="00744DEA">
            <w:pPr>
              <w:pStyle w:val="TablesHeadingGSCyan"/>
              <w:framePr w:hSpace="0" w:wrap="auto" w:vAnchor="margin" w:hAnchor="text" w:yAlign="inline"/>
              <w:rPr>
                <w:caps w:val="0"/>
                <w:color w:val="4D4D4C"/>
              </w:rPr>
            </w:pPr>
            <w:r w:rsidRPr="00F4464A">
              <w:rPr>
                <w:rStyle w:val="SmartLink1"/>
                <w:sz w:val="20"/>
              </w:rPr>
              <w:fldChar w:fldCharType="begin"/>
            </w:r>
            <w:r w:rsidRPr="00F4464A">
              <w:rPr>
                <w:rStyle w:val="SmartLink1"/>
                <w:sz w:val="20"/>
              </w:rPr>
              <w:instrText xml:space="preserve"> REF _Ref136394820 \w \h </w:instrText>
            </w:r>
            <w:r>
              <w:rPr>
                <w:rStyle w:val="SmartLink1"/>
                <w:sz w:val="20"/>
              </w:rPr>
              <w:instrText xml:space="preserve"> \* MERGEFORMAT </w:instrText>
            </w:r>
            <w:r w:rsidRPr="00F4464A">
              <w:rPr>
                <w:rStyle w:val="SmartLink1"/>
                <w:sz w:val="20"/>
              </w:rPr>
            </w:r>
            <w:r w:rsidRPr="00F4464A">
              <w:rPr>
                <w:rStyle w:val="SmartLink1"/>
                <w:sz w:val="20"/>
              </w:rPr>
              <w:fldChar w:fldCharType="separate"/>
            </w:r>
            <w:r w:rsidRPr="00F4464A">
              <w:rPr>
                <w:rStyle w:val="SmartLink1"/>
                <w:sz w:val="20"/>
              </w:rPr>
              <w:t>P.9.7.1 |</w:t>
            </w:r>
            <w:r w:rsidRPr="00F4464A">
              <w:rPr>
                <w:rStyle w:val="SmartLink1"/>
                <w:sz w:val="20"/>
              </w:rPr>
              <w:fldChar w:fldCharType="end"/>
            </w:r>
          </w:p>
        </w:tc>
        <w:tc>
          <w:tcPr>
            <w:tcW w:w="3285" w:type="pct"/>
            <w:tcBorders>
              <w:top w:val="single" w:sz="4" w:space="0" w:color="auto"/>
              <w:left w:val="single" w:sz="4" w:space="0" w:color="auto"/>
              <w:bottom w:val="single" w:sz="4" w:space="0" w:color="auto"/>
              <w:right w:val="single" w:sz="4" w:space="0" w:color="auto"/>
            </w:tcBorders>
          </w:tcPr>
          <w:p w14:paraId="7F9F9165" w14:textId="756290C6" w:rsidR="00744DEA" w:rsidRPr="0035409D" w:rsidDel="00202942" w:rsidRDefault="00744DEA" w:rsidP="00744DEA">
            <w:pPr>
              <w:pStyle w:val="TablesHeadingGSCyan"/>
              <w:framePr w:hSpace="0" w:wrap="auto" w:vAnchor="margin" w:hAnchor="text" w:yAlign="inline"/>
              <w:rPr>
                <w:caps w:val="0"/>
                <w:color w:val="4D4D4C"/>
                <w:sz w:val="20"/>
                <w:szCs w:val="20"/>
              </w:rPr>
            </w:pPr>
            <w:r w:rsidRPr="0035409D">
              <w:rPr>
                <w:caps w:val="0"/>
                <w:color w:val="4D4D4C"/>
                <w:sz w:val="20"/>
                <w:szCs w:val="20"/>
              </w:rPr>
              <w:t>Does the project have a risk of unsustainable forest management, including timber harvesting?</w:t>
            </w:r>
          </w:p>
        </w:tc>
        <w:tc>
          <w:tcPr>
            <w:tcW w:w="954" w:type="pct"/>
            <w:tcBorders>
              <w:top w:val="single" w:sz="4" w:space="0" w:color="auto"/>
              <w:left w:val="single" w:sz="4" w:space="0" w:color="auto"/>
              <w:bottom w:val="single" w:sz="4" w:space="0" w:color="auto"/>
            </w:tcBorders>
          </w:tcPr>
          <w:p w14:paraId="7C610127" w14:textId="3D3FA19E" w:rsidR="00744DEA" w:rsidRPr="00E54FDB" w:rsidDel="00FB5485" w:rsidRDefault="00744DEA" w:rsidP="00744DEA">
            <w:pPr>
              <w:pStyle w:val="TablesHeadingGSCyan"/>
              <w:framePr w:hSpace="0" w:wrap="auto" w:vAnchor="margin" w:hAnchor="text" w:yAlign="inline"/>
              <w:rPr>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YES</w:t>
            </w:r>
          </w:p>
          <w:p w14:paraId="6C002290" w14:textId="45B768A6" w:rsidR="00744DEA" w:rsidRPr="00202942" w:rsidDel="00202942" w:rsidRDefault="00744DEA" w:rsidP="00744DEA">
            <w:pPr>
              <w:pStyle w:val="TablesHeadingGSCyan"/>
              <w:framePr w:hSpace="0" w:wrap="auto" w:vAnchor="margin" w:hAnchor="text" w:yAlign="inline"/>
              <w:spacing w:line="276" w:lineRule="auto"/>
              <w:rPr>
                <w:caps w:val="0"/>
                <w:color w:val="4D4D4C"/>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NO</w:t>
            </w:r>
          </w:p>
        </w:tc>
      </w:tr>
      <w:tr w:rsidR="00744DEA" w:rsidRPr="000825D8" w14:paraId="3CD1034F"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1B5042C2" w14:textId="7F2A746A" w:rsidR="00744DEA" w:rsidRPr="00202942" w:rsidDel="00202942" w:rsidRDefault="00744DEA" w:rsidP="00744DEA">
            <w:pPr>
              <w:pStyle w:val="TablesHeadingGSCyan"/>
              <w:framePr w:hSpace="0" w:wrap="auto" w:vAnchor="margin" w:hAnchor="text" w:yAlign="inline"/>
              <w:spacing w:line="276" w:lineRule="auto"/>
              <w:rPr>
                <w:caps w:val="0"/>
                <w:color w:val="4D4D4C"/>
              </w:rPr>
            </w:pPr>
            <w:r w:rsidRPr="00F4464A">
              <w:rPr>
                <w:rStyle w:val="SmartLink1"/>
                <w:sz w:val="20"/>
              </w:rPr>
              <w:fldChar w:fldCharType="begin"/>
            </w:r>
            <w:r w:rsidRPr="00F4464A">
              <w:rPr>
                <w:rStyle w:val="SmartLink1"/>
                <w:sz w:val="20"/>
              </w:rPr>
              <w:instrText xml:space="preserve"> REF _Ref136394820 \w \h </w:instrText>
            </w:r>
            <w:r>
              <w:rPr>
                <w:rStyle w:val="SmartLink1"/>
                <w:sz w:val="20"/>
              </w:rPr>
              <w:instrText xml:space="preserve"> \* MERGEFORMAT </w:instrText>
            </w:r>
            <w:r w:rsidRPr="00F4464A">
              <w:rPr>
                <w:rStyle w:val="SmartLink1"/>
                <w:sz w:val="20"/>
              </w:rPr>
            </w:r>
            <w:r w:rsidRPr="00F4464A">
              <w:rPr>
                <w:rStyle w:val="SmartLink1"/>
                <w:sz w:val="20"/>
              </w:rPr>
              <w:fldChar w:fldCharType="separate"/>
            </w:r>
            <w:r w:rsidRPr="00F4464A">
              <w:rPr>
                <w:rStyle w:val="SmartLink1"/>
                <w:sz w:val="20"/>
              </w:rPr>
              <w:t>P.9.7.1 |</w:t>
            </w:r>
            <w:r w:rsidRPr="00F4464A">
              <w:rPr>
                <w:rStyle w:val="SmartLink1"/>
                <w:sz w:val="20"/>
              </w:rPr>
              <w:fldChar w:fldCharType="end"/>
            </w:r>
          </w:p>
        </w:tc>
        <w:tc>
          <w:tcPr>
            <w:tcW w:w="3285" w:type="pct"/>
            <w:tcBorders>
              <w:top w:val="single" w:sz="4" w:space="0" w:color="auto"/>
              <w:left w:val="single" w:sz="4" w:space="0" w:color="auto"/>
              <w:bottom w:val="single" w:sz="4" w:space="0" w:color="auto"/>
              <w:right w:val="single" w:sz="4" w:space="0" w:color="auto"/>
            </w:tcBorders>
          </w:tcPr>
          <w:p w14:paraId="711DD5FB" w14:textId="5583D74D" w:rsidR="00744DEA" w:rsidRDefault="00744DEA" w:rsidP="00744DEA">
            <w:pPr>
              <w:pStyle w:val="TablesHeadingGSCyan"/>
              <w:framePr w:hSpace="0" w:wrap="auto" w:vAnchor="margin" w:hAnchor="text" w:yAlign="inline"/>
            </w:pPr>
            <w:r w:rsidRPr="00320FF5">
              <w:rPr>
                <w:caps w:val="0"/>
                <w:color w:val="4D4D4C"/>
                <w:sz w:val="20"/>
                <w:szCs w:val="20"/>
              </w:rPr>
              <w:t>Does the project pose a risk of depleting biodiversity and ecosystem functionality in areas where improved forest management is undertaken?</w:t>
            </w:r>
          </w:p>
        </w:tc>
        <w:tc>
          <w:tcPr>
            <w:tcW w:w="954" w:type="pct"/>
            <w:tcBorders>
              <w:top w:val="single" w:sz="4" w:space="0" w:color="auto"/>
              <w:left w:val="single" w:sz="4" w:space="0" w:color="auto"/>
              <w:bottom w:val="single" w:sz="4" w:space="0" w:color="auto"/>
            </w:tcBorders>
          </w:tcPr>
          <w:p w14:paraId="3417E098" w14:textId="17FA4D55" w:rsidR="00744DEA" w:rsidRPr="00E54FDB" w:rsidDel="00FB5485" w:rsidRDefault="00744DEA" w:rsidP="00744DEA">
            <w:pPr>
              <w:pStyle w:val="TablesHeadingGSCyan"/>
              <w:framePr w:hSpace="0" w:wrap="auto" w:vAnchor="margin" w:hAnchor="text" w:yAlign="inline"/>
              <w:rPr>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YES</w:t>
            </w:r>
          </w:p>
          <w:p w14:paraId="20A6DF4B" w14:textId="0A78E739" w:rsidR="00744DEA" w:rsidRPr="00202942" w:rsidDel="00202942" w:rsidRDefault="00744DEA" w:rsidP="00744DEA">
            <w:pPr>
              <w:pStyle w:val="TablesHeadingGSCyan"/>
              <w:framePr w:hSpace="0" w:wrap="auto" w:vAnchor="margin" w:hAnchor="text" w:yAlign="inline"/>
              <w:spacing w:line="276" w:lineRule="auto"/>
              <w:rPr>
                <w:caps w:val="0"/>
                <w:color w:val="4D4D4C"/>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NO</w:t>
            </w:r>
          </w:p>
        </w:tc>
      </w:tr>
      <w:tr w:rsidR="00744DEA" w:rsidRPr="000825D8" w14:paraId="0598E3A9"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144E717A" w14:textId="4850C441" w:rsidR="00744DEA" w:rsidRPr="00202942" w:rsidDel="00202942" w:rsidRDefault="00744DEA" w:rsidP="00744DEA">
            <w:pPr>
              <w:pStyle w:val="TablesHeadingGSCyan"/>
              <w:framePr w:hSpace="0" w:wrap="auto" w:vAnchor="margin" w:hAnchor="text" w:yAlign="inline"/>
              <w:spacing w:line="276" w:lineRule="auto"/>
              <w:rPr>
                <w:caps w:val="0"/>
                <w:color w:val="4D4D4C"/>
              </w:rPr>
            </w:pPr>
            <w:r w:rsidRPr="00F4464A">
              <w:rPr>
                <w:rStyle w:val="SmartLink1"/>
                <w:sz w:val="20"/>
              </w:rPr>
              <w:fldChar w:fldCharType="begin"/>
            </w:r>
            <w:r w:rsidRPr="00F4464A">
              <w:rPr>
                <w:rStyle w:val="SmartLink1"/>
                <w:sz w:val="20"/>
              </w:rPr>
              <w:instrText xml:space="preserve"> REF _Ref136394820 \w \h </w:instrText>
            </w:r>
            <w:r>
              <w:rPr>
                <w:rStyle w:val="SmartLink1"/>
                <w:sz w:val="20"/>
              </w:rPr>
              <w:instrText xml:space="preserve"> \* MERGEFORMAT </w:instrText>
            </w:r>
            <w:r w:rsidRPr="00F4464A">
              <w:rPr>
                <w:rStyle w:val="SmartLink1"/>
                <w:sz w:val="20"/>
              </w:rPr>
            </w:r>
            <w:r w:rsidRPr="00F4464A">
              <w:rPr>
                <w:rStyle w:val="SmartLink1"/>
                <w:sz w:val="20"/>
              </w:rPr>
              <w:fldChar w:fldCharType="separate"/>
            </w:r>
            <w:r w:rsidRPr="00F4464A">
              <w:rPr>
                <w:rStyle w:val="SmartLink1"/>
                <w:sz w:val="20"/>
              </w:rPr>
              <w:t>P.9.7.1 |</w:t>
            </w:r>
            <w:r w:rsidRPr="00F4464A">
              <w:rPr>
                <w:rStyle w:val="SmartLink1"/>
                <w:sz w:val="20"/>
              </w:rPr>
              <w:fldChar w:fldCharType="end"/>
            </w:r>
          </w:p>
        </w:tc>
        <w:tc>
          <w:tcPr>
            <w:tcW w:w="3285" w:type="pct"/>
            <w:tcBorders>
              <w:top w:val="single" w:sz="4" w:space="0" w:color="auto"/>
              <w:left w:val="single" w:sz="4" w:space="0" w:color="auto"/>
              <w:bottom w:val="single" w:sz="4" w:space="0" w:color="auto"/>
              <w:right w:val="single" w:sz="4" w:space="0" w:color="auto"/>
            </w:tcBorders>
          </w:tcPr>
          <w:p w14:paraId="20640B1F" w14:textId="33B6ABC7" w:rsidR="00744DEA" w:rsidRPr="00320FF5" w:rsidRDefault="00744DEA" w:rsidP="00744DEA">
            <w:pPr>
              <w:pStyle w:val="TablesHeadingGSCyan"/>
              <w:framePr w:hSpace="0" w:wrap="auto" w:vAnchor="margin" w:hAnchor="text" w:yAlign="inline"/>
              <w:rPr>
                <w:caps w:val="0"/>
                <w:color w:val="4D4D4C"/>
                <w:sz w:val="20"/>
                <w:szCs w:val="20"/>
              </w:rPr>
            </w:pPr>
            <w:r w:rsidRPr="007043FE">
              <w:rPr>
                <w:caps w:val="0"/>
                <w:color w:val="4D4D4C"/>
                <w:sz w:val="20"/>
                <w:szCs w:val="20"/>
              </w:rPr>
              <w:t>Does the project risk not meeting requirements for environment-friendly, socially beneficial, and economically viable plantations using native species whenever possible?</w:t>
            </w:r>
          </w:p>
        </w:tc>
        <w:tc>
          <w:tcPr>
            <w:tcW w:w="954" w:type="pct"/>
            <w:tcBorders>
              <w:top w:val="single" w:sz="4" w:space="0" w:color="auto"/>
              <w:left w:val="single" w:sz="4" w:space="0" w:color="auto"/>
              <w:bottom w:val="single" w:sz="4" w:space="0" w:color="auto"/>
            </w:tcBorders>
          </w:tcPr>
          <w:p w14:paraId="0519951D" w14:textId="4EF1F162" w:rsidR="00744DEA" w:rsidRPr="00E54FDB" w:rsidDel="00FB5485" w:rsidRDefault="00744DEA" w:rsidP="00744DEA">
            <w:pPr>
              <w:pStyle w:val="TablesHeadingGSCyan"/>
              <w:framePr w:hSpace="0" w:wrap="auto" w:vAnchor="margin" w:hAnchor="text" w:yAlign="inline"/>
              <w:rPr>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YES</w:t>
            </w:r>
          </w:p>
          <w:p w14:paraId="390B67C6" w14:textId="785E53DA" w:rsidR="00744DEA" w:rsidRPr="00E54FDB" w:rsidRDefault="00744DEA" w:rsidP="00744DEA">
            <w:pPr>
              <w:pStyle w:val="TablesHeadingGSCyan"/>
              <w:framePr w:hSpace="0" w:wrap="auto" w:vAnchor="margin" w:hAnchor="text" w:yAlign="inline"/>
              <w:rPr>
                <w:rFonts w:ascii="Segoe UI Symbol" w:hAnsi="Segoe UI Symbol" w:cs="Segoe UI Symbol"/>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NO</w:t>
            </w:r>
          </w:p>
        </w:tc>
      </w:tr>
      <w:tr w:rsidR="00744DEA" w:rsidRPr="000825D8" w14:paraId="5A1531BD" w14:textId="77777777" w:rsidTr="00735E79">
        <w:trPr>
          <w:trHeight w:val="364"/>
        </w:trPr>
        <w:tc>
          <w:tcPr>
            <w:tcW w:w="5000" w:type="pct"/>
            <w:gridSpan w:val="3"/>
            <w:tcBorders>
              <w:top w:val="single" w:sz="4" w:space="0" w:color="auto"/>
              <w:bottom w:val="single" w:sz="4" w:space="0" w:color="auto"/>
            </w:tcBorders>
            <w:noWrap/>
            <w:vAlign w:val="top"/>
          </w:tcPr>
          <w:p w14:paraId="6932B9F7" w14:textId="79621D22" w:rsidR="00744DEA" w:rsidRPr="00E54FDB" w:rsidRDefault="00744DEA" w:rsidP="00744DEA">
            <w:pPr>
              <w:pStyle w:val="TablesHeadingGSCyan"/>
              <w:framePr w:hSpace="0" w:wrap="auto" w:vAnchor="margin" w:hAnchor="text" w:yAlign="inline"/>
              <w:rPr>
                <w:rFonts w:ascii="Segoe UI Symbol" w:hAnsi="Segoe UI Symbol" w:cs="Segoe UI Symbol"/>
                <w:caps w:val="0"/>
                <w:color w:val="4D4D4C"/>
                <w:sz w:val="20"/>
                <w:szCs w:val="20"/>
              </w:rPr>
            </w:pPr>
            <w:r w:rsidRPr="00770304">
              <w:rPr>
                <w:caps w:val="0"/>
                <w:sz w:val="20"/>
                <w:szCs w:val="22"/>
              </w:rPr>
              <w:t>If the answ</w:t>
            </w:r>
            <w:r w:rsidRPr="00813E0B">
              <w:rPr>
                <w:caps w:val="0"/>
                <w:sz w:val="20"/>
                <w:szCs w:val="22"/>
              </w:rPr>
              <w:t xml:space="preserve">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44DEA" w:rsidRPr="000825D8" w14:paraId="1CFBD8B9" w14:textId="77777777" w:rsidTr="00735E79">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65DA7F7F" w14:textId="77777777" w:rsidR="00BF1765" w:rsidRDefault="00BF1765" w:rsidP="00BF1765">
            <w:pPr>
              <w:pStyle w:val="TablesHeadingGSCyan"/>
              <w:framePr w:hSpace="0" w:wrap="auto" w:vAnchor="margin" w:hAnchor="text" w:yAlign="inline"/>
              <w:spacing w:line="276" w:lineRule="auto"/>
              <w:rPr>
                <w:ins w:id="997" w:author="Anshika Gupta" w:date="2023-06-27T08:27:00Z"/>
                <w:rStyle w:val="SmartLink1"/>
                <w:u w:val="none"/>
              </w:rPr>
            </w:pPr>
            <w:ins w:id="998" w:author="Anshika Gupta" w:date="2023-06-27T08:27:00Z">
              <w:r w:rsidRPr="00BF2666">
                <w:rPr>
                  <w:i/>
                  <w:iCs/>
                  <w:caps w:val="0"/>
                  <w:color w:val="4D4D4C"/>
                  <w:sz w:val="20"/>
                  <w:szCs w:val="20"/>
                </w:rPr>
                <w:t>Please add text here</w:t>
              </w:r>
              <w:r>
                <w:rPr>
                  <w:i/>
                  <w:iCs/>
                  <w:caps w:val="0"/>
                  <w:color w:val="4D4D4C"/>
                  <w:sz w:val="20"/>
                  <w:szCs w:val="20"/>
                </w:rPr>
                <w:t>….</w:t>
              </w:r>
            </w:ins>
          </w:p>
          <w:p w14:paraId="40A83A95" w14:textId="77777777" w:rsidR="00744DEA" w:rsidRDefault="00744DEA" w:rsidP="00744DEA">
            <w:pPr>
              <w:pStyle w:val="TablesHeadingGSCyan"/>
              <w:framePr w:hSpace="0" w:wrap="auto" w:vAnchor="margin" w:hAnchor="text" w:yAlign="inline"/>
              <w:rPr>
                <w:caps w:val="0"/>
                <w:color w:val="515151" w:themeColor="text1"/>
                <w:sz w:val="20"/>
                <w:szCs w:val="22"/>
              </w:rPr>
            </w:pPr>
          </w:p>
          <w:p w14:paraId="0EB6FC5B" w14:textId="5D527D92" w:rsidR="00744DEA" w:rsidRPr="00991B3F" w:rsidRDefault="00744DEA" w:rsidP="00744DEA"/>
        </w:tc>
      </w:tr>
      <w:tr w:rsidR="00744DEA" w:rsidRPr="000825D8" w14:paraId="19C422F7" w14:textId="77777777" w:rsidTr="00735E79">
        <w:trPr>
          <w:trHeight w:val="364"/>
        </w:trPr>
        <w:tc>
          <w:tcPr>
            <w:tcW w:w="5000" w:type="pct"/>
            <w:gridSpan w:val="3"/>
            <w:tcBorders>
              <w:top w:val="single" w:sz="4" w:space="0" w:color="auto"/>
              <w:bottom w:val="single" w:sz="4" w:space="0" w:color="auto"/>
            </w:tcBorders>
            <w:noWrap/>
            <w:vAlign w:val="top"/>
          </w:tcPr>
          <w:p w14:paraId="251E62E1" w14:textId="0629CCFB" w:rsidR="00744DEA" w:rsidRPr="000825D8" w:rsidRDefault="00744DEA" w:rsidP="00744DEA">
            <w:pPr>
              <w:pStyle w:val="TablesHeadingGSCyan"/>
              <w:framePr w:hSpace="0" w:wrap="auto" w:vAnchor="margin" w:hAnchor="text" w:yAlign="inline"/>
              <w:spacing w:line="276" w:lineRule="auto"/>
              <w:rPr>
                <w:i/>
                <w:iCs/>
                <w:caps w:val="0"/>
                <w:color w:val="4D4D4C"/>
                <w:sz w:val="20"/>
                <w:szCs w:val="20"/>
              </w:rPr>
            </w:pPr>
            <w:r w:rsidRPr="00D77588">
              <w:rPr>
                <w:rStyle w:val="SmartLink1"/>
              </w:rPr>
              <w:fldChar w:fldCharType="begin"/>
            </w:r>
            <w:r w:rsidRPr="00D77588">
              <w:rPr>
                <w:rStyle w:val="SmartLink1"/>
              </w:rPr>
              <w:instrText xml:space="preserve"> REF _Ref136395013 \w \h </w:instrText>
            </w:r>
            <w:r>
              <w:rPr>
                <w:rStyle w:val="SmartLink1"/>
              </w:rPr>
              <w:instrText xml:space="preserve"> \* MERGEFORMAT </w:instrText>
            </w:r>
            <w:r w:rsidRPr="00D77588">
              <w:rPr>
                <w:rStyle w:val="SmartLink1"/>
              </w:rPr>
            </w:r>
            <w:r w:rsidRPr="00D77588">
              <w:rPr>
                <w:rStyle w:val="SmartLink1"/>
              </w:rPr>
              <w:fldChar w:fldCharType="separate"/>
            </w:r>
            <w:r w:rsidRPr="00D77588">
              <w:rPr>
                <w:rStyle w:val="SmartLink1"/>
              </w:rPr>
              <w:t>P.9.8 |</w:t>
            </w:r>
            <w:r w:rsidRPr="00D77588">
              <w:rPr>
                <w:rStyle w:val="SmartLink1"/>
              </w:rPr>
              <w:fldChar w:fldCharType="end"/>
            </w:r>
            <w:r w:rsidRPr="00D77588">
              <w:rPr>
                <w:rStyle w:val="SmartLink1"/>
              </w:rPr>
              <w:fldChar w:fldCharType="begin"/>
            </w:r>
            <w:r w:rsidRPr="00D77588">
              <w:rPr>
                <w:rStyle w:val="SmartLink1"/>
              </w:rPr>
              <w:instrText xml:space="preserve"> REF _Ref136395020 \h </w:instrText>
            </w:r>
            <w:r>
              <w:rPr>
                <w:rStyle w:val="SmartLink1"/>
              </w:rPr>
              <w:instrText xml:space="preserve"> \* MERGEFORMAT </w:instrText>
            </w:r>
            <w:r w:rsidRPr="00D77588">
              <w:rPr>
                <w:rStyle w:val="SmartLink1"/>
              </w:rPr>
            </w:r>
            <w:r w:rsidRPr="00D77588">
              <w:rPr>
                <w:rStyle w:val="SmartLink1"/>
              </w:rPr>
              <w:fldChar w:fldCharType="separate"/>
            </w:r>
            <w:r w:rsidRPr="00D77588">
              <w:rPr>
                <w:rStyle w:val="SmartLink1"/>
              </w:rPr>
              <w:t>Food Security</w:t>
            </w:r>
            <w:r w:rsidRPr="00D77588">
              <w:rPr>
                <w:rStyle w:val="SmartLink1"/>
              </w:rPr>
              <w:fldChar w:fldCharType="end"/>
            </w:r>
          </w:p>
        </w:tc>
      </w:tr>
      <w:tr w:rsidR="00744DEA" w:rsidRPr="000825D8" w14:paraId="5F391DD1"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7CD087CD" w14:textId="7C992E46" w:rsidR="00744DEA" w:rsidRPr="00D77588" w:rsidRDefault="00744DEA" w:rsidP="00744DEA">
            <w:pPr>
              <w:pStyle w:val="TablesHeadingGSCyan"/>
              <w:framePr w:hSpace="0" w:wrap="auto" w:vAnchor="margin" w:hAnchor="text" w:yAlign="inline"/>
              <w:rPr>
                <w:rStyle w:val="SmartLink1"/>
              </w:rPr>
            </w:pPr>
            <w:r w:rsidRPr="00CD1E89">
              <w:rPr>
                <w:rStyle w:val="SmartLink1"/>
                <w:sz w:val="20"/>
              </w:rPr>
              <w:fldChar w:fldCharType="begin"/>
            </w:r>
            <w:r w:rsidRPr="00CD1E89">
              <w:rPr>
                <w:rStyle w:val="SmartLink1"/>
                <w:sz w:val="20"/>
              </w:rPr>
              <w:instrText xml:space="preserve"> REF _Ref136395485 \r \h </w:instrText>
            </w:r>
            <w:r>
              <w:rPr>
                <w:rStyle w:val="SmartLink1"/>
                <w:sz w:val="20"/>
              </w:rPr>
              <w:instrText xml:space="preserve"> \* MERGEFORMAT </w:instrText>
            </w:r>
            <w:r w:rsidRPr="00CD1E89">
              <w:rPr>
                <w:rStyle w:val="SmartLink1"/>
                <w:sz w:val="20"/>
              </w:rPr>
            </w:r>
            <w:r w:rsidRPr="00CD1E89">
              <w:rPr>
                <w:rStyle w:val="SmartLink1"/>
                <w:sz w:val="20"/>
              </w:rPr>
              <w:fldChar w:fldCharType="separate"/>
            </w:r>
            <w:r w:rsidRPr="00CD1E89">
              <w:rPr>
                <w:rStyle w:val="SmartLink1"/>
                <w:sz w:val="20"/>
              </w:rPr>
              <w:t>P.9.8.1 |</w:t>
            </w:r>
            <w:r w:rsidRPr="00CD1E89">
              <w:rPr>
                <w:rStyle w:val="SmartLink1"/>
                <w:sz w:val="20"/>
              </w:rPr>
              <w:fldChar w:fldCharType="end"/>
            </w:r>
          </w:p>
        </w:tc>
        <w:tc>
          <w:tcPr>
            <w:tcW w:w="3285" w:type="pct"/>
            <w:tcBorders>
              <w:top w:val="single" w:sz="4" w:space="0" w:color="auto"/>
              <w:left w:val="single" w:sz="4" w:space="0" w:color="auto"/>
              <w:bottom w:val="single" w:sz="4" w:space="0" w:color="auto"/>
              <w:right w:val="single" w:sz="4" w:space="0" w:color="auto"/>
            </w:tcBorders>
            <w:vAlign w:val="top"/>
          </w:tcPr>
          <w:p w14:paraId="66F6B2D0" w14:textId="03B900E2" w:rsidR="00744DEA" w:rsidRPr="00735E79" w:rsidRDefault="00744DEA" w:rsidP="00744DEA">
            <w:pPr>
              <w:pStyle w:val="TablesHeadingGSCyan"/>
              <w:framePr w:hSpace="0" w:wrap="auto" w:vAnchor="margin" w:hAnchor="text" w:yAlign="inline"/>
              <w:rPr>
                <w:caps w:val="0"/>
                <w:color w:val="4D4D4C"/>
                <w:sz w:val="20"/>
                <w:szCs w:val="20"/>
              </w:rPr>
            </w:pPr>
            <w:r w:rsidRPr="00735E79">
              <w:rPr>
                <w:caps w:val="0"/>
                <w:color w:val="4D4D4C"/>
                <w:sz w:val="20"/>
                <w:szCs w:val="20"/>
              </w:rPr>
              <w:t>Does the project involve the risk of negatively influencing access to and availability of food for people affected?</w:t>
            </w:r>
          </w:p>
        </w:tc>
        <w:tc>
          <w:tcPr>
            <w:tcW w:w="954" w:type="pct"/>
            <w:tcBorders>
              <w:top w:val="single" w:sz="4" w:space="0" w:color="auto"/>
              <w:left w:val="single" w:sz="4" w:space="0" w:color="auto"/>
              <w:bottom w:val="single" w:sz="4" w:space="0" w:color="auto"/>
            </w:tcBorders>
            <w:vAlign w:val="top"/>
          </w:tcPr>
          <w:p w14:paraId="31E40019" w14:textId="1001466E" w:rsidR="00744DEA" w:rsidRPr="00E54FDB" w:rsidDel="00FB5485" w:rsidRDefault="00744DEA" w:rsidP="00744DEA">
            <w:pPr>
              <w:pStyle w:val="TablesHeadingGSCyan"/>
              <w:framePr w:hSpace="0" w:wrap="auto" w:vAnchor="margin" w:hAnchor="text" w:yAlign="inline"/>
              <w:rPr>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YES</w:t>
            </w:r>
          </w:p>
          <w:p w14:paraId="598BB204" w14:textId="45EF2B16" w:rsidR="00744DEA" w:rsidRPr="00D77588" w:rsidRDefault="00744DEA" w:rsidP="00744DEA">
            <w:pPr>
              <w:pStyle w:val="TablesHeadingGSCyan"/>
              <w:framePr w:hSpace="0" w:wrap="auto" w:vAnchor="margin" w:hAnchor="text" w:yAlign="inline"/>
              <w:spacing w:line="276" w:lineRule="auto"/>
              <w:rPr>
                <w:rStyle w:val="SmartLink1"/>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NO</w:t>
            </w:r>
          </w:p>
        </w:tc>
      </w:tr>
      <w:tr w:rsidR="00744DEA" w:rsidRPr="000825D8" w14:paraId="08F5D1D1" w14:textId="77777777" w:rsidTr="00735E79">
        <w:trPr>
          <w:trHeight w:val="364"/>
        </w:trPr>
        <w:tc>
          <w:tcPr>
            <w:tcW w:w="5000" w:type="pct"/>
            <w:gridSpan w:val="3"/>
            <w:tcBorders>
              <w:top w:val="single" w:sz="4" w:space="0" w:color="auto"/>
              <w:bottom w:val="single" w:sz="4" w:space="0" w:color="auto"/>
            </w:tcBorders>
            <w:noWrap/>
            <w:vAlign w:val="top"/>
          </w:tcPr>
          <w:p w14:paraId="46717081" w14:textId="15A2625E" w:rsidR="00744DEA" w:rsidRPr="00D77588" w:rsidRDefault="00744DEA" w:rsidP="00744DEA">
            <w:pPr>
              <w:pStyle w:val="TablesHeadingGSCyan"/>
              <w:framePr w:hSpace="0" w:wrap="auto" w:vAnchor="margin" w:hAnchor="text" w:yAlign="inline"/>
              <w:spacing w:line="276" w:lineRule="auto"/>
              <w:rPr>
                <w:rStyle w:val="SmartLink1"/>
              </w:rPr>
            </w:pPr>
            <w:r w:rsidRPr="00770304">
              <w:rPr>
                <w:caps w:val="0"/>
                <w:sz w:val="20"/>
                <w:szCs w:val="22"/>
              </w:rPr>
              <w:t>If the answ</w:t>
            </w:r>
            <w:r w:rsidRPr="00813E0B">
              <w:rPr>
                <w:caps w:val="0"/>
                <w:sz w:val="20"/>
                <w:szCs w:val="22"/>
              </w:rPr>
              <w:t xml:space="preserve">er to </w:t>
            </w:r>
            <w:r>
              <w:rPr>
                <w:caps w:val="0"/>
                <w:sz w:val="20"/>
                <w:szCs w:val="22"/>
              </w:rPr>
              <w:t xml:space="preserve">the </w:t>
            </w:r>
            <w:r w:rsidRPr="00770304">
              <w:rPr>
                <w:caps w:val="0"/>
                <w:sz w:val="20"/>
                <w:szCs w:val="22"/>
              </w:rPr>
              <w:t xml:space="preserve">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44DEA" w:rsidRPr="000825D8" w14:paraId="111E0361" w14:textId="77777777" w:rsidTr="00DC13CF">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6C54A582" w14:textId="77777777" w:rsidR="00BF1765" w:rsidRDefault="00BF1765" w:rsidP="00BF1765">
            <w:pPr>
              <w:pStyle w:val="TablesHeadingGSCyan"/>
              <w:framePr w:hSpace="0" w:wrap="auto" w:vAnchor="margin" w:hAnchor="text" w:yAlign="inline"/>
              <w:spacing w:line="276" w:lineRule="auto"/>
              <w:rPr>
                <w:ins w:id="999" w:author="Anshika Gupta" w:date="2023-06-27T08:27:00Z"/>
                <w:rStyle w:val="SmartLink1"/>
                <w:u w:val="none"/>
              </w:rPr>
            </w:pPr>
            <w:ins w:id="1000" w:author="Anshika Gupta" w:date="2023-06-27T08:27:00Z">
              <w:r w:rsidRPr="00BF2666">
                <w:rPr>
                  <w:i/>
                  <w:iCs/>
                  <w:caps w:val="0"/>
                  <w:color w:val="4D4D4C"/>
                  <w:sz w:val="20"/>
                  <w:szCs w:val="20"/>
                </w:rPr>
                <w:t>Please add text here</w:t>
              </w:r>
              <w:r>
                <w:rPr>
                  <w:i/>
                  <w:iCs/>
                  <w:caps w:val="0"/>
                  <w:color w:val="4D4D4C"/>
                  <w:sz w:val="20"/>
                  <w:szCs w:val="20"/>
                </w:rPr>
                <w:t>….</w:t>
              </w:r>
            </w:ins>
          </w:p>
          <w:p w14:paraId="42AD3DDB" w14:textId="77777777" w:rsidR="00744DEA" w:rsidRDefault="00744DEA" w:rsidP="00744DEA">
            <w:pPr>
              <w:pStyle w:val="TablesHeadingGSCyan"/>
              <w:framePr w:hSpace="0" w:wrap="auto" w:vAnchor="margin" w:hAnchor="text" w:yAlign="inline"/>
              <w:spacing w:line="276" w:lineRule="auto"/>
              <w:rPr>
                <w:caps w:val="0"/>
                <w:color w:val="515151" w:themeColor="text1"/>
                <w:sz w:val="20"/>
                <w:szCs w:val="22"/>
              </w:rPr>
            </w:pPr>
          </w:p>
          <w:p w14:paraId="711D6E51" w14:textId="3F372C5A" w:rsidR="00744DEA" w:rsidRPr="00DC13CF" w:rsidRDefault="00744DEA" w:rsidP="00744DEA"/>
        </w:tc>
      </w:tr>
      <w:tr w:rsidR="00744DEA" w:rsidRPr="005E36C8" w14:paraId="42D176A7" w14:textId="77777777" w:rsidTr="00735E79">
        <w:trPr>
          <w:trHeight w:val="364"/>
        </w:trPr>
        <w:tc>
          <w:tcPr>
            <w:tcW w:w="5000" w:type="pct"/>
            <w:gridSpan w:val="3"/>
            <w:tcBorders>
              <w:top w:val="single" w:sz="4" w:space="0" w:color="auto"/>
              <w:bottom w:val="single" w:sz="4" w:space="0" w:color="auto"/>
            </w:tcBorders>
            <w:noWrap/>
            <w:vAlign w:val="top"/>
          </w:tcPr>
          <w:p w14:paraId="147E0D50" w14:textId="77777777" w:rsidR="00744DEA" w:rsidRPr="005E36C8" w:rsidRDefault="00744DEA" w:rsidP="00744DEA">
            <w:pPr>
              <w:rPr>
                <w:caps/>
                <w:sz w:val="20"/>
                <w:szCs w:val="20"/>
              </w:rPr>
            </w:pPr>
            <w:r w:rsidRPr="002D52A6">
              <w:rPr>
                <w:color w:val="00B9BD" w:themeColor="accent1"/>
                <w:sz w:val="20"/>
                <w:szCs w:val="22"/>
              </w:rPr>
              <w:t>Would the project involve or lead to:</w:t>
            </w:r>
          </w:p>
        </w:tc>
      </w:tr>
      <w:tr w:rsidR="00744DEA" w:rsidRPr="005E36C8" w14:paraId="7C8C7CD1"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7FF3750C" w14:textId="64F7CC6E" w:rsidR="00744DEA" w:rsidRPr="005E36C8" w:rsidRDefault="00744DEA" w:rsidP="00744DEA">
            <w:pPr>
              <w:pStyle w:val="TablesHeadingGSCyan"/>
              <w:framePr w:hSpace="0" w:wrap="auto" w:vAnchor="margin" w:hAnchor="text" w:yAlign="inline"/>
              <w:rPr>
                <w:caps w:val="0"/>
                <w:color w:val="4D4D4C"/>
                <w:sz w:val="20"/>
                <w:szCs w:val="22"/>
              </w:rPr>
            </w:pPr>
            <w:r w:rsidRPr="00CD1E89">
              <w:rPr>
                <w:rStyle w:val="SmartLink1"/>
                <w:sz w:val="20"/>
              </w:rPr>
              <w:fldChar w:fldCharType="begin"/>
            </w:r>
            <w:r w:rsidRPr="00CD1E89">
              <w:rPr>
                <w:rStyle w:val="SmartLink1"/>
                <w:sz w:val="20"/>
              </w:rPr>
              <w:instrText xml:space="preserve"> REF _Ref136395485 \r \h </w:instrText>
            </w:r>
            <w:r>
              <w:rPr>
                <w:rStyle w:val="SmartLink1"/>
                <w:sz w:val="20"/>
              </w:rPr>
              <w:instrText xml:space="preserve"> \* MERGEFORMAT </w:instrText>
            </w:r>
            <w:r w:rsidRPr="00CD1E89">
              <w:rPr>
                <w:rStyle w:val="SmartLink1"/>
                <w:sz w:val="20"/>
              </w:rPr>
            </w:r>
            <w:r w:rsidRPr="00CD1E89">
              <w:rPr>
                <w:rStyle w:val="SmartLink1"/>
                <w:sz w:val="20"/>
              </w:rPr>
              <w:fldChar w:fldCharType="separate"/>
            </w:r>
            <w:r w:rsidRPr="00CD1E89">
              <w:rPr>
                <w:rStyle w:val="SmartLink1"/>
                <w:sz w:val="20"/>
              </w:rPr>
              <w:t>P.9.8.1 |</w:t>
            </w:r>
            <w:r w:rsidRPr="00CD1E89">
              <w:rPr>
                <w:rStyle w:val="SmartLink1"/>
                <w:sz w:val="20"/>
              </w:rPr>
              <w:fldChar w:fldCharType="end"/>
            </w:r>
          </w:p>
        </w:tc>
        <w:tc>
          <w:tcPr>
            <w:tcW w:w="3285" w:type="pct"/>
            <w:tcBorders>
              <w:top w:val="single" w:sz="4" w:space="0" w:color="auto"/>
              <w:bottom w:val="single" w:sz="4" w:space="0" w:color="auto"/>
              <w:right w:val="single" w:sz="4" w:space="0" w:color="auto"/>
            </w:tcBorders>
            <w:vAlign w:val="top"/>
          </w:tcPr>
          <w:p w14:paraId="39DE4B3D" w14:textId="54C04165" w:rsidR="00744DEA" w:rsidRPr="005E36C8" w:rsidRDefault="00744DEA" w:rsidP="00744DEA">
            <w:pPr>
              <w:pStyle w:val="TablesHeadingGSCyan"/>
              <w:framePr w:hSpace="0" w:wrap="auto" w:vAnchor="margin" w:hAnchor="text" w:yAlign="inline"/>
              <w:rPr>
                <w:caps w:val="0"/>
                <w:color w:val="4D4D4C"/>
                <w:sz w:val="20"/>
                <w:szCs w:val="20"/>
              </w:rPr>
            </w:pPr>
            <w:r>
              <w:rPr>
                <w:caps w:val="0"/>
                <w:color w:val="4D4D4C"/>
                <w:sz w:val="20"/>
                <w:szCs w:val="20"/>
              </w:rPr>
              <w:t>modification of</w:t>
            </w:r>
            <w:r w:rsidRPr="005E36C8">
              <w:rPr>
                <w:caps w:val="0"/>
                <w:color w:val="4D4D4C"/>
                <w:sz w:val="20"/>
                <w:szCs w:val="20"/>
              </w:rPr>
              <w:t xml:space="preserve"> the quantity or nutritional quality of food available such as through crop regime alteration or export or economic incentives</w:t>
            </w:r>
            <w:r>
              <w:rPr>
                <w:caps w:val="0"/>
                <w:color w:val="4D4D4C"/>
                <w:sz w:val="20"/>
                <w:szCs w:val="20"/>
              </w:rPr>
              <w:t>?</w:t>
            </w:r>
          </w:p>
        </w:tc>
        <w:tc>
          <w:tcPr>
            <w:tcW w:w="954" w:type="pct"/>
            <w:tcBorders>
              <w:top w:val="single" w:sz="4" w:space="0" w:color="auto"/>
              <w:left w:val="single" w:sz="4" w:space="0" w:color="auto"/>
              <w:bottom w:val="single" w:sz="4" w:space="0" w:color="auto"/>
            </w:tcBorders>
            <w:vAlign w:val="top"/>
          </w:tcPr>
          <w:p w14:paraId="1FF942FF" w14:textId="12F2CC2B" w:rsidR="00744DEA" w:rsidRPr="005E36C8" w:rsidDel="00FB5485"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876091885"/>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YES</w:t>
            </w:r>
          </w:p>
          <w:p w14:paraId="388BF054" w14:textId="2FD0CABE" w:rsidR="00744DEA" w:rsidRPr="005E36C8" w:rsidDel="00FB5485" w:rsidRDefault="00573249" w:rsidP="00744DEA">
            <w:sdt>
              <w:sdtPr>
                <w:rPr>
                  <w:caps/>
                  <w:sz w:val="20"/>
                  <w:szCs w:val="20"/>
                </w:rPr>
                <w:id w:val="-523090358"/>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sz w:val="20"/>
                    <w:szCs w:val="20"/>
                  </w:rPr>
                  <w:t>☐</w:t>
                </w:r>
              </w:sdtContent>
            </w:sdt>
            <w:r w:rsidR="00744DEA" w:rsidRPr="005E36C8" w:rsidDel="00FB5485">
              <w:rPr>
                <w:caps/>
                <w:sz w:val="20"/>
                <w:szCs w:val="20"/>
              </w:rPr>
              <w:t xml:space="preserve"> POTENTIALLY</w:t>
            </w:r>
          </w:p>
          <w:p w14:paraId="6B8F8920" w14:textId="07676BEC"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381400286"/>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NO</w:t>
            </w:r>
          </w:p>
        </w:tc>
      </w:tr>
      <w:tr w:rsidR="00744DEA" w:rsidRPr="005E36C8" w14:paraId="15DA5699" w14:textId="77777777" w:rsidTr="00DC13CF">
        <w:trPr>
          <w:trHeight w:val="364"/>
        </w:trPr>
        <w:tc>
          <w:tcPr>
            <w:tcW w:w="5000" w:type="pct"/>
            <w:gridSpan w:val="3"/>
            <w:tcBorders>
              <w:top w:val="single" w:sz="4" w:space="0" w:color="auto"/>
              <w:bottom w:val="single" w:sz="4" w:space="0" w:color="auto"/>
            </w:tcBorders>
            <w:noWrap/>
            <w:vAlign w:val="top"/>
          </w:tcPr>
          <w:p w14:paraId="349D6938" w14:textId="0B113B4B"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sidRPr="00FB2690">
              <w:rPr>
                <w:caps w:val="0"/>
                <w:sz w:val="20"/>
                <w:szCs w:val="22"/>
              </w:rPr>
              <w:t>If the answer is "yes" or "potentially" to the above question, please provide a brief description of the project situation below. Also, provide justification and/or evidence as necessary to demonstrate compliance with applicable requirements.</w:t>
            </w:r>
          </w:p>
        </w:tc>
      </w:tr>
      <w:tr w:rsidR="00744DEA" w:rsidRPr="005E36C8" w14:paraId="4661A225" w14:textId="77777777" w:rsidTr="00DC13CF">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39E2D8FD" w14:textId="77777777" w:rsidR="00BF1765" w:rsidRDefault="00BF1765" w:rsidP="00BF1765">
            <w:pPr>
              <w:pStyle w:val="TablesHeadingGSCyan"/>
              <w:framePr w:hSpace="0" w:wrap="auto" w:vAnchor="margin" w:hAnchor="text" w:yAlign="inline"/>
              <w:spacing w:line="276" w:lineRule="auto"/>
              <w:rPr>
                <w:ins w:id="1001" w:author="Anshika Gupta" w:date="2023-06-27T08:27:00Z"/>
                <w:rStyle w:val="SmartLink1"/>
                <w:u w:val="none"/>
              </w:rPr>
            </w:pPr>
            <w:ins w:id="1002" w:author="Anshika Gupta" w:date="2023-06-27T08:27:00Z">
              <w:r w:rsidRPr="00BF2666">
                <w:rPr>
                  <w:i/>
                  <w:iCs/>
                  <w:caps w:val="0"/>
                  <w:color w:val="4D4D4C"/>
                  <w:sz w:val="20"/>
                  <w:szCs w:val="20"/>
                </w:rPr>
                <w:t>Please add text here</w:t>
              </w:r>
              <w:r>
                <w:rPr>
                  <w:i/>
                  <w:iCs/>
                  <w:caps w:val="0"/>
                  <w:color w:val="4D4D4C"/>
                  <w:sz w:val="20"/>
                  <w:szCs w:val="20"/>
                </w:rPr>
                <w:t>….</w:t>
              </w:r>
            </w:ins>
          </w:p>
          <w:p w14:paraId="035AB211" w14:textId="77777777" w:rsidR="00744DEA" w:rsidRDefault="00744DEA" w:rsidP="00744DEA">
            <w:pPr>
              <w:pStyle w:val="TablesHeadingGSCyan"/>
              <w:framePr w:hSpace="0" w:wrap="auto" w:vAnchor="margin" w:hAnchor="text" w:yAlign="inline"/>
              <w:spacing w:line="276" w:lineRule="auto"/>
              <w:rPr>
                <w:caps w:val="0"/>
                <w:color w:val="4D4D4C"/>
                <w:sz w:val="20"/>
                <w:szCs w:val="20"/>
              </w:rPr>
            </w:pPr>
          </w:p>
          <w:p w14:paraId="7438E978" w14:textId="2E54B96F" w:rsidR="00744DEA" w:rsidRPr="00DC13CF" w:rsidRDefault="00744DEA" w:rsidP="00744DEA"/>
        </w:tc>
      </w:tr>
      <w:tr w:rsidR="00744DEA" w:rsidRPr="000825D8" w14:paraId="615CBAF2" w14:textId="77777777" w:rsidTr="00DC13CF">
        <w:trPr>
          <w:trHeight w:val="364"/>
        </w:trPr>
        <w:tc>
          <w:tcPr>
            <w:tcW w:w="5000" w:type="pct"/>
            <w:gridSpan w:val="3"/>
            <w:tcBorders>
              <w:top w:val="single" w:sz="4" w:space="0" w:color="auto"/>
              <w:bottom w:val="single" w:sz="4" w:space="0" w:color="auto"/>
            </w:tcBorders>
            <w:noWrap/>
            <w:vAlign w:val="top"/>
          </w:tcPr>
          <w:p w14:paraId="2A964188" w14:textId="2F1C6C29" w:rsidR="00744DEA" w:rsidRPr="000825D8" w:rsidRDefault="00744DEA" w:rsidP="00744DEA">
            <w:pPr>
              <w:pStyle w:val="TablesHeadingGSCyan"/>
              <w:framePr w:hSpace="0" w:wrap="auto" w:vAnchor="margin" w:hAnchor="text" w:yAlign="inline"/>
              <w:spacing w:line="276" w:lineRule="auto"/>
              <w:rPr>
                <w:i/>
                <w:iCs/>
                <w:caps w:val="0"/>
                <w:color w:val="4D4D4C"/>
                <w:sz w:val="20"/>
                <w:szCs w:val="20"/>
              </w:rPr>
            </w:pPr>
            <w:r w:rsidRPr="00DC13CF">
              <w:rPr>
                <w:rStyle w:val="SmartLink1"/>
              </w:rPr>
              <w:fldChar w:fldCharType="begin"/>
            </w:r>
            <w:r w:rsidRPr="00DC13CF">
              <w:rPr>
                <w:rStyle w:val="SmartLink1"/>
              </w:rPr>
              <w:instrText xml:space="preserve"> REF _Ref136395669 \r \h </w:instrText>
            </w:r>
            <w:r>
              <w:rPr>
                <w:rStyle w:val="SmartLink1"/>
              </w:rPr>
              <w:instrText xml:space="preserve"> \* MERGEFORMAT </w:instrText>
            </w:r>
            <w:r w:rsidRPr="00DC13CF">
              <w:rPr>
                <w:rStyle w:val="SmartLink1"/>
              </w:rPr>
            </w:r>
            <w:r w:rsidRPr="00DC13CF">
              <w:rPr>
                <w:rStyle w:val="SmartLink1"/>
              </w:rPr>
              <w:fldChar w:fldCharType="separate"/>
            </w:r>
            <w:r w:rsidRPr="00DC13CF">
              <w:rPr>
                <w:rStyle w:val="SmartLink1"/>
              </w:rPr>
              <w:t>P.9.9 |</w:t>
            </w:r>
            <w:r w:rsidRPr="00DC13CF">
              <w:rPr>
                <w:rStyle w:val="SmartLink1"/>
              </w:rPr>
              <w:fldChar w:fldCharType="end"/>
            </w:r>
            <w:r w:rsidRPr="00DC13CF">
              <w:rPr>
                <w:rStyle w:val="SmartLink1"/>
              </w:rPr>
              <w:t xml:space="preserve"> </w:t>
            </w:r>
            <w:r w:rsidRPr="00DC13CF">
              <w:rPr>
                <w:rStyle w:val="SmartLink1"/>
              </w:rPr>
              <w:fldChar w:fldCharType="begin"/>
            </w:r>
            <w:r w:rsidRPr="00DC13CF">
              <w:rPr>
                <w:rStyle w:val="SmartLink1"/>
              </w:rPr>
              <w:instrText xml:space="preserve"> REF _Ref136395680 \h </w:instrText>
            </w:r>
            <w:r>
              <w:rPr>
                <w:rStyle w:val="SmartLink1"/>
              </w:rPr>
              <w:instrText xml:space="preserve"> \* MERGEFORMAT </w:instrText>
            </w:r>
            <w:r w:rsidRPr="00DC13CF">
              <w:rPr>
                <w:rStyle w:val="SmartLink1"/>
              </w:rPr>
            </w:r>
            <w:r w:rsidRPr="00DC13CF">
              <w:rPr>
                <w:rStyle w:val="SmartLink1"/>
              </w:rPr>
              <w:fldChar w:fldCharType="separate"/>
            </w:r>
            <w:r w:rsidRPr="00DC13CF">
              <w:rPr>
                <w:rStyle w:val="SmartLink1"/>
              </w:rPr>
              <w:t>Animal Welfare</w:t>
            </w:r>
            <w:r w:rsidRPr="00DC13CF">
              <w:rPr>
                <w:rStyle w:val="SmartLink1"/>
              </w:rPr>
              <w:fldChar w:fldCharType="end"/>
            </w:r>
          </w:p>
        </w:tc>
      </w:tr>
      <w:tr w:rsidR="00744DEA" w:rsidRPr="000825D8" w14:paraId="0FC3BA01"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2C58CBD2" w14:textId="12D23676" w:rsidR="00744DEA" w:rsidRPr="00DC13CF" w:rsidRDefault="00744DEA" w:rsidP="00744DEA">
            <w:pPr>
              <w:pStyle w:val="TablesHeadingGSCyan"/>
              <w:framePr w:hSpace="0" w:wrap="auto" w:vAnchor="margin" w:hAnchor="text" w:yAlign="inline"/>
              <w:spacing w:line="276" w:lineRule="auto"/>
              <w:rPr>
                <w:rStyle w:val="SmartLink1"/>
              </w:rPr>
            </w:pPr>
            <w:r w:rsidRPr="004C6215">
              <w:rPr>
                <w:rStyle w:val="SmartLink1"/>
                <w:sz w:val="20"/>
                <w:szCs w:val="22"/>
              </w:rPr>
              <w:fldChar w:fldCharType="begin"/>
            </w:r>
            <w:r w:rsidRPr="004C6215">
              <w:rPr>
                <w:rStyle w:val="SmartLink1"/>
                <w:sz w:val="20"/>
                <w:szCs w:val="22"/>
              </w:rPr>
              <w:instrText xml:space="preserve"> REF _Ref136396150 \w \h </w:instrText>
            </w:r>
            <w:r>
              <w:rPr>
                <w:rStyle w:val="SmartLink1"/>
                <w:sz w:val="20"/>
                <w:szCs w:val="22"/>
              </w:rPr>
              <w:instrText xml:space="preserve"> \* MERGEFORMAT </w:instrText>
            </w:r>
            <w:r w:rsidRPr="004C6215">
              <w:rPr>
                <w:rStyle w:val="SmartLink1"/>
                <w:sz w:val="20"/>
                <w:szCs w:val="22"/>
              </w:rPr>
            </w:r>
            <w:r w:rsidRPr="004C6215">
              <w:rPr>
                <w:rStyle w:val="SmartLink1"/>
                <w:sz w:val="20"/>
                <w:szCs w:val="22"/>
              </w:rPr>
              <w:fldChar w:fldCharType="separate"/>
            </w:r>
            <w:r w:rsidRPr="004C6215">
              <w:rPr>
                <w:rStyle w:val="SmartLink1"/>
                <w:sz w:val="20"/>
                <w:szCs w:val="22"/>
              </w:rPr>
              <w:t>P.9.9.1 |</w:t>
            </w:r>
            <w:r w:rsidRPr="004C6215">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tcPr>
          <w:p w14:paraId="55B99E43" w14:textId="34FBEA26" w:rsidR="00744DEA" w:rsidRPr="00146AA2" w:rsidRDefault="00744DEA" w:rsidP="00744DEA">
            <w:pPr>
              <w:pStyle w:val="TablesHeadingGSCyan"/>
              <w:framePr w:hSpace="0" w:wrap="auto" w:vAnchor="margin" w:hAnchor="text" w:yAlign="inline"/>
              <w:rPr>
                <w:caps w:val="0"/>
                <w:color w:val="4D4D4C"/>
                <w:sz w:val="20"/>
                <w:szCs w:val="20"/>
              </w:rPr>
            </w:pPr>
            <w:r w:rsidRPr="00146AA2">
              <w:rPr>
                <w:caps w:val="0"/>
                <w:color w:val="4D4D4C"/>
                <w:sz w:val="20"/>
                <w:szCs w:val="20"/>
              </w:rPr>
              <w:t>Does the project involve any risks to animal welfare?</w:t>
            </w:r>
          </w:p>
          <w:p w14:paraId="57996AD8" w14:textId="77777777" w:rsidR="00744DEA" w:rsidRDefault="00744DEA" w:rsidP="00744DEA">
            <w:pPr>
              <w:pStyle w:val="TablesHeadingGSCyan"/>
              <w:framePr w:hSpace="0" w:wrap="auto" w:vAnchor="margin" w:hAnchor="text" w:yAlign="inline"/>
              <w:rPr>
                <w:caps w:val="0"/>
                <w:color w:val="4D4D4C"/>
                <w:sz w:val="20"/>
                <w:szCs w:val="20"/>
              </w:rPr>
            </w:pPr>
          </w:p>
          <w:p w14:paraId="65901027" w14:textId="68259AEB" w:rsidR="00744DEA" w:rsidRPr="004C6215" w:rsidRDefault="00744DEA" w:rsidP="00744DEA">
            <w:pPr>
              <w:pStyle w:val="TablesHeadingGSCyan"/>
              <w:framePr w:hSpace="0" w:wrap="auto" w:vAnchor="margin" w:hAnchor="text" w:yAlign="inline"/>
              <w:rPr>
                <w:rStyle w:val="SmartLink1"/>
                <w:rFonts w:ascii="Verdana" w:hAnsi="Verdana"/>
                <w:caps w:val="0"/>
                <w:color w:val="4D4D4C"/>
                <w:sz w:val="20"/>
                <w:szCs w:val="20"/>
                <w:u w:val="none"/>
                <w:shd w:val="clear" w:color="auto" w:fill="auto"/>
              </w:rPr>
            </w:pPr>
            <w:r w:rsidRPr="00146AA2">
              <w:rPr>
                <w:caps w:val="0"/>
                <w:color w:val="4D4D4C"/>
                <w:sz w:val="20"/>
                <w:szCs w:val="20"/>
              </w:rPr>
              <w:t>Animal welfare shall be ensured by providing access to water and food, appropriate environment, humane treatment, and staff training. Evidence of mistreatment will be treated as an immediate non-conformity.</w:t>
            </w:r>
          </w:p>
        </w:tc>
        <w:tc>
          <w:tcPr>
            <w:tcW w:w="954" w:type="pct"/>
            <w:tcBorders>
              <w:top w:val="single" w:sz="4" w:space="0" w:color="auto"/>
              <w:left w:val="single" w:sz="4" w:space="0" w:color="auto"/>
              <w:bottom w:val="single" w:sz="4" w:space="0" w:color="auto"/>
            </w:tcBorders>
          </w:tcPr>
          <w:p w14:paraId="339F04B0" w14:textId="60E7F8C5" w:rsidR="00744DEA" w:rsidRPr="00E54FDB" w:rsidDel="00FB5485" w:rsidRDefault="00744DEA" w:rsidP="00744DEA">
            <w:pPr>
              <w:pStyle w:val="TablesHeadingGSCyan"/>
              <w:framePr w:hSpace="0" w:wrap="auto" w:vAnchor="margin" w:hAnchor="text" w:yAlign="inline"/>
              <w:rPr>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YES</w:t>
            </w:r>
          </w:p>
          <w:p w14:paraId="686F4555" w14:textId="67452E09" w:rsidR="00744DEA" w:rsidRPr="00DC13CF" w:rsidRDefault="00744DEA" w:rsidP="00744DEA">
            <w:pPr>
              <w:pStyle w:val="TablesHeadingGSCyan"/>
              <w:framePr w:hSpace="0" w:wrap="auto" w:vAnchor="margin" w:hAnchor="text" w:yAlign="inline"/>
              <w:spacing w:line="276" w:lineRule="auto"/>
              <w:rPr>
                <w:rStyle w:val="SmartLink1"/>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NO</w:t>
            </w:r>
          </w:p>
        </w:tc>
      </w:tr>
      <w:tr w:rsidR="00744DEA" w:rsidRPr="000825D8" w14:paraId="45B61056"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1D42A03E" w14:textId="3891A559" w:rsidR="00744DEA" w:rsidRPr="004C6215" w:rsidRDefault="00744DEA" w:rsidP="00744DEA">
            <w:pPr>
              <w:pStyle w:val="TablesHeadingGSCyan"/>
              <w:framePr w:hSpace="0" w:wrap="auto" w:vAnchor="margin" w:hAnchor="text" w:yAlign="inline"/>
              <w:spacing w:line="276" w:lineRule="auto"/>
              <w:rPr>
                <w:rStyle w:val="SmartLink1"/>
                <w:sz w:val="20"/>
                <w:szCs w:val="22"/>
              </w:rPr>
            </w:pPr>
            <w:r>
              <w:rPr>
                <w:rStyle w:val="SmartLink1"/>
                <w:sz w:val="20"/>
                <w:szCs w:val="22"/>
              </w:rPr>
              <w:fldChar w:fldCharType="begin"/>
            </w:r>
            <w:r>
              <w:rPr>
                <w:rStyle w:val="SmartLink1"/>
                <w:sz w:val="20"/>
                <w:szCs w:val="22"/>
              </w:rPr>
              <w:instrText xml:space="preserve"> REF _Ref136415496 \w \h </w:instrText>
            </w:r>
            <w:r>
              <w:rPr>
                <w:rStyle w:val="SmartLink1"/>
                <w:sz w:val="20"/>
                <w:szCs w:val="22"/>
              </w:rPr>
            </w:r>
            <w:r>
              <w:rPr>
                <w:rStyle w:val="SmartLink1"/>
                <w:sz w:val="20"/>
                <w:szCs w:val="22"/>
              </w:rPr>
              <w:fldChar w:fldCharType="separate"/>
            </w:r>
            <w:r>
              <w:rPr>
                <w:rStyle w:val="SmartLink1"/>
                <w:sz w:val="20"/>
                <w:szCs w:val="22"/>
              </w:rPr>
              <w:t>P.9.9.2 |</w:t>
            </w:r>
            <w:r>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tcPr>
          <w:p w14:paraId="200A318F" w14:textId="0587A346" w:rsidR="00744DEA" w:rsidRPr="00146AA2" w:rsidRDefault="00744DEA" w:rsidP="00744DEA">
            <w:pPr>
              <w:pStyle w:val="TablesHeadingGSCyan"/>
              <w:framePr w:hSpace="0" w:wrap="auto" w:vAnchor="margin" w:hAnchor="text" w:yAlign="inline"/>
              <w:rPr>
                <w:caps w:val="0"/>
                <w:color w:val="4D4D4C"/>
                <w:sz w:val="20"/>
                <w:szCs w:val="20"/>
              </w:rPr>
            </w:pPr>
            <w:r w:rsidRPr="001639A7">
              <w:rPr>
                <w:caps w:val="0"/>
                <w:color w:val="4D4D4C"/>
                <w:sz w:val="20"/>
                <w:szCs w:val="20"/>
              </w:rPr>
              <w:t xml:space="preserve">Does the project involve any potential risk of </w:t>
            </w:r>
            <w:r>
              <w:rPr>
                <w:caps w:val="0"/>
                <w:color w:val="4D4D4C"/>
                <w:sz w:val="20"/>
                <w:szCs w:val="20"/>
              </w:rPr>
              <w:t xml:space="preserve">excessive or </w:t>
            </w:r>
            <w:r w:rsidRPr="001639A7">
              <w:rPr>
                <w:caps w:val="0"/>
                <w:color w:val="4D4D4C"/>
                <w:sz w:val="20"/>
                <w:szCs w:val="20"/>
              </w:rPr>
              <w:t>inadequate use of veterinary medicines?</w:t>
            </w:r>
          </w:p>
        </w:tc>
        <w:tc>
          <w:tcPr>
            <w:tcW w:w="954" w:type="pct"/>
            <w:tcBorders>
              <w:top w:val="single" w:sz="4" w:space="0" w:color="auto"/>
              <w:left w:val="single" w:sz="4" w:space="0" w:color="auto"/>
              <w:bottom w:val="single" w:sz="4" w:space="0" w:color="auto"/>
            </w:tcBorders>
          </w:tcPr>
          <w:p w14:paraId="6C4EB011" w14:textId="78EC00F0" w:rsidR="00744DEA" w:rsidRPr="00E54FDB" w:rsidDel="00FB5485" w:rsidRDefault="00744DEA" w:rsidP="00744DEA">
            <w:pPr>
              <w:pStyle w:val="TablesHeadingGSCyan"/>
              <w:framePr w:hSpace="0" w:wrap="auto" w:vAnchor="margin" w:hAnchor="text" w:yAlign="inline"/>
              <w:rPr>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YES</w:t>
            </w:r>
          </w:p>
          <w:p w14:paraId="421BF5EB" w14:textId="3BA34139" w:rsidR="00744DEA" w:rsidRPr="00E54FDB" w:rsidRDefault="00744DEA" w:rsidP="00744DEA">
            <w:pPr>
              <w:pStyle w:val="TablesHeadingGSCyan"/>
              <w:framePr w:hSpace="0" w:wrap="auto" w:vAnchor="margin" w:hAnchor="text" w:yAlign="inline"/>
              <w:rPr>
                <w:rFonts w:ascii="Segoe UI Symbol" w:hAnsi="Segoe UI Symbol" w:cs="Segoe UI Symbol"/>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NO</w:t>
            </w:r>
          </w:p>
        </w:tc>
      </w:tr>
      <w:tr w:rsidR="00744DEA" w:rsidRPr="000825D8" w14:paraId="26A9AC6B"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4F9629E6" w14:textId="470F3FB3" w:rsidR="00744DEA" w:rsidRPr="004C6215" w:rsidRDefault="00744DEA" w:rsidP="00744DEA">
            <w:pPr>
              <w:pStyle w:val="TablesHeadingGSCyan"/>
              <w:framePr w:hSpace="0" w:wrap="auto" w:vAnchor="margin" w:hAnchor="text" w:yAlign="inline"/>
              <w:spacing w:line="276" w:lineRule="auto"/>
              <w:rPr>
                <w:rStyle w:val="SmartLink1"/>
                <w:sz w:val="20"/>
                <w:szCs w:val="22"/>
              </w:rPr>
            </w:pPr>
            <w:r>
              <w:rPr>
                <w:rStyle w:val="SmartLink1"/>
                <w:sz w:val="20"/>
                <w:szCs w:val="22"/>
              </w:rPr>
              <w:fldChar w:fldCharType="begin"/>
            </w:r>
            <w:r>
              <w:rPr>
                <w:rStyle w:val="SmartLink1"/>
                <w:sz w:val="20"/>
                <w:szCs w:val="22"/>
              </w:rPr>
              <w:instrText xml:space="preserve"> REF _Ref136415529 \w \h </w:instrText>
            </w:r>
            <w:r>
              <w:rPr>
                <w:rStyle w:val="SmartLink1"/>
                <w:sz w:val="20"/>
                <w:szCs w:val="22"/>
              </w:rPr>
            </w:r>
            <w:r>
              <w:rPr>
                <w:rStyle w:val="SmartLink1"/>
                <w:sz w:val="20"/>
                <w:szCs w:val="22"/>
              </w:rPr>
              <w:fldChar w:fldCharType="separate"/>
            </w:r>
            <w:r>
              <w:rPr>
                <w:rStyle w:val="SmartLink1"/>
                <w:sz w:val="20"/>
                <w:szCs w:val="22"/>
              </w:rPr>
              <w:t>P.9.9.4 |</w:t>
            </w:r>
            <w:r>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tcPr>
          <w:p w14:paraId="4ED2378E" w14:textId="3613C1C3" w:rsidR="00744DEA" w:rsidRDefault="00744DEA" w:rsidP="00744DEA">
            <w:pPr>
              <w:pStyle w:val="TablesHeadingGSCyan"/>
              <w:framePr w:hSpace="0" w:wrap="auto" w:vAnchor="margin" w:hAnchor="text" w:yAlign="inline"/>
            </w:pPr>
            <w:r w:rsidRPr="000D1D98">
              <w:rPr>
                <w:caps w:val="0"/>
                <w:color w:val="4D4D4C"/>
                <w:sz w:val="20"/>
                <w:szCs w:val="20"/>
              </w:rPr>
              <w:t>Does the project involve the risk of administering synthetic growth promoters, including hormones?</w:t>
            </w:r>
          </w:p>
        </w:tc>
        <w:tc>
          <w:tcPr>
            <w:tcW w:w="954" w:type="pct"/>
            <w:tcBorders>
              <w:top w:val="single" w:sz="4" w:space="0" w:color="auto"/>
              <w:left w:val="single" w:sz="4" w:space="0" w:color="auto"/>
              <w:bottom w:val="single" w:sz="4" w:space="0" w:color="auto"/>
            </w:tcBorders>
          </w:tcPr>
          <w:p w14:paraId="26B650A6" w14:textId="0FDB7FC6" w:rsidR="00744DEA" w:rsidRPr="00E54FDB" w:rsidDel="00FB5485" w:rsidRDefault="00744DEA" w:rsidP="00744DEA">
            <w:pPr>
              <w:pStyle w:val="TablesHeadingGSCyan"/>
              <w:framePr w:hSpace="0" w:wrap="auto" w:vAnchor="margin" w:hAnchor="text" w:yAlign="inline"/>
              <w:rPr>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YES</w:t>
            </w:r>
          </w:p>
          <w:p w14:paraId="71AA2065" w14:textId="1C18D60F" w:rsidR="00744DEA" w:rsidRPr="00E54FDB" w:rsidRDefault="00744DEA" w:rsidP="00744DEA">
            <w:pPr>
              <w:pStyle w:val="TablesHeadingGSCyan"/>
              <w:framePr w:hSpace="0" w:wrap="auto" w:vAnchor="margin" w:hAnchor="text" w:yAlign="inline"/>
              <w:rPr>
                <w:rFonts w:ascii="Segoe UI Symbol" w:hAnsi="Segoe UI Symbol" w:cs="Segoe UI Symbol"/>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NO</w:t>
            </w:r>
          </w:p>
        </w:tc>
      </w:tr>
      <w:tr w:rsidR="00744DEA" w:rsidRPr="000825D8" w14:paraId="5FF18179" w14:textId="77777777" w:rsidTr="00D34A88">
        <w:trPr>
          <w:trHeight w:val="364"/>
        </w:trPr>
        <w:tc>
          <w:tcPr>
            <w:tcW w:w="5000" w:type="pct"/>
            <w:gridSpan w:val="3"/>
            <w:tcBorders>
              <w:top w:val="single" w:sz="4" w:space="0" w:color="auto"/>
              <w:bottom w:val="single" w:sz="4" w:space="0" w:color="auto"/>
            </w:tcBorders>
            <w:noWrap/>
            <w:vAlign w:val="top"/>
          </w:tcPr>
          <w:p w14:paraId="4AACBD93" w14:textId="522E01B2" w:rsidR="00744DEA" w:rsidRPr="00E54FDB" w:rsidRDefault="00744DEA" w:rsidP="00744DEA">
            <w:pPr>
              <w:pStyle w:val="TablesHeadingGSCyan"/>
              <w:framePr w:hSpace="0" w:wrap="auto" w:vAnchor="margin" w:hAnchor="text" w:yAlign="inline"/>
              <w:rPr>
                <w:rFonts w:ascii="Segoe UI Symbol" w:hAnsi="Segoe UI Symbol" w:cs="Segoe UI Symbol"/>
                <w:caps w:val="0"/>
                <w:color w:val="4D4D4C"/>
                <w:sz w:val="20"/>
                <w:szCs w:val="20"/>
              </w:rPr>
            </w:pPr>
            <w:r w:rsidRPr="00770304">
              <w:rPr>
                <w:caps w:val="0"/>
                <w:sz w:val="20"/>
                <w:szCs w:val="22"/>
              </w:rPr>
              <w:t>If the answ</w:t>
            </w:r>
            <w:r w:rsidRPr="00813E0B">
              <w:rPr>
                <w:caps w:val="0"/>
                <w:sz w:val="20"/>
                <w:szCs w:val="22"/>
              </w:rPr>
              <w:t xml:space="preserve">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44DEA" w:rsidRPr="000825D8" w14:paraId="2208A998" w14:textId="77777777" w:rsidTr="00A53C1C">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608268C2" w14:textId="77777777" w:rsidR="00BF1765" w:rsidRDefault="00BF1765" w:rsidP="00BF1765">
            <w:pPr>
              <w:pStyle w:val="TablesHeadingGSCyan"/>
              <w:framePr w:hSpace="0" w:wrap="auto" w:vAnchor="margin" w:hAnchor="text" w:yAlign="inline"/>
              <w:spacing w:line="276" w:lineRule="auto"/>
              <w:rPr>
                <w:ins w:id="1003" w:author="Anshika Gupta" w:date="2023-06-27T08:27:00Z"/>
                <w:rStyle w:val="SmartLink1"/>
                <w:u w:val="none"/>
              </w:rPr>
            </w:pPr>
            <w:ins w:id="1004" w:author="Anshika Gupta" w:date="2023-06-27T08:27:00Z">
              <w:r w:rsidRPr="00BF2666">
                <w:rPr>
                  <w:i/>
                  <w:iCs/>
                  <w:caps w:val="0"/>
                  <w:color w:val="4D4D4C"/>
                  <w:sz w:val="20"/>
                  <w:szCs w:val="20"/>
                </w:rPr>
                <w:t>Please add text here</w:t>
              </w:r>
              <w:r>
                <w:rPr>
                  <w:i/>
                  <w:iCs/>
                  <w:caps w:val="0"/>
                  <w:color w:val="4D4D4C"/>
                  <w:sz w:val="20"/>
                  <w:szCs w:val="20"/>
                </w:rPr>
                <w:t>….</w:t>
              </w:r>
            </w:ins>
          </w:p>
          <w:p w14:paraId="25B64DAA" w14:textId="77777777" w:rsidR="00744DEA" w:rsidRDefault="00744DEA" w:rsidP="00744DEA">
            <w:pPr>
              <w:pStyle w:val="TablesHeadingGSCyan"/>
              <w:framePr w:hSpace="0" w:wrap="auto" w:vAnchor="margin" w:hAnchor="text" w:yAlign="inline"/>
              <w:spacing w:line="276" w:lineRule="auto"/>
              <w:rPr>
                <w:rStyle w:val="SmartLink1"/>
                <w:color w:val="515151" w:themeColor="text1"/>
              </w:rPr>
            </w:pPr>
          </w:p>
          <w:p w14:paraId="5C5773F7" w14:textId="13E07A08" w:rsidR="00744DEA" w:rsidRPr="00A53C1C" w:rsidRDefault="00744DEA" w:rsidP="00744DEA"/>
        </w:tc>
      </w:tr>
      <w:tr w:rsidR="00744DEA" w:rsidRPr="005E36C8" w14:paraId="77D61E16" w14:textId="77777777" w:rsidTr="00735E79">
        <w:trPr>
          <w:trHeight w:val="364"/>
        </w:trPr>
        <w:tc>
          <w:tcPr>
            <w:tcW w:w="5000" w:type="pct"/>
            <w:gridSpan w:val="3"/>
            <w:tcBorders>
              <w:top w:val="single" w:sz="4" w:space="0" w:color="auto"/>
              <w:bottom w:val="single" w:sz="4" w:space="0" w:color="auto"/>
            </w:tcBorders>
            <w:noWrap/>
            <w:vAlign w:val="top"/>
          </w:tcPr>
          <w:p w14:paraId="3D7CCD20" w14:textId="77777777" w:rsidR="00744DEA" w:rsidRPr="005E36C8" w:rsidRDefault="00744DEA" w:rsidP="00744DEA">
            <w:pPr>
              <w:rPr>
                <w:caps/>
                <w:sz w:val="20"/>
                <w:szCs w:val="20"/>
              </w:rPr>
            </w:pPr>
            <w:r w:rsidRPr="002D52A6">
              <w:rPr>
                <w:color w:val="00B9BD" w:themeColor="accent1"/>
                <w:sz w:val="20"/>
                <w:szCs w:val="22"/>
              </w:rPr>
              <w:t>Would the project involve or lead to:</w:t>
            </w:r>
          </w:p>
        </w:tc>
      </w:tr>
      <w:tr w:rsidR="00744DEA" w:rsidRPr="005E36C8" w14:paraId="22D518AB"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6C4D2D8C" w14:textId="5DDF70E9" w:rsidR="00744DEA" w:rsidRPr="005E36C8" w:rsidRDefault="00744DEA" w:rsidP="00744DEA">
            <w:pPr>
              <w:pStyle w:val="TablesHeadingGSCyan"/>
              <w:framePr w:hSpace="0" w:wrap="auto" w:vAnchor="margin" w:hAnchor="text" w:yAlign="inline"/>
              <w:spacing w:line="276" w:lineRule="auto"/>
              <w:rPr>
                <w:caps w:val="0"/>
                <w:color w:val="4D4D4C"/>
                <w:sz w:val="20"/>
                <w:szCs w:val="22"/>
              </w:rPr>
            </w:pPr>
            <w:r w:rsidRPr="000858BE">
              <w:rPr>
                <w:rStyle w:val="SmartLink1"/>
                <w:sz w:val="20"/>
              </w:rPr>
              <w:fldChar w:fldCharType="begin"/>
            </w:r>
            <w:r w:rsidRPr="000858BE">
              <w:rPr>
                <w:rStyle w:val="SmartLink1"/>
                <w:sz w:val="20"/>
              </w:rPr>
              <w:instrText xml:space="preserve"> REF _Ref136396150 \w \h </w:instrText>
            </w:r>
            <w:r>
              <w:rPr>
                <w:rStyle w:val="SmartLink1"/>
                <w:sz w:val="20"/>
              </w:rPr>
              <w:instrText xml:space="preserve"> \* MERGEFORMAT </w:instrText>
            </w:r>
            <w:r w:rsidRPr="000858BE">
              <w:rPr>
                <w:rStyle w:val="SmartLink1"/>
                <w:sz w:val="20"/>
              </w:rPr>
            </w:r>
            <w:r w:rsidRPr="000858BE">
              <w:rPr>
                <w:rStyle w:val="SmartLink1"/>
                <w:sz w:val="20"/>
              </w:rPr>
              <w:fldChar w:fldCharType="separate"/>
            </w:r>
            <w:r w:rsidRPr="000858BE">
              <w:rPr>
                <w:rStyle w:val="SmartLink1"/>
                <w:sz w:val="20"/>
              </w:rPr>
              <w:t>P.9.9.1 |</w:t>
            </w:r>
            <w:r w:rsidRPr="000858BE">
              <w:rPr>
                <w:rStyle w:val="SmartLink1"/>
                <w:sz w:val="20"/>
              </w:rPr>
              <w:fldChar w:fldCharType="end"/>
            </w:r>
          </w:p>
        </w:tc>
        <w:tc>
          <w:tcPr>
            <w:tcW w:w="3285" w:type="pct"/>
            <w:tcBorders>
              <w:top w:val="single" w:sz="4" w:space="0" w:color="auto"/>
              <w:bottom w:val="single" w:sz="4" w:space="0" w:color="auto"/>
              <w:right w:val="single" w:sz="4" w:space="0" w:color="auto"/>
            </w:tcBorders>
            <w:vAlign w:val="top"/>
          </w:tcPr>
          <w:p w14:paraId="67D941ED" w14:textId="706E3868" w:rsidR="00744DEA" w:rsidRPr="005E36C8" w:rsidRDefault="00744DEA" w:rsidP="00744DEA">
            <w:pPr>
              <w:pStyle w:val="TablesHeadingGSCyan"/>
              <w:framePr w:hSpace="0" w:wrap="auto" w:vAnchor="margin" w:hAnchor="text" w:yAlign="inline"/>
              <w:rPr>
                <w:caps w:val="0"/>
                <w:color w:val="4D4D4C"/>
                <w:sz w:val="20"/>
                <w:szCs w:val="20"/>
              </w:rPr>
            </w:pPr>
            <w:r w:rsidRPr="005E36C8">
              <w:rPr>
                <w:caps w:val="0"/>
                <w:color w:val="4D4D4C"/>
                <w:sz w:val="20"/>
                <w:szCs w:val="20"/>
              </w:rPr>
              <w:t>animal husbandry or harvesting of fish populations or other aquatic species?</w:t>
            </w:r>
            <w:r w:rsidRPr="005E36C8">
              <w:rPr>
                <w:caps w:val="0"/>
                <w:color w:val="4D4D4C"/>
                <w:sz w:val="20"/>
                <w:szCs w:val="20"/>
                <w:vertAlign w:val="superscript"/>
              </w:rPr>
              <w:footnoteReference w:id="49"/>
            </w:r>
          </w:p>
        </w:tc>
        <w:tc>
          <w:tcPr>
            <w:tcW w:w="954" w:type="pct"/>
            <w:tcBorders>
              <w:top w:val="single" w:sz="4" w:space="0" w:color="auto"/>
              <w:left w:val="single" w:sz="4" w:space="0" w:color="auto"/>
              <w:bottom w:val="single" w:sz="4" w:space="0" w:color="auto"/>
            </w:tcBorders>
            <w:vAlign w:val="top"/>
          </w:tcPr>
          <w:p w14:paraId="14C31ADC" w14:textId="0F68ACC9" w:rsidR="00744DEA" w:rsidRPr="005E36C8" w:rsidDel="00FB5485"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199702916"/>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YES</w:t>
            </w:r>
          </w:p>
          <w:p w14:paraId="1BEA23C5" w14:textId="6028BCAA" w:rsidR="00744DEA" w:rsidRPr="005E36C8" w:rsidDel="00FB5485" w:rsidRDefault="00573249" w:rsidP="00744DEA">
            <w:sdt>
              <w:sdtPr>
                <w:rPr>
                  <w:caps/>
                  <w:sz w:val="20"/>
                  <w:szCs w:val="20"/>
                </w:rPr>
                <w:id w:val="-1947928946"/>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sz w:val="20"/>
                    <w:szCs w:val="20"/>
                  </w:rPr>
                  <w:t>☐</w:t>
                </w:r>
              </w:sdtContent>
            </w:sdt>
            <w:r w:rsidR="00744DEA" w:rsidRPr="005E36C8" w:rsidDel="00FB5485">
              <w:rPr>
                <w:caps/>
                <w:sz w:val="20"/>
                <w:szCs w:val="20"/>
              </w:rPr>
              <w:t xml:space="preserve"> </w:t>
            </w:r>
            <w:r w:rsidR="00744DEA" w:rsidDel="00FB5485">
              <w:rPr>
                <w:caps/>
                <w:sz w:val="20"/>
                <w:szCs w:val="20"/>
              </w:rPr>
              <w:t>No</w:t>
            </w:r>
          </w:p>
          <w:p w14:paraId="006AF8BD" w14:textId="32A10662"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239996668"/>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N</w:t>
            </w:r>
            <w:r w:rsidR="00744DEA" w:rsidDel="00FB5485">
              <w:rPr>
                <w:caps w:val="0"/>
                <w:color w:val="4D4D4C"/>
                <w:sz w:val="20"/>
                <w:szCs w:val="20"/>
              </w:rPr>
              <w:t>A</w:t>
            </w:r>
          </w:p>
        </w:tc>
      </w:tr>
      <w:tr w:rsidR="00744DEA" w:rsidRPr="005E36C8" w14:paraId="662E996D"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64201FD4" w14:textId="7B338044" w:rsidR="00744DEA" w:rsidRPr="005E36C8" w:rsidRDefault="00744DEA" w:rsidP="00744DEA">
            <w:pPr>
              <w:pStyle w:val="TablesHeadingGSCyan"/>
              <w:framePr w:hSpace="0" w:wrap="auto" w:vAnchor="margin" w:hAnchor="text" w:yAlign="inline"/>
              <w:rPr>
                <w:caps w:val="0"/>
                <w:color w:val="4D4D4C"/>
                <w:sz w:val="20"/>
                <w:szCs w:val="22"/>
              </w:rPr>
            </w:pPr>
            <w:r w:rsidRPr="000858BE">
              <w:rPr>
                <w:rStyle w:val="SmartLink1"/>
                <w:sz w:val="20"/>
              </w:rPr>
              <w:fldChar w:fldCharType="begin"/>
            </w:r>
            <w:r w:rsidRPr="000858BE">
              <w:rPr>
                <w:rStyle w:val="SmartLink1"/>
                <w:sz w:val="20"/>
              </w:rPr>
              <w:instrText xml:space="preserve"> REF _Ref136396150 \w \h </w:instrText>
            </w:r>
            <w:r>
              <w:rPr>
                <w:rStyle w:val="SmartLink1"/>
                <w:sz w:val="20"/>
              </w:rPr>
              <w:instrText xml:space="preserve"> \* MERGEFORMAT </w:instrText>
            </w:r>
            <w:r w:rsidRPr="000858BE">
              <w:rPr>
                <w:rStyle w:val="SmartLink1"/>
                <w:sz w:val="20"/>
              </w:rPr>
            </w:r>
            <w:r w:rsidRPr="000858BE">
              <w:rPr>
                <w:rStyle w:val="SmartLink1"/>
                <w:sz w:val="20"/>
              </w:rPr>
              <w:fldChar w:fldCharType="separate"/>
            </w:r>
            <w:r w:rsidRPr="000858BE">
              <w:rPr>
                <w:rStyle w:val="SmartLink1"/>
                <w:sz w:val="20"/>
              </w:rPr>
              <w:t>P.9.9.1 |</w:t>
            </w:r>
            <w:r w:rsidRPr="000858BE">
              <w:rPr>
                <w:rStyle w:val="SmartLink1"/>
                <w:sz w:val="20"/>
              </w:rPr>
              <w:fldChar w:fldCharType="end"/>
            </w:r>
          </w:p>
        </w:tc>
        <w:tc>
          <w:tcPr>
            <w:tcW w:w="3285" w:type="pct"/>
            <w:tcBorders>
              <w:top w:val="single" w:sz="4" w:space="0" w:color="auto"/>
              <w:bottom w:val="single" w:sz="4" w:space="0" w:color="auto"/>
              <w:right w:val="single" w:sz="4" w:space="0" w:color="auto"/>
            </w:tcBorders>
            <w:vAlign w:val="top"/>
          </w:tcPr>
          <w:p w14:paraId="3F71E6D6" w14:textId="77777777" w:rsidR="00744DEA" w:rsidRPr="005E36C8" w:rsidRDefault="00744DEA" w:rsidP="00744DEA">
            <w:pPr>
              <w:pStyle w:val="TablesHeadingGSCyan"/>
              <w:framePr w:hSpace="0" w:wrap="auto" w:vAnchor="margin" w:hAnchor="text" w:yAlign="inline"/>
              <w:rPr>
                <w:caps w:val="0"/>
                <w:color w:val="4D4D4C"/>
                <w:sz w:val="20"/>
                <w:szCs w:val="20"/>
              </w:rPr>
            </w:pPr>
            <w:r w:rsidRPr="005E36C8">
              <w:rPr>
                <w:caps w:val="0"/>
                <w:color w:val="4D4D4C"/>
                <w:sz w:val="20"/>
                <w:szCs w:val="20"/>
              </w:rPr>
              <w:t>limiting access for animals to basic needs like drinking water, adequate food, daylight, appropriate shelter etc.?</w:t>
            </w:r>
          </w:p>
        </w:tc>
        <w:tc>
          <w:tcPr>
            <w:tcW w:w="954" w:type="pct"/>
            <w:tcBorders>
              <w:top w:val="single" w:sz="4" w:space="0" w:color="auto"/>
              <w:left w:val="single" w:sz="4" w:space="0" w:color="auto"/>
              <w:bottom w:val="single" w:sz="4" w:space="0" w:color="auto"/>
            </w:tcBorders>
            <w:vAlign w:val="top"/>
          </w:tcPr>
          <w:p w14:paraId="0FB18799" w14:textId="13884D91" w:rsidR="00744DEA" w:rsidRPr="005E36C8" w:rsidDel="00FB5485"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951440061"/>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YES</w:t>
            </w:r>
          </w:p>
          <w:p w14:paraId="28ABA29E" w14:textId="382318D8" w:rsidR="00744DEA" w:rsidRPr="005E36C8" w:rsidDel="00FB5485" w:rsidRDefault="00573249" w:rsidP="00744DEA">
            <w:sdt>
              <w:sdtPr>
                <w:rPr>
                  <w:caps/>
                  <w:sz w:val="20"/>
                  <w:szCs w:val="20"/>
                </w:rPr>
                <w:id w:val="271285284"/>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sz w:val="20"/>
                    <w:szCs w:val="20"/>
                  </w:rPr>
                  <w:t>☐</w:t>
                </w:r>
              </w:sdtContent>
            </w:sdt>
            <w:r w:rsidR="00744DEA" w:rsidRPr="005E36C8" w:rsidDel="00FB5485">
              <w:rPr>
                <w:caps/>
                <w:sz w:val="20"/>
                <w:szCs w:val="20"/>
              </w:rPr>
              <w:t xml:space="preserve"> POTENTIALLY</w:t>
            </w:r>
          </w:p>
          <w:p w14:paraId="5B8A5D6A" w14:textId="0B07899C"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762609247"/>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NO</w:t>
            </w:r>
          </w:p>
        </w:tc>
      </w:tr>
      <w:tr w:rsidR="00744DEA" w:rsidRPr="005E36C8" w14:paraId="7FAC8754"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24C0D659" w14:textId="5CF18DFC" w:rsidR="00744DEA" w:rsidRPr="004B14EE" w:rsidRDefault="00744DEA" w:rsidP="00744DEA">
            <w:pPr>
              <w:pStyle w:val="TablesHeadingGSCyan"/>
              <w:framePr w:hSpace="0" w:wrap="auto" w:vAnchor="margin" w:hAnchor="text" w:yAlign="inline"/>
              <w:spacing w:line="276" w:lineRule="auto"/>
              <w:rPr>
                <w:rStyle w:val="SmartLink1"/>
                <w:sz w:val="20"/>
              </w:rPr>
            </w:pPr>
            <w:r w:rsidRPr="004B14EE">
              <w:rPr>
                <w:rStyle w:val="SmartLink1"/>
                <w:sz w:val="20"/>
              </w:rPr>
              <w:fldChar w:fldCharType="begin"/>
            </w:r>
            <w:r w:rsidRPr="004B14EE">
              <w:rPr>
                <w:rStyle w:val="SmartLink1"/>
                <w:sz w:val="20"/>
              </w:rPr>
              <w:instrText xml:space="preserve"> REF _Ref136415511 \w \h </w:instrText>
            </w:r>
            <w:r>
              <w:rPr>
                <w:rStyle w:val="SmartLink1"/>
                <w:sz w:val="20"/>
              </w:rPr>
              <w:instrText xml:space="preserve"> \* MERGEFORMAT </w:instrText>
            </w:r>
            <w:r w:rsidRPr="004B14EE">
              <w:rPr>
                <w:rStyle w:val="SmartLink1"/>
                <w:sz w:val="20"/>
              </w:rPr>
            </w:r>
            <w:r w:rsidRPr="004B14EE">
              <w:rPr>
                <w:rStyle w:val="SmartLink1"/>
                <w:sz w:val="20"/>
              </w:rPr>
              <w:fldChar w:fldCharType="separate"/>
            </w:r>
            <w:r w:rsidRPr="004B14EE">
              <w:rPr>
                <w:rStyle w:val="SmartLink1"/>
                <w:sz w:val="20"/>
              </w:rPr>
              <w:t>P.9.9.3 |</w:t>
            </w:r>
            <w:r w:rsidRPr="004B14EE">
              <w:rPr>
                <w:rStyle w:val="SmartLink1"/>
                <w:sz w:val="20"/>
              </w:rPr>
              <w:fldChar w:fldCharType="end"/>
            </w:r>
          </w:p>
        </w:tc>
        <w:tc>
          <w:tcPr>
            <w:tcW w:w="3285" w:type="pct"/>
            <w:tcBorders>
              <w:top w:val="single" w:sz="4" w:space="0" w:color="auto"/>
              <w:bottom w:val="single" w:sz="4" w:space="0" w:color="auto"/>
              <w:right w:val="single" w:sz="4" w:space="0" w:color="auto"/>
            </w:tcBorders>
            <w:vAlign w:val="top"/>
          </w:tcPr>
          <w:p w14:paraId="14EBCF74" w14:textId="2798192A" w:rsidR="00744DEA" w:rsidRPr="005E36C8" w:rsidRDefault="00744DEA" w:rsidP="00744DEA">
            <w:pPr>
              <w:pStyle w:val="TablesHeadingGSCyan"/>
              <w:framePr w:hSpace="0" w:wrap="auto" w:vAnchor="margin" w:hAnchor="text" w:yAlign="inline"/>
              <w:rPr>
                <w:caps w:val="0"/>
                <w:color w:val="4D4D4C"/>
                <w:sz w:val="20"/>
                <w:szCs w:val="20"/>
              </w:rPr>
            </w:pPr>
            <w:r>
              <w:rPr>
                <w:caps w:val="0"/>
                <w:color w:val="4D4D4C"/>
                <w:sz w:val="20"/>
                <w:szCs w:val="20"/>
              </w:rPr>
              <w:t xml:space="preserve">inadequate </w:t>
            </w:r>
            <w:r w:rsidRPr="00FE2867">
              <w:rPr>
                <w:caps w:val="0"/>
                <w:color w:val="4D4D4C"/>
                <w:sz w:val="20"/>
                <w:szCs w:val="20"/>
              </w:rPr>
              <w:t>measures to isolate sick animals and control the spread of disease, especially zoonotic diseases?</w:t>
            </w:r>
            <w:r>
              <w:rPr>
                <w:caps w:val="0"/>
                <w:color w:val="4D4D4C"/>
                <w:sz w:val="20"/>
                <w:szCs w:val="20"/>
              </w:rPr>
              <w:t xml:space="preserve"> </w:t>
            </w:r>
          </w:p>
        </w:tc>
        <w:tc>
          <w:tcPr>
            <w:tcW w:w="954" w:type="pct"/>
            <w:tcBorders>
              <w:top w:val="single" w:sz="4" w:space="0" w:color="auto"/>
              <w:left w:val="single" w:sz="4" w:space="0" w:color="auto"/>
              <w:bottom w:val="single" w:sz="4" w:space="0" w:color="auto"/>
            </w:tcBorders>
            <w:vAlign w:val="top"/>
          </w:tcPr>
          <w:p w14:paraId="358254AE" w14:textId="68F77B75" w:rsidR="00744DEA" w:rsidRPr="005E36C8" w:rsidDel="00FB5485"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086538861"/>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YES</w:t>
            </w:r>
          </w:p>
          <w:p w14:paraId="63F7723F" w14:textId="3032CDDA" w:rsidR="00744DEA" w:rsidRPr="005E36C8" w:rsidDel="00FB5485" w:rsidRDefault="00573249" w:rsidP="00744DEA">
            <w:sdt>
              <w:sdtPr>
                <w:rPr>
                  <w:caps/>
                  <w:sz w:val="20"/>
                  <w:szCs w:val="20"/>
                </w:rPr>
                <w:id w:val="1503313601"/>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sz w:val="20"/>
                    <w:szCs w:val="20"/>
                  </w:rPr>
                  <w:t>☐</w:t>
                </w:r>
              </w:sdtContent>
            </w:sdt>
            <w:r w:rsidR="00744DEA" w:rsidRPr="005E36C8" w:rsidDel="00FB5485">
              <w:rPr>
                <w:caps/>
                <w:sz w:val="20"/>
                <w:szCs w:val="20"/>
              </w:rPr>
              <w:t xml:space="preserve"> </w:t>
            </w:r>
            <w:r w:rsidR="00744DEA" w:rsidDel="00FB5485">
              <w:rPr>
                <w:caps/>
                <w:sz w:val="20"/>
                <w:szCs w:val="20"/>
              </w:rPr>
              <w:t>no</w:t>
            </w:r>
          </w:p>
          <w:p w14:paraId="26E6CF54" w14:textId="48E362D4"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596988995"/>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N</w:t>
            </w:r>
            <w:r w:rsidR="00744DEA" w:rsidDel="00FB5485">
              <w:rPr>
                <w:caps w:val="0"/>
                <w:color w:val="4D4D4C"/>
                <w:sz w:val="20"/>
                <w:szCs w:val="20"/>
              </w:rPr>
              <w:t>A</w:t>
            </w:r>
          </w:p>
        </w:tc>
      </w:tr>
      <w:tr w:rsidR="00744DEA" w:rsidRPr="005E36C8" w14:paraId="7A5F325D"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18D09C1A" w14:textId="39E0E42C" w:rsidR="00744DEA" w:rsidRPr="004B14EE" w:rsidRDefault="00744DEA" w:rsidP="00744DEA">
            <w:pPr>
              <w:pStyle w:val="TablesHeadingGSCyan"/>
              <w:framePr w:hSpace="0" w:wrap="auto" w:vAnchor="margin" w:hAnchor="text" w:yAlign="inline"/>
              <w:spacing w:line="276" w:lineRule="auto"/>
              <w:rPr>
                <w:rStyle w:val="SmartLink1"/>
                <w:sz w:val="20"/>
              </w:rPr>
            </w:pPr>
            <w:r w:rsidRPr="004B14EE">
              <w:rPr>
                <w:rStyle w:val="SmartLink1"/>
                <w:sz w:val="20"/>
              </w:rPr>
              <w:fldChar w:fldCharType="begin"/>
            </w:r>
            <w:r w:rsidRPr="004B14EE">
              <w:rPr>
                <w:rStyle w:val="SmartLink1"/>
                <w:sz w:val="20"/>
              </w:rPr>
              <w:instrText xml:space="preserve"> REF _Ref136436429 \w \h </w:instrText>
            </w:r>
            <w:r>
              <w:rPr>
                <w:rStyle w:val="SmartLink1"/>
                <w:sz w:val="20"/>
              </w:rPr>
              <w:instrText xml:space="preserve"> \* MERGEFORMAT </w:instrText>
            </w:r>
            <w:r w:rsidRPr="004B14EE">
              <w:rPr>
                <w:rStyle w:val="SmartLink1"/>
                <w:sz w:val="20"/>
              </w:rPr>
            </w:r>
            <w:r w:rsidRPr="004B14EE">
              <w:rPr>
                <w:rStyle w:val="SmartLink1"/>
                <w:sz w:val="20"/>
              </w:rPr>
              <w:fldChar w:fldCharType="separate"/>
            </w:r>
            <w:r w:rsidRPr="004B14EE">
              <w:rPr>
                <w:rStyle w:val="SmartLink1"/>
                <w:sz w:val="20"/>
              </w:rPr>
              <w:t>P.9.9.5 |</w:t>
            </w:r>
            <w:r w:rsidRPr="004B14EE">
              <w:rPr>
                <w:rStyle w:val="SmartLink1"/>
                <w:sz w:val="20"/>
              </w:rPr>
              <w:fldChar w:fldCharType="end"/>
            </w:r>
          </w:p>
        </w:tc>
        <w:tc>
          <w:tcPr>
            <w:tcW w:w="3285" w:type="pct"/>
            <w:tcBorders>
              <w:top w:val="single" w:sz="4" w:space="0" w:color="auto"/>
              <w:bottom w:val="single" w:sz="4" w:space="0" w:color="auto"/>
              <w:right w:val="single" w:sz="4" w:space="0" w:color="auto"/>
            </w:tcBorders>
            <w:vAlign w:val="top"/>
          </w:tcPr>
          <w:p w14:paraId="16014B38" w14:textId="26912B41" w:rsidR="00744DEA" w:rsidRPr="005E36C8" w:rsidRDefault="00744DEA" w:rsidP="00744DEA">
            <w:pPr>
              <w:pStyle w:val="TablesHeadingGSCyan"/>
              <w:framePr w:hSpace="0" w:wrap="auto" w:vAnchor="margin" w:hAnchor="text" w:yAlign="inline"/>
              <w:rPr>
                <w:caps w:val="0"/>
                <w:color w:val="4D4D4C"/>
                <w:sz w:val="20"/>
                <w:szCs w:val="20"/>
              </w:rPr>
            </w:pPr>
            <w:r>
              <w:rPr>
                <w:caps w:val="0"/>
                <w:color w:val="4D4D4C"/>
                <w:sz w:val="20"/>
                <w:szCs w:val="20"/>
              </w:rPr>
              <w:t xml:space="preserve">inadequate </w:t>
            </w:r>
            <w:r w:rsidRPr="00FE2867">
              <w:rPr>
                <w:caps w:val="0"/>
                <w:color w:val="4D4D4C"/>
                <w:sz w:val="20"/>
                <w:szCs w:val="20"/>
              </w:rPr>
              <w:t>low-stress methods, equipment, and facilities that facilitate calm animal movement.</w:t>
            </w:r>
          </w:p>
        </w:tc>
        <w:tc>
          <w:tcPr>
            <w:tcW w:w="954" w:type="pct"/>
            <w:tcBorders>
              <w:top w:val="single" w:sz="4" w:space="0" w:color="auto"/>
              <w:left w:val="single" w:sz="4" w:space="0" w:color="auto"/>
              <w:bottom w:val="single" w:sz="4" w:space="0" w:color="auto"/>
            </w:tcBorders>
            <w:vAlign w:val="top"/>
          </w:tcPr>
          <w:p w14:paraId="4AAF588B" w14:textId="71963A3C" w:rsidR="00744DEA" w:rsidRPr="005E36C8" w:rsidDel="00FB5485"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009563801"/>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YES</w:t>
            </w:r>
          </w:p>
          <w:p w14:paraId="43E4A4FD" w14:textId="25882AAC" w:rsidR="00744DEA" w:rsidRPr="005E36C8" w:rsidDel="00FB5485" w:rsidRDefault="00573249" w:rsidP="00744DEA">
            <w:sdt>
              <w:sdtPr>
                <w:rPr>
                  <w:caps/>
                  <w:sz w:val="20"/>
                  <w:szCs w:val="20"/>
                </w:rPr>
                <w:id w:val="869812629"/>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sz w:val="20"/>
                    <w:szCs w:val="20"/>
                  </w:rPr>
                  <w:t>☐</w:t>
                </w:r>
              </w:sdtContent>
            </w:sdt>
            <w:r w:rsidR="00744DEA" w:rsidRPr="005E36C8" w:rsidDel="00FB5485">
              <w:rPr>
                <w:caps/>
                <w:sz w:val="20"/>
                <w:szCs w:val="20"/>
              </w:rPr>
              <w:t xml:space="preserve"> </w:t>
            </w:r>
            <w:r w:rsidR="00744DEA" w:rsidDel="00FB5485">
              <w:rPr>
                <w:caps/>
                <w:sz w:val="20"/>
                <w:szCs w:val="20"/>
              </w:rPr>
              <w:t>No</w:t>
            </w:r>
          </w:p>
          <w:p w14:paraId="359A453E" w14:textId="2A32BBFF"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912583642"/>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N</w:t>
            </w:r>
            <w:r w:rsidR="00744DEA" w:rsidDel="00FB5485">
              <w:rPr>
                <w:caps w:val="0"/>
                <w:color w:val="4D4D4C"/>
                <w:sz w:val="20"/>
                <w:szCs w:val="20"/>
              </w:rPr>
              <w:t>A</w:t>
            </w:r>
          </w:p>
        </w:tc>
      </w:tr>
      <w:tr w:rsidR="00744DEA" w:rsidRPr="005E36C8" w14:paraId="5DD32BDC"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5BC00627" w14:textId="039E4DD8" w:rsidR="00744DEA" w:rsidRPr="004B14EE" w:rsidRDefault="00744DEA" w:rsidP="00744DEA">
            <w:pPr>
              <w:pStyle w:val="TablesHeadingGSCyan"/>
              <w:framePr w:hSpace="0" w:wrap="auto" w:vAnchor="margin" w:hAnchor="text" w:yAlign="inline"/>
              <w:spacing w:line="276" w:lineRule="auto"/>
              <w:rPr>
                <w:rStyle w:val="SmartLink1"/>
                <w:sz w:val="20"/>
              </w:rPr>
            </w:pPr>
            <w:r w:rsidRPr="004B14EE">
              <w:rPr>
                <w:rStyle w:val="SmartLink1"/>
                <w:sz w:val="20"/>
              </w:rPr>
              <w:fldChar w:fldCharType="begin"/>
            </w:r>
            <w:r w:rsidRPr="004B14EE">
              <w:rPr>
                <w:rStyle w:val="SmartLink1"/>
                <w:sz w:val="20"/>
              </w:rPr>
              <w:instrText xml:space="preserve"> REF _Ref136436438 \w \h </w:instrText>
            </w:r>
            <w:r>
              <w:rPr>
                <w:rStyle w:val="SmartLink1"/>
                <w:sz w:val="20"/>
              </w:rPr>
              <w:instrText xml:space="preserve"> \* MERGEFORMAT </w:instrText>
            </w:r>
            <w:r w:rsidRPr="004B14EE">
              <w:rPr>
                <w:rStyle w:val="SmartLink1"/>
                <w:sz w:val="20"/>
              </w:rPr>
            </w:r>
            <w:r w:rsidRPr="004B14EE">
              <w:rPr>
                <w:rStyle w:val="SmartLink1"/>
                <w:sz w:val="20"/>
              </w:rPr>
              <w:fldChar w:fldCharType="separate"/>
            </w:r>
            <w:r w:rsidRPr="004B14EE">
              <w:rPr>
                <w:rStyle w:val="SmartLink1"/>
                <w:sz w:val="20"/>
              </w:rPr>
              <w:t>P.9.9.6 |</w:t>
            </w:r>
            <w:r w:rsidRPr="004B14EE">
              <w:rPr>
                <w:rStyle w:val="SmartLink1"/>
                <w:sz w:val="20"/>
              </w:rPr>
              <w:fldChar w:fldCharType="end"/>
            </w:r>
          </w:p>
        </w:tc>
        <w:tc>
          <w:tcPr>
            <w:tcW w:w="3285" w:type="pct"/>
            <w:tcBorders>
              <w:top w:val="single" w:sz="4" w:space="0" w:color="auto"/>
              <w:bottom w:val="single" w:sz="4" w:space="0" w:color="auto"/>
              <w:right w:val="single" w:sz="4" w:space="0" w:color="auto"/>
            </w:tcBorders>
            <w:vAlign w:val="top"/>
          </w:tcPr>
          <w:p w14:paraId="70B8F655" w14:textId="14A7B470" w:rsidR="00744DEA" w:rsidRDefault="00744DEA" w:rsidP="00744DEA">
            <w:pPr>
              <w:pStyle w:val="TablesHeadingGSCyan"/>
              <w:framePr w:hSpace="0" w:wrap="auto" w:vAnchor="margin" w:hAnchor="text" w:yAlign="inline"/>
            </w:pPr>
            <w:r>
              <w:rPr>
                <w:caps w:val="0"/>
                <w:color w:val="4D4D4C"/>
                <w:sz w:val="20"/>
                <w:szCs w:val="20"/>
              </w:rPr>
              <w:t xml:space="preserve">inadequate </w:t>
            </w:r>
            <w:r w:rsidRPr="00D97AEF">
              <w:rPr>
                <w:caps w:val="0"/>
                <w:color w:val="4D4D4C"/>
                <w:sz w:val="20"/>
                <w:szCs w:val="20"/>
              </w:rPr>
              <w:t>measures to ensure that animals are exposed to the least stress possible during transportation and slaughtering?</w:t>
            </w:r>
          </w:p>
        </w:tc>
        <w:tc>
          <w:tcPr>
            <w:tcW w:w="954" w:type="pct"/>
            <w:tcBorders>
              <w:top w:val="single" w:sz="4" w:space="0" w:color="auto"/>
              <w:left w:val="single" w:sz="4" w:space="0" w:color="auto"/>
              <w:bottom w:val="single" w:sz="4" w:space="0" w:color="auto"/>
            </w:tcBorders>
            <w:vAlign w:val="top"/>
          </w:tcPr>
          <w:p w14:paraId="4B675B7C" w14:textId="0A477C15" w:rsidR="00744DEA" w:rsidRPr="005E36C8" w:rsidDel="00FB5485"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764192470"/>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YES</w:t>
            </w:r>
          </w:p>
          <w:p w14:paraId="572D8993" w14:textId="35CCB1BD" w:rsidR="00744DEA" w:rsidRPr="005E36C8" w:rsidDel="00FB5485" w:rsidRDefault="00573249" w:rsidP="00744DEA">
            <w:sdt>
              <w:sdtPr>
                <w:rPr>
                  <w:caps/>
                  <w:sz w:val="20"/>
                  <w:szCs w:val="20"/>
                </w:rPr>
                <w:id w:val="-965814036"/>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sz w:val="20"/>
                    <w:szCs w:val="20"/>
                  </w:rPr>
                  <w:t>☐</w:t>
                </w:r>
              </w:sdtContent>
            </w:sdt>
            <w:r w:rsidR="00744DEA" w:rsidRPr="005E36C8" w:rsidDel="00FB5485">
              <w:rPr>
                <w:caps/>
                <w:sz w:val="20"/>
                <w:szCs w:val="20"/>
              </w:rPr>
              <w:t xml:space="preserve"> </w:t>
            </w:r>
            <w:r w:rsidR="00744DEA" w:rsidDel="00FB5485">
              <w:rPr>
                <w:caps/>
                <w:sz w:val="20"/>
                <w:szCs w:val="20"/>
              </w:rPr>
              <w:t>No</w:t>
            </w:r>
          </w:p>
          <w:p w14:paraId="02CF17DD" w14:textId="23D7855F" w:rsidR="00744DEA"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834335561"/>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N</w:t>
            </w:r>
            <w:r w:rsidR="00744DEA" w:rsidDel="00FB5485">
              <w:rPr>
                <w:caps w:val="0"/>
                <w:color w:val="4D4D4C"/>
                <w:sz w:val="20"/>
                <w:szCs w:val="20"/>
              </w:rPr>
              <w:t>A</w:t>
            </w:r>
          </w:p>
        </w:tc>
      </w:tr>
      <w:tr w:rsidR="00744DEA" w:rsidRPr="005E36C8" w14:paraId="7B59D3D9"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75057F96" w14:textId="6B1D137C" w:rsidR="00744DEA" w:rsidRPr="004B14EE" w:rsidRDefault="00744DEA" w:rsidP="00744DEA">
            <w:pPr>
              <w:pStyle w:val="TablesHeadingGSCyan"/>
              <w:framePr w:hSpace="0" w:wrap="auto" w:vAnchor="margin" w:hAnchor="text" w:yAlign="inline"/>
              <w:spacing w:line="276" w:lineRule="auto"/>
              <w:rPr>
                <w:rStyle w:val="SmartLink1"/>
                <w:sz w:val="20"/>
              </w:rPr>
            </w:pPr>
            <w:r w:rsidRPr="004B14EE">
              <w:rPr>
                <w:rStyle w:val="SmartLink1"/>
                <w:sz w:val="20"/>
              </w:rPr>
              <w:fldChar w:fldCharType="begin"/>
            </w:r>
            <w:r w:rsidRPr="004B14EE">
              <w:rPr>
                <w:rStyle w:val="SmartLink1"/>
                <w:sz w:val="20"/>
              </w:rPr>
              <w:instrText xml:space="preserve"> REF _Ref136436448 \w \h </w:instrText>
            </w:r>
            <w:r>
              <w:rPr>
                <w:rStyle w:val="SmartLink1"/>
                <w:sz w:val="20"/>
              </w:rPr>
              <w:instrText xml:space="preserve"> \* MERGEFORMAT </w:instrText>
            </w:r>
            <w:r w:rsidRPr="004B14EE">
              <w:rPr>
                <w:rStyle w:val="SmartLink1"/>
                <w:sz w:val="20"/>
              </w:rPr>
            </w:r>
            <w:r w:rsidRPr="004B14EE">
              <w:rPr>
                <w:rStyle w:val="SmartLink1"/>
                <w:sz w:val="20"/>
              </w:rPr>
              <w:fldChar w:fldCharType="separate"/>
            </w:r>
            <w:r w:rsidRPr="004B14EE">
              <w:rPr>
                <w:rStyle w:val="SmartLink1"/>
                <w:sz w:val="20"/>
              </w:rPr>
              <w:t>P.9.9.7 |</w:t>
            </w:r>
            <w:r w:rsidRPr="004B14EE">
              <w:rPr>
                <w:rStyle w:val="SmartLink1"/>
                <w:sz w:val="20"/>
              </w:rPr>
              <w:fldChar w:fldCharType="end"/>
            </w:r>
          </w:p>
        </w:tc>
        <w:tc>
          <w:tcPr>
            <w:tcW w:w="3285" w:type="pct"/>
            <w:tcBorders>
              <w:top w:val="single" w:sz="4" w:space="0" w:color="auto"/>
              <w:bottom w:val="single" w:sz="4" w:space="0" w:color="auto"/>
              <w:right w:val="single" w:sz="4" w:space="0" w:color="auto"/>
            </w:tcBorders>
            <w:vAlign w:val="top"/>
          </w:tcPr>
          <w:p w14:paraId="6EFC8D0F" w14:textId="15D26F97" w:rsidR="00744DEA" w:rsidRPr="00D97AEF" w:rsidRDefault="00744DEA" w:rsidP="00744DEA">
            <w:pPr>
              <w:pStyle w:val="TablesHeadingGSCyan"/>
              <w:framePr w:hSpace="0" w:wrap="auto" w:vAnchor="margin" w:hAnchor="text" w:yAlign="inline"/>
              <w:rPr>
                <w:caps w:val="0"/>
                <w:color w:val="4D4D4C"/>
                <w:sz w:val="20"/>
                <w:szCs w:val="20"/>
              </w:rPr>
            </w:pPr>
            <w:r>
              <w:rPr>
                <w:caps w:val="0"/>
                <w:color w:val="4D4D4C"/>
                <w:sz w:val="20"/>
                <w:szCs w:val="20"/>
              </w:rPr>
              <w:t xml:space="preserve">inappropriate spacing </w:t>
            </w:r>
            <w:r w:rsidRPr="004B64AD">
              <w:rPr>
                <w:caps w:val="0"/>
                <w:color w:val="4D4D4C"/>
                <w:sz w:val="20"/>
                <w:szCs w:val="20"/>
              </w:rPr>
              <w:t>per animal and stocking rates per land unit</w:t>
            </w:r>
            <w:ins w:id="1005" w:author="Anshika Gupta" w:date="2023-06-27T09:55:00Z">
              <w:r w:rsidR="005C7065">
                <w:rPr>
                  <w:caps w:val="0"/>
                  <w:color w:val="4D4D4C"/>
                  <w:sz w:val="20"/>
                  <w:szCs w:val="20"/>
                </w:rPr>
                <w:t>?</w:t>
              </w:r>
            </w:ins>
          </w:p>
        </w:tc>
        <w:tc>
          <w:tcPr>
            <w:tcW w:w="954" w:type="pct"/>
            <w:tcBorders>
              <w:top w:val="single" w:sz="4" w:space="0" w:color="auto"/>
              <w:left w:val="single" w:sz="4" w:space="0" w:color="auto"/>
              <w:bottom w:val="single" w:sz="4" w:space="0" w:color="auto"/>
            </w:tcBorders>
            <w:vAlign w:val="top"/>
          </w:tcPr>
          <w:p w14:paraId="0D0E4B58" w14:textId="2D8AA74A" w:rsidR="00744DEA" w:rsidRPr="005E36C8" w:rsidDel="00FB5485"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918677029"/>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YES</w:t>
            </w:r>
          </w:p>
          <w:p w14:paraId="786D340D" w14:textId="1054F4B4" w:rsidR="00744DEA" w:rsidRPr="005E36C8" w:rsidDel="00FB5485" w:rsidRDefault="00573249" w:rsidP="00744DEA">
            <w:sdt>
              <w:sdtPr>
                <w:rPr>
                  <w:caps/>
                  <w:sz w:val="20"/>
                  <w:szCs w:val="20"/>
                </w:rPr>
                <w:id w:val="-2123365199"/>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sz w:val="20"/>
                    <w:szCs w:val="20"/>
                  </w:rPr>
                  <w:t>☐</w:t>
                </w:r>
              </w:sdtContent>
            </w:sdt>
            <w:r w:rsidR="00744DEA" w:rsidRPr="005E36C8" w:rsidDel="00FB5485">
              <w:rPr>
                <w:caps/>
                <w:sz w:val="20"/>
                <w:szCs w:val="20"/>
              </w:rPr>
              <w:t xml:space="preserve"> </w:t>
            </w:r>
            <w:r w:rsidR="00744DEA" w:rsidDel="00FB5485">
              <w:rPr>
                <w:caps/>
                <w:sz w:val="20"/>
                <w:szCs w:val="20"/>
              </w:rPr>
              <w:t>No</w:t>
            </w:r>
          </w:p>
          <w:p w14:paraId="69BC641E" w14:textId="012BB9E4" w:rsidR="00744DEA"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453897841"/>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N</w:t>
            </w:r>
            <w:r w:rsidR="00744DEA" w:rsidDel="00FB5485">
              <w:rPr>
                <w:caps w:val="0"/>
                <w:color w:val="4D4D4C"/>
                <w:sz w:val="20"/>
                <w:szCs w:val="20"/>
              </w:rPr>
              <w:t>A</w:t>
            </w:r>
          </w:p>
        </w:tc>
      </w:tr>
      <w:tr w:rsidR="00744DEA" w:rsidRPr="005E36C8" w14:paraId="5448AA4F"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224952A9" w14:textId="558168D7" w:rsidR="00744DEA" w:rsidRPr="004B14EE" w:rsidRDefault="00744DEA" w:rsidP="00744DEA">
            <w:pPr>
              <w:pStyle w:val="TablesHeadingGSCyan"/>
              <w:framePr w:hSpace="0" w:wrap="auto" w:vAnchor="margin" w:hAnchor="text" w:yAlign="inline"/>
              <w:spacing w:line="276" w:lineRule="auto"/>
              <w:rPr>
                <w:rStyle w:val="SmartLink1"/>
                <w:sz w:val="20"/>
              </w:rPr>
            </w:pPr>
            <w:r w:rsidRPr="004B14EE">
              <w:rPr>
                <w:rStyle w:val="SmartLink1"/>
                <w:sz w:val="20"/>
              </w:rPr>
              <w:fldChar w:fldCharType="begin"/>
            </w:r>
            <w:r w:rsidRPr="004B14EE">
              <w:rPr>
                <w:rStyle w:val="SmartLink1"/>
                <w:sz w:val="20"/>
              </w:rPr>
              <w:instrText xml:space="preserve"> REF _Ref136436464 \w \h </w:instrText>
            </w:r>
            <w:r>
              <w:rPr>
                <w:rStyle w:val="SmartLink1"/>
                <w:sz w:val="20"/>
              </w:rPr>
              <w:instrText xml:space="preserve"> \* MERGEFORMAT </w:instrText>
            </w:r>
            <w:r w:rsidRPr="004B14EE">
              <w:rPr>
                <w:rStyle w:val="SmartLink1"/>
                <w:sz w:val="20"/>
              </w:rPr>
            </w:r>
            <w:r w:rsidRPr="004B14EE">
              <w:rPr>
                <w:rStyle w:val="SmartLink1"/>
                <w:sz w:val="20"/>
              </w:rPr>
              <w:fldChar w:fldCharType="separate"/>
            </w:r>
            <w:r w:rsidRPr="004B14EE">
              <w:rPr>
                <w:rStyle w:val="SmartLink1"/>
                <w:sz w:val="20"/>
              </w:rPr>
              <w:t>P.9.9.8 |</w:t>
            </w:r>
            <w:r w:rsidRPr="004B14EE">
              <w:rPr>
                <w:rStyle w:val="SmartLink1"/>
                <w:sz w:val="20"/>
              </w:rPr>
              <w:fldChar w:fldCharType="end"/>
            </w:r>
          </w:p>
        </w:tc>
        <w:tc>
          <w:tcPr>
            <w:tcW w:w="3285" w:type="pct"/>
            <w:tcBorders>
              <w:top w:val="single" w:sz="4" w:space="0" w:color="auto"/>
              <w:bottom w:val="single" w:sz="4" w:space="0" w:color="auto"/>
              <w:right w:val="single" w:sz="4" w:space="0" w:color="auto"/>
            </w:tcBorders>
            <w:vAlign w:val="top"/>
          </w:tcPr>
          <w:p w14:paraId="71F4D151" w14:textId="20076464" w:rsidR="00744DEA" w:rsidRDefault="00744DEA" w:rsidP="00744DEA">
            <w:pPr>
              <w:pStyle w:val="TablesHeadingGSCyan"/>
              <w:framePr w:hSpace="0" w:wrap="auto" w:vAnchor="margin" w:hAnchor="text" w:yAlign="inline"/>
            </w:pPr>
            <w:r>
              <w:rPr>
                <w:caps w:val="0"/>
                <w:color w:val="4D4D4C"/>
                <w:sz w:val="20"/>
                <w:szCs w:val="20"/>
              </w:rPr>
              <w:t>inadequate</w:t>
            </w:r>
            <w:r w:rsidRPr="00E57B69">
              <w:rPr>
                <w:caps w:val="0"/>
                <w:color w:val="4D4D4C"/>
                <w:sz w:val="20"/>
                <w:szCs w:val="20"/>
              </w:rPr>
              <w:t xml:space="preserve"> measures to address the specific needs of aquatic animals?</w:t>
            </w:r>
          </w:p>
        </w:tc>
        <w:tc>
          <w:tcPr>
            <w:tcW w:w="954" w:type="pct"/>
            <w:tcBorders>
              <w:top w:val="single" w:sz="4" w:space="0" w:color="auto"/>
              <w:left w:val="single" w:sz="4" w:space="0" w:color="auto"/>
              <w:bottom w:val="single" w:sz="4" w:space="0" w:color="auto"/>
            </w:tcBorders>
            <w:vAlign w:val="top"/>
          </w:tcPr>
          <w:p w14:paraId="5CC5A445" w14:textId="5ED953CC" w:rsidR="00744DEA" w:rsidRPr="005E36C8" w:rsidDel="00FB5485"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409655636"/>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YES</w:t>
            </w:r>
          </w:p>
          <w:p w14:paraId="253BC428" w14:textId="171E840F" w:rsidR="00744DEA" w:rsidRPr="005E36C8" w:rsidDel="00FB5485" w:rsidRDefault="00573249" w:rsidP="00744DEA">
            <w:sdt>
              <w:sdtPr>
                <w:rPr>
                  <w:caps/>
                  <w:sz w:val="20"/>
                  <w:szCs w:val="20"/>
                </w:rPr>
                <w:id w:val="-510994428"/>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sz w:val="20"/>
                    <w:szCs w:val="20"/>
                  </w:rPr>
                  <w:t>☐</w:t>
                </w:r>
              </w:sdtContent>
            </w:sdt>
            <w:r w:rsidR="00744DEA" w:rsidRPr="005E36C8" w:rsidDel="00FB5485">
              <w:rPr>
                <w:caps/>
                <w:sz w:val="20"/>
                <w:szCs w:val="20"/>
              </w:rPr>
              <w:t xml:space="preserve"> </w:t>
            </w:r>
            <w:r w:rsidR="00744DEA" w:rsidDel="00FB5485">
              <w:rPr>
                <w:caps/>
                <w:sz w:val="20"/>
                <w:szCs w:val="20"/>
              </w:rPr>
              <w:t>No</w:t>
            </w:r>
          </w:p>
          <w:p w14:paraId="580F0BE8" w14:textId="40D93EE1" w:rsidR="00744DEA"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2052338945"/>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N</w:t>
            </w:r>
            <w:r w:rsidR="00744DEA" w:rsidDel="00FB5485">
              <w:rPr>
                <w:caps w:val="0"/>
                <w:color w:val="4D4D4C"/>
                <w:sz w:val="20"/>
                <w:szCs w:val="20"/>
              </w:rPr>
              <w:t>A</w:t>
            </w:r>
          </w:p>
        </w:tc>
      </w:tr>
      <w:tr w:rsidR="00744DEA" w:rsidRPr="005E36C8" w14:paraId="46F64D83"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5EC35BD0" w14:textId="73BD3970" w:rsidR="00744DEA" w:rsidRPr="004B14EE" w:rsidRDefault="00744DEA" w:rsidP="00744DEA">
            <w:pPr>
              <w:pStyle w:val="TablesHeadingGSCyan"/>
              <w:framePr w:hSpace="0" w:wrap="auto" w:vAnchor="margin" w:hAnchor="text" w:yAlign="inline"/>
              <w:spacing w:line="276" w:lineRule="auto"/>
              <w:rPr>
                <w:rStyle w:val="SmartLink1"/>
                <w:sz w:val="20"/>
              </w:rPr>
            </w:pPr>
            <w:r w:rsidRPr="004B14EE">
              <w:rPr>
                <w:rStyle w:val="SmartLink1"/>
                <w:sz w:val="20"/>
              </w:rPr>
              <w:fldChar w:fldCharType="begin"/>
            </w:r>
            <w:r w:rsidRPr="004B14EE">
              <w:rPr>
                <w:rStyle w:val="SmartLink1"/>
                <w:sz w:val="20"/>
              </w:rPr>
              <w:instrText xml:space="preserve"> REF _Ref136436483 \w \h </w:instrText>
            </w:r>
            <w:r>
              <w:rPr>
                <w:rStyle w:val="SmartLink1"/>
                <w:sz w:val="20"/>
              </w:rPr>
              <w:instrText xml:space="preserve"> \* MERGEFORMAT </w:instrText>
            </w:r>
            <w:r w:rsidRPr="004B14EE">
              <w:rPr>
                <w:rStyle w:val="SmartLink1"/>
                <w:sz w:val="20"/>
              </w:rPr>
            </w:r>
            <w:r w:rsidRPr="004B14EE">
              <w:rPr>
                <w:rStyle w:val="SmartLink1"/>
                <w:sz w:val="20"/>
              </w:rPr>
              <w:fldChar w:fldCharType="separate"/>
            </w:r>
            <w:r w:rsidRPr="004B14EE">
              <w:rPr>
                <w:rStyle w:val="SmartLink1"/>
                <w:sz w:val="20"/>
              </w:rPr>
              <w:t>P.9.9.9 |</w:t>
            </w:r>
            <w:r w:rsidRPr="004B14EE">
              <w:rPr>
                <w:rStyle w:val="SmartLink1"/>
                <w:sz w:val="20"/>
              </w:rPr>
              <w:fldChar w:fldCharType="end"/>
            </w:r>
            <w:r w:rsidRPr="004B14EE">
              <w:rPr>
                <w:rStyle w:val="SmartLink1"/>
                <w:sz w:val="20"/>
              </w:rPr>
              <w:t xml:space="preserve"> </w:t>
            </w:r>
            <w:r w:rsidRPr="004B14EE">
              <w:rPr>
                <w:rStyle w:val="SmartLink1"/>
                <w:sz w:val="20"/>
              </w:rPr>
              <w:fldChar w:fldCharType="begin"/>
            </w:r>
            <w:r w:rsidRPr="004B14EE">
              <w:rPr>
                <w:rStyle w:val="SmartLink1"/>
                <w:sz w:val="20"/>
              </w:rPr>
              <w:instrText xml:space="preserve"> REF _Ref136436495 \w \h </w:instrText>
            </w:r>
            <w:r>
              <w:rPr>
                <w:rStyle w:val="SmartLink1"/>
                <w:sz w:val="20"/>
              </w:rPr>
              <w:instrText xml:space="preserve"> \* MERGEFORMAT </w:instrText>
            </w:r>
            <w:r w:rsidRPr="004B14EE">
              <w:rPr>
                <w:rStyle w:val="SmartLink1"/>
                <w:sz w:val="20"/>
              </w:rPr>
            </w:r>
            <w:r w:rsidRPr="004B14EE">
              <w:rPr>
                <w:rStyle w:val="SmartLink1"/>
                <w:sz w:val="20"/>
              </w:rPr>
              <w:fldChar w:fldCharType="separate"/>
            </w:r>
            <w:r w:rsidRPr="004B14EE">
              <w:rPr>
                <w:rStyle w:val="SmartLink1"/>
                <w:sz w:val="20"/>
              </w:rPr>
              <w:t>P.9.9.10 |</w:t>
            </w:r>
            <w:r w:rsidRPr="004B14EE">
              <w:rPr>
                <w:rStyle w:val="SmartLink1"/>
                <w:sz w:val="20"/>
              </w:rPr>
              <w:fldChar w:fldCharType="end"/>
            </w:r>
          </w:p>
        </w:tc>
        <w:tc>
          <w:tcPr>
            <w:tcW w:w="3285" w:type="pct"/>
            <w:tcBorders>
              <w:top w:val="single" w:sz="4" w:space="0" w:color="auto"/>
              <w:bottom w:val="single" w:sz="4" w:space="0" w:color="auto"/>
              <w:right w:val="single" w:sz="4" w:space="0" w:color="auto"/>
            </w:tcBorders>
            <w:vAlign w:val="top"/>
          </w:tcPr>
          <w:p w14:paraId="21FFEFC3" w14:textId="77777777" w:rsidR="00744DEA" w:rsidRPr="00A3549E" w:rsidRDefault="00744DEA" w:rsidP="00744DEA">
            <w:pPr>
              <w:pStyle w:val="TablesHeadingGSCyan"/>
              <w:framePr w:hSpace="0" w:wrap="auto" w:vAnchor="margin" w:hAnchor="text" w:yAlign="inline"/>
              <w:rPr>
                <w:caps w:val="0"/>
                <w:color w:val="4D4D4C"/>
                <w:sz w:val="20"/>
                <w:szCs w:val="20"/>
              </w:rPr>
            </w:pPr>
            <w:r w:rsidRPr="00A3549E">
              <w:rPr>
                <w:caps w:val="0"/>
                <w:color w:val="4D4D4C"/>
                <w:sz w:val="20"/>
                <w:szCs w:val="20"/>
              </w:rPr>
              <w:t>primary production of living natural resources such as animal husbandry, aquaculture, and fisheries?</w:t>
            </w:r>
          </w:p>
          <w:p w14:paraId="2D05A6F5" w14:textId="77777777" w:rsidR="00744DEA" w:rsidRPr="00A3549E" w:rsidRDefault="00744DEA" w:rsidP="00744DEA">
            <w:pPr>
              <w:pStyle w:val="TablesHeadingGSCyan"/>
              <w:framePr w:hSpace="0" w:wrap="auto" w:vAnchor="margin" w:hAnchor="text" w:yAlign="inline"/>
              <w:rPr>
                <w:caps w:val="0"/>
                <w:color w:val="4D4D4C"/>
                <w:sz w:val="20"/>
                <w:szCs w:val="20"/>
              </w:rPr>
            </w:pPr>
          </w:p>
          <w:p w14:paraId="07A634C6" w14:textId="484DE826" w:rsidR="00744DEA" w:rsidRPr="006D1DD8" w:rsidRDefault="00744DEA" w:rsidP="00744DEA">
            <w:pPr>
              <w:pStyle w:val="TablesHeadingGSCyan"/>
              <w:framePr w:hSpace="0" w:wrap="auto" w:vAnchor="margin" w:hAnchor="text" w:yAlign="inline"/>
              <w:rPr>
                <w:caps w:val="0"/>
                <w:color w:val="4D4D4C"/>
                <w:sz w:val="20"/>
                <w:szCs w:val="20"/>
              </w:rPr>
            </w:pPr>
            <w:r w:rsidRPr="00A3549E">
              <w:rPr>
                <w:caps w:val="0"/>
                <w:color w:val="4D4D4C"/>
                <w:sz w:val="20"/>
                <w:szCs w:val="20"/>
              </w:rPr>
              <w:t>If the answer is yes, implement industry-standard sustainable management practices</w:t>
            </w:r>
            <w:r>
              <w:rPr>
                <w:caps w:val="0"/>
                <w:color w:val="4D4D4C"/>
                <w:sz w:val="20"/>
                <w:szCs w:val="20"/>
              </w:rPr>
              <w:t xml:space="preserve"> in line with </w:t>
            </w:r>
            <w:r w:rsidRPr="00452FFC">
              <w:rPr>
                <w:caps w:val="0"/>
                <w:color w:val="4D4D4C"/>
                <w:sz w:val="20"/>
                <w:szCs w:val="20"/>
              </w:rPr>
              <w:t xml:space="preserve">to one or more relevant and credible standards </w:t>
            </w:r>
            <w:r w:rsidRPr="00A3549E">
              <w:rPr>
                <w:caps w:val="0"/>
                <w:color w:val="4D4D4C"/>
                <w:sz w:val="20"/>
                <w:szCs w:val="20"/>
              </w:rPr>
              <w:t>and utili</w:t>
            </w:r>
            <w:r>
              <w:rPr>
                <w:caps w:val="0"/>
                <w:color w:val="4D4D4C"/>
                <w:sz w:val="20"/>
                <w:szCs w:val="20"/>
              </w:rPr>
              <w:t>s</w:t>
            </w:r>
            <w:r w:rsidRPr="00A3549E">
              <w:rPr>
                <w:caps w:val="0"/>
                <w:color w:val="4D4D4C"/>
                <w:sz w:val="20"/>
                <w:szCs w:val="20"/>
              </w:rPr>
              <w:t>e available technologies.</w:t>
            </w:r>
          </w:p>
        </w:tc>
        <w:tc>
          <w:tcPr>
            <w:tcW w:w="954" w:type="pct"/>
            <w:tcBorders>
              <w:top w:val="single" w:sz="4" w:space="0" w:color="auto"/>
              <w:left w:val="single" w:sz="4" w:space="0" w:color="auto"/>
              <w:bottom w:val="single" w:sz="4" w:space="0" w:color="auto"/>
            </w:tcBorders>
            <w:vAlign w:val="top"/>
          </w:tcPr>
          <w:p w14:paraId="7ACC8709" w14:textId="204B6DB2" w:rsidR="00744DEA" w:rsidRPr="005E36C8" w:rsidDel="00FB5485"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517917527"/>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YES</w:t>
            </w:r>
          </w:p>
          <w:p w14:paraId="136559AF" w14:textId="305008F1" w:rsidR="00744DEA" w:rsidRPr="005E36C8" w:rsidDel="00FB5485" w:rsidRDefault="00573249" w:rsidP="00744DEA">
            <w:sdt>
              <w:sdtPr>
                <w:rPr>
                  <w:caps/>
                  <w:sz w:val="20"/>
                  <w:szCs w:val="20"/>
                </w:rPr>
                <w:id w:val="1081405969"/>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sz w:val="20"/>
                    <w:szCs w:val="20"/>
                  </w:rPr>
                  <w:t>☐</w:t>
                </w:r>
              </w:sdtContent>
            </w:sdt>
            <w:r w:rsidR="00744DEA" w:rsidRPr="005E36C8" w:rsidDel="00FB5485">
              <w:rPr>
                <w:caps/>
                <w:sz w:val="20"/>
                <w:szCs w:val="20"/>
              </w:rPr>
              <w:t xml:space="preserve"> </w:t>
            </w:r>
            <w:r w:rsidR="00744DEA" w:rsidDel="00FB5485">
              <w:rPr>
                <w:caps/>
                <w:sz w:val="20"/>
                <w:szCs w:val="20"/>
              </w:rPr>
              <w:t>No</w:t>
            </w:r>
          </w:p>
          <w:p w14:paraId="0E434D39" w14:textId="1940C5F6" w:rsidR="00744DEA"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442312764"/>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N</w:t>
            </w:r>
            <w:r w:rsidR="00744DEA" w:rsidDel="00FB5485">
              <w:rPr>
                <w:caps w:val="0"/>
                <w:color w:val="4D4D4C"/>
                <w:sz w:val="20"/>
                <w:szCs w:val="20"/>
              </w:rPr>
              <w:t>A</w:t>
            </w:r>
          </w:p>
        </w:tc>
      </w:tr>
      <w:tr w:rsidR="00744DEA" w:rsidRPr="005E36C8" w14:paraId="6DD9892F" w14:textId="77777777" w:rsidTr="005C3B2D">
        <w:trPr>
          <w:trHeight w:val="364"/>
        </w:trPr>
        <w:tc>
          <w:tcPr>
            <w:tcW w:w="5000" w:type="pct"/>
            <w:gridSpan w:val="3"/>
            <w:tcBorders>
              <w:top w:val="single" w:sz="4" w:space="0" w:color="auto"/>
              <w:bottom w:val="single" w:sz="4" w:space="0" w:color="auto"/>
            </w:tcBorders>
            <w:noWrap/>
            <w:vAlign w:val="top"/>
          </w:tcPr>
          <w:p w14:paraId="455520D6" w14:textId="31E4F866" w:rsidR="00744DEA" w:rsidRDefault="00744DEA" w:rsidP="00744DEA">
            <w:pPr>
              <w:pStyle w:val="TablesHeadingGSCyan"/>
              <w:framePr w:hSpace="0" w:wrap="auto" w:vAnchor="margin" w:hAnchor="text" w:yAlign="inline"/>
              <w:spacing w:line="276" w:lineRule="auto"/>
              <w:rPr>
                <w:caps w:val="0"/>
                <w:color w:val="4D4D4C"/>
                <w:sz w:val="20"/>
                <w:szCs w:val="20"/>
              </w:rPr>
            </w:pPr>
            <w:r w:rsidRPr="00FB2690">
              <w:rPr>
                <w:caps w:val="0"/>
                <w:sz w:val="20"/>
                <w:szCs w:val="22"/>
              </w:rPr>
              <w:t xml:space="preserve">If the answer is "yes" or "potentially" to </w:t>
            </w:r>
            <w:r>
              <w:rPr>
                <w:caps w:val="0"/>
                <w:sz w:val="20"/>
                <w:szCs w:val="22"/>
              </w:rPr>
              <w:t xml:space="preserve">any of </w:t>
            </w:r>
            <w:r w:rsidRPr="00FB2690">
              <w:rPr>
                <w:caps w:val="0"/>
                <w:sz w:val="20"/>
                <w:szCs w:val="22"/>
              </w:rPr>
              <w:t>the above question, please provide a brief description of the project situation below. Also, provide justification and/or evidence as necessary to demonstrate compliance with applicable requirements.</w:t>
            </w:r>
          </w:p>
        </w:tc>
      </w:tr>
      <w:tr w:rsidR="00744DEA" w:rsidRPr="005E36C8" w14:paraId="0D389BAE" w14:textId="77777777" w:rsidTr="00011196">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667E433D" w14:textId="77777777" w:rsidR="00BF1765" w:rsidRDefault="00BF1765" w:rsidP="00BF1765">
            <w:pPr>
              <w:pStyle w:val="TablesHeadingGSCyan"/>
              <w:framePr w:hSpace="0" w:wrap="auto" w:vAnchor="margin" w:hAnchor="text" w:yAlign="inline"/>
              <w:spacing w:line="276" w:lineRule="auto"/>
              <w:rPr>
                <w:ins w:id="1006" w:author="Anshika Gupta" w:date="2023-06-27T08:27:00Z"/>
                <w:rStyle w:val="SmartLink1"/>
                <w:u w:val="none"/>
              </w:rPr>
            </w:pPr>
            <w:ins w:id="1007" w:author="Anshika Gupta" w:date="2023-06-27T08:27:00Z">
              <w:r w:rsidRPr="00BF2666">
                <w:rPr>
                  <w:i/>
                  <w:iCs/>
                  <w:caps w:val="0"/>
                  <w:color w:val="4D4D4C"/>
                  <w:sz w:val="20"/>
                  <w:szCs w:val="20"/>
                </w:rPr>
                <w:t>Please add text here</w:t>
              </w:r>
              <w:r>
                <w:rPr>
                  <w:i/>
                  <w:iCs/>
                  <w:caps w:val="0"/>
                  <w:color w:val="4D4D4C"/>
                  <w:sz w:val="20"/>
                  <w:szCs w:val="20"/>
                </w:rPr>
                <w:t>….</w:t>
              </w:r>
            </w:ins>
          </w:p>
          <w:p w14:paraId="1700F85F" w14:textId="77777777" w:rsidR="00744DEA" w:rsidRDefault="00744DEA" w:rsidP="00744DEA">
            <w:pPr>
              <w:pStyle w:val="TablesHeadingGSCyan"/>
              <w:framePr w:hSpace="0" w:wrap="auto" w:vAnchor="margin" w:hAnchor="text" w:yAlign="inline"/>
              <w:spacing w:line="276" w:lineRule="auto"/>
              <w:rPr>
                <w:caps w:val="0"/>
                <w:color w:val="4D4D4C"/>
                <w:sz w:val="20"/>
                <w:szCs w:val="20"/>
              </w:rPr>
            </w:pPr>
          </w:p>
          <w:p w14:paraId="0DD05AD0" w14:textId="175E481B" w:rsidR="00744DEA" w:rsidRPr="00773890" w:rsidRDefault="00744DEA" w:rsidP="00744DEA"/>
        </w:tc>
      </w:tr>
      <w:tr w:rsidR="00744DEA" w:rsidRPr="000825D8" w14:paraId="21D256C3" w14:textId="77777777" w:rsidTr="00CF1771">
        <w:trPr>
          <w:trHeight w:val="364"/>
        </w:trPr>
        <w:tc>
          <w:tcPr>
            <w:tcW w:w="5000" w:type="pct"/>
            <w:gridSpan w:val="3"/>
            <w:tcBorders>
              <w:top w:val="single" w:sz="4" w:space="0" w:color="auto"/>
              <w:bottom w:val="single" w:sz="4" w:space="0" w:color="auto"/>
            </w:tcBorders>
            <w:noWrap/>
            <w:vAlign w:val="top"/>
          </w:tcPr>
          <w:p w14:paraId="2B84D454" w14:textId="170F0685" w:rsidR="00744DEA" w:rsidRPr="000825D8" w:rsidRDefault="00744DEA" w:rsidP="00744DEA">
            <w:pPr>
              <w:pStyle w:val="TablesHeadingGSCyan"/>
              <w:framePr w:hSpace="0" w:wrap="auto" w:vAnchor="margin" w:hAnchor="text" w:yAlign="inline"/>
              <w:spacing w:line="276" w:lineRule="auto"/>
              <w:rPr>
                <w:i/>
                <w:iCs/>
                <w:caps w:val="0"/>
                <w:color w:val="4D4D4C"/>
                <w:sz w:val="20"/>
                <w:szCs w:val="20"/>
              </w:rPr>
            </w:pPr>
            <w:r w:rsidRPr="00E36AE4">
              <w:rPr>
                <w:rStyle w:val="SmartLink1"/>
              </w:rPr>
              <w:fldChar w:fldCharType="begin"/>
            </w:r>
            <w:r w:rsidRPr="00E36AE4">
              <w:rPr>
                <w:rStyle w:val="SmartLink1"/>
              </w:rPr>
              <w:instrText xml:space="preserve"> REF _Ref136437260 \w \h </w:instrText>
            </w:r>
            <w:r>
              <w:rPr>
                <w:rStyle w:val="SmartLink1"/>
              </w:rPr>
              <w:instrText xml:space="preserve"> \* MERGEFORMAT </w:instrText>
            </w:r>
            <w:r w:rsidRPr="00E36AE4">
              <w:rPr>
                <w:rStyle w:val="SmartLink1"/>
              </w:rPr>
            </w:r>
            <w:r w:rsidRPr="00E36AE4">
              <w:rPr>
                <w:rStyle w:val="SmartLink1"/>
              </w:rPr>
              <w:fldChar w:fldCharType="separate"/>
            </w:r>
            <w:r w:rsidRPr="00E36AE4">
              <w:rPr>
                <w:rStyle w:val="SmartLink1"/>
              </w:rPr>
              <w:t>P.9.10 |</w:t>
            </w:r>
            <w:r w:rsidRPr="00E36AE4">
              <w:rPr>
                <w:rStyle w:val="SmartLink1"/>
              </w:rPr>
              <w:fldChar w:fldCharType="end"/>
            </w:r>
            <w:r w:rsidRPr="00E36AE4">
              <w:rPr>
                <w:rStyle w:val="SmartLink1"/>
              </w:rPr>
              <w:fldChar w:fldCharType="begin"/>
            </w:r>
            <w:r w:rsidRPr="00E36AE4">
              <w:rPr>
                <w:rStyle w:val="SmartLink1"/>
              </w:rPr>
              <w:instrText xml:space="preserve"> REF _Ref136437275 \h </w:instrText>
            </w:r>
            <w:r>
              <w:rPr>
                <w:rStyle w:val="SmartLink1"/>
              </w:rPr>
              <w:instrText xml:space="preserve"> \* MERGEFORMAT </w:instrText>
            </w:r>
            <w:r w:rsidRPr="00E36AE4">
              <w:rPr>
                <w:rStyle w:val="SmartLink1"/>
              </w:rPr>
            </w:r>
            <w:r w:rsidRPr="00E36AE4">
              <w:rPr>
                <w:rStyle w:val="SmartLink1"/>
              </w:rPr>
              <w:fldChar w:fldCharType="separate"/>
            </w:r>
            <w:r w:rsidRPr="00E36AE4">
              <w:rPr>
                <w:rStyle w:val="SmartLink1"/>
              </w:rPr>
              <w:t>High Conservation Value Areas and Critical Habitats</w:t>
            </w:r>
            <w:r w:rsidRPr="00E36AE4">
              <w:rPr>
                <w:rStyle w:val="SmartLink1"/>
              </w:rPr>
              <w:fldChar w:fldCharType="end"/>
            </w:r>
          </w:p>
        </w:tc>
      </w:tr>
      <w:tr w:rsidR="00744DEA" w:rsidRPr="000825D8" w14:paraId="4B74E73D"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7E77621A" w14:textId="27E0F4FC" w:rsidR="00744DEA" w:rsidRPr="0080675F" w:rsidRDefault="00744DEA" w:rsidP="00744DEA">
            <w:pPr>
              <w:pStyle w:val="TablesHeadingGSCyan"/>
              <w:framePr w:hSpace="0" w:wrap="auto" w:vAnchor="margin" w:hAnchor="text" w:yAlign="inline"/>
              <w:spacing w:line="276" w:lineRule="auto"/>
              <w:rPr>
                <w:rStyle w:val="SmartLink1"/>
                <w:sz w:val="20"/>
                <w:szCs w:val="22"/>
              </w:rPr>
            </w:pPr>
            <w:r w:rsidRPr="0080675F">
              <w:rPr>
                <w:rStyle w:val="SmartLink1"/>
                <w:sz w:val="20"/>
                <w:szCs w:val="22"/>
              </w:rPr>
              <w:fldChar w:fldCharType="begin"/>
            </w:r>
            <w:r w:rsidRPr="0080675F">
              <w:rPr>
                <w:rStyle w:val="SmartLink1"/>
                <w:sz w:val="20"/>
                <w:szCs w:val="22"/>
              </w:rPr>
              <w:instrText xml:space="preserve"> REF _Ref136438206 \w \h </w:instrText>
            </w:r>
            <w:r>
              <w:rPr>
                <w:rStyle w:val="SmartLink1"/>
                <w:sz w:val="20"/>
                <w:szCs w:val="22"/>
              </w:rPr>
              <w:instrText xml:space="preserve"> \* MERGEFORMAT </w:instrText>
            </w:r>
            <w:r w:rsidRPr="0080675F">
              <w:rPr>
                <w:rStyle w:val="SmartLink1"/>
                <w:sz w:val="20"/>
                <w:szCs w:val="22"/>
              </w:rPr>
            </w:r>
            <w:r w:rsidRPr="0080675F">
              <w:rPr>
                <w:rStyle w:val="SmartLink1"/>
                <w:sz w:val="20"/>
                <w:szCs w:val="22"/>
              </w:rPr>
              <w:fldChar w:fldCharType="separate"/>
            </w:r>
            <w:r w:rsidRPr="0080675F">
              <w:rPr>
                <w:rStyle w:val="SmartLink1"/>
                <w:sz w:val="20"/>
                <w:szCs w:val="22"/>
              </w:rPr>
              <w:t>P.9.10.1 |</w:t>
            </w:r>
            <w:r w:rsidRPr="0080675F">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tcPr>
          <w:p w14:paraId="44FB8E09" w14:textId="232AD8E9" w:rsidR="00744DEA" w:rsidRPr="00B110FE" w:rsidRDefault="00744DEA" w:rsidP="00744DEA">
            <w:pPr>
              <w:pStyle w:val="TablesHeadingGSCyan"/>
              <w:framePr w:hSpace="0" w:wrap="auto" w:vAnchor="margin" w:hAnchor="text" w:yAlign="inline"/>
              <w:rPr>
                <w:caps w:val="0"/>
                <w:color w:val="4D4D4C"/>
                <w:sz w:val="20"/>
                <w:szCs w:val="20"/>
              </w:rPr>
            </w:pPr>
            <w:r w:rsidRPr="00B110FE">
              <w:rPr>
                <w:caps w:val="0"/>
                <w:color w:val="4D4D4C"/>
                <w:sz w:val="20"/>
                <w:szCs w:val="20"/>
              </w:rPr>
              <w:t>Does the project have the risk of negatively impacting HCV areas and/or critical habitats?</w:t>
            </w:r>
          </w:p>
        </w:tc>
        <w:tc>
          <w:tcPr>
            <w:tcW w:w="954" w:type="pct"/>
            <w:tcBorders>
              <w:top w:val="single" w:sz="4" w:space="0" w:color="auto"/>
              <w:left w:val="single" w:sz="4" w:space="0" w:color="auto"/>
              <w:bottom w:val="single" w:sz="4" w:space="0" w:color="auto"/>
            </w:tcBorders>
          </w:tcPr>
          <w:p w14:paraId="1FC0DE3A" w14:textId="6E350E3C" w:rsidR="00744DEA" w:rsidRPr="00E54FDB" w:rsidDel="00FB5485" w:rsidRDefault="00744DEA" w:rsidP="00744DEA">
            <w:pPr>
              <w:pStyle w:val="TablesHeadingGSCyan"/>
              <w:framePr w:hSpace="0" w:wrap="auto" w:vAnchor="margin" w:hAnchor="text" w:yAlign="inline"/>
              <w:rPr>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YES</w:t>
            </w:r>
          </w:p>
          <w:p w14:paraId="2B17CF35" w14:textId="67065CC1" w:rsidR="00744DEA" w:rsidRPr="00E36AE4" w:rsidRDefault="00744DEA" w:rsidP="00744DEA">
            <w:pPr>
              <w:pStyle w:val="TablesHeadingGSCyan"/>
              <w:framePr w:hSpace="0" w:wrap="auto" w:vAnchor="margin" w:hAnchor="text" w:yAlign="inline"/>
              <w:spacing w:line="276" w:lineRule="auto"/>
              <w:rPr>
                <w:rStyle w:val="SmartLink1"/>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NO</w:t>
            </w:r>
          </w:p>
        </w:tc>
      </w:tr>
      <w:tr w:rsidR="00744DEA" w:rsidRPr="000825D8" w14:paraId="084E60F7"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619245D7" w14:textId="7C2339E4" w:rsidR="00744DEA" w:rsidRPr="0080675F" w:rsidRDefault="00744DEA" w:rsidP="00744DEA">
            <w:pPr>
              <w:pStyle w:val="TablesHeadingGSCyan"/>
              <w:framePr w:hSpace="0" w:wrap="auto" w:vAnchor="margin" w:hAnchor="text" w:yAlign="inline"/>
              <w:spacing w:line="276" w:lineRule="auto"/>
              <w:rPr>
                <w:rStyle w:val="SmartLink1"/>
                <w:sz w:val="20"/>
                <w:szCs w:val="22"/>
              </w:rPr>
            </w:pPr>
            <w:r w:rsidRPr="0080675F">
              <w:rPr>
                <w:rStyle w:val="SmartLink1"/>
                <w:sz w:val="20"/>
                <w:szCs w:val="22"/>
              </w:rPr>
              <w:fldChar w:fldCharType="begin"/>
            </w:r>
            <w:r w:rsidRPr="0080675F">
              <w:rPr>
                <w:rStyle w:val="SmartLink1"/>
                <w:sz w:val="20"/>
                <w:szCs w:val="22"/>
              </w:rPr>
              <w:instrText xml:space="preserve"> REF _Ref136438217 \w \h </w:instrText>
            </w:r>
            <w:r>
              <w:rPr>
                <w:rStyle w:val="SmartLink1"/>
                <w:sz w:val="20"/>
                <w:szCs w:val="22"/>
              </w:rPr>
              <w:instrText xml:space="preserve"> \* MERGEFORMAT </w:instrText>
            </w:r>
            <w:r w:rsidRPr="0080675F">
              <w:rPr>
                <w:rStyle w:val="SmartLink1"/>
                <w:sz w:val="20"/>
                <w:szCs w:val="22"/>
              </w:rPr>
            </w:r>
            <w:r w:rsidRPr="0080675F">
              <w:rPr>
                <w:rStyle w:val="SmartLink1"/>
                <w:sz w:val="20"/>
                <w:szCs w:val="22"/>
              </w:rPr>
              <w:fldChar w:fldCharType="separate"/>
            </w:r>
            <w:r w:rsidRPr="0080675F">
              <w:rPr>
                <w:rStyle w:val="SmartLink1"/>
                <w:sz w:val="20"/>
                <w:szCs w:val="22"/>
              </w:rPr>
              <w:t>P.9.10.2 |</w:t>
            </w:r>
            <w:r w:rsidRPr="0080675F">
              <w:rPr>
                <w:rStyle w:val="SmartLink1"/>
                <w:sz w:val="20"/>
                <w:szCs w:val="22"/>
              </w:rPr>
              <w:fldChar w:fldCharType="end"/>
            </w:r>
          </w:p>
        </w:tc>
        <w:tc>
          <w:tcPr>
            <w:tcW w:w="3285" w:type="pct"/>
            <w:tcBorders>
              <w:top w:val="single" w:sz="4" w:space="0" w:color="auto"/>
              <w:left w:val="single" w:sz="4" w:space="0" w:color="auto"/>
              <w:bottom w:val="single" w:sz="4" w:space="0" w:color="auto"/>
              <w:right w:val="single" w:sz="4" w:space="0" w:color="auto"/>
            </w:tcBorders>
          </w:tcPr>
          <w:p w14:paraId="438E426A" w14:textId="185CEA54" w:rsidR="00744DEA" w:rsidRPr="00B110FE" w:rsidRDefault="00744DEA" w:rsidP="00744DEA">
            <w:pPr>
              <w:pStyle w:val="TablesHeadingGSCyan"/>
              <w:framePr w:hSpace="0" w:wrap="auto" w:vAnchor="margin" w:hAnchor="text" w:yAlign="inline"/>
              <w:rPr>
                <w:caps w:val="0"/>
                <w:color w:val="4D4D4C"/>
                <w:sz w:val="20"/>
                <w:szCs w:val="20"/>
              </w:rPr>
            </w:pPr>
            <w:r w:rsidRPr="00B110FE">
              <w:rPr>
                <w:caps w:val="0"/>
                <w:color w:val="4D4D4C"/>
                <w:sz w:val="20"/>
                <w:szCs w:val="20"/>
              </w:rPr>
              <w:t>Does the project in the project area or area of downstream impacts have risks to the following: native tree patches, individual native trees, freshwater resources (including rivers, lakes, swamps, temporary water bodies, and wells), habitats of rare, threatened, and endangered species, and biodiversity-enhancing areas?</w:t>
            </w:r>
          </w:p>
        </w:tc>
        <w:tc>
          <w:tcPr>
            <w:tcW w:w="954" w:type="pct"/>
            <w:tcBorders>
              <w:top w:val="single" w:sz="4" w:space="0" w:color="auto"/>
              <w:left w:val="single" w:sz="4" w:space="0" w:color="auto"/>
              <w:bottom w:val="single" w:sz="4" w:space="0" w:color="auto"/>
            </w:tcBorders>
          </w:tcPr>
          <w:p w14:paraId="5FAAD153" w14:textId="4740B66B" w:rsidR="00744DEA" w:rsidRPr="00E54FDB" w:rsidDel="00FB5485" w:rsidRDefault="00744DEA" w:rsidP="00744DEA">
            <w:pPr>
              <w:pStyle w:val="TablesHeadingGSCyan"/>
              <w:framePr w:hSpace="0" w:wrap="auto" w:vAnchor="margin" w:hAnchor="text" w:yAlign="inline"/>
              <w:rPr>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YES</w:t>
            </w:r>
          </w:p>
          <w:p w14:paraId="4396B945" w14:textId="0BCEAE43" w:rsidR="00744DEA" w:rsidRPr="00E36AE4" w:rsidRDefault="00744DEA" w:rsidP="00744DEA">
            <w:pPr>
              <w:pStyle w:val="TablesHeadingGSCyan"/>
              <w:framePr w:hSpace="0" w:wrap="auto" w:vAnchor="margin" w:hAnchor="text" w:yAlign="inline"/>
              <w:spacing w:line="276" w:lineRule="auto"/>
              <w:rPr>
                <w:rStyle w:val="SmartLink1"/>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NO</w:t>
            </w:r>
          </w:p>
        </w:tc>
      </w:tr>
      <w:tr w:rsidR="00744DEA" w:rsidRPr="000825D8" w14:paraId="4B1FFF75" w14:textId="77777777" w:rsidTr="004540C2">
        <w:trPr>
          <w:trHeight w:val="364"/>
        </w:trPr>
        <w:tc>
          <w:tcPr>
            <w:tcW w:w="5000" w:type="pct"/>
            <w:gridSpan w:val="3"/>
            <w:tcBorders>
              <w:top w:val="single" w:sz="4" w:space="0" w:color="auto"/>
              <w:bottom w:val="single" w:sz="4" w:space="0" w:color="auto"/>
            </w:tcBorders>
            <w:noWrap/>
            <w:vAlign w:val="top"/>
          </w:tcPr>
          <w:p w14:paraId="268EB0C3" w14:textId="76C72D86" w:rsidR="00744DEA" w:rsidRPr="00E36AE4" w:rsidRDefault="00744DEA" w:rsidP="00744DEA">
            <w:pPr>
              <w:pStyle w:val="TablesHeadingGSCyan"/>
              <w:framePr w:hSpace="0" w:wrap="auto" w:vAnchor="margin" w:hAnchor="text" w:yAlign="inline"/>
              <w:spacing w:line="276" w:lineRule="auto"/>
              <w:rPr>
                <w:rStyle w:val="SmartLink1"/>
              </w:rPr>
            </w:pPr>
            <w:r w:rsidRPr="00770304">
              <w:rPr>
                <w:caps w:val="0"/>
                <w:sz w:val="20"/>
                <w:szCs w:val="22"/>
              </w:rPr>
              <w:t>If the answ</w:t>
            </w:r>
            <w:r w:rsidRPr="00813E0B">
              <w:rPr>
                <w:caps w:val="0"/>
                <w:sz w:val="20"/>
                <w:szCs w:val="22"/>
              </w:rPr>
              <w:t xml:space="preserve">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44DEA" w:rsidRPr="000825D8" w14:paraId="5AB6F9A4" w14:textId="77777777" w:rsidTr="007C2754">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7D18FEE1" w14:textId="77777777" w:rsidR="00BF1765" w:rsidRDefault="00BF1765" w:rsidP="00BF1765">
            <w:pPr>
              <w:pStyle w:val="TablesHeadingGSCyan"/>
              <w:framePr w:hSpace="0" w:wrap="auto" w:vAnchor="margin" w:hAnchor="text" w:yAlign="inline"/>
              <w:spacing w:line="276" w:lineRule="auto"/>
              <w:rPr>
                <w:ins w:id="1008" w:author="Anshika Gupta" w:date="2023-06-27T08:27:00Z"/>
                <w:rStyle w:val="SmartLink1"/>
                <w:u w:val="none"/>
              </w:rPr>
            </w:pPr>
            <w:ins w:id="1009" w:author="Anshika Gupta" w:date="2023-06-27T08:27:00Z">
              <w:r w:rsidRPr="00BF2666">
                <w:rPr>
                  <w:i/>
                  <w:iCs/>
                  <w:caps w:val="0"/>
                  <w:color w:val="4D4D4C"/>
                  <w:sz w:val="20"/>
                  <w:szCs w:val="20"/>
                </w:rPr>
                <w:t>Please add text here</w:t>
              </w:r>
              <w:r>
                <w:rPr>
                  <w:i/>
                  <w:iCs/>
                  <w:caps w:val="0"/>
                  <w:color w:val="4D4D4C"/>
                  <w:sz w:val="20"/>
                  <w:szCs w:val="20"/>
                </w:rPr>
                <w:t>….</w:t>
              </w:r>
            </w:ins>
          </w:p>
          <w:p w14:paraId="41CEC875" w14:textId="77777777" w:rsidR="00744DEA" w:rsidRDefault="00744DEA" w:rsidP="00744DEA">
            <w:pPr>
              <w:pStyle w:val="TablesHeadingGSCyan"/>
              <w:framePr w:hSpace="0" w:wrap="auto" w:vAnchor="margin" w:hAnchor="text" w:yAlign="inline"/>
              <w:spacing w:line="276" w:lineRule="auto"/>
              <w:rPr>
                <w:rStyle w:val="SmartLink1"/>
              </w:rPr>
            </w:pPr>
          </w:p>
          <w:p w14:paraId="4CD9CDBF" w14:textId="487168D0" w:rsidR="00744DEA" w:rsidRPr="007C2754" w:rsidRDefault="00744DEA" w:rsidP="00744DEA"/>
        </w:tc>
      </w:tr>
      <w:tr w:rsidR="00744DEA" w:rsidRPr="005E36C8" w14:paraId="3438B483" w14:textId="77777777" w:rsidTr="00735E79">
        <w:trPr>
          <w:trHeight w:val="364"/>
        </w:trPr>
        <w:tc>
          <w:tcPr>
            <w:tcW w:w="5000" w:type="pct"/>
            <w:gridSpan w:val="3"/>
            <w:tcBorders>
              <w:top w:val="single" w:sz="4" w:space="0" w:color="auto"/>
              <w:bottom w:val="single" w:sz="4" w:space="0" w:color="auto"/>
            </w:tcBorders>
            <w:noWrap/>
            <w:vAlign w:val="top"/>
          </w:tcPr>
          <w:p w14:paraId="1D572BD1" w14:textId="77777777" w:rsidR="00744DEA" w:rsidRPr="005E36C8" w:rsidRDefault="00744DEA" w:rsidP="00744DEA">
            <w:pPr>
              <w:rPr>
                <w:caps/>
                <w:sz w:val="20"/>
                <w:szCs w:val="20"/>
              </w:rPr>
            </w:pPr>
            <w:r w:rsidRPr="00DF7AD2">
              <w:rPr>
                <w:color w:val="00B9BD" w:themeColor="accent1"/>
                <w:sz w:val="20"/>
                <w:szCs w:val="22"/>
              </w:rPr>
              <w:t>Would the project involve or lead to:</w:t>
            </w:r>
          </w:p>
        </w:tc>
      </w:tr>
      <w:tr w:rsidR="00744DEA" w:rsidRPr="005E36C8" w14:paraId="403FAB85"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7E71D948" w14:textId="0A073329" w:rsidR="00744DEA" w:rsidRPr="008829E7" w:rsidRDefault="00744DEA" w:rsidP="00744DEA">
            <w:pPr>
              <w:pStyle w:val="TablesHeadingGSCyan"/>
              <w:framePr w:hSpace="0" w:wrap="auto" w:vAnchor="margin" w:hAnchor="text" w:yAlign="inline"/>
              <w:spacing w:line="276" w:lineRule="auto"/>
              <w:rPr>
                <w:rStyle w:val="SmartLink1"/>
                <w:sz w:val="20"/>
              </w:rPr>
            </w:pPr>
            <w:r w:rsidRPr="008829E7">
              <w:rPr>
                <w:rStyle w:val="SmartLink1"/>
                <w:sz w:val="20"/>
              </w:rPr>
              <w:fldChar w:fldCharType="begin"/>
            </w:r>
            <w:r w:rsidRPr="008829E7">
              <w:rPr>
                <w:rStyle w:val="SmartLink1"/>
                <w:sz w:val="20"/>
              </w:rPr>
              <w:instrText xml:space="preserve"> REF _Ref136438206 \r \h  \* MERGEFORMAT </w:instrText>
            </w:r>
            <w:r w:rsidRPr="008829E7">
              <w:rPr>
                <w:rStyle w:val="SmartLink1"/>
                <w:sz w:val="20"/>
              </w:rPr>
            </w:r>
            <w:r w:rsidRPr="008829E7">
              <w:rPr>
                <w:rStyle w:val="SmartLink1"/>
                <w:sz w:val="20"/>
              </w:rPr>
              <w:fldChar w:fldCharType="separate"/>
            </w:r>
            <w:r w:rsidRPr="008829E7">
              <w:rPr>
                <w:rStyle w:val="SmartLink1"/>
                <w:sz w:val="20"/>
              </w:rPr>
              <w:t>P.9.10.1 |</w:t>
            </w:r>
            <w:r w:rsidRPr="008829E7">
              <w:rPr>
                <w:rStyle w:val="SmartLink1"/>
                <w:sz w:val="20"/>
              </w:rPr>
              <w:fldChar w:fldCharType="end"/>
            </w:r>
          </w:p>
        </w:tc>
        <w:tc>
          <w:tcPr>
            <w:tcW w:w="3285" w:type="pct"/>
            <w:tcBorders>
              <w:top w:val="single" w:sz="4" w:space="0" w:color="auto"/>
              <w:bottom w:val="single" w:sz="4" w:space="0" w:color="auto"/>
              <w:right w:val="single" w:sz="4" w:space="0" w:color="auto"/>
            </w:tcBorders>
            <w:vAlign w:val="top"/>
          </w:tcPr>
          <w:p w14:paraId="70A99B3C" w14:textId="1677BE6E" w:rsidR="00744DEA" w:rsidRPr="00FF1DA9" w:rsidRDefault="00744DEA" w:rsidP="00744DEA">
            <w:pPr>
              <w:pStyle w:val="TablesHeadingGSCyan"/>
              <w:framePr w:hSpace="0" w:wrap="auto" w:vAnchor="margin" w:hAnchor="text" w:yAlign="inline"/>
              <w:rPr>
                <w:caps w:val="0"/>
                <w:color w:val="4D4D4C"/>
                <w:sz w:val="20"/>
                <w:szCs w:val="22"/>
              </w:rPr>
            </w:pPr>
            <w:r w:rsidRPr="00FF1DA9">
              <w:rPr>
                <w:caps w:val="0"/>
                <w:color w:val="4D4D4C"/>
                <w:sz w:val="20"/>
                <w:szCs w:val="22"/>
              </w:rPr>
              <w:t>identified habitats as HCV areas and or Critical habitats?</w:t>
            </w:r>
          </w:p>
        </w:tc>
        <w:tc>
          <w:tcPr>
            <w:tcW w:w="954" w:type="pct"/>
            <w:tcBorders>
              <w:top w:val="single" w:sz="4" w:space="0" w:color="auto"/>
              <w:left w:val="single" w:sz="4" w:space="0" w:color="auto"/>
              <w:bottom w:val="single" w:sz="4" w:space="0" w:color="auto"/>
            </w:tcBorders>
            <w:vAlign w:val="top"/>
          </w:tcPr>
          <w:p w14:paraId="35B54535" w14:textId="1ED3BA1D" w:rsidR="00744DEA" w:rsidRPr="00FF1DA9" w:rsidDel="00FB5485" w:rsidRDefault="00573249" w:rsidP="00744DEA">
            <w:pPr>
              <w:pStyle w:val="TablesHeadingGSCyan"/>
              <w:framePr w:hSpace="0" w:wrap="auto" w:vAnchor="margin" w:hAnchor="text" w:yAlign="inline"/>
              <w:spacing w:line="276" w:lineRule="auto"/>
              <w:rPr>
                <w:caps w:val="0"/>
                <w:color w:val="4D4D4C"/>
                <w:sz w:val="20"/>
                <w:szCs w:val="22"/>
              </w:rPr>
            </w:pPr>
            <w:sdt>
              <w:sdtPr>
                <w:rPr>
                  <w:sz w:val="20"/>
                  <w:szCs w:val="22"/>
                </w:rPr>
                <w:id w:val="1712687033"/>
                <w14:checkbox>
                  <w14:checked w14:val="0"/>
                  <w14:checkedState w14:val="2612" w14:font="MS Gothic"/>
                  <w14:uncheckedState w14:val="2610" w14:font="MS Gothic"/>
                </w14:checkbox>
              </w:sdtPr>
              <w:sdtEndPr/>
              <w:sdtContent>
                <w:r w:rsidR="00744DEA" w:rsidRPr="00FF1DA9" w:rsidDel="00FB5485">
                  <w:rPr>
                    <w:rFonts w:ascii="Segoe UI Symbol" w:hAnsi="Segoe UI Symbol" w:cs="Segoe UI Symbol"/>
                    <w:caps w:val="0"/>
                    <w:color w:val="4D4D4C"/>
                    <w:sz w:val="20"/>
                    <w:szCs w:val="22"/>
                  </w:rPr>
                  <w:t>☐</w:t>
                </w:r>
              </w:sdtContent>
            </w:sdt>
            <w:r w:rsidR="00744DEA" w:rsidRPr="00FF1DA9" w:rsidDel="00FB5485">
              <w:rPr>
                <w:caps w:val="0"/>
                <w:color w:val="4D4D4C"/>
                <w:sz w:val="20"/>
                <w:szCs w:val="22"/>
              </w:rPr>
              <w:t xml:space="preserve"> YES</w:t>
            </w:r>
          </w:p>
          <w:p w14:paraId="062CD833" w14:textId="03EAABD9" w:rsidR="00744DEA" w:rsidRPr="00FF1DA9" w:rsidDel="00FB5485" w:rsidRDefault="00573249" w:rsidP="00744DEA">
            <w:pPr>
              <w:rPr>
                <w:sz w:val="20"/>
                <w:szCs w:val="22"/>
              </w:rPr>
            </w:pPr>
            <w:sdt>
              <w:sdtPr>
                <w:rPr>
                  <w:sz w:val="20"/>
                  <w:szCs w:val="22"/>
                </w:rPr>
                <w:id w:val="367884683"/>
                <w14:checkbox>
                  <w14:checked w14:val="0"/>
                  <w14:checkedState w14:val="2612" w14:font="MS Gothic"/>
                  <w14:uncheckedState w14:val="2610" w14:font="MS Gothic"/>
                </w14:checkbox>
              </w:sdtPr>
              <w:sdtEndPr/>
              <w:sdtContent>
                <w:r w:rsidR="00744DEA" w:rsidRPr="00FF1DA9" w:rsidDel="00FB5485">
                  <w:rPr>
                    <w:rFonts w:ascii="Segoe UI Symbol" w:hAnsi="Segoe UI Symbol" w:cs="Segoe UI Symbol"/>
                    <w:sz w:val="20"/>
                    <w:szCs w:val="22"/>
                  </w:rPr>
                  <w:t>☐</w:t>
                </w:r>
              </w:sdtContent>
            </w:sdt>
            <w:r w:rsidR="00744DEA" w:rsidRPr="00FF1DA9" w:rsidDel="00FB5485">
              <w:rPr>
                <w:sz w:val="20"/>
                <w:szCs w:val="22"/>
              </w:rPr>
              <w:t xml:space="preserve"> POTENTIALLY</w:t>
            </w:r>
          </w:p>
          <w:p w14:paraId="016EDD1F" w14:textId="07BF1322" w:rsidR="00744DEA" w:rsidRPr="00FF1DA9" w:rsidRDefault="00573249" w:rsidP="00744DEA">
            <w:pPr>
              <w:pStyle w:val="TablesHeadingGSCyan"/>
              <w:framePr w:hSpace="0" w:wrap="auto" w:vAnchor="margin" w:hAnchor="text" w:yAlign="inline"/>
              <w:spacing w:line="276" w:lineRule="auto"/>
              <w:rPr>
                <w:caps w:val="0"/>
                <w:color w:val="4D4D4C"/>
                <w:sz w:val="20"/>
                <w:szCs w:val="22"/>
              </w:rPr>
            </w:pPr>
            <w:sdt>
              <w:sdtPr>
                <w:rPr>
                  <w:caps w:val="0"/>
                  <w:color w:val="4D4D4C"/>
                  <w:sz w:val="20"/>
                  <w:szCs w:val="22"/>
                </w:rPr>
                <w:id w:val="845060391"/>
                <w14:checkbox>
                  <w14:checked w14:val="0"/>
                  <w14:checkedState w14:val="2612" w14:font="MS Gothic"/>
                  <w14:uncheckedState w14:val="2610" w14:font="MS Gothic"/>
                </w14:checkbox>
              </w:sdtPr>
              <w:sdtEndPr/>
              <w:sdtContent>
                <w:r w:rsidR="00744DEA" w:rsidRPr="00FF1DA9" w:rsidDel="00FB5485">
                  <w:rPr>
                    <w:rFonts w:ascii="Segoe UI Symbol" w:hAnsi="Segoe UI Symbol" w:cs="Segoe UI Symbol"/>
                    <w:caps w:val="0"/>
                    <w:color w:val="4D4D4C"/>
                    <w:sz w:val="20"/>
                    <w:szCs w:val="22"/>
                  </w:rPr>
                  <w:t>☐</w:t>
                </w:r>
              </w:sdtContent>
            </w:sdt>
            <w:r w:rsidR="00744DEA" w:rsidRPr="00FF1DA9" w:rsidDel="00FB5485">
              <w:rPr>
                <w:caps w:val="0"/>
                <w:color w:val="4D4D4C"/>
                <w:sz w:val="20"/>
                <w:szCs w:val="22"/>
              </w:rPr>
              <w:t xml:space="preserve"> NO</w:t>
            </w:r>
          </w:p>
        </w:tc>
      </w:tr>
      <w:tr w:rsidR="00744DEA" w:rsidRPr="005E36C8" w14:paraId="5E578F88"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5D47FD86" w14:textId="514262F7" w:rsidR="00744DEA" w:rsidRPr="008829E7" w:rsidRDefault="00744DEA" w:rsidP="00744DEA">
            <w:pPr>
              <w:pStyle w:val="TablesHeadingGSCyan"/>
              <w:framePr w:hSpace="0" w:wrap="auto" w:vAnchor="margin" w:hAnchor="text" w:yAlign="inline"/>
              <w:spacing w:line="276" w:lineRule="auto"/>
              <w:rPr>
                <w:rStyle w:val="SmartLink1"/>
                <w:sz w:val="20"/>
              </w:rPr>
            </w:pPr>
            <w:r w:rsidRPr="008829E7">
              <w:rPr>
                <w:rStyle w:val="SmartLink1"/>
                <w:sz w:val="20"/>
              </w:rPr>
              <w:fldChar w:fldCharType="begin"/>
            </w:r>
            <w:r w:rsidRPr="008829E7">
              <w:rPr>
                <w:rStyle w:val="SmartLink1"/>
                <w:sz w:val="20"/>
              </w:rPr>
              <w:instrText xml:space="preserve"> REF _Ref136438206 \w \h  \* MERGEFORMAT </w:instrText>
            </w:r>
            <w:r w:rsidRPr="008829E7">
              <w:rPr>
                <w:rStyle w:val="SmartLink1"/>
                <w:sz w:val="20"/>
              </w:rPr>
            </w:r>
            <w:r w:rsidRPr="008829E7">
              <w:rPr>
                <w:rStyle w:val="SmartLink1"/>
                <w:sz w:val="20"/>
              </w:rPr>
              <w:fldChar w:fldCharType="separate"/>
            </w:r>
            <w:r w:rsidRPr="008829E7">
              <w:rPr>
                <w:rStyle w:val="SmartLink1"/>
                <w:sz w:val="20"/>
              </w:rPr>
              <w:t>P.9.10.1 |</w:t>
            </w:r>
            <w:r w:rsidRPr="008829E7">
              <w:rPr>
                <w:rStyle w:val="SmartLink1"/>
                <w:sz w:val="20"/>
              </w:rPr>
              <w:fldChar w:fldCharType="end"/>
            </w:r>
          </w:p>
        </w:tc>
        <w:tc>
          <w:tcPr>
            <w:tcW w:w="3285" w:type="pct"/>
            <w:tcBorders>
              <w:top w:val="single" w:sz="4" w:space="0" w:color="auto"/>
              <w:bottom w:val="single" w:sz="4" w:space="0" w:color="auto"/>
              <w:right w:val="single" w:sz="4" w:space="0" w:color="auto"/>
            </w:tcBorders>
            <w:vAlign w:val="top"/>
          </w:tcPr>
          <w:p w14:paraId="2DD5F29B" w14:textId="169CFFA1" w:rsidR="00744DEA" w:rsidRPr="00FF1DA9" w:rsidRDefault="00744DEA" w:rsidP="00744DEA">
            <w:pPr>
              <w:pStyle w:val="TablesHeadingGSCyan"/>
              <w:framePr w:hSpace="0" w:wrap="auto" w:vAnchor="margin" w:hAnchor="text" w:yAlign="inline"/>
              <w:rPr>
                <w:caps w:val="0"/>
                <w:color w:val="4D4D4C"/>
                <w:sz w:val="20"/>
                <w:szCs w:val="22"/>
              </w:rPr>
            </w:pPr>
            <w:r w:rsidRPr="00FF1DA9">
              <w:rPr>
                <w:caps w:val="0"/>
                <w:color w:val="4D4D4C"/>
                <w:sz w:val="20"/>
                <w:szCs w:val="22"/>
              </w:rPr>
              <w:t xml:space="preserve">If answer to above question is </w:t>
            </w:r>
            <w:ins w:id="1010" w:author="Anshika Gupta" w:date="2023-06-27T09:59:00Z">
              <w:r w:rsidR="005C7065">
                <w:rPr>
                  <w:caps w:val="0"/>
                  <w:color w:val="4D4D4C"/>
                  <w:sz w:val="20"/>
                  <w:szCs w:val="22"/>
                </w:rPr>
                <w:t>“</w:t>
              </w:r>
            </w:ins>
            <w:r w:rsidRPr="00FF1DA9">
              <w:rPr>
                <w:caps w:val="0"/>
                <w:color w:val="4D4D4C"/>
                <w:sz w:val="20"/>
                <w:szCs w:val="22"/>
              </w:rPr>
              <w:t>yes</w:t>
            </w:r>
            <w:ins w:id="1011" w:author="Anshika Gupta" w:date="2023-06-27T09:59:00Z">
              <w:r w:rsidR="005C7065">
                <w:rPr>
                  <w:caps w:val="0"/>
                  <w:color w:val="4D4D4C"/>
                  <w:sz w:val="20"/>
                  <w:szCs w:val="22"/>
                </w:rPr>
                <w:t>”</w:t>
              </w:r>
            </w:ins>
            <w:r w:rsidRPr="00FF1DA9">
              <w:rPr>
                <w:caps w:val="0"/>
                <w:color w:val="4D4D4C"/>
                <w:sz w:val="20"/>
                <w:szCs w:val="22"/>
              </w:rPr>
              <w:t xml:space="preserve">, does the project have any risks that could negatively impact the catchment, project success, and surrounding HCV and ecological assets, as well as any measurable adverse impacts on the criteria or biodiversity values for which the critical habitat was designated, and on the ecological processes supporting that biodiversity? </w:t>
            </w:r>
            <w:del w:id="1012" w:author="Anshika Gupta" w:date="2023-06-27T09:57:00Z">
              <w:r w:rsidRPr="00FF1DA9" w:rsidDel="005C7065">
                <w:rPr>
                  <w:caps w:val="0"/>
                  <w:color w:val="4D4D4C"/>
                  <w:sz w:val="20"/>
                  <w:szCs w:val="22"/>
                </w:rPr>
                <w:delText xml:space="preserve">Is there a robust, appropriately designed, and long-term Habitats and Biodiversity Action Plan in place to achieve net gains of those biodiversity values for which the critical habitat was designated? </w:delText>
              </w:r>
            </w:del>
          </w:p>
        </w:tc>
        <w:tc>
          <w:tcPr>
            <w:tcW w:w="954" w:type="pct"/>
            <w:tcBorders>
              <w:top w:val="single" w:sz="4" w:space="0" w:color="auto"/>
              <w:left w:val="single" w:sz="4" w:space="0" w:color="auto"/>
              <w:bottom w:val="single" w:sz="4" w:space="0" w:color="auto"/>
            </w:tcBorders>
            <w:vAlign w:val="top"/>
          </w:tcPr>
          <w:p w14:paraId="03C8FC47" w14:textId="0D6B1A13" w:rsidR="00744DEA" w:rsidRPr="00FF1DA9" w:rsidDel="00FB5485" w:rsidRDefault="00573249" w:rsidP="00744DEA">
            <w:pPr>
              <w:pStyle w:val="TablesHeadingGSCyan"/>
              <w:framePr w:hSpace="0" w:wrap="auto" w:vAnchor="margin" w:hAnchor="text" w:yAlign="inline"/>
              <w:spacing w:line="276" w:lineRule="auto"/>
              <w:rPr>
                <w:caps w:val="0"/>
                <w:color w:val="4D4D4C"/>
                <w:sz w:val="20"/>
                <w:szCs w:val="22"/>
              </w:rPr>
            </w:pPr>
            <w:sdt>
              <w:sdtPr>
                <w:rPr>
                  <w:sz w:val="20"/>
                  <w:szCs w:val="22"/>
                </w:rPr>
                <w:id w:val="-313255197"/>
                <w14:checkbox>
                  <w14:checked w14:val="0"/>
                  <w14:checkedState w14:val="2612" w14:font="MS Gothic"/>
                  <w14:uncheckedState w14:val="2610" w14:font="MS Gothic"/>
                </w14:checkbox>
              </w:sdtPr>
              <w:sdtEndPr/>
              <w:sdtContent>
                <w:r w:rsidR="00744DEA" w:rsidRPr="00FF1DA9" w:rsidDel="00FB5485">
                  <w:rPr>
                    <w:rFonts w:ascii="Segoe UI Symbol" w:hAnsi="Segoe UI Symbol" w:cs="Segoe UI Symbol"/>
                    <w:caps w:val="0"/>
                    <w:color w:val="4D4D4C"/>
                    <w:sz w:val="20"/>
                    <w:szCs w:val="22"/>
                  </w:rPr>
                  <w:t>☐</w:t>
                </w:r>
              </w:sdtContent>
            </w:sdt>
            <w:r w:rsidR="00744DEA" w:rsidRPr="00FF1DA9" w:rsidDel="00FB5485">
              <w:rPr>
                <w:caps w:val="0"/>
                <w:color w:val="4D4D4C"/>
                <w:sz w:val="20"/>
                <w:szCs w:val="22"/>
              </w:rPr>
              <w:t xml:space="preserve"> YES</w:t>
            </w:r>
          </w:p>
          <w:p w14:paraId="5082ECB6" w14:textId="5992EF4C" w:rsidR="00744DEA" w:rsidRPr="00FF1DA9" w:rsidDel="00FB5485" w:rsidRDefault="00573249" w:rsidP="00744DEA">
            <w:pPr>
              <w:rPr>
                <w:sz w:val="20"/>
                <w:szCs w:val="22"/>
              </w:rPr>
            </w:pPr>
            <w:sdt>
              <w:sdtPr>
                <w:rPr>
                  <w:sz w:val="20"/>
                  <w:szCs w:val="22"/>
                </w:rPr>
                <w:id w:val="-973604787"/>
                <w14:checkbox>
                  <w14:checked w14:val="0"/>
                  <w14:checkedState w14:val="2612" w14:font="MS Gothic"/>
                  <w14:uncheckedState w14:val="2610" w14:font="MS Gothic"/>
                </w14:checkbox>
              </w:sdtPr>
              <w:sdtEndPr/>
              <w:sdtContent>
                <w:r w:rsidR="00744DEA" w:rsidRPr="00FF1DA9" w:rsidDel="00FB5485">
                  <w:rPr>
                    <w:rFonts w:ascii="Segoe UI Symbol" w:hAnsi="Segoe UI Symbol" w:cs="Segoe UI Symbol"/>
                    <w:sz w:val="20"/>
                    <w:szCs w:val="22"/>
                  </w:rPr>
                  <w:t>☐</w:t>
                </w:r>
              </w:sdtContent>
            </w:sdt>
            <w:r w:rsidR="00744DEA" w:rsidRPr="00FF1DA9" w:rsidDel="00FB5485">
              <w:rPr>
                <w:sz w:val="20"/>
                <w:szCs w:val="22"/>
              </w:rPr>
              <w:t xml:space="preserve"> </w:t>
            </w:r>
            <w:r w:rsidR="00744DEA" w:rsidRPr="00FF1DA9">
              <w:rPr>
                <w:sz w:val="20"/>
                <w:szCs w:val="22"/>
              </w:rPr>
              <w:t>N</w:t>
            </w:r>
            <w:ins w:id="1013" w:author="Anshika Gupta" w:date="2023-06-27T15:07:00Z">
              <w:r w:rsidR="00FD2CDD">
                <w:rPr>
                  <w:sz w:val="20"/>
                  <w:szCs w:val="22"/>
                </w:rPr>
                <w:t>O</w:t>
              </w:r>
            </w:ins>
            <w:del w:id="1014" w:author="Anshika Gupta" w:date="2023-06-27T15:07:00Z">
              <w:r w:rsidR="00744DEA" w:rsidRPr="00FF1DA9" w:rsidDel="00FD2CDD">
                <w:rPr>
                  <w:sz w:val="20"/>
                  <w:szCs w:val="22"/>
                </w:rPr>
                <w:delText>o</w:delText>
              </w:r>
            </w:del>
          </w:p>
          <w:p w14:paraId="49BFCF71" w14:textId="454ECAC6" w:rsidR="00744DEA" w:rsidRPr="00FF1DA9" w:rsidRDefault="00573249" w:rsidP="00744DEA">
            <w:pPr>
              <w:pStyle w:val="TablesHeadingGSCyan"/>
              <w:framePr w:hSpace="0" w:wrap="auto" w:vAnchor="margin" w:hAnchor="text" w:yAlign="inline"/>
              <w:spacing w:line="276" w:lineRule="auto"/>
              <w:rPr>
                <w:caps w:val="0"/>
                <w:color w:val="4D4D4C"/>
                <w:sz w:val="20"/>
                <w:szCs w:val="22"/>
              </w:rPr>
            </w:pPr>
            <w:sdt>
              <w:sdtPr>
                <w:rPr>
                  <w:caps w:val="0"/>
                  <w:color w:val="4D4D4C"/>
                  <w:sz w:val="20"/>
                  <w:szCs w:val="22"/>
                </w:rPr>
                <w:id w:val="140082383"/>
                <w14:checkbox>
                  <w14:checked w14:val="0"/>
                  <w14:checkedState w14:val="2612" w14:font="MS Gothic"/>
                  <w14:uncheckedState w14:val="2610" w14:font="MS Gothic"/>
                </w14:checkbox>
              </w:sdtPr>
              <w:sdtEndPr/>
              <w:sdtContent>
                <w:r w:rsidR="00744DEA" w:rsidRPr="00FF1DA9" w:rsidDel="00FB5485">
                  <w:rPr>
                    <w:rFonts w:ascii="Segoe UI Symbol" w:hAnsi="Segoe UI Symbol" w:cs="Segoe UI Symbol"/>
                    <w:caps w:val="0"/>
                    <w:color w:val="4D4D4C"/>
                    <w:sz w:val="20"/>
                    <w:szCs w:val="22"/>
                  </w:rPr>
                  <w:t>☐</w:t>
                </w:r>
              </w:sdtContent>
            </w:sdt>
            <w:r w:rsidR="00744DEA" w:rsidRPr="00FF1DA9" w:rsidDel="00FB5485">
              <w:rPr>
                <w:caps w:val="0"/>
                <w:color w:val="4D4D4C"/>
                <w:sz w:val="20"/>
                <w:szCs w:val="22"/>
              </w:rPr>
              <w:t xml:space="preserve"> NA</w:t>
            </w:r>
          </w:p>
        </w:tc>
      </w:tr>
      <w:tr w:rsidR="005C7065" w:rsidRPr="005E36C8" w14:paraId="01D999F5" w14:textId="77777777" w:rsidTr="0027186D">
        <w:trPr>
          <w:trHeight w:val="364"/>
          <w:ins w:id="1015" w:author="Anshika Gupta" w:date="2023-06-27T09:57:00Z"/>
        </w:trPr>
        <w:tc>
          <w:tcPr>
            <w:tcW w:w="762" w:type="pct"/>
            <w:tcBorders>
              <w:top w:val="single" w:sz="4" w:space="0" w:color="auto"/>
              <w:bottom w:val="single" w:sz="4" w:space="0" w:color="auto"/>
              <w:right w:val="single" w:sz="4" w:space="0" w:color="auto"/>
            </w:tcBorders>
            <w:noWrap/>
            <w:vAlign w:val="top"/>
          </w:tcPr>
          <w:p w14:paraId="16CAE6E0" w14:textId="58F41EAF" w:rsidR="005C7065" w:rsidRPr="008829E7" w:rsidRDefault="005C7065" w:rsidP="00744DEA">
            <w:pPr>
              <w:pStyle w:val="TablesHeadingGSCyan"/>
              <w:framePr w:hSpace="0" w:wrap="auto" w:vAnchor="margin" w:hAnchor="text" w:yAlign="inline"/>
              <w:spacing w:line="276" w:lineRule="auto"/>
              <w:rPr>
                <w:ins w:id="1016" w:author="Anshika Gupta" w:date="2023-06-27T09:57:00Z"/>
                <w:rStyle w:val="SmartLink1"/>
                <w:sz w:val="20"/>
              </w:rPr>
            </w:pPr>
            <w:ins w:id="1017" w:author="Anshika Gupta" w:date="2023-06-27T09:58:00Z">
              <w:r w:rsidRPr="008829E7">
                <w:rPr>
                  <w:rStyle w:val="SmartLink1"/>
                  <w:sz w:val="20"/>
                </w:rPr>
                <w:fldChar w:fldCharType="begin"/>
              </w:r>
              <w:r w:rsidRPr="008829E7">
                <w:rPr>
                  <w:rStyle w:val="SmartLink1"/>
                  <w:sz w:val="20"/>
                </w:rPr>
                <w:instrText xml:space="preserve"> REF _Ref136438206 \w \h  \* MERGEFORMAT </w:instrText>
              </w:r>
            </w:ins>
            <w:r w:rsidRPr="008829E7">
              <w:rPr>
                <w:rStyle w:val="SmartLink1"/>
                <w:sz w:val="20"/>
              </w:rPr>
            </w:r>
            <w:ins w:id="1018" w:author="Anshika Gupta" w:date="2023-06-27T09:58:00Z">
              <w:r w:rsidRPr="008829E7">
                <w:rPr>
                  <w:rStyle w:val="SmartLink1"/>
                  <w:sz w:val="20"/>
                </w:rPr>
                <w:fldChar w:fldCharType="separate"/>
              </w:r>
              <w:r w:rsidRPr="008829E7">
                <w:rPr>
                  <w:rStyle w:val="SmartLink1"/>
                  <w:sz w:val="20"/>
                </w:rPr>
                <w:t>P.9.10.1 |</w:t>
              </w:r>
              <w:r w:rsidRPr="008829E7">
                <w:rPr>
                  <w:rStyle w:val="SmartLink1"/>
                  <w:sz w:val="20"/>
                </w:rPr>
                <w:fldChar w:fldCharType="end"/>
              </w:r>
            </w:ins>
          </w:p>
        </w:tc>
        <w:tc>
          <w:tcPr>
            <w:tcW w:w="3285" w:type="pct"/>
            <w:tcBorders>
              <w:top w:val="single" w:sz="4" w:space="0" w:color="auto"/>
              <w:bottom w:val="single" w:sz="4" w:space="0" w:color="auto"/>
              <w:right w:val="single" w:sz="4" w:space="0" w:color="auto"/>
            </w:tcBorders>
            <w:vAlign w:val="top"/>
          </w:tcPr>
          <w:p w14:paraId="0107E1FE" w14:textId="4E74FD3F" w:rsidR="005C7065" w:rsidRPr="00FF1DA9" w:rsidRDefault="005C7065" w:rsidP="00744DEA">
            <w:pPr>
              <w:pStyle w:val="TablesHeadingGSCyan"/>
              <w:framePr w:hSpace="0" w:wrap="auto" w:vAnchor="margin" w:hAnchor="text" w:yAlign="inline"/>
              <w:rPr>
                <w:ins w:id="1019" w:author="Anshika Gupta" w:date="2023-06-27T09:57:00Z"/>
                <w:caps w:val="0"/>
                <w:color w:val="4D4D4C"/>
                <w:sz w:val="20"/>
                <w:szCs w:val="22"/>
              </w:rPr>
            </w:pPr>
            <w:ins w:id="1020" w:author="Anshika Gupta" w:date="2023-06-27T09:59:00Z">
              <w:r w:rsidRPr="00FF1DA9">
                <w:rPr>
                  <w:caps w:val="0"/>
                  <w:color w:val="4D4D4C"/>
                  <w:sz w:val="20"/>
                  <w:szCs w:val="22"/>
                </w:rPr>
                <w:t xml:space="preserve">If answer to above question is </w:t>
              </w:r>
              <w:r>
                <w:rPr>
                  <w:caps w:val="0"/>
                  <w:color w:val="4D4D4C"/>
                  <w:sz w:val="20"/>
                  <w:szCs w:val="22"/>
                </w:rPr>
                <w:t>“</w:t>
              </w:r>
              <w:r w:rsidRPr="00FF1DA9">
                <w:rPr>
                  <w:caps w:val="0"/>
                  <w:color w:val="4D4D4C"/>
                  <w:sz w:val="20"/>
                  <w:szCs w:val="22"/>
                </w:rPr>
                <w:t>yes</w:t>
              </w:r>
              <w:r>
                <w:rPr>
                  <w:caps w:val="0"/>
                  <w:color w:val="4D4D4C"/>
                  <w:sz w:val="20"/>
                  <w:szCs w:val="22"/>
                </w:rPr>
                <w:t>”</w:t>
              </w:r>
              <w:r w:rsidRPr="00FF1DA9">
                <w:rPr>
                  <w:caps w:val="0"/>
                  <w:color w:val="4D4D4C"/>
                  <w:sz w:val="20"/>
                  <w:szCs w:val="22"/>
                </w:rPr>
                <w:t xml:space="preserve">, </w:t>
              </w:r>
              <w:r>
                <w:rPr>
                  <w:caps w:val="0"/>
                  <w:color w:val="4D4D4C"/>
                  <w:sz w:val="20"/>
                  <w:szCs w:val="22"/>
                </w:rPr>
                <w:t>i</w:t>
              </w:r>
            </w:ins>
            <w:ins w:id="1021" w:author="Anshika Gupta" w:date="2023-06-27T09:57:00Z">
              <w:r w:rsidRPr="00FF1DA9">
                <w:rPr>
                  <w:caps w:val="0"/>
                  <w:color w:val="4D4D4C"/>
                  <w:sz w:val="20"/>
                  <w:szCs w:val="22"/>
                </w:rPr>
                <w:t xml:space="preserve">s a robust, appropriately designed, and long-term Habitats and Biodiversity Action Plan </w:t>
              </w:r>
            </w:ins>
            <w:ins w:id="1022" w:author="Anshika Gupta" w:date="2023-06-27T10:00:00Z">
              <w:r>
                <w:rPr>
                  <w:caps w:val="0"/>
                  <w:color w:val="4D4D4C"/>
                  <w:sz w:val="20"/>
                  <w:szCs w:val="22"/>
                </w:rPr>
                <w:t>absent which will make the project unable</w:t>
              </w:r>
            </w:ins>
            <w:ins w:id="1023" w:author="Anshika Gupta" w:date="2023-06-27T09:57:00Z">
              <w:r w:rsidRPr="00FF1DA9">
                <w:rPr>
                  <w:caps w:val="0"/>
                  <w:color w:val="4D4D4C"/>
                  <w:sz w:val="20"/>
                  <w:szCs w:val="22"/>
                </w:rPr>
                <w:t xml:space="preserve"> to achieve net gains of those biodiversity values for which the critical habitat was designated?</w:t>
              </w:r>
            </w:ins>
          </w:p>
        </w:tc>
        <w:tc>
          <w:tcPr>
            <w:tcW w:w="954" w:type="pct"/>
            <w:tcBorders>
              <w:top w:val="single" w:sz="4" w:space="0" w:color="auto"/>
              <w:left w:val="single" w:sz="4" w:space="0" w:color="auto"/>
              <w:bottom w:val="single" w:sz="4" w:space="0" w:color="auto"/>
            </w:tcBorders>
            <w:vAlign w:val="top"/>
          </w:tcPr>
          <w:p w14:paraId="52A025EF" w14:textId="363D54CC" w:rsidR="005C7065" w:rsidRPr="00FD2CDD" w:rsidRDefault="00573249" w:rsidP="00FD2CDD">
            <w:pPr>
              <w:pStyle w:val="TablesHeadingGSCyan"/>
              <w:framePr w:hSpace="0" w:wrap="auto" w:vAnchor="margin" w:hAnchor="text" w:yAlign="inline"/>
              <w:spacing w:line="276" w:lineRule="auto"/>
              <w:rPr>
                <w:ins w:id="1024" w:author="Anshika Gupta" w:date="2023-06-27T10:00:00Z"/>
                <w:caps w:val="0"/>
                <w:color w:val="4D4D4C"/>
                <w:sz w:val="20"/>
                <w:szCs w:val="20"/>
              </w:rPr>
            </w:pPr>
            <w:customXmlInsRangeStart w:id="1025" w:author="Anshika Gupta" w:date="2023-06-27T10:00:00Z"/>
            <w:sdt>
              <w:sdtPr>
                <w:rPr>
                  <w:caps w:val="0"/>
                  <w:color w:val="4D4D4C"/>
                  <w:sz w:val="20"/>
                  <w:szCs w:val="20"/>
                </w:rPr>
                <w:id w:val="-792671681"/>
                <w14:checkbox>
                  <w14:checked w14:val="0"/>
                  <w14:checkedState w14:val="2612" w14:font="MS Gothic"/>
                  <w14:uncheckedState w14:val="2610" w14:font="MS Gothic"/>
                </w14:checkbox>
              </w:sdtPr>
              <w:sdtEndPr/>
              <w:sdtContent>
                <w:customXmlInsRangeEnd w:id="1025"/>
                <w:ins w:id="1026" w:author="Anshika Gupta" w:date="2023-06-27T10:00:00Z">
                  <w:r w:rsidR="005C7065" w:rsidRPr="005E36C8">
                    <w:rPr>
                      <w:rFonts w:ascii="Segoe UI Symbol" w:eastAsia="MS Gothic" w:hAnsi="Segoe UI Symbol" w:cs="Segoe UI Symbol"/>
                      <w:caps w:val="0"/>
                      <w:color w:val="4D4D4C"/>
                      <w:sz w:val="20"/>
                      <w:szCs w:val="20"/>
                    </w:rPr>
                    <w:t>☐</w:t>
                  </w:r>
                </w:ins>
                <w:customXmlInsRangeStart w:id="1027" w:author="Anshika Gupta" w:date="2023-06-27T10:00:00Z"/>
              </w:sdtContent>
            </w:sdt>
            <w:customXmlInsRangeEnd w:id="1027"/>
            <w:ins w:id="1028" w:author="Anshika Gupta" w:date="2023-06-27T10:00:00Z">
              <w:r w:rsidR="005C7065" w:rsidRPr="005E36C8">
                <w:rPr>
                  <w:caps w:val="0"/>
                  <w:color w:val="4D4D4C"/>
                  <w:sz w:val="20"/>
                  <w:szCs w:val="20"/>
                </w:rPr>
                <w:t xml:space="preserve"> YES</w:t>
              </w:r>
            </w:ins>
          </w:p>
          <w:p w14:paraId="64DC2088" w14:textId="77777777" w:rsidR="005C7065" w:rsidRDefault="00573249" w:rsidP="005C7065">
            <w:pPr>
              <w:pStyle w:val="TablesHeadingGSCyan"/>
              <w:framePr w:hSpace="0" w:wrap="auto" w:vAnchor="margin" w:hAnchor="text" w:yAlign="inline"/>
              <w:spacing w:line="276" w:lineRule="auto"/>
              <w:rPr>
                <w:ins w:id="1029" w:author="Anshika Gupta" w:date="2023-06-27T10:00:00Z"/>
                <w:caps w:val="0"/>
                <w:color w:val="4D4D4C"/>
                <w:sz w:val="20"/>
                <w:szCs w:val="20"/>
              </w:rPr>
            </w:pPr>
            <w:customXmlInsRangeStart w:id="1030" w:author="Anshika Gupta" w:date="2023-06-27T10:00:00Z"/>
            <w:sdt>
              <w:sdtPr>
                <w:rPr>
                  <w:caps w:val="0"/>
                  <w:color w:val="4D4D4C"/>
                  <w:sz w:val="20"/>
                  <w:szCs w:val="20"/>
                </w:rPr>
                <w:id w:val="-845086274"/>
                <w14:checkbox>
                  <w14:checked w14:val="0"/>
                  <w14:checkedState w14:val="2612" w14:font="MS Gothic"/>
                  <w14:uncheckedState w14:val="2610" w14:font="MS Gothic"/>
                </w14:checkbox>
              </w:sdtPr>
              <w:sdtEndPr/>
              <w:sdtContent>
                <w:customXmlInsRangeEnd w:id="1030"/>
                <w:ins w:id="1031" w:author="Anshika Gupta" w:date="2023-06-27T10:00:00Z">
                  <w:r w:rsidR="005C7065">
                    <w:rPr>
                      <w:rFonts w:ascii="MS Gothic" w:eastAsia="MS Gothic" w:hAnsi="MS Gothic" w:hint="eastAsia"/>
                      <w:caps w:val="0"/>
                      <w:color w:val="4D4D4C"/>
                      <w:sz w:val="20"/>
                      <w:szCs w:val="20"/>
                    </w:rPr>
                    <w:t>☐</w:t>
                  </w:r>
                </w:ins>
                <w:customXmlInsRangeStart w:id="1032" w:author="Anshika Gupta" w:date="2023-06-27T10:00:00Z"/>
              </w:sdtContent>
            </w:sdt>
            <w:customXmlInsRangeEnd w:id="1032"/>
            <w:ins w:id="1033" w:author="Anshika Gupta" w:date="2023-06-27T10:00:00Z">
              <w:r w:rsidR="005C7065" w:rsidRPr="003B0E79">
                <w:rPr>
                  <w:caps w:val="0"/>
                  <w:color w:val="4D4D4C"/>
                  <w:sz w:val="20"/>
                  <w:szCs w:val="20"/>
                </w:rPr>
                <w:t xml:space="preserve"> NO</w:t>
              </w:r>
            </w:ins>
          </w:p>
          <w:p w14:paraId="26756CBF" w14:textId="6BD8F205" w:rsidR="005C7065" w:rsidRDefault="00573249" w:rsidP="005C7065">
            <w:pPr>
              <w:pStyle w:val="TablesHeadingGSCyan"/>
              <w:framePr w:hSpace="0" w:wrap="auto" w:vAnchor="margin" w:hAnchor="text" w:yAlign="inline"/>
              <w:spacing w:line="276" w:lineRule="auto"/>
              <w:rPr>
                <w:ins w:id="1034" w:author="Anshika Gupta" w:date="2023-06-27T09:57:00Z"/>
                <w:caps w:val="0"/>
                <w:color w:val="4D4D4C"/>
                <w:sz w:val="20"/>
                <w:szCs w:val="20"/>
              </w:rPr>
            </w:pPr>
            <w:customXmlInsRangeStart w:id="1035" w:author="Anshika Gupta" w:date="2023-06-27T10:00:00Z"/>
            <w:sdt>
              <w:sdtPr>
                <w:rPr>
                  <w:caps w:val="0"/>
                  <w:color w:val="4D4D4C"/>
                  <w:sz w:val="20"/>
                  <w:szCs w:val="20"/>
                </w:rPr>
                <w:id w:val="494540397"/>
                <w14:checkbox>
                  <w14:checked w14:val="0"/>
                  <w14:checkedState w14:val="2612" w14:font="MS Gothic"/>
                  <w14:uncheckedState w14:val="2610" w14:font="MS Gothic"/>
                </w14:checkbox>
              </w:sdtPr>
              <w:sdtEndPr/>
              <w:sdtContent>
                <w:customXmlInsRangeEnd w:id="1035"/>
                <w:ins w:id="1036" w:author="Anshika Gupta" w:date="2023-06-27T10:00:00Z">
                  <w:r w:rsidR="005C7065">
                    <w:rPr>
                      <w:rFonts w:ascii="MS Gothic" w:eastAsia="MS Gothic" w:hAnsi="MS Gothic" w:hint="eastAsia"/>
                      <w:caps w:val="0"/>
                      <w:color w:val="4D4D4C"/>
                      <w:sz w:val="20"/>
                      <w:szCs w:val="20"/>
                    </w:rPr>
                    <w:t>☐</w:t>
                  </w:r>
                </w:ins>
                <w:customXmlInsRangeStart w:id="1037" w:author="Anshika Gupta" w:date="2023-06-27T10:00:00Z"/>
              </w:sdtContent>
            </w:sdt>
            <w:customXmlInsRangeEnd w:id="1037"/>
            <w:ins w:id="1038" w:author="Anshika Gupta" w:date="2023-06-27T10:00:00Z">
              <w:r w:rsidR="005C7065" w:rsidRPr="00A63097">
                <w:rPr>
                  <w:caps w:val="0"/>
                  <w:color w:val="4D4D4C"/>
                  <w:sz w:val="20"/>
                  <w:szCs w:val="20"/>
                </w:rPr>
                <w:t xml:space="preserve"> N/A</w:t>
              </w:r>
            </w:ins>
          </w:p>
        </w:tc>
      </w:tr>
      <w:tr w:rsidR="00744DEA" w:rsidRPr="005E36C8" w14:paraId="557E8381"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1136395E" w14:textId="394F0219" w:rsidR="00744DEA" w:rsidRPr="00FF1DA9" w:rsidRDefault="00744DEA" w:rsidP="00744DEA">
            <w:pPr>
              <w:pStyle w:val="TablesHeadingGSCyan"/>
              <w:framePr w:hSpace="0" w:wrap="auto" w:vAnchor="margin" w:hAnchor="text" w:yAlign="inline"/>
              <w:spacing w:line="276" w:lineRule="auto"/>
              <w:rPr>
                <w:rStyle w:val="SmartLink1"/>
                <w:sz w:val="20"/>
              </w:rPr>
            </w:pPr>
            <w:r w:rsidRPr="00FF1DA9">
              <w:rPr>
                <w:rStyle w:val="SmartLink1"/>
                <w:sz w:val="20"/>
              </w:rPr>
              <w:fldChar w:fldCharType="begin"/>
            </w:r>
            <w:r w:rsidRPr="00FF1DA9">
              <w:rPr>
                <w:rStyle w:val="SmartLink1"/>
                <w:sz w:val="20"/>
              </w:rPr>
              <w:instrText xml:space="preserve"> REF _Ref136438217 \w \h  \* MERGEFORMAT </w:instrText>
            </w:r>
            <w:r w:rsidRPr="00FF1DA9">
              <w:rPr>
                <w:rStyle w:val="SmartLink1"/>
                <w:sz w:val="20"/>
              </w:rPr>
            </w:r>
            <w:r w:rsidRPr="00FF1DA9">
              <w:rPr>
                <w:rStyle w:val="SmartLink1"/>
                <w:sz w:val="20"/>
              </w:rPr>
              <w:fldChar w:fldCharType="separate"/>
            </w:r>
            <w:r w:rsidRPr="00FF1DA9">
              <w:rPr>
                <w:rStyle w:val="SmartLink1"/>
                <w:sz w:val="20"/>
              </w:rPr>
              <w:t>P.9.10.2 |</w:t>
            </w:r>
            <w:r w:rsidRPr="00FF1DA9">
              <w:rPr>
                <w:rStyle w:val="SmartLink1"/>
                <w:sz w:val="20"/>
              </w:rPr>
              <w:fldChar w:fldCharType="end"/>
            </w:r>
          </w:p>
        </w:tc>
        <w:tc>
          <w:tcPr>
            <w:tcW w:w="3285" w:type="pct"/>
            <w:tcBorders>
              <w:top w:val="single" w:sz="4" w:space="0" w:color="auto"/>
              <w:bottom w:val="single" w:sz="4" w:space="0" w:color="auto"/>
              <w:right w:val="single" w:sz="4" w:space="0" w:color="auto"/>
            </w:tcBorders>
            <w:vAlign w:val="top"/>
          </w:tcPr>
          <w:p w14:paraId="68438D02" w14:textId="20078B6C" w:rsidR="00744DEA" w:rsidRPr="00FF1DA9" w:rsidRDefault="00744DEA" w:rsidP="00744DEA">
            <w:pPr>
              <w:pStyle w:val="TablesHeadingGSCyan"/>
              <w:framePr w:hSpace="0" w:wrap="auto" w:vAnchor="margin" w:hAnchor="text" w:yAlign="inline"/>
              <w:rPr>
                <w:caps w:val="0"/>
                <w:color w:val="4D4D4C"/>
                <w:sz w:val="20"/>
                <w:szCs w:val="22"/>
              </w:rPr>
            </w:pPr>
            <w:r>
              <w:rPr>
                <w:caps w:val="0"/>
                <w:color w:val="4D4D4C"/>
                <w:sz w:val="20"/>
                <w:szCs w:val="22"/>
              </w:rPr>
              <w:t>Does</w:t>
            </w:r>
            <w:r w:rsidRPr="00FF1DA9">
              <w:rPr>
                <w:caps w:val="0"/>
                <w:color w:val="4D4D4C"/>
                <w:sz w:val="20"/>
                <w:szCs w:val="22"/>
              </w:rPr>
              <w:t xml:space="preserve"> the project area or area of downstream impacts have native tree patches, individual native trees, freshwater resources (including rivers, lakes, swamps, temporary water bodies, and wells), habitats of rare, threatened, and endangered species, and biodiversity-enhancing areas?</w:t>
            </w:r>
          </w:p>
        </w:tc>
        <w:tc>
          <w:tcPr>
            <w:tcW w:w="954" w:type="pct"/>
            <w:tcBorders>
              <w:top w:val="single" w:sz="4" w:space="0" w:color="auto"/>
              <w:left w:val="single" w:sz="4" w:space="0" w:color="auto"/>
              <w:bottom w:val="single" w:sz="4" w:space="0" w:color="auto"/>
            </w:tcBorders>
            <w:vAlign w:val="top"/>
          </w:tcPr>
          <w:p w14:paraId="329FBF4F" w14:textId="67BF8EBB" w:rsidR="00744DEA" w:rsidRPr="00FF1DA9" w:rsidDel="00FB5485" w:rsidRDefault="00573249" w:rsidP="00744DEA">
            <w:pPr>
              <w:pStyle w:val="TablesHeadingGSCyan"/>
              <w:framePr w:hSpace="0" w:wrap="auto" w:vAnchor="margin" w:hAnchor="text" w:yAlign="inline"/>
              <w:spacing w:line="276" w:lineRule="auto"/>
              <w:rPr>
                <w:caps w:val="0"/>
                <w:color w:val="4D4D4C"/>
                <w:sz w:val="20"/>
                <w:szCs w:val="22"/>
              </w:rPr>
            </w:pPr>
            <w:sdt>
              <w:sdtPr>
                <w:rPr>
                  <w:sz w:val="20"/>
                  <w:szCs w:val="22"/>
                </w:rPr>
                <w:id w:val="1848596031"/>
                <w14:checkbox>
                  <w14:checked w14:val="0"/>
                  <w14:checkedState w14:val="2612" w14:font="MS Gothic"/>
                  <w14:uncheckedState w14:val="2610" w14:font="MS Gothic"/>
                </w14:checkbox>
              </w:sdtPr>
              <w:sdtEndPr/>
              <w:sdtContent>
                <w:r w:rsidR="00744DEA" w:rsidRPr="00FF1DA9" w:rsidDel="00FB5485">
                  <w:rPr>
                    <w:rFonts w:ascii="Segoe UI Symbol" w:hAnsi="Segoe UI Symbol" w:cs="Segoe UI Symbol"/>
                    <w:caps w:val="0"/>
                    <w:color w:val="4D4D4C"/>
                    <w:sz w:val="20"/>
                    <w:szCs w:val="22"/>
                  </w:rPr>
                  <w:t>☐</w:t>
                </w:r>
              </w:sdtContent>
            </w:sdt>
            <w:r w:rsidR="00744DEA" w:rsidRPr="00FF1DA9" w:rsidDel="00FB5485">
              <w:rPr>
                <w:caps w:val="0"/>
                <w:color w:val="4D4D4C"/>
                <w:sz w:val="20"/>
                <w:szCs w:val="22"/>
              </w:rPr>
              <w:t xml:space="preserve"> YES</w:t>
            </w:r>
          </w:p>
          <w:p w14:paraId="357AF69E" w14:textId="7B752CFE" w:rsidR="00744DEA" w:rsidRPr="00FF1DA9" w:rsidDel="00FB5485" w:rsidRDefault="00573249" w:rsidP="00744DEA">
            <w:pPr>
              <w:rPr>
                <w:sz w:val="20"/>
                <w:szCs w:val="22"/>
              </w:rPr>
            </w:pPr>
            <w:sdt>
              <w:sdtPr>
                <w:rPr>
                  <w:sz w:val="20"/>
                  <w:szCs w:val="22"/>
                </w:rPr>
                <w:id w:val="-105115649"/>
                <w14:checkbox>
                  <w14:checked w14:val="0"/>
                  <w14:checkedState w14:val="2612" w14:font="MS Gothic"/>
                  <w14:uncheckedState w14:val="2610" w14:font="MS Gothic"/>
                </w14:checkbox>
              </w:sdtPr>
              <w:sdtEndPr/>
              <w:sdtContent>
                <w:r w:rsidR="00744DEA" w:rsidRPr="00FF1DA9" w:rsidDel="00FB5485">
                  <w:rPr>
                    <w:rFonts w:ascii="Segoe UI Symbol" w:hAnsi="Segoe UI Symbol" w:cs="Segoe UI Symbol"/>
                    <w:sz w:val="20"/>
                    <w:szCs w:val="22"/>
                  </w:rPr>
                  <w:t>☐</w:t>
                </w:r>
              </w:sdtContent>
            </w:sdt>
            <w:r w:rsidR="00744DEA" w:rsidRPr="00FF1DA9" w:rsidDel="00FB5485">
              <w:rPr>
                <w:sz w:val="20"/>
                <w:szCs w:val="22"/>
              </w:rPr>
              <w:t xml:space="preserve"> POTENTIALLY</w:t>
            </w:r>
          </w:p>
          <w:p w14:paraId="028578F8" w14:textId="1B9064A8" w:rsidR="00744DEA" w:rsidRPr="00FF1DA9" w:rsidRDefault="00573249" w:rsidP="00744DEA">
            <w:pPr>
              <w:pStyle w:val="TablesHeadingGSCyan"/>
              <w:framePr w:hSpace="0" w:wrap="auto" w:vAnchor="margin" w:hAnchor="text" w:yAlign="inline"/>
              <w:spacing w:line="276" w:lineRule="auto"/>
              <w:rPr>
                <w:caps w:val="0"/>
                <w:color w:val="4D4D4C"/>
                <w:sz w:val="20"/>
                <w:szCs w:val="22"/>
              </w:rPr>
            </w:pPr>
            <w:sdt>
              <w:sdtPr>
                <w:rPr>
                  <w:caps w:val="0"/>
                  <w:color w:val="4D4D4C"/>
                  <w:sz w:val="20"/>
                  <w:szCs w:val="22"/>
                </w:rPr>
                <w:id w:val="49662822"/>
                <w14:checkbox>
                  <w14:checked w14:val="0"/>
                  <w14:checkedState w14:val="2612" w14:font="MS Gothic"/>
                  <w14:uncheckedState w14:val="2610" w14:font="MS Gothic"/>
                </w14:checkbox>
              </w:sdtPr>
              <w:sdtEndPr/>
              <w:sdtContent>
                <w:r w:rsidR="00744DEA" w:rsidRPr="00FF1DA9" w:rsidDel="00FB5485">
                  <w:rPr>
                    <w:rFonts w:ascii="Segoe UI Symbol" w:hAnsi="Segoe UI Symbol" w:cs="Segoe UI Symbol"/>
                    <w:caps w:val="0"/>
                    <w:color w:val="4D4D4C"/>
                    <w:sz w:val="20"/>
                    <w:szCs w:val="22"/>
                  </w:rPr>
                  <w:t>☐</w:t>
                </w:r>
              </w:sdtContent>
            </w:sdt>
            <w:r w:rsidR="00744DEA" w:rsidRPr="00FF1DA9" w:rsidDel="00FB5485">
              <w:rPr>
                <w:caps w:val="0"/>
                <w:color w:val="4D4D4C"/>
                <w:sz w:val="20"/>
                <w:szCs w:val="22"/>
              </w:rPr>
              <w:t xml:space="preserve"> NO</w:t>
            </w:r>
          </w:p>
        </w:tc>
      </w:tr>
      <w:tr w:rsidR="00744DEA" w:rsidRPr="005E36C8" w14:paraId="05F97C8E"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3DF6C83D" w14:textId="271040DD" w:rsidR="00744DEA" w:rsidRPr="00FF1DA9" w:rsidRDefault="00744DEA" w:rsidP="00744DEA">
            <w:pPr>
              <w:pStyle w:val="TablesHeadingGSCyan"/>
              <w:framePr w:hSpace="0" w:wrap="auto" w:vAnchor="margin" w:hAnchor="text" w:yAlign="inline"/>
              <w:spacing w:line="276" w:lineRule="auto"/>
              <w:rPr>
                <w:rStyle w:val="SmartLink1"/>
                <w:sz w:val="20"/>
              </w:rPr>
            </w:pPr>
            <w:r w:rsidRPr="00FF1DA9">
              <w:rPr>
                <w:rStyle w:val="SmartLink1"/>
                <w:sz w:val="20"/>
              </w:rPr>
              <w:fldChar w:fldCharType="begin"/>
            </w:r>
            <w:r w:rsidRPr="00FF1DA9">
              <w:rPr>
                <w:rStyle w:val="SmartLink1"/>
                <w:sz w:val="20"/>
              </w:rPr>
              <w:instrText xml:space="preserve"> REF _Ref136438217 \w \h  \* MERGEFORMAT </w:instrText>
            </w:r>
            <w:r w:rsidRPr="00FF1DA9">
              <w:rPr>
                <w:rStyle w:val="SmartLink1"/>
                <w:sz w:val="20"/>
              </w:rPr>
            </w:r>
            <w:r w:rsidRPr="00FF1DA9">
              <w:rPr>
                <w:rStyle w:val="SmartLink1"/>
                <w:sz w:val="20"/>
              </w:rPr>
              <w:fldChar w:fldCharType="separate"/>
            </w:r>
            <w:r w:rsidRPr="00FF1DA9">
              <w:rPr>
                <w:rStyle w:val="SmartLink1"/>
                <w:sz w:val="20"/>
              </w:rPr>
              <w:t>P.9.10.2 |</w:t>
            </w:r>
            <w:r w:rsidRPr="00FF1DA9">
              <w:rPr>
                <w:rStyle w:val="SmartLink1"/>
                <w:sz w:val="20"/>
              </w:rPr>
              <w:fldChar w:fldCharType="end"/>
            </w:r>
          </w:p>
        </w:tc>
        <w:tc>
          <w:tcPr>
            <w:tcW w:w="3285" w:type="pct"/>
            <w:tcBorders>
              <w:top w:val="single" w:sz="4" w:space="0" w:color="auto"/>
              <w:bottom w:val="single" w:sz="4" w:space="0" w:color="auto"/>
              <w:right w:val="single" w:sz="4" w:space="0" w:color="auto"/>
            </w:tcBorders>
            <w:vAlign w:val="top"/>
          </w:tcPr>
          <w:p w14:paraId="3F6C8EEC" w14:textId="2A48646C" w:rsidR="00744DEA" w:rsidRPr="00FF1DA9" w:rsidRDefault="00744DEA" w:rsidP="00744DEA">
            <w:pPr>
              <w:pStyle w:val="TablesHeadingGSCyan"/>
              <w:framePr w:hSpace="0" w:wrap="auto" w:vAnchor="margin" w:hAnchor="text" w:yAlign="inline"/>
              <w:rPr>
                <w:caps w:val="0"/>
                <w:color w:val="4D4D4C"/>
                <w:sz w:val="20"/>
                <w:szCs w:val="22"/>
              </w:rPr>
            </w:pPr>
            <w:r w:rsidRPr="00FF1DA9">
              <w:rPr>
                <w:caps w:val="0"/>
                <w:color w:val="4D4D4C"/>
                <w:sz w:val="20"/>
                <w:szCs w:val="22"/>
              </w:rPr>
              <w:t xml:space="preserve">If the answer to the above question is </w:t>
            </w:r>
            <w:ins w:id="1039" w:author="Anshika Gupta" w:date="2023-06-27T10:01:00Z">
              <w:r w:rsidR="00320943">
                <w:rPr>
                  <w:caps w:val="0"/>
                  <w:color w:val="4D4D4C"/>
                  <w:sz w:val="20"/>
                  <w:szCs w:val="22"/>
                </w:rPr>
                <w:t>“</w:t>
              </w:r>
            </w:ins>
            <w:r w:rsidRPr="00FF1DA9">
              <w:rPr>
                <w:caps w:val="0"/>
                <w:color w:val="4D4D4C"/>
                <w:sz w:val="20"/>
                <w:szCs w:val="22"/>
              </w:rPr>
              <w:t>yes</w:t>
            </w:r>
            <w:ins w:id="1040" w:author="Anshika Gupta" w:date="2023-06-27T10:01:00Z">
              <w:r w:rsidR="00320943">
                <w:rPr>
                  <w:caps w:val="0"/>
                  <w:color w:val="4D4D4C"/>
                  <w:sz w:val="20"/>
                  <w:szCs w:val="22"/>
                </w:rPr>
                <w:t>”</w:t>
              </w:r>
            </w:ins>
            <w:r w:rsidRPr="00FF1DA9">
              <w:rPr>
                <w:caps w:val="0"/>
                <w:color w:val="4D4D4C"/>
                <w:sz w:val="20"/>
                <w:szCs w:val="22"/>
              </w:rPr>
              <w:t>, will the project have any adverse effects on these areas?</w:t>
            </w:r>
          </w:p>
        </w:tc>
        <w:tc>
          <w:tcPr>
            <w:tcW w:w="954" w:type="pct"/>
            <w:tcBorders>
              <w:top w:val="single" w:sz="4" w:space="0" w:color="auto"/>
              <w:left w:val="single" w:sz="4" w:space="0" w:color="auto"/>
              <w:bottom w:val="single" w:sz="4" w:space="0" w:color="auto"/>
            </w:tcBorders>
            <w:vAlign w:val="top"/>
          </w:tcPr>
          <w:p w14:paraId="10512711" w14:textId="1C6654A5" w:rsidR="00744DEA" w:rsidRPr="00FF1DA9" w:rsidDel="00FB5485" w:rsidRDefault="00573249" w:rsidP="00744DEA">
            <w:pPr>
              <w:pStyle w:val="TablesHeadingGSCyan"/>
              <w:framePr w:hSpace="0" w:wrap="auto" w:vAnchor="margin" w:hAnchor="text" w:yAlign="inline"/>
              <w:spacing w:line="276" w:lineRule="auto"/>
              <w:rPr>
                <w:caps w:val="0"/>
                <w:color w:val="4D4D4C"/>
                <w:sz w:val="20"/>
                <w:szCs w:val="22"/>
              </w:rPr>
            </w:pPr>
            <w:sdt>
              <w:sdtPr>
                <w:rPr>
                  <w:sz w:val="20"/>
                  <w:szCs w:val="22"/>
                </w:rPr>
                <w:id w:val="-1788428923"/>
                <w14:checkbox>
                  <w14:checked w14:val="0"/>
                  <w14:checkedState w14:val="2612" w14:font="MS Gothic"/>
                  <w14:uncheckedState w14:val="2610" w14:font="MS Gothic"/>
                </w14:checkbox>
              </w:sdtPr>
              <w:sdtEndPr/>
              <w:sdtContent>
                <w:r w:rsidR="00744DEA" w:rsidRPr="00FF1DA9" w:rsidDel="00FB5485">
                  <w:rPr>
                    <w:rFonts w:ascii="Segoe UI Symbol" w:hAnsi="Segoe UI Symbol" w:cs="Segoe UI Symbol"/>
                    <w:caps w:val="0"/>
                    <w:color w:val="4D4D4C"/>
                    <w:sz w:val="20"/>
                    <w:szCs w:val="22"/>
                  </w:rPr>
                  <w:t>☐</w:t>
                </w:r>
              </w:sdtContent>
            </w:sdt>
            <w:r w:rsidR="00744DEA" w:rsidRPr="00FF1DA9" w:rsidDel="00FB5485">
              <w:rPr>
                <w:caps w:val="0"/>
                <w:color w:val="4D4D4C"/>
                <w:sz w:val="20"/>
                <w:szCs w:val="22"/>
              </w:rPr>
              <w:t xml:space="preserve"> YES</w:t>
            </w:r>
          </w:p>
          <w:p w14:paraId="14546C27" w14:textId="2074E516" w:rsidR="00744DEA" w:rsidRPr="00FF1DA9" w:rsidDel="00FB5485" w:rsidRDefault="00573249" w:rsidP="00744DEA">
            <w:pPr>
              <w:rPr>
                <w:sz w:val="20"/>
                <w:szCs w:val="22"/>
              </w:rPr>
            </w:pPr>
            <w:sdt>
              <w:sdtPr>
                <w:rPr>
                  <w:sz w:val="20"/>
                  <w:szCs w:val="22"/>
                </w:rPr>
                <w:id w:val="39872396"/>
                <w14:checkbox>
                  <w14:checked w14:val="0"/>
                  <w14:checkedState w14:val="2612" w14:font="MS Gothic"/>
                  <w14:uncheckedState w14:val="2610" w14:font="MS Gothic"/>
                </w14:checkbox>
              </w:sdtPr>
              <w:sdtEndPr/>
              <w:sdtContent>
                <w:r w:rsidR="00744DEA" w:rsidRPr="00FF1DA9" w:rsidDel="00FB5485">
                  <w:rPr>
                    <w:rFonts w:ascii="Segoe UI Symbol" w:hAnsi="Segoe UI Symbol" w:cs="Segoe UI Symbol"/>
                    <w:sz w:val="20"/>
                    <w:szCs w:val="22"/>
                  </w:rPr>
                  <w:t>☐</w:t>
                </w:r>
              </w:sdtContent>
            </w:sdt>
            <w:r w:rsidR="00744DEA" w:rsidRPr="00FF1DA9" w:rsidDel="00FB5485">
              <w:rPr>
                <w:sz w:val="20"/>
                <w:szCs w:val="22"/>
              </w:rPr>
              <w:t xml:space="preserve"> No</w:t>
            </w:r>
          </w:p>
          <w:p w14:paraId="42B3C781" w14:textId="2C88A523" w:rsidR="00744DEA" w:rsidRPr="00FF1DA9" w:rsidRDefault="00573249" w:rsidP="00744DEA">
            <w:pPr>
              <w:pStyle w:val="TablesHeadingGSCyan"/>
              <w:framePr w:hSpace="0" w:wrap="auto" w:vAnchor="margin" w:hAnchor="text" w:yAlign="inline"/>
              <w:spacing w:line="276" w:lineRule="auto"/>
              <w:rPr>
                <w:caps w:val="0"/>
                <w:color w:val="4D4D4C"/>
                <w:sz w:val="20"/>
                <w:szCs w:val="22"/>
              </w:rPr>
            </w:pPr>
            <w:sdt>
              <w:sdtPr>
                <w:rPr>
                  <w:caps w:val="0"/>
                  <w:color w:val="4D4D4C"/>
                  <w:sz w:val="20"/>
                  <w:szCs w:val="22"/>
                </w:rPr>
                <w:id w:val="-885720610"/>
                <w14:checkbox>
                  <w14:checked w14:val="0"/>
                  <w14:checkedState w14:val="2612" w14:font="MS Gothic"/>
                  <w14:uncheckedState w14:val="2610" w14:font="MS Gothic"/>
                </w14:checkbox>
              </w:sdtPr>
              <w:sdtEndPr/>
              <w:sdtContent>
                <w:r w:rsidR="00744DEA" w:rsidRPr="00FF1DA9" w:rsidDel="00FB5485">
                  <w:rPr>
                    <w:rFonts w:ascii="Segoe UI Symbol" w:hAnsi="Segoe UI Symbol" w:cs="Segoe UI Symbol"/>
                    <w:caps w:val="0"/>
                    <w:color w:val="4D4D4C"/>
                    <w:sz w:val="20"/>
                    <w:szCs w:val="22"/>
                  </w:rPr>
                  <w:t>☐</w:t>
                </w:r>
              </w:sdtContent>
            </w:sdt>
            <w:r w:rsidR="00744DEA" w:rsidRPr="00FF1DA9" w:rsidDel="00FB5485">
              <w:rPr>
                <w:caps w:val="0"/>
                <w:color w:val="4D4D4C"/>
                <w:sz w:val="20"/>
                <w:szCs w:val="22"/>
              </w:rPr>
              <w:t xml:space="preserve"> NA</w:t>
            </w:r>
          </w:p>
        </w:tc>
      </w:tr>
      <w:tr w:rsidR="00744DEA" w:rsidRPr="005E36C8" w14:paraId="256FB369"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3A548FBD" w14:textId="35953893" w:rsidR="00744DEA" w:rsidRPr="00FF1DA9" w:rsidRDefault="00744DEA" w:rsidP="00744DEA">
            <w:pPr>
              <w:pStyle w:val="TablesHeadingGSCyan"/>
              <w:framePr w:hSpace="0" w:wrap="auto" w:vAnchor="margin" w:hAnchor="text" w:yAlign="inline"/>
              <w:spacing w:line="276" w:lineRule="auto"/>
              <w:rPr>
                <w:rStyle w:val="SmartLink1"/>
                <w:sz w:val="20"/>
              </w:rPr>
            </w:pPr>
            <w:r w:rsidRPr="00FF1DA9">
              <w:rPr>
                <w:rStyle w:val="SmartLink1"/>
                <w:sz w:val="20"/>
              </w:rPr>
              <w:fldChar w:fldCharType="begin"/>
            </w:r>
            <w:r w:rsidRPr="00FF1DA9">
              <w:rPr>
                <w:rStyle w:val="SmartLink1"/>
                <w:sz w:val="20"/>
              </w:rPr>
              <w:instrText xml:space="preserve"> REF _Ref136440455 \w \h  \* MERGEFORMAT </w:instrText>
            </w:r>
            <w:r w:rsidRPr="00FF1DA9">
              <w:rPr>
                <w:rStyle w:val="SmartLink1"/>
                <w:sz w:val="20"/>
              </w:rPr>
            </w:r>
            <w:r w:rsidRPr="00FF1DA9">
              <w:rPr>
                <w:rStyle w:val="SmartLink1"/>
                <w:sz w:val="20"/>
              </w:rPr>
              <w:fldChar w:fldCharType="separate"/>
            </w:r>
            <w:r w:rsidRPr="00FF1DA9">
              <w:rPr>
                <w:rStyle w:val="SmartLink1"/>
                <w:sz w:val="20"/>
              </w:rPr>
              <w:t>P.9.10.3 |</w:t>
            </w:r>
            <w:r w:rsidRPr="00FF1DA9">
              <w:rPr>
                <w:rStyle w:val="SmartLink1"/>
                <w:sz w:val="20"/>
              </w:rPr>
              <w:fldChar w:fldCharType="end"/>
            </w:r>
          </w:p>
        </w:tc>
        <w:tc>
          <w:tcPr>
            <w:tcW w:w="3285" w:type="pct"/>
            <w:tcBorders>
              <w:top w:val="single" w:sz="4" w:space="0" w:color="auto"/>
              <w:bottom w:val="single" w:sz="4" w:space="0" w:color="auto"/>
              <w:right w:val="single" w:sz="4" w:space="0" w:color="auto"/>
            </w:tcBorders>
            <w:vAlign w:val="top"/>
          </w:tcPr>
          <w:p w14:paraId="591B25A4" w14:textId="36B7A7C0" w:rsidR="00744DEA" w:rsidRPr="00FF1DA9" w:rsidRDefault="00744DEA" w:rsidP="00744DEA">
            <w:pPr>
              <w:pStyle w:val="TablesHeadingGSCyan"/>
              <w:framePr w:hSpace="0" w:wrap="auto" w:vAnchor="margin" w:hAnchor="text" w:yAlign="inline"/>
              <w:rPr>
                <w:caps w:val="0"/>
                <w:color w:val="4D4D4C"/>
                <w:sz w:val="20"/>
                <w:szCs w:val="22"/>
              </w:rPr>
            </w:pPr>
            <w:r w:rsidRPr="00FF1DA9">
              <w:rPr>
                <w:caps w:val="0"/>
                <w:color w:val="4D4D4C"/>
                <w:sz w:val="20"/>
                <w:szCs w:val="22"/>
              </w:rPr>
              <w:t xml:space="preserve">If the answer to above question is </w:t>
            </w:r>
            <w:ins w:id="1041" w:author="Anshika Gupta" w:date="2023-06-27T10:01:00Z">
              <w:r w:rsidR="00320943">
                <w:rPr>
                  <w:caps w:val="0"/>
                  <w:color w:val="4D4D4C"/>
                  <w:sz w:val="20"/>
                  <w:szCs w:val="22"/>
                </w:rPr>
                <w:t>“</w:t>
              </w:r>
            </w:ins>
            <w:r w:rsidRPr="00FF1DA9">
              <w:rPr>
                <w:caps w:val="0"/>
                <w:color w:val="4D4D4C"/>
                <w:sz w:val="20"/>
                <w:szCs w:val="22"/>
              </w:rPr>
              <w:t>yes</w:t>
            </w:r>
            <w:ins w:id="1042" w:author="Anshika Gupta" w:date="2023-06-27T10:01:00Z">
              <w:r w:rsidR="00320943">
                <w:rPr>
                  <w:caps w:val="0"/>
                  <w:color w:val="4D4D4C"/>
                  <w:sz w:val="20"/>
                  <w:szCs w:val="22"/>
                </w:rPr>
                <w:t>”</w:t>
              </w:r>
            </w:ins>
            <w:r w:rsidRPr="00FF1DA9">
              <w:rPr>
                <w:caps w:val="0"/>
                <w:color w:val="4D4D4C"/>
                <w:sz w:val="20"/>
                <w:szCs w:val="22"/>
              </w:rPr>
              <w:t>, does the project has opportunities to minimise unwarranted conversion or degradation of the habitat and to enhance the habitat as part of its development?</w:t>
            </w:r>
          </w:p>
        </w:tc>
        <w:tc>
          <w:tcPr>
            <w:tcW w:w="954" w:type="pct"/>
            <w:tcBorders>
              <w:top w:val="single" w:sz="4" w:space="0" w:color="auto"/>
              <w:left w:val="single" w:sz="4" w:space="0" w:color="auto"/>
              <w:bottom w:val="single" w:sz="4" w:space="0" w:color="auto"/>
            </w:tcBorders>
            <w:vAlign w:val="top"/>
          </w:tcPr>
          <w:p w14:paraId="01F45C50" w14:textId="604986E2" w:rsidR="00744DEA" w:rsidRPr="00FF1DA9" w:rsidDel="00FB5485" w:rsidRDefault="00573249" w:rsidP="00744DEA">
            <w:pPr>
              <w:pStyle w:val="TablesHeadingGSCyan"/>
              <w:framePr w:hSpace="0" w:wrap="auto" w:vAnchor="margin" w:hAnchor="text" w:yAlign="inline"/>
              <w:spacing w:line="276" w:lineRule="auto"/>
              <w:rPr>
                <w:caps w:val="0"/>
                <w:color w:val="4D4D4C"/>
                <w:sz w:val="20"/>
                <w:szCs w:val="22"/>
              </w:rPr>
            </w:pPr>
            <w:sdt>
              <w:sdtPr>
                <w:rPr>
                  <w:sz w:val="20"/>
                  <w:szCs w:val="22"/>
                </w:rPr>
                <w:id w:val="-668948033"/>
                <w14:checkbox>
                  <w14:checked w14:val="0"/>
                  <w14:checkedState w14:val="2612" w14:font="MS Gothic"/>
                  <w14:uncheckedState w14:val="2610" w14:font="MS Gothic"/>
                </w14:checkbox>
              </w:sdtPr>
              <w:sdtEndPr/>
              <w:sdtContent>
                <w:r w:rsidR="00744DEA" w:rsidRPr="00FF1DA9" w:rsidDel="00FB5485">
                  <w:rPr>
                    <w:rFonts w:ascii="Segoe UI Symbol" w:hAnsi="Segoe UI Symbol" w:cs="Segoe UI Symbol"/>
                    <w:caps w:val="0"/>
                    <w:color w:val="4D4D4C"/>
                    <w:sz w:val="20"/>
                    <w:szCs w:val="22"/>
                  </w:rPr>
                  <w:t>☐</w:t>
                </w:r>
              </w:sdtContent>
            </w:sdt>
            <w:r w:rsidR="00744DEA" w:rsidRPr="00FF1DA9" w:rsidDel="00FB5485">
              <w:rPr>
                <w:caps w:val="0"/>
                <w:color w:val="4D4D4C"/>
                <w:sz w:val="20"/>
                <w:szCs w:val="22"/>
              </w:rPr>
              <w:t xml:space="preserve"> YES</w:t>
            </w:r>
          </w:p>
          <w:p w14:paraId="16861C64" w14:textId="084F4525" w:rsidR="00744DEA" w:rsidRPr="00FF1DA9" w:rsidDel="00FB5485" w:rsidRDefault="00573249" w:rsidP="00744DEA">
            <w:pPr>
              <w:rPr>
                <w:sz w:val="20"/>
                <w:szCs w:val="22"/>
              </w:rPr>
            </w:pPr>
            <w:sdt>
              <w:sdtPr>
                <w:rPr>
                  <w:sz w:val="20"/>
                  <w:szCs w:val="22"/>
                </w:rPr>
                <w:id w:val="2017574164"/>
                <w14:checkbox>
                  <w14:checked w14:val="0"/>
                  <w14:checkedState w14:val="2612" w14:font="MS Gothic"/>
                  <w14:uncheckedState w14:val="2610" w14:font="MS Gothic"/>
                </w14:checkbox>
              </w:sdtPr>
              <w:sdtEndPr/>
              <w:sdtContent>
                <w:r w:rsidR="00744DEA" w:rsidRPr="00FF1DA9" w:rsidDel="00FB5485">
                  <w:rPr>
                    <w:rFonts w:ascii="Segoe UI Symbol" w:hAnsi="Segoe UI Symbol" w:cs="Segoe UI Symbol"/>
                    <w:sz w:val="20"/>
                    <w:szCs w:val="22"/>
                  </w:rPr>
                  <w:t>☐</w:t>
                </w:r>
              </w:sdtContent>
            </w:sdt>
            <w:r w:rsidR="00744DEA" w:rsidRPr="00FF1DA9" w:rsidDel="00FB5485">
              <w:rPr>
                <w:sz w:val="20"/>
                <w:szCs w:val="22"/>
              </w:rPr>
              <w:t xml:space="preserve"> No</w:t>
            </w:r>
          </w:p>
          <w:p w14:paraId="017FF892" w14:textId="35DA68ED" w:rsidR="00744DEA" w:rsidRPr="00FF1DA9" w:rsidRDefault="00573249" w:rsidP="00744DEA">
            <w:pPr>
              <w:pStyle w:val="TablesHeadingGSCyan"/>
              <w:framePr w:hSpace="0" w:wrap="auto" w:vAnchor="margin" w:hAnchor="text" w:yAlign="inline"/>
              <w:spacing w:line="276" w:lineRule="auto"/>
              <w:rPr>
                <w:caps w:val="0"/>
                <w:color w:val="4D4D4C"/>
                <w:sz w:val="20"/>
                <w:szCs w:val="22"/>
              </w:rPr>
            </w:pPr>
            <w:sdt>
              <w:sdtPr>
                <w:rPr>
                  <w:caps w:val="0"/>
                  <w:color w:val="4D4D4C"/>
                  <w:sz w:val="20"/>
                  <w:szCs w:val="22"/>
                </w:rPr>
                <w:id w:val="122352653"/>
                <w14:checkbox>
                  <w14:checked w14:val="0"/>
                  <w14:checkedState w14:val="2612" w14:font="MS Gothic"/>
                  <w14:uncheckedState w14:val="2610" w14:font="MS Gothic"/>
                </w14:checkbox>
              </w:sdtPr>
              <w:sdtEndPr/>
              <w:sdtContent>
                <w:r w:rsidR="00744DEA" w:rsidRPr="00FF1DA9" w:rsidDel="00FB5485">
                  <w:rPr>
                    <w:rFonts w:ascii="Segoe UI Symbol" w:hAnsi="Segoe UI Symbol" w:cs="Segoe UI Symbol"/>
                    <w:caps w:val="0"/>
                    <w:color w:val="4D4D4C"/>
                    <w:sz w:val="20"/>
                    <w:szCs w:val="22"/>
                  </w:rPr>
                  <w:t>☐</w:t>
                </w:r>
              </w:sdtContent>
            </w:sdt>
            <w:r w:rsidR="00744DEA" w:rsidRPr="00FF1DA9" w:rsidDel="00FB5485">
              <w:rPr>
                <w:caps w:val="0"/>
                <w:color w:val="4D4D4C"/>
                <w:sz w:val="20"/>
                <w:szCs w:val="22"/>
              </w:rPr>
              <w:t xml:space="preserve"> NA</w:t>
            </w:r>
          </w:p>
        </w:tc>
      </w:tr>
      <w:tr w:rsidR="00744DEA" w:rsidRPr="005E36C8" w14:paraId="3667E785"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39E034ED" w14:textId="38A83486" w:rsidR="00744DEA" w:rsidRPr="00FF1DA9" w:rsidRDefault="00744DEA" w:rsidP="00744DEA">
            <w:pPr>
              <w:pStyle w:val="TablesHeadingGSCyan"/>
              <w:framePr w:hSpace="0" w:wrap="auto" w:vAnchor="margin" w:hAnchor="text" w:yAlign="inline"/>
              <w:spacing w:line="276" w:lineRule="auto"/>
              <w:rPr>
                <w:rStyle w:val="SmartLink1"/>
                <w:sz w:val="20"/>
              </w:rPr>
            </w:pPr>
            <w:r w:rsidRPr="00FF1DA9">
              <w:rPr>
                <w:rStyle w:val="SmartLink1"/>
                <w:sz w:val="20"/>
              </w:rPr>
              <w:fldChar w:fldCharType="begin"/>
            </w:r>
            <w:r w:rsidRPr="00FF1DA9">
              <w:rPr>
                <w:rStyle w:val="SmartLink1"/>
                <w:sz w:val="20"/>
              </w:rPr>
              <w:instrText xml:space="preserve"> REF _Ref136440630 \w \h  \* MERGEFORMAT </w:instrText>
            </w:r>
            <w:r w:rsidRPr="00FF1DA9">
              <w:rPr>
                <w:rStyle w:val="SmartLink1"/>
                <w:sz w:val="20"/>
              </w:rPr>
            </w:r>
            <w:r w:rsidRPr="00FF1DA9">
              <w:rPr>
                <w:rStyle w:val="SmartLink1"/>
                <w:sz w:val="20"/>
              </w:rPr>
              <w:fldChar w:fldCharType="separate"/>
            </w:r>
            <w:r w:rsidRPr="00FF1DA9">
              <w:rPr>
                <w:rStyle w:val="SmartLink1"/>
                <w:sz w:val="20"/>
              </w:rPr>
              <w:t>P.9.10.4 |</w:t>
            </w:r>
            <w:r w:rsidRPr="00FF1DA9">
              <w:rPr>
                <w:rStyle w:val="SmartLink1"/>
                <w:sz w:val="20"/>
              </w:rPr>
              <w:fldChar w:fldCharType="end"/>
            </w:r>
          </w:p>
        </w:tc>
        <w:tc>
          <w:tcPr>
            <w:tcW w:w="3285" w:type="pct"/>
            <w:tcBorders>
              <w:top w:val="single" w:sz="4" w:space="0" w:color="auto"/>
              <w:bottom w:val="single" w:sz="4" w:space="0" w:color="auto"/>
              <w:right w:val="single" w:sz="4" w:space="0" w:color="auto"/>
            </w:tcBorders>
            <w:vAlign w:val="top"/>
          </w:tcPr>
          <w:p w14:paraId="695B4AB3" w14:textId="63687E66" w:rsidR="00744DEA" w:rsidRPr="00FF1DA9" w:rsidRDefault="00744DEA" w:rsidP="00744DEA">
            <w:pPr>
              <w:pStyle w:val="TablesHeadingGSCyan"/>
              <w:framePr w:hSpace="0" w:wrap="auto" w:vAnchor="margin" w:hAnchor="text" w:yAlign="inline"/>
              <w:rPr>
                <w:caps w:val="0"/>
                <w:color w:val="4D4D4C"/>
                <w:sz w:val="20"/>
                <w:szCs w:val="22"/>
              </w:rPr>
            </w:pPr>
            <w:r w:rsidRPr="00FF1DA9">
              <w:rPr>
                <w:caps w:val="0"/>
                <w:color w:val="4D4D4C"/>
                <w:sz w:val="20"/>
                <w:szCs w:val="22"/>
              </w:rPr>
              <w:t>Is the project applying Land Use &amp; Forest Activity Requirements and managing a minimum 10% of the project area to protect or enhance the biological diversity of native ecosystems following HCV approach as per the given requirements?</w:t>
            </w:r>
          </w:p>
        </w:tc>
        <w:tc>
          <w:tcPr>
            <w:tcW w:w="954" w:type="pct"/>
            <w:tcBorders>
              <w:top w:val="single" w:sz="4" w:space="0" w:color="auto"/>
              <w:left w:val="single" w:sz="4" w:space="0" w:color="auto"/>
              <w:bottom w:val="single" w:sz="4" w:space="0" w:color="auto"/>
            </w:tcBorders>
            <w:vAlign w:val="top"/>
          </w:tcPr>
          <w:p w14:paraId="36A7DA13" w14:textId="28339C0D" w:rsidR="00744DEA" w:rsidRPr="00FF1DA9" w:rsidDel="00FB5485" w:rsidRDefault="00573249" w:rsidP="00744DEA">
            <w:pPr>
              <w:pStyle w:val="TablesHeadingGSCyan"/>
              <w:framePr w:hSpace="0" w:wrap="auto" w:vAnchor="margin" w:hAnchor="text" w:yAlign="inline"/>
              <w:spacing w:line="276" w:lineRule="auto"/>
              <w:rPr>
                <w:caps w:val="0"/>
                <w:color w:val="4D4D4C"/>
                <w:sz w:val="20"/>
                <w:szCs w:val="22"/>
              </w:rPr>
            </w:pPr>
            <w:sdt>
              <w:sdtPr>
                <w:rPr>
                  <w:sz w:val="20"/>
                  <w:szCs w:val="22"/>
                </w:rPr>
                <w:id w:val="1106160248"/>
                <w14:checkbox>
                  <w14:checked w14:val="0"/>
                  <w14:checkedState w14:val="2612" w14:font="MS Gothic"/>
                  <w14:uncheckedState w14:val="2610" w14:font="MS Gothic"/>
                </w14:checkbox>
              </w:sdtPr>
              <w:sdtEndPr/>
              <w:sdtContent>
                <w:r w:rsidR="00744DEA" w:rsidRPr="00FF1DA9" w:rsidDel="00FB5485">
                  <w:rPr>
                    <w:rFonts w:ascii="Segoe UI Symbol" w:hAnsi="Segoe UI Symbol" w:cs="Segoe UI Symbol"/>
                    <w:caps w:val="0"/>
                    <w:color w:val="4D4D4C"/>
                    <w:sz w:val="20"/>
                    <w:szCs w:val="22"/>
                  </w:rPr>
                  <w:t>☐</w:t>
                </w:r>
              </w:sdtContent>
            </w:sdt>
            <w:r w:rsidR="00744DEA" w:rsidRPr="00FF1DA9" w:rsidDel="00FB5485">
              <w:rPr>
                <w:caps w:val="0"/>
                <w:color w:val="4D4D4C"/>
                <w:sz w:val="20"/>
                <w:szCs w:val="22"/>
              </w:rPr>
              <w:t xml:space="preserve"> YES</w:t>
            </w:r>
          </w:p>
          <w:p w14:paraId="6065E6D6" w14:textId="5ED77C00" w:rsidR="00744DEA" w:rsidRPr="00FF1DA9" w:rsidDel="00FB5485" w:rsidRDefault="00573249" w:rsidP="00744DEA">
            <w:pPr>
              <w:rPr>
                <w:sz w:val="20"/>
                <w:szCs w:val="22"/>
              </w:rPr>
            </w:pPr>
            <w:sdt>
              <w:sdtPr>
                <w:rPr>
                  <w:sz w:val="20"/>
                  <w:szCs w:val="22"/>
                </w:rPr>
                <w:id w:val="427621447"/>
                <w14:checkbox>
                  <w14:checked w14:val="0"/>
                  <w14:checkedState w14:val="2612" w14:font="MS Gothic"/>
                  <w14:uncheckedState w14:val="2610" w14:font="MS Gothic"/>
                </w14:checkbox>
              </w:sdtPr>
              <w:sdtEndPr/>
              <w:sdtContent>
                <w:r w:rsidR="00744DEA" w:rsidRPr="00FF1DA9" w:rsidDel="00FB5485">
                  <w:rPr>
                    <w:rFonts w:ascii="Segoe UI Symbol" w:hAnsi="Segoe UI Symbol" w:cs="Segoe UI Symbol"/>
                    <w:sz w:val="20"/>
                    <w:szCs w:val="22"/>
                  </w:rPr>
                  <w:t>☐</w:t>
                </w:r>
              </w:sdtContent>
            </w:sdt>
            <w:r w:rsidR="00744DEA" w:rsidRPr="00FF1DA9" w:rsidDel="00FB5485">
              <w:rPr>
                <w:sz w:val="20"/>
                <w:szCs w:val="22"/>
              </w:rPr>
              <w:t xml:space="preserve"> No</w:t>
            </w:r>
          </w:p>
          <w:p w14:paraId="6E4DB6BA" w14:textId="3E220114" w:rsidR="00744DEA" w:rsidRPr="00FF1DA9" w:rsidRDefault="00573249" w:rsidP="00744DEA">
            <w:pPr>
              <w:pStyle w:val="TablesHeadingGSCyan"/>
              <w:framePr w:hSpace="0" w:wrap="auto" w:vAnchor="margin" w:hAnchor="text" w:yAlign="inline"/>
              <w:spacing w:line="276" w:lineRule="auto"/>
              <w:rPr>
                <w:caps w:val="0"/>
                <w:color w:val="4D4D4C"/>
                <w:sz w:val="20"/>
                <w:szCs w:val="22"/>
              </w:rPr>
            </w:pPr>
            <w:sdt>
              <w:sdtPr>
                <w:rPr>
                  <w:caps w:val="0"/>
                  <w:color w:val="4D4D4C"/>
                  <w:sz w:val="20"/>
                  <w:szCs w:val="22"/>
                </w:rPr>
                <w:id w:val="-1825121079"/>
                <w14:checkbox>
                  <w14:checked w14:val="0"/>
                  <w14:checkedState w14:val="2612" w14:font="MS Gothic"/>
                  <w14:uncheckedState w14:val="2610" w14:font="MS Gothic"/>
                </w14:checkbox>
              </w:sdtPr>
              <w:sdtEndPr/>
              <w:sdtContent>
                <w:r w:rsidR="00744DEA" w:rsidRPr="00FF1DA9" w:rsidDel="00FB5485">
                  <w:rPr>
                    <w:rFonts w:ascii="Segoe UI Symbol" w:hAnsi="Segoe UI Symbol" w:cs="Segoe UI Symbol"/>
                    <w:caps w:val="0"/>
                    <w:color w:val="4D4D4C"/>
                    <w:sz w:val="20"/>
                    <w:szCs w:val="22"/>
                  </w:rPr>
                  <w:t>☐</w:t>
                </w:r>
              </w:sdtContent>
            </w:sdt>
            <w:r w:rsidR="00744DEA" w:rsidRPr="00FF1DA9" w:rsidDel="00FB5485">
              <w:rPr>
                <w:caps w:val="0"/>
                <w:color w:val="4D4D4C"/>
                <w:sz w:val="20"/>
                <w:szCs w:val="22"/>
              </w:rPr>
              <w:t xml:space="preserve"> NA</w:t>
            </w:r>
          </w:p>
        </w:tc>
      </w:tr>
      <w:tr w:rsidR="00744DEA" w:rsidRPr="005E36C8" w14:paraId="3AB8088F"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109BB14E" w14:textId="27F3B958" w:rsidR="00744DEA" w:rsidRPr="00FF1DA9" w:rsidRDefault="00744DEA" w:rsidP="00744DEA">
            <w:pPr>
              <w:pStyle w:val="TablesHeadingGSCyan"/>
              <w:framePr w:hSpace="0" w:wrap="auto" w:vAnchor="margin" w:hAnchor="text" w:yAlign="inline"/>
              <w:spacing w:line="276" w:lineRule="auto"/>
              <w:rPr>
                <w:rStyle w:val="SmartLink1"/>
                <w:sz w:val="20"/>
              </w:rPr>
            </w:pPr>
            <w:r w:rsidRPr="00FF1DA9">
              <w:rPr>
                <w:rStyle w:val="SmartLink1"/>
                <w:sz w:val="20"/>
              </w:rPr>
              <w:fldChar w:fldCharType="begin"/>
            </w:r>
            <w:r w:rsidRPr="00FF1DA9">
              <w:rPr>
                <w:rStyle w:val="SmartLink1"/>
                <w:sz w:val="20"/>
              </w:rPr>
              <w:instrText xml:space="preserve"> REF _Ref136440683 \w \h  \* MERGEFORMAT </w:instrText>
            </w:r>
            <w:r w:rsidRPr="00FF1DA9">
              <w:rPr>
                <w:rStyle w:val="SmartLink1"/>
                <w:sz w:val="20"/>
              </w:rPr>
            </w:r>
            <w:r w:rsidRPr="00FF1DA9">
              <w:rPr>
                <w:rStyle w:val="SmartLink1"/>
                <w:sz w:val="20"/>
              </w:rPr>
              <w:fldChar w:fldCharType="separate"/>
            </w:r>
            <w:r w:rsidRPr="00FF1DA9">
              <w:rPr>
                <w:rStyle w:val="SmartLink1"/>
                <w:sz w:val="20"/>
              </w:rPr>
              <w:t>P.9.10.5 |</w:t>
            </w:r>
            <w:r w:rsidRPr="00FF1DA9">
              <w:rPr>
                <w:rStyle w:val="SmartLink1"/>
                <w:sz w:val="20"/>
              </w:rPr>
              <w:fldChar w:fldCharType="end"/>
            </w:r>
          </w:p>
        </w:tc>
        <w:tc>
          <w:tcPr>
            <w:tcW w:w="3285" w:type="pct"/>
            <w:tcBorders>
              <w:top w:val="single" w:sz="4" w:space="0" w:color="auto"/>
              <w:bottom w:val="single" w:sz="4" w:space="0" w:color="auto"/>
              <w:right w:val="single" w:sz="4" w:space="0" w:color="auto"/>
            </w:tcBorders>
            <w:vAlign w:val="top"/>
          </w:tcPr>
          <w:p w14:paraId="3FEDC51E" w14:textId="1A1F8A25" w:rsidR="00744DEA" w:rsidRPr="00FF1DA9" w:rsidRDefault="00744DEA" w:rsidP="00744DEA">
            <w:pPr>
              <w:pStyle w:val="TablesHeadingGSCyan"/>
              <w:framePr w:hSpace="0" w:wrap="auto" w:vAnchor="margin" w:hAnchor="text" w:yAlign="inline"/>
              <w:rPr>
                <w:caps w:val="0"/>
                <w:color w:val="4D4D4C"/>
                <w:sz w:val="20"/>
                <w:szCs w:val="22"/>
              </w:rPr>
            </w:pPr>
            <w:del w:id="1043" w:author="Anshika Gupta" w:date="2023-06-27T09:31:00Z">
              <w:r w:rsidRPr="005E36C8" w:rsidDel="0005022A">
                <w:rPr>
                  <w:caps w:val="0"/>
                  <w:color w:val="4D4D4C"/>
                  <w:sz w:val="20"/>
                  <w:szCs w:val="22"/>
                </w:rPr>
                <w:delText>Are opinions and recommendations of an Expert Stakeholder(s) sought and demonstrated as being included in the project design?</w:delText>
              </w:r>
            </w:del>
            <w:ins w:id="1044" w:author="Anshika Gupta" w:date="2023-06-27T09:31:00Z">
              <w:r w:rsidR="0005022A">
                <w:rPr>
                  <w:caps w:val="0"/>
                  <w:color w:val="4D4D4C"/>
                  <w:sz w:val="20"/>
                  <w:szCs w:val="22"/>
                </w:rPr>
                <w:t>Are opinions and recommendations of an Expert Stakeholder(s) not sought and demonstrated as being included in the project design?</w:t>
              </w:r>
            </w:ins>
          </w:p>
        </w:tc>
        <w:tc>
          <w:tcPr>
            <w:tcW w:w="954" w:type="pct"/>
            <w:tcBorders>
              <w:top w:val="single" w:sz="4" w:space="0" w:color="auto"/>
              <w:left w:val="single" w:sz="4" w:space="0" w:color="auto"/>
              <w:bottom w:val="single" w:sz="4" w:space="0" w:color="auto"/>
            </w:tcBorders>
            <w:vAlign w:val="top"/>
          </w:tcPr>
          <w:p w14:paraId="00755EA2" w14:textId="6BE0FF5B" w:rsidR="00744DEA" w:rsidRPr="00FF1DA9" w:rsidDel="00FB5485" w:rsidRDefault="00573249" w:rsidP="00744DEA">
            <w:pPr>
              <w:pStyle w:val="TablesHeadingGSCyan"/>
              <w:framePr w:hSpace="0" w:wrap="auto" w:vAnchor="margin" w:hAnchor="text" w:yAlign="inline"/>
              <w:spacing w:line="276" w:lineRule="auto"/>
              <w:rPr>
                <w:caps w:val="0"/>
                <w:color w:val="4D4D4C"/>
                <w:sz w:val="20"/>
                <w:szCs w:val="22"/>
              </w:rPr>
            </w:pPr>
            <w:sdt>
              <w:sdtPr>
                <w:rPr>
                  <w:sz w:val="20"/>
                  <w:szCs w:val="22"/>
                </w:rPr>
                <w:id w:val="-1169553614"/>
                <w14:checkbox>
                  <w14:checked w14:val="0"/>
                  <w14:checkedState w14:val="2612" w14:font="MS Gothic"/>
                  <w14:uncheckedState w14:val="2610" w14:font="MS Gothic"/>
                </w14:checkbox>
              </w:sdtPr>
              <w:sdtEndPr/>
              <w:sdtContent>
                <w:r w:rsidR="00744DEA" w:rsidRPr="00FF1DA9" w:rsidDel="00FB5485">
                  <w:rPr>
                    <w:rFonts w:ascii="Segoe UI Symbol" w:hAnsi="Segoe UI Symbol" w:cs="Segoe UI Symbol"/>
                    <w:caps w:val="0"/>
                    <w:color w:val="4D4D4C"/>
                    <w:sz w:val="20"/>
                    <w:szCs w:val="22"/>
                  </w:rPr>
                  <w:t>☐</w:t>
                </w:r>
              </w:sdtContent>
            </w:sdt>
            <w:r w:rsidR="00744DEA" w:rsidRPr="00FF1DA9" w:rsidDel="00FB5485">
              <w:rPr>
                <w:caps w:val="0"/>
                <w:color w:val="4D4D4C"/>
                <w:sz w:val="20"/>
                <w:szCs w:val="22"/>
              </w:rPr>
              <w:t xml:space="preserve"> YES</w:t>
            </w:r>
          </w:p>
          <w:p w14:paraId="0963862C" w14:textId="3351A0BF" w:rsidR="00744DEA" w:rsidRPr="00FF1DA9" w:rsidDel="00FB5485" w:rsidRDefault="00573249" w:rsidP="00744DEA">
            <w:pPr>
              <w:pStyle w:val="TablesHeadingGSCyan"/>
              <w:framePr w:hSpace="0" w:wrap="auto" w:vAnchor="margin" w:hAnchor="text" w:yAlign="inline"/>
              <w:spacing w:line="276" w:lineRule="auto"/>
              <w:rPr>
                <w:caps w:val="0"/>
                <w:color w:val="4D4D4C"/>
                <w:sz w:val="20"/>
                <w:szCs w:val="22"/>
              </w:rPr>
            </w:pPr>
            <w:sdt>
              <w:sdtPr>
                <w:rPr>
                  <w:sz w:val="20"/>
                  <w:szCs w:val="22"/>
                </w:rPr>
                <w:id w:val="1162657826"/>
                <w14:checkbox>
                  <w14:checked w14:val="0"/>
                  <w14:checkedState w14:val="2612" w14:font="MS Gothic"/>
                  <w14:uncheckedState w14:val="2610" w14:font="MS Gothic"/>
                </w14:checkbox>
              </w:sdtPr>
              <w:sdtEndPr/>
              <w:sdtContent>
                <w:r w:rsidR="00744DEA" w:rsidRPr="00FF1DA9" w:rsidDel="00FB5485">
                  <w:rPr>
                    <w:rFonts w:ascii="Segoe UI Symbol" w:hAnsi="Segoe UI Symbol" w:cs="Segoe UI Symbol"/>
                    <w:caps w:val="0"/>
                    <w:color w:val="4D4D4C"/>
                    <w:sz w:val="20"/>
                    <w:szCs w:val="22"/>
                  </w:rPr>
                  <w:t>☐</w:t>
                </w:r>
              </w:sdtContent>
            </w:sdt>
            <w:r w:rsidR="00744DEA" w:rsidRPr="00FF1DA9" w:rsidDel="00FB5485">
              <w:rPr>
                <w:caps w:val="0"/>
                <w:color w:val="4D4D4C"/>
                <w:sz w:val="20"/>
                <w:szCs w:val="22"/>
              </w:rPr>
              <w:t xml:space="preserve"> NO</w:t>
            </w:r>
          </w:p>
          <w:p w14:paraId="1FAFEA30" w14:textId="7DBB37DE" w:rsidR="00744DEA" w:rsidRPr="00FF1DA9" w:rsidRDefault="00573249" w:rsidP="00744DEA">
            <w:pPr>
              <w:pStyle w:val="TablesHeadingGSCyan"/>
              <w:framePr w:hSpace="0" w:wrap="auto" w:vAnchor="margin" w:hAnchor="text" w:yAlign="inline"/>
              <w:spacing w:line="276" w:lineRule="auto"/>
              <w:rPr>
                <w:caps w:val="0"/>
                <w:color w:val="4D4D4C"/>
                <w:sz w:val="20"/>
                <w:szCs w:val="22"/>
              </w:rPr>
            </w:pPr>
            <w:sdt>
              <w:sdtPr>
                <w:rPr>
                  <w:caps w:val="0"/>
                  <w:color w:val="4D4D4C"/>
                  <w:sz w:val="20"/>
                  <w:szCs w:val="22"/>
                </w:rPr>
                <w:id w:val="-1609500557"/>
                <w14:checkbox>
                  <w14:checked w14:val="0"/>
                  <w14:checkedState w14:val="2612" w14:font="MS Gothic"/>
                  <w14:uncheckedState w14:val="2610" w14:font="MS Gothic"/>
                </w14:checkbox>
              </w:sdtPr>
              <w:sdtEndPr/>
              <w:sdtContent>
                <w:r w:rsidR="00744DEA" w:rsidRPr="00FF1DA9" w:rsidDel="00FB5485">
                  <w:rPr>
                    <w:rFonts w:ascii="Segoe UI Symbol" w:hAnsi="Segoe UI Symbol" w:cs="Segoe UI Symbol"/>
                    <w:caps w:val="0"/>
                    <w:color w:val="4D4D4C"/>
                    <w:sz w:val="20"/>
                    <w:szCs w:val="22"/>
                  </w:rPr>
                  <w:t>☐</w:t>
                </w:r>
              </w:sdtContent>
            </w:sdt>
            <w:r w:rsidR="00744DEA" w:rsidRPr="00FF1DA9" w:rsidDel="00FB5485">
              <w:rPr>
                <w:caps w:val="0"/>
                <w:color w:val="4D4D4C"/>
                <w:sz w:val="20"/>
                <w:szCs w:val="22"/>
              </w:rPr>
              <w:t xml:space="preserve"> NA </w:t>
            </w:r>
          </w:p>
        </w:tc>
      </w:tr>
      <w:tr w:rsidR="00744DEA" w:rsidRPr="005E36C8" w14:paraId="6FDDE957" w14:textId="77777777" w:rsidTr="00735E79">
        <w:trPr>
          <w:trHeight w:val="364"/>
        </w:trPr>
        <w:tc>
          <w:tcPr>
            <w:tcW w:w="5000" w:type="pct"/>
            <w:gridSpan w:val="3"/>
            <w:tcBorders>
              <w:top w:val="single" w:sz="4" w:space="0" w:color="auto"/>
              <w:bottom w:val="single" w:sz="4" w:space="0" w:color="auto"/>
            </w:tcBorders>
            <w:noWrap/>
            <w:vAlign w:val="top"/>
          </w:tcPr>
          <w:p w14:paraId="5BD40558" w14:textId="7F78B765"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sidRPr="00FB2690">
              <w:rPr>
                <w:caps w:val="0"/>
                <w:sz w:val="20"/>
                <w:szCs w:val="22"/>
              </w:rPr>
              <w:t xml:space="preserve">If the answer is "yes" or "potentially" to </w:t>
            </w:r>
            <w:r>
              <w:rPr>
                <w:caps w:val="0"/>
                <w:sz w:val="20"/>
                <w:szCs w:val="22"/>
              </w:rPr>
              <w:t xml:space="preserve">any of </w:t>
            </w:r>
            <w:r w:rsidRPr="00FB2690">
              <w:rPr>
                <w:caps w:val="0"/>
                <w:sz w:val="20"/>
                <w:szCs w:val="22"/>
              </w:rPr>
              <w:t>the above question, please provide a brief description of the project situation below. Also, provide justification and/or evidence as necessary to demonstrate compliance with applicable requirements.</w:t>
            </w:r>
          </w:p>
        </w:tc>
      </w:tr>
      <w:tr w:rsidR="00744DEA" w:rsidRPr="005E36C8" w14:paraId="525D6B30" w14:textId="77777777" w:rsidTr="00776DF1">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10E603A0" w14:textId="77777777" w:rsidR="00BF1765" w:rsidRDefault="00BF1765" w:rsidP="00BF1765">
            <w:pPr>
              <w:pStyle w:val="TablesHeadingGSCyan"/>
              <w:framePr w:hSpace="0" w:wrap="auto" w:vAnchor="margin" w:hAnchor="text" w:yAlign="inline"/>
              <w:spacing w:line="276" w:lineRule="auto"/>
              <w:rPr>
                <w:ins w:id="1045" w:author="Anshika Gupta" w:date="2023-06-27T08:27:00Z"/>
                <w:rStyle w:val="SmartLink1"/>
                <w:u w:val="none"/>
              </w:rPr>
            </w:pPr>
            <w:ins w:id="1046" w:author="Anshika Gupta" w:date="2023-06-27T08:27:00Z">
              <w:r w:rsidRPr="00BF2666">
                <w:rPr>
                  <w:i/>
                  <w:iCs/>
                  <w:caps w:val="0"/>
                  <w:color w:val="4D4D4C"/>
                  <w:sz w:val="20"/>
                  <w:szCs w:val="20"/>
                </w:rPr>
                <w:t>Please add text here</w:t>
              </w:r>
              <w:r>
                <w:rPr>
                  <w:i/>
                  <w:iCs/>
                  <w:caps w:val="0"/>
                  <w:color w:val="4D4D4C"/>
                  <w:sz w:val="20"/>
                  <w:szCs w:val="20"/>
                </w:rPr>
                <w:t>….</w:t>
              </w:r>
            </w:ins>
          </w:p>
          <w:p w14:paraId="6BA13419" w14:textId="77777777" w:rsidR="00744DEA" w:rsidRPr="00776DF1" w:rsidRDefault="00744DEA" w:rsidP="00744DEA">
            <w:pPr>
              <w:pStyle w:val="TablesHeadingGSCyan"/>
              <w:framePr w:hSpace="0" w:wrap="auto" w:vAnchor="margin" w:hAnchor="text" w:yAlign="inline"/>
              <w:spacing w:line="276" w:lineRule="auto"/>
              <w:rPr>
                <w:caps w:val="0"/>
                <w:color w:val="515151" w:themeColor="text1"/>
                <w:sz w:val="20"/>
                <w:szCs w:val="20"/>
              </w:rPr>
            </w:pPr>
          </w:p>
          <w:p w14:paraId="2F4DAFC8" w14:textId="70C5B442" w:rsidR="00744DEA" w:rsidRPr="00776DF1" w:rsidRDefault="00744DEA" w:rsidP="00744DEA">
            <w:pPr>
              <w:rPr>
                <w:color w:val="515151" w:themeColor="text1"/>
              </w:rPr>
            </w:pPr>
          </w:p>
        </w:tc>
      </w:tr>
      <w:tr w:rsidR="00744DEA" w:rsidRPr="00426C4D" w14:paraId="66C07047" w14:textId="77777777" w:rsidTr="00776DF1">
        <w:trPr>
          <w:trHeight w:val="364"/>
        </w:trPr>
        <w:tc>
          <w:tcPr>
            <w:tcW w:w="5000" w:type="pct"/>
            <w:gridSpan w:val="3"/>
            <w:tcBorders>
              <w:top w:val="single" w:sz="4" w:space="0" w:color="auto"/>
              <w:bottom w:val="single" w:sz="4" w:space="0" w:color="auto"/>
            </w:tcBorders>
            <w:noWrap/>
            <w:vAlign w:val="top"/>
          </w:tcPr>
          <w:p w14:paraId="64E600FA" w14:textId="62E5086E" w:rsidR="00744DEA" w:rsidRPr="00426C4D" w:rsidRDefault="00744DEA" w:rsidP="00744DEA">
            <w:pPr>
              <w:pStyle w:val="TablesHeadingGSCyan"/>
              <w:framePr w:hSpace="0" w:wrap="auto" w:vAnchor="margin" w:hAnchor="text" w:yAlign="inline"/>
              <w:spacing w:line="276" w:lineRule="auto"/>
              <w:rPr>
                <w:i/>
                <w:iCs/>
                <w:caps w:val="0"/>
                <w:color w:val="005B5E" w:themeColor="accent1" w:themeShade="7F"/>
                <w:sz w:val="24"/>
              </w:rPr>
            </w:pPr>
            <w:r w:rsidRPr="00776DF1">
              <w:rPr>
                <w:rStyle w:val="SmartLink1"/>
              </w:rPr>
              <w:fldChar w:fldCharType="begin"/>
            </w:r>
            <w:r w:rsidRPr="00776DF1">
              <w:rPr>
                <w:rStyle w:val="SmartLink1"/>
              </w:rPr>
              <w:instrText xml:space="preserve"> REF _Ref136440779 \w \h </w:instrText>
            </w:r>
            <w:r>
              <w:rPr>
                <w:rStyle w:val="SmartLink1"/>
              </w:rPr>
              <w:instrText xml:space="preserve"> \* MERGEFORMAT </w:instrText>
            </w:r>
            <w:r w:rsidRPr="00776DF1">
              <w:rPr>
                <w:rStyle w:val="SmartLink1"/>
              </w:rPr>
            </w:r>
            <w:r w:rsidRPr="00776DF1">
              <w:rPr>
                <w:rStyle w:val="SmartLink1"/>
              </w:rPr>
              <w:fldChar w:fldCharType="separate"/>
            </w:r>
            <w:r w:rsidRPr="00776DF1">
              <w:rPr>
                <w:rStyle w:val="SmartLink1"/>
              </w:rPr>
              <w:t>P.9.11 |</w:t>
            </w:r>
            <w:r w:rsidRPr="00776DF1">
              <w:rPr>
                <w:rStyle w:val="SmartLink1"/>
              </w:rPr>
              <w:fldChar w:fldCharType="end"/>
            </w:r>
            <w:r w:rsidRPr="00776DF1">
              <w:rPr>
                <w:rStyle w:val="SmartLink1"/>
              </w:rPr>
              <w:fldChar w:fldCharType="begin"/>
            </w:r>
            <w:r w:rsidRPr="00776DF1">
              <w:rPr>
                <w:rStyle w:val="SmartLink1"/>
              </w:rPr>
              <w:instrText xml:space="preserve"> REF _Ref136440785 \h </w:instrText>
            </w:r>
            <w:r>
              <w:rPr>
                <w:rStyle w:val="SmartLink1"/>
              </w:rPr>
              <w:instrText xml:space="preserve"> \* MERGEFORMAT </w:instrText>
            </w:r>
            <w:r w:rsidRPr="00776DF1">
              <w:rPr>
                <w:rStyle w:val="SmartLink1"/>
              </w:rPr>
            </w:r>
            <w:r w:rsidRPr="00776DF1">
              <w:rPr>
                <w:rStyle w:val="SmartLink1"/>
              </w:rPr>
              <w:fldChar w:fldCharType="separate"/>
            </w:r>
            <w:r w:rsidRPr="00776DF1">
              <w:rPr>
                <w:rStyle w:val="SmartLink1"/>
              </w:rPr>
              <w:t>Endangered Species</w:t>
            </w:r>
            <w:r w:rsidRPr="00776DF1">
              <w:rPr>
                <w:rStyle w:val="SmartLink1"/>
              </w:rPr>
              <w:fldChar w:fldCharType="end"/>
            </w:r>
          </w:p>
        </w:tc>
      </w:tr>
      <w:tr w:rsidR="00744DEA" w:rsidRPr="00426C4D" w14:paraId="1A16FBA0"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43F94152" w14:textId="11B6530F" w:rsidR="00744DEA" w:rsidRPr="00776DF1" w:rsidRDefault="00744DEA" w:rsidP="00744DEA">
            <w:pPr>
              <w:pStyle w:val="TablesHeadingGSCyan"/>
              <w:framePr w:hSpace="0" w:wrap="auto" w:vAnchor="margin" w:hAnchor="text" w:yAlign="inline"/>
              <w:spacing w:line="276" w:lineRule="auto"/>
              <w:rPr>
                <w:rStyle w:val="SmartLink1"/>
              </w:rPr>
            </w:pPr>
            <w:r w:rsidRPr="00737543">
              <w:rPr>
                <w:rStyle w:val="SmartLink1"/>
                <w:sz w:val="20"/>
              </w:rPr>
              <w:fldChar w:fldCharType="begin"/>
            </w:r>
            <w:r w:rsidRPr="00737543">
              <w:rPr>
                <w:rStyle w:val="SmartLink1"/>
                <w:sz w:val="20"/>
              </w:rPr>
              <w:instrText xml:space="preserve"> REF _Ref136441361 \w \h </w:instrText>
            </w:r>
            <w:r>
              <w:rPr>
                <w:rStyle w:val="SmartLink1"/>
                <w:sz w:val="20"/>
              </w:rPr>
              <w:instrText xml:space="preserve"> \* MERGEFORMAT </w:instrText>
            </w:r>
            <w:r w:rsidRPr="00737543">
              <w:rPr>
                <w:rStyle w:val="SmartLink1"/>
                <w:sz w:val="20"/>
              </w:rPr>
            </w:r>
            <w:r w:rsidRPr="00737543">
              <w:rPr>
                <w:rStyle w:val="SmartLink1"/>
                <w:sz w:val="20"/>
              </w:rPr>
              <w:fldChar w:fldCharType="separate"/>
            </w:r>
            <w:r w:rsidRPr="00737543">
              <w:rPr>
                <w:rStyle w:val="SmartLink1"/>
                <w:sz w:val="20"/>
              </w:rPr>
              <w:t>P.9.11.1 |</w:t>
            </w:r>
            <w:r w:rsidRPr="00737543">
              <w:rPr>
                <w:rStyle w:val="SmartLink1"/>
                <w:sz w:val="20"/>
              </w:rPr>
              <w:fldChar w:fldCharType="end"/>
            </w:r>
          </w:p>
        </w:tc>
        <w:tc>
          <w:tcPr>
            <w:tcW w:w="3285" w:type="pct"/>
            <w:tcBorders>
              <w:top w:val="single" w:sz="4" w:space="0" w:color="auto"/>
              <w:left w:val="single" w:sz="4" w:space="0" w:color="auto"/>
              <w:bottom w:val="single" w:sz="4" w:space="0" w:color="auto"/>
              <w:right w:val="single" w:sz="4" w:space="0" w:color="auto"/>
            </w:tcBorders>
          </w:tcPr>
          <w:p w14:paraId="4C4BBCE2" w14:textId="0F33594B" w:rsidR="00744DEA" w:rsidRPr="00122469" w:rsidRDefault="00744DEA" w:rsidP="00744DEA">
            <w:pPr>
              <w:pStyle w:val="TablesHeadingGSCyan"/>
              <w:framePr w:hSpace="0" w:wrap="auto" w:vAnchor="margin" w:hAnchor="text" w:yAlign="inline"/>
              <w:rPr>
                <w:caps w:val="0"/>
                <w:color w:val="4D4D4C"/>
                <w:sz w:val="20"/>
                <w:szCs w:val="22"/>
              </w:rPr>
            </w:pPr>
            <w:r>
              <w:rPr>
                <w:caps w:val="0"/>
                <w:color w:val="4D4D4C"/>
                <w:sz w:val="20"/>
                <w:szCs w:val="22"/>
              </w:rPr>
              <w:t>D</w:t>
            </w:r>
            <w:r w:rsidRPr="00122469">
              <w:rPr>
                <w:caps w:val="0"/>
                <w:color w:val="4D4D4C"/>
                <w:sz w:val="20"/>
                <w:szCs w:val="22"/>
              </w:rPr>
              <w:t>oes</w:t>
            </w:r>
            <w:ins w:id="1047" w:author="Anshika Gupta" w:date="2023-06-27T10:02:00Z">
              <w:r w:rsidR="00320943">
                <w:rPr>
                  <w:caps w:val="0"/>
                  <w:color w:val="4D4D4C"/>
                  <w:sz w:val="20"/>
                  <w:szCs w:val="22"/>
                </w:rPr>
                <w:t xml:space="preserve"> </w:t>
              </w:r>
            </w:ins>
            <w:ins w:id="1048" w:author="Anshika Gupta" w:date="2023-06-27T10:03:00Z">
              <w:r w:rsidR="00320943">
                <w:rPr>
                  <w:caps w:val="0"/>
                  <w:color w:val="4D4D4C"/>
                  <w:sz w:val="20"/>
                  <w:szCs w:val="22"/>
                </w:rPr>
                <w:t>the project</w:t>
              </w:r>
            </w:ins>
            <w:r w:rsidRPr="00122469">
              <w:rPr>
                <w:caps w:val="0"/>
                <w:color w:val="4D4D4C"/>
                <w:sz w:val="20"/>
                <w:szCs w:val="22"/>
              </w:rPr>
              <w:t xml:space="preserve"> lead to the reduction or negative impact </w:t>
            </w:r>
            <w:del w:id="1049" w:author="Anshika Gupta" w:date="2023-06-27T10:03:00Z">
              <w:r w:rsidRPr="00122469" w:rsidDel="00320943">
                <w:rPr>
                  <w:caps w:val="0"/>
                  <w:color w:val="4D4D4C"/>
                  <w:sz w:val="20"/>
                  <w:szCs w:val="22"/>
                </w:rPr>
                <w:delText xml:space="preserve">of </w:delText>
              </w:r>
            </w:del>
            <w:ins w:id="1050" w:author="Anshika Gupta" w:date="2023-06-27T10:03:00Z">
              <w:r w:rsidR="00320943">
                <w:rPr>
                  <w:caps w:val="0"/>
                  <w:color w:val="4D4D4C"/>
                  <w:sz w:val="20"/>
                  <w:szCs w:val="22"/>
                </w:rPr>
                <w:t>on</w:t>
              </w:r>
              <w:r w:rsidR="00320943" w:rsidRPr="00122469">
                <w:rPr>
                  <w:caps w:val="0"/>
                  <w:color w:val="4D4D4C"/>
                  <w:sz w:val="20"/>
                  <w:szCs w:val="22"/>
                </w:rPr>
                <w:t xml:space="preserve"> </w:t>
              </w:r>
            </w:ins>
            <w:r w:rsidRPr="00122469">
              <w:rPr>
                <w:caps w:val="0"/>
                <w:color w:val="4D4D4C"/>
                <w:sz w:val="20"/>
                <w:szCs w:val="22"/>
              </w:rPr>
              <w:t>any recognised Endangered, Vulnerable or Critically Endangered species</w:t>
            </w:r>
            <w:r>
              <w:rPr>
                <w:caps w:val="0"/>
                <w:color w:val="4D4D4C"/>
                <w:sz w:val="20"/>
                <w:szCs w:val="22"/>
              </w:rPr>
              <w:t>?</w:t>
            </w:r>
          </w:p>
        </w:tc>
        <w:tc>
          <w:tcPr>
            <w:tcW w:w="954" w:type="pct"/>
            <w:tcBorders>
              <w:top w:val="single" w:sz="4" w:space="0" w:color="auto"/>
              <w:left w:val="single" w:sz="4" w:space="0" w:color="auto"/>
              <w:bottom w:val="single" w:sz="4" w:space="0" w:color="auto"/>
            </w:tcBorders>
          </w:tcPr>
          <w:p w14:paraId="35B2BC45" w14:textId="4D6F84B2" w:rsidR="00744DEA" w:rsidRPr="00FF1DA9" w:rsidDel="00FB5485" w:rsidRDefault="00573249" w:rsidP="00744DEA">
            <w:pPr>
              <w:pStyle w:val="TablesHeadingGSCyan"/>
              <w:framePr w:hSpace="0" w:wrap="auto" w:vAnchor="margin" w:hAnchor="text" w:yAlign="inline"/>
              <w:spacing w:line="276" w:lineRule="auto"/>
              <w:rPr>
                <w:caps w:val="0"/>
                <w:color w:val="4D4D4C"/>
                <w:sz w:val="20"/>
                <w:szCs w:val="22"/>
              </w:rPr>
            </w:pPr>
            <w:sdt>
              <w:sdtPr>
                <w:rPr>
                  <w:sz w:val="20"/>
                  <w:szCs w:val="22"/>
                </w:rPr>
                <w:id w:val="2020891608"/>
                <w14:checkbox>
                  <w14:checked w14:val="0"/>
                  <w14:checkedState w14:val="2612" w14:font="MS Gothic"/>
                  <w14:uncheckedState w14:val="2610" w14:font="MS Gothic"/>
                </w14:checkbox>
              </w:sdtPr>
              <w:sdtEndPr/>
              <w:sdtContent>
                <w:r w:rsidR="00744DEA" w:rsidRPr="00FF1DA9" w:rsidDel="00FB5485">
                  <w:rPr>
                    <w:rFonts w:ascii="Segoe UI Symbol" w:hAnsi="Segoe UI Symbol" w:cs="Segoe UI Symbol"/>
                    <w:caps w:val="0"/>
                    <w:color w:val="4D4D4C"/>
                    <w:sz w:val="20"/>
                    <w:szCs w:val="22"/>
                  </w:rPr>
                  <w:t>☐</w:t>
                </w:r>
              </w:sdtContent>
            </w:sdt>
            <w:r w:rsidR="00744DEA" w:rsidRPr="00FF1DA9" w:rsidDel="00FB5485">
              <w:rPr>
                <w:caps w:val="0"/>
                <w:color w:val="4D4D4C"/>
                <w:sz w:val="20"/>
                <w:szCs w:val="22"/>
              </w:rPr>
              <w:t xml:space="preserve"> YES</w:t>
            </w:r>
          </w:p>
          <w:p w14:paraId="281DCB8F" w14:textId="7CDC164D" w:rsidR="00744DEA" w:rsidRPr="00122469" w:rsidRDefault="00573249" w:rsidP="00744DEA">
            <w:pPr>
              <w:pStyle w:val="TablesHeadingGSCyan"/>
              <w:framePr w:hSpace="0" w:wrap="auto" w:vAnchor="margin" w:hAnchor="text" w:yAlign="inline"/>
              <w:spacing w:line="276" w:lineRule="auto"/>
              <w:rPr>
                <w:rStyle w:val="SmartLink1"/>
                <w:rFonts w:ascii="Verdana" w:hAnsi="Verdana"/>
                <w:caps w:val="0"/>
                <w:color w:val="4D4D4C"/>
                <w:sz w:val="20"/>
                <w:szCs w:val="22"/>
                <w:u w:val="none"/>
                <w:shd w:val="clear" w:color="auto" w:fill="auto"/>
              </w:rPr>
            </w:pPr>
            <w:sdt>
              <w:sdtPr>
                <w:rPr>
                  <w:rFonts w:asciiTheme="minorHAnsi" w:hAnsiTheme="minorHAnsi"/>
                  <w:caps w:val="0"/>
                  <w:color w:val="4D4D4C"/>
                  <w:sz w:val="20"/>
                  <w:szCs w:val="22"/>
                  <w:u w:val="single"/>
                  <w:shd w:val="clear" w:color="auto" w:fill="E1DFDD"/>
                </w:rPr>
                <w:id w:val="-1296821643"/>
                <w14:checkbox>
                  <w14:checked w14:val="0"/>
                  <w14:checkedState w14:val="2612" w14:font="MS Gothic"/>
                  <w14:uncheckedState w14:val="2610" w14:font="MS Gothic"/>
                </w14:checkbox>
              </w:sdtPr>
              <w:sdtEndPr/>
              <w:sdtContent>
                <w:r w:rsidR="00744DEA" w:rsidRPr="00FF1DA9" w:rsidDel="00FB5485">
                  <w:rPr>
                    <w:rFonts w:ascii="Segoe UI Symbol" w:hAnsi="Segoe UI Symbol" w:cs="Segoe UI Symbol"/>
                    <w:caps w:val="0"/>
                    <w:color w:val="4D4D4C"/>
                    <w:sz w:val="20"/>
                    <w:szCs w:val="22"/>
                  </w:rPr>
                  <w:t>☐</w:t>
                </w:r>
              </w:sdtContent>
            </w:sdt>
            <w:r w:rsidR="00744DEA" w:rsidRPr="00FF1DA9" w:rsidDel="00FB5485">
              <w:rPr>
                <w:caps w:val="0"/>
                <w:color w:val="4D4D4C"/>
                <w:sz w:val="20"/>
                <w:szCs w:val="22"/>
              </w:rPr>
              <w:t xml:space="preserve"> NO</w:t>
            </w:r>
          </w:p>
        </w:tc>
      </w:tr>
      <w:tr w:rsidR="00744DEA" w:rsidRPr="00426C4D" w14:paraId="2C060933" w14:textId="77777777" w:rsidTr="00AC2D44">
        <w:trPr>
          <w:trHeight w:val="364"/>
        </w:trPr>
        <w:tc>
          <w:tcPr>
            <w:tcW w:w="5000" w:type="pct"/>
            <w:gridSpan w:val="3"/>
            <w:tcBorders>
              <w:top w:val="single" w:sz="4" w:space="0" w:color="auto"/>
              <w:bottom w:val="single" w:sz="4" w:space="0" w:color="auto"/>
            </w:tcBorders>
            <w:noWrap/>
            <w:vAlign w:val="top"/>
          </w:tcPr>
          <w:p w14:paraId="5E3B8263" w14:textId="71047432" w:rsidR="00744DEA" w:rsidRPr="00776DF1" w:rsidRDefault="00744DEA" w:rsidP="00744DEA">
            <w:pPr>
              <w:pStyle w:val="TablesHeadingGSCyan"/>
              <w:framePr w:hSpace="0" w:wrap="auto" w:vAnchor="margin" w:hAnchor="text" w:yAlign="inline"/>
              <w:spacing w:line="276" w:lineRule="auto"/>
              <w:rPr>
                <w:rStyle w:val="SmartLink1"/>
              </w:rPr>
            </w:pPr>
            <w:r w:rsidRPr="00770304">
              <w:rPr>
                <w:caps w:val="0"/>
                <w:sz w:val="20"/>
                <w:szCs w:val="22"/>
              </w:rPr>
              <w:t>If the answ</w:t>
            </w:r>
            <w:r w:rsidRPr="00813E0B">
              <w:rPr>
                <w:caps w:val="0"/>
                <w:sz w:val="20"/>
                <w:szCs w:val="22"/>
              </w:rPr>
              <w:t xml:space="preserve">er to </w:t>
            </w:r>
            <w:r w:rsidRPr="00770304">
              <w:rPr>
                <w:caps w:val="0"/>
                <w:sz w:val="20"/>
                <w:szCs w:val="22"/>
              </w:rPr>
              <w:t xml:space="preserve">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44DEA" w:rsidRPr="00426C4D" w14:paraId="57FBB701" w14:textId="77777777" w:rsidTr="00143622">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06C9EA31" w14:textId="77777777" w:rsidR="00BF1765" w:rsidRDefault="00BF1765" w:rsidP="00BF1765">
            <w:pPr>
              <w:pStyle w:val="TablesHeadingGSCyan"/>
              <w:framePr w:hSpace="0" w:wrap="auto" w:vAnchor="margin" w:hAnchor="text" w:yAlign="inline"/>
              <w:spacing w:line="276" w:lineRule="auto"/>
              <w:rPr>
                <w:ins w:id="1051" w:author="Anshika Gupta" w:date="2023-06-27T08:27:00Z"/>
                <w:rStyle w:val="SmartLink1"/>
                <w:u w:val="none"/>
              </w:rPr>
            </w:pPr>
            <w:ins w:id="1052" w:author="Anshika Gupta" w:date="2023-06-27T08:27:00Z">
              <w:r w:rsidRPr="00BF2666">
                <w:rPr>
                  <w:i/>
                  <w:iCs/>
                  <w:caps w:val="0"/>
                  <w:color w:val="4D4D4C"/>
                  <w:sz w:val="20"/>
                  <w:szCs w:val="20"/>
                </w:rPr>
                <w:t>Please add text here</w:t>
              </w:r>
              <w:r>
                <w:rPr>
                  <w:i/>
                  <w:iCs/>
                  <w:caps w:val="0"/>
                  <w:color w:val="4D4D4C"/>
                  <w:sz w:val="20"/>
                  <w:szCs w:val="20"/>
                </w:rPr>
                <w:t>….</w:t>
              </w:r>
            </w:ins>
          </w:p>
          <w:p w14:paraId="545C9F97" w14:textId="77777777" w:rsidR="00744DEA" w:rsidRPr="00143622" w:rsidRDefault="00744DEA" w:rsidP="00744DEA">
            <w:pPr>
              <w:pStyle w:val="TablesHeadingGSCyan"/>
              <w:framePr w:hSpace="0" w:wrap="auto" w:vAnchor="margin" w:hAnchor="text" w:yAlign="inline"/>
              <w:spacing w:line="276" w:lineRule="auto"/>
              <w:rPr>
                <w:caps w:val="0"/>
                <w:color w:val="515151" w:themeColor="text1"/>
                <w:sz w:val="20"/>
                <w:szCs w:val="22"/>
              </w:rPr>
            </w:pPr>
          </w:p>
          <w:p w14:paraId="32007E58" w14:textId="6EA894AD" w:rsidR="00744DEA" w:rsidRPr="00143622" w:rsidRDefault="00744DEA" w:rsidP="00744DEA">
            <w:pPr>
              <w:rPr>
                <w:color w:val="515151" w:themeColor="text1"/>
              </w:rPr>
            </w:pPr>
          </w:p>
        </w:tc>
      </w:tr>
      <w:tr w:rsidR="00744DEA" w:rsidRPr="005E36C8" w14:paraId="418A346D" w14:textId="77777777" w:rsidTr="00735E79">
        <w:trPr>
          <w:trHeight w:val="364"/>
        </w:trPr>
        <w:tc>
          <w:tcPr>
            <w:tcW w:w="5000" w:type="pct"/>
            <w:gridSpan w:val="3"/>
            <w:tcBorders>
              <w:top w:val="single" w:sz="4" w:space="0" w:color="auto"/>
              <w:bottom w:val="single" w:sz="4" w:space="0" w:color="auto"/>
            </w:tcBorders>
            <w:noWrap/>
            <w:vAlign w:val="top"/>
          </w:tcPr>
          <w:p w14:paraId="7FA03E7D" w14:textId="77777777" w:rsidR="00744DEA" w:rsidRPr="005E36C8" w:rsidRDefault="00744DEA" w:rsidP="00744DEA">
            <w:pPr>
              <w:rPr>
                <w:caps/>
                <w:sz w:val="20"/>
                <w:szCs w:val="20"/>
              </w:rPr>
            </w:pPr>
            <w:r w:rsidRPr="00DF7AD2">
              <w:rPr>
                <w:color w:val="00B9BD" w:themeColor="accent1"/>
                <w:sz w:val="20"/>
                <w:szCs w:val="22"/>
              </w:rPr>
              <w:t>Would the project involve or lead to:</w:t>
            </w:r>
          </w:p>
        </w:tc>
      </w:tr>
      <w:tr w:rsidR="00744DEA" w:rsidRPr="005E36C8" w14:paraId="0E55171E"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6E0A0C8A" w14:textId="7D4C31D3" w:rsidR="00744DEA" w:rsidRPr="00737543" w:rsidRDefault="00744DEA" w:rsidP="00744DEA">
            <w:pPr>
              <w:pStyle w:val="TablesHeadingGSCyan"/>
              <w:framePr w:hSpace="0" w:wrap="auto" w:vAnchor="margin" w:hAnchor="text" w:yAlign="inline"/>
              <w:spacing w:line="276" w:lineRule="auto"/>
              <w:rPr>
                <w:rStyle w:val="SmartLink1"/>
                <w:sz w:val="20"/>
              </w:rPr>
            </w:pPr>
            <w:r w:rsidRPr="00737543">
              <w:rPr>
                <w:rStyle w:val="SmartLink1"/>
                <w:sz w:val="20"/>
              </w:rPr>
              <w:fldChar w:fldCharType="begin"/>
            </w:r>
            <w:r w:rsidRPr="00737543">
              <w:rPr>
                <w:rStyle w:val="SmartLink1"/>
                <w:sz w:val="20"/>
              </w:rPr>
              <w:instrText xml:space="preserve"> REF _Ref136441371 \w \h </w:instrText>
            </w:r>
            <w:r>
              <w:rPr>
                <w:rStyle w:val="SmartLink1"/>
                <w:sz w:val="20"/>
              </w:rPr>
              <w:instrText xml:space="preserve"> \* MERGEFORMAT </w:instrText>
            </w:r>
            <w:r w:rsidRPr="00737543">
              <w:rPr>
                <w:rStyle w:val="SmartLink1"/>
                <w:sz w:val="20"/>
              </w:rPr>
            </w:r>
            <w:r w:rsidRPr="00737543">
              <w:rPr>
                <w:rStyle w:val="SmartLink1"/>
                <w:sz w:val="20"/>
              </w:rPr>
              <w:fldChar w:fldCharType="separate"/>
            </w:r>
            <w:r w:rsidRPr="00737543">
              <w:rPr>
                <w:rStyle w:val="SmartLink1"/>
                <w:sz w:val="20"/>
              </w:rPr>
              <w:t>P.9.11.2 |</w:t>
            </w:r>
            <w:r w:rsidRPr="00737543">
              <w:rPr>
                <w:rStyle w:val="SmartLink1"/>
                <w:sz w:val="20"/>
              </w:rPr>
              <w:fldChar w:fldCharType="end"/>
            </w:r>
            <w:r w:rsidRPr="00737543">
              <w:rPr>
                <w:rStyle w:val="SmartLink1"/>
                <w:sz w:val="20"/>
              </w:rPr>
              <w:t xml:space="preserve"> </w:t>
            </w:r>
          </w:p>
        </w:tc>
        <w:tc>
          <w:tcPr>
            <w:tcW w:w="3285" w:type="pct"/>
            <w:tcBorders>
              <w:top w:val="single" w:sz="4" w:space="0" w:color="auto"/>
              <w:bottom w:val="single" w:sz="4" w:space="0" w:color="auto"/>
              <w:right w:val="single" w:sz="4" w:space="0" w:color="auto"/>
            </w:tcBorders>
            <w:vAlign w:val="top"/>
          </w:tcPr>
          <w:p w14:paraId="12900D43" w14:textId="53D80127" w:rsidR="00744DEA" w:rsidRPr="005E36C8" w:rsidRDefault="00744DEA" w:rsidP="00744DEA">
            <w:pPr>
              <w:pStyle w:val="TablesHeadingGSCyan"/>
              <w:framePr w:hSpace="0" w:wrap="auto" w:vAnchor="margin" w:hAnchor="text" w:yAlign="inline"/>
              <w:rPr>
                <w:caps w:val="0"/>
                <w:color w:val="4D4D4C"/>
                <w:sz w:val="20"/>
                <w:szCs w:val="20"/>
              </w:rPr>
            </w:pPr>
            <w:del w:id="1053" w:author="Anshika Gupta" w:date="2023-06-27T10:04:00Z">
              <w:r w:rsidRPr="00F80E14" w:rsidDel="00320943">
                <w:rPr>
                  <w:caps w:val="0"/>
                  <w:color w:val="4D4D4C"/>
                  <w:sz w:val="20"/>
                  <w:szCs w:val="22"/>
                </w:rPr>
                <w:delText>Does the project involve</w:delText>
              </w:r>
            </w:del>
            <w:ins w:id="1054" w:author="Anshika Gupta" w:date="2023-06-27T10:04:00Z">
              <w:r w:rsidR="00320943">
                <w:rPr>
                  <w:caps w:val="0"/>
                  <w:color w:val="4D4D4C"/>
                  <w:sz w:val="20"/>
                  <w:szCs w:val="22"/>
                </w:rPr>
                <w:t>distortion of</w:t>
              </w:r>
            </w:ins>
            <w:r w:rsidRPr="00F80E14">
              <w:rPr>
                <w:caps w:val="0"/>
                <w:color w:val="4D4D4C"/>
                <w:sz w:val="20"/>
                <w:szCs w:val="22"/>
              </w:rPr>
              <w:t xml:space="preserve"> habitats of endangered species</w:t>
            </w:r>
            <w:ins w:id="1055" w:author="Anshika Gupta" w:date="2023-06-27T10:05:00Z">
              <w:r w:rsidR="00320943">
                <w:rPr>
                  <w:caps w:val="0"/>
                  <w:color w:val="4D4D4C"/>
                  <w:sz w:val="20"/>
                  <w:szCs w:val="22"/>
                </w:rPr>
                <w:t>?</w:t>
              </w:r>
            </w:ins>
            <w:r w:rsidRPr="00F80E14">
              <w:rPr>
                <w:caps w:val="0"/>
                <w:color w:val="4D4D4C"/>
                <w:sz w:val="20"/>
                <w:szCs w:val="22"/>
              </w:rPr>
              <w:t xml:space="preserve"> </w:t>
            </w:r>
            <w:del w:id="1056" w:author="Anshika Gupta" w:date="2023-06-27T10:04:00Z">
              <w:r w:rsidRPr="00F80E14" w:rsidDel="00320943">
                <w:rPr>
                  <w:caps w:val="0"/>
                  <w:color w:val="4D4D4C"/>
                  <w:sz w:val="20"/>
                  <w:szCs w:val="22"/>
                </w:rPr>
                <w:delText>and does the project plan to protect and enhance them?</w:delText>
              </w:r>
            </w:del>
          </w:p>
        </w:tc>
        <w:tc>
          <w:tcPr>
            <w:tcW w:w="954" w:type="pct"/>
            <w:tcBorders>
              <w:top w:val="single" w:sz="4" w:space="0" w:color="auto"/>
              <w:left w:val="single" w:sz="4" w:space="0" w:color="auto"/>
              <w:bottom w:val="single" w:sz="4" w:space="0" w:color="auto"/>
            </w:tcBorders>
            <w:vAlign w:val="top"/>
          </w:tcPr>
          <w:p w14:paraId="3B597205" w14:textId="746CBB35" w:rsidR="00744DEA" w:rsidRPr="005E36C8" w:rsidDel="00FB5485"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367643065"/>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YES</w:t>
            </w:r>
          </w:p>
          <w:p w14:paraId="717809DF" w14:textId="2471F48D" w:rsidR="00744DEA" w:rsidRPr="005E36C8" w:rsidDel="00FB5485" w:rsidRDefault="00573249" w:rsidP="00744DEA">
            <w:sdt>
              <w:sdtPr>
                <w:rPr>
                  <w:caps/>
                  <w:sz w:val="20"/>
                  <w:szCs w:val="20"/>
                </w:rPr>
                <w:id w:val="634909428"/>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sz w:val="20"/>
                    <w:szCs w:val="20"/>
                  </w:rPr>
                  <w:t>☐</w:t>
                </w:r>
              </w:sdtContent>
            </w:sdt>
            <w:r w:rsidR="00744DEA" w:rsidRPr="005E36C8" w:rsidDel="00FB5485">
              <w:rPr>
                <w:caps/>
                <w:sz w:val="20"/>
                <w:szCs w:val="20"/>
              </w:rPr>
              <w:t xml:space="preserve"> </w:t>
            </w:r>
            <w:r w:rsidR="00744DEA" w:rsidDel="00FB5485">
              <w:rPr>
                <w:caps/>
                <w:sz w:val="20"/>
                <w:szCs w:val="20"/>
              </w:rPr>
              <w:t>Potentially</w:t>
            </w:r>
          </w:p>
          <w:p w14:paraId="251FAAF9" w14:textId="23D49EC0"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707642484"/>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N</w:t>
            </w:r>
            <w:r w:rsidR="00744DEA" w:rsidDel="00FB5485">
              <w:rPr>
                <w:caps w:val="0"/>
                <w:color w:val="4D4D4C"/>
                <w:sz w:val="20"/>
                <w:szCs w:val="20"/>
              </w:rPr>
              <w:t>A</w:t>
            </w:r>
          </w:p>
        </w:tc>
      </w:tr>
      <w:tr w:rsidR="00320943" w:rsidRPr="005E36C8" w14:paraId="6909846A" w14:textId="77777777" w:rsidTr="0027186D">
        <w:trPr>
          <w:trHeight w:val="364"/>
          <w:ins w:id="1057" w:author="Anshika Gupta" w:date="2023-06-27T10:04:00Z"/>
        </w:trPr>
        <w:tc>
          <w:tcPr>
            <w:tcW w:w="762" w:type="pct"/>
            <w:tcBorders>
              <w:top w:val="single" w:sz="4" w:space="0" w:color="auto"/>
              <w:bottom w:val="single" w:sz="4" w:space="0" w:color="auto"/>
              <w:right w:val="single" w:sz="4" w:space="0" w:color="auto"/>
            </w:tcBorders>
            <w:noWrap/>
            <w:vAlign w:val="top"/>
          </w:tcPr>
          <w:p w14:paraId="3F4BFAA8" w14:textId="1355C386" w:rsidR="00320943" w:rsidRPr="00737543" w:rsidRDefault="00320943" w:rsidP="00744DEA">
            <w:pPr>
              <w:pStyle w:val="TablesHeadingGSCyan"/>
              <w:framePr w:hSpace="0" w:wrap="auto" w:vAnchor="margin" w:hAnchor="text" w:yAlign="inline"/>
              <w:spacing w:line="276" w:lineRule="auto"/>
              <w:rPr>
                <w:ins w:id="1058" w:author="Anshika Gupta" w:date="2023-06-27T10:04:00Z"/>
                <w:rStyle w:val="SmartLink1"/>
                <w:sz w:val="20"/>
              </w:rPr>
            </w:pPr>
            <w:ins w:id="1059" w:author="Anshika Gupta" w:date="2023-06-27T10:04:00Z">
              <w:r w:rsidRPr="00737543">
                <w:rPr>
                  <w:rStyle w:val="SmartLink1"/>
                  <w:sz w:val="20"/>
                </w:rPr>
                <w:fldChar w:fldCharType="begin"/>
              </w:r>
              <w:r w:rsidRPr="00737543">
                <w:rPr>
                  <w:rStyle w:val="SmartLink1"/>
                  <w:sz w:val="20"/>
                </w:rPr>
                <w:instrText xml:space="preserve"> REF _Ref136441371 \w \h </w:instrText>
              </w:r>
              <w:r>
                <w:rPr>
                  <w:rStyle w:val="SmartLink1"/>
                  <w:sz w:val="20"/>
                </w:rPr>
                <w:instrText xml:space="preserve"> \* MERGEFORMAT </w:instrText>
              </w:r>
            </w:ins>
            <w:r w:rsidRPr="00737543">
              <w:rPr>
                <w:rStyle w:val="SmartLink1"/>
                <w:sz w:val="20"/>
              </w:rPr>
            </w:r>
            <w:ins w:id="1060" w:author="Anshika Gupta" w:date="2023-06-27T10:04:00Z">
              <w:r w:rsidRPr="00737543">
                <w:rPr>
                  <w:rStyle w:val="SmartLink1"/>
                  <w:sz w:val="20"/>
                </w:rPr>
                <w:fldChar w:fldCharType="separate"/>
              </w:r>
              <w:r w:rsidRPr="00737543">
                <w:rPr>
                  <w:rStyle w:val="SmartLink1"/>
                  <w:sz w:val="20"/>
                </w:rPr>
                <w:t>P.9.11.2 |</w:t>
              </w:r>
              <w:r w:rsidRPr="00737543">
                <w:rPr>
                  <w:rStyle w:val="SmartLink1"/>
                  <w:sz w:val="20"/>
                </w:rPr>
                <w:fldChar w:fldCharType="end"/>
              </w:r>
            </w:ins>
          </w:p>
        </w:tc>
        <w:tc>
          <w:tcPr>
            <w:tcW w:w="3285" w:type="pct"/>
            <w:tcBorders>
              <w:top w:val="single" w:sz="4" w:space="0" w:color="auto"/>
              <w:bottom w:val="single" w:sz="4" w:space="0" w:color="auto"/>
              <w:right w:val="single" w:sz="4" w:space="0" w:color="auto"/>
            </w:tcBorders>
            <w:vAlign w:val="top"/>
          </w:tcPr>
          <w:p w14:paraId="60DBC217" w14:textId="76C48B41" w:rsidR="00320943" w:rsidRPr="00F80E14" w:rsidDel="00320943" w:rsidRDefault="00320943" w:rsidP="00744DEA">
            <w:pPr>
              <w:pStyle w:val="TablesHeadingGSCyan"/>
              <w:framePr w:hSpace="0" w:wrap="auto" w:vAnchor="margin" w:hAnchor="text" w:yAlign="inline"/>
              <w:rPr>
                <w:ins w:id="1061" w:author="Anshika Gupta" w:date="2023-06-27T10:04:00Z"/>
                <w:caps w:val="0"/>
                <w:color w:val="4D4D4C"/>
                <w:sz w:val="20"/>
                <w:szCs w:val="22"/>
              </w:rPr>
            </w:pPr>
            <w:ins w:id="1062" w:author="Anshika Gupta" w:date="2023-06-27T10:05:00Z">
              <w:r>
                <w:rPr>
                  <w:caps w:val="0"/>
                  <w:color w:val="4D4D4C"/>
                  <w:sz w:val="20"/>
                  <w:szCs w:val="22"/>
                </w:rPr>
                <w:t xml:space="preserve">If answer to the above question is “yes”, </w:t>
              </w:r>
              <w:r w:rsidRPr="00F80E14">
                <w:rPr>
                  <w:caps w:val="0"/>
                  <w:color w:val="4D4D4C"/>
                  <w:sz w:val="20"/>
                  <w:szCs w:val="22"/>
                </w:rPr>
                <w:t>does the project plan to protect and enhance them?</w:t>
              </w:r>
            </w:ins>
          </w:p>
        </w:tc>
        <w:tc>
          <w:tcPr>
            <w:tcW w:w="954" w:type="pct"/>
            <w:tcBorders>
              <w:top w:val="single" w:sz="4" w:space="0" w:color="auto"/>
              <w:left w:val="single" w:sz="4" w:space="0" w:color="auto"/>
              <w:bottom w:val="single" w:sz="4" w:space="0" w:color="auto"/>
            </w:tcBorders>
            <w:vAlign w:val="top"/>
          </w:tcPr>
          <w:p w14:paraId="19F8034F" w14:textId="77777777" w:rsidR="00320943" w:rsidRDefault="00573249" w:rsidP="00320943">
            <w:pPr>
              <w:pStyle w:val="TablesHeadingGSCyan"/>
              <w:framePr w:hSpace="0" w:wrap="auto" w:vAnchor="margin" w:hAnchor="text" w:yAlign="inline"/>
              <w:spacing w:line="276" w:lineRule="auto"/>
              <w:rPr>
                <w:ins w:id="1063" w:author="Anshika Gupta" w:date="2023-06-27T10:05:00Z"/>
                <w:caps w:val="0"/>
                <w:color w:val="4D4D4C"/>
                <w:sz w:val="20"/>
                <w:szCs w:val="20"/>
              </w:rPr>
            </w:pPr>
            <w:customXmlInsRangeStart w:id="1064" w:author="Anshika Gupta" w:date="2023-06-27T10:05:00Z"/>
            <w:sdt>
              <w:sdtPr>
                <w:rPr>
                  <w:caps w:val="0"/>
                  <w:color w:val="4D4D4C"/>
                  <w:sz w:val="20"/>
                  <w:szCs w:val="20"/>
                </w:rPr>
                <w:id w:val="-1611579657"/>
                <w14:checkbox>
                  <w14:checked w14:val="0"/>
                  <w14:checkedState w14:val="2612" w14:font="MS Gothic"/>
                  <w14:uncheckedState w14:val="2610" w14:font="MS Gothic"/>
                </w14:checkbox>
              </w:sdtPr>
              <w:sdtEndPr/>
              <w:sdtContent>
                <w:customXmlInsRangeEnd w:id="1064"/>
                <w:ins w:id="1065" w:author="Anshika Gupta" w:date="2023-06-27T10:05:00Z">
                  <w:r w:rsidR="00320943" w:rsidRPr="005E36C8">
                    <w:rPr>
                      <w:rFonts w:ascii="Segoe UI Symbol" w:eastAsia="MS Gothic" w:hAnsi="Segoe UI Symbol" w:cs="Segoe UI Symbol"/>
                      <w:caps w:val="0"/>
                      <w:color w:val="4D4D4C"/>
                      <w:sz w:val="20"/>
                      <w:szCs w:val="20"/>
                    </w:rPr>
                    <w:t>☐</w:t>
                  </w:r>
                </w:ins>
                <w:customXmlInsRangeStart w:id="1066" w:author="Anshika Gupta" w:date="2023-06-27T10:05:00Z"/>
              </w:sdtContent>
            </w:sdt>
            <w:customXmlInsRangeEnd w:id="1066"/>
            <w:ins w:id="1067" w:author="Anshika Gupta" w:date="2023-06-27T10:05:00Z">
              <w:r w:rsidR="00320943" w:rsidRPr="005E36C8">
                <w:rPr>
                  <w:caps w:val="0"/>
                  <w:color w:val="4D4D4C"/>
                  <w:sz w:val="20"/>
                  <w:szCs w:val="20"/>
                </w:rPr>
                <w:t xml:space="preserve"> YES</w:t>
              </w:r>
            </w:ins>
          </w:p>
          <w:p w14:paraId="5AA3B0E9" w14:textId="77777777" w:rsidR="00320943" w:rsidRPr="00FB5EFC" w:rsidRDefault="00573249" w:rsidP="00320943">
            <w:pPr>
              <w:rPr>
                <w:ins w:id="1068" w:author="Anshika Gupta" w:date="2023-06-27T10:05:00Z"/>
              </w:rPr>
            </w:pPr>
            <w:customXmlInsRangeStart w:id="1069" w:author="Anshika Gupta" w:date="2023-06-27T10:05:00Z"/>
            <w:sdt>
              <w:sdtPr>
                <w:rPr>
                  <w:caps/>
                  <w:sz w:val="20"/>
                  <w:szCs w:val="20"/>
                </w:rPr>
                <w:id w:val="-381489867"/>
                <w14:checkbox>
                  <w14:checked w14:val="0"/>
                  <w14:checkedState w14:val="2612" w14:font="MS Gothic"/>
                  <w14:uncheckedState w14:val="2610" w14:font="MS Gothic"/>
                </w14:checkbox>
              </w:sdtPr>
              <w:sdtEndPr/>
              <w:sdtContent>
                <w:customXmlInsRangeEnd w:id="1069"/>
                <w:ins w:id="1070" w:author="Anshika Gupta" w:date="2023-06-27T10:05:00Z">
                  <w:r w:rsidR="00320943" w:rsidRPr="005E36C8">
                    <w:rPr>
                      <w:rFonts w:ascii="Segoe UI Symbol" w:hAnsi="Segoe UI Symbol" w:cs="Segoe UI Symbol"/>
                      <w:caps/>
                      <w:sz w:val="20"/>
                      <w:szCs w:val="20"/>
                    </w:rPr>
                    <w:t>☐</w:t>
                  </w:r>
                </w:ins>
                <w:customXmlInsRangeStart w:id="1071" w:author="Anshika Gupta" w:date="2023-06-27T10:05:00Z"/>
              </w:sdtContent>
            </w:sdt>
            <w:customXmlInsRangeEnd w:id="1071"/>
            <w:ins w:id="1072" w:author="Anshika Gupta" w:date="2023-06-27T10:05:00Z">
              <w:r w:rsidR="00320943" w:rsidRPr="005E36C8">
                <w:rPr>
                  <w:caps/>
                  <w:sz w:val="20"/>
                  <w:szCs w:val="20"/>
                </w:rPr>
                <w:t xml:space="preserve"> POTENTIALLY</w:t>
              </w:r>
            </w:ins>
          </w:p>
          <w:p w14:paraId="54C6B1DC" w14:textId="77777777" w:rsidR="00320943" w:rsidRDefault="00573249" w:rsidP="00320943">
            <w:pPr>
              <w:pStyle w:val="TablesHeadingGSCyan"/>
              <w:framePr w:hSpace="0" w:wrap="auto" w:vAnchor="margin" w:hAnchor="text" w:yAlign="inline"/>
              <w:spacing w:line="276" w:lineRule="auto"/>
              <w:rPr>
                <w:ins w:id="1073" w:author="Anshika Gupta" w:date="2023-06-27T10:05:00Z"/>
                <w:caps w:val="0"/>
                <w:color w:val="4D4D4C"/>
                <w:sz w:val="20"/>
                <w:szCs w:val="20"/>
              </w:rPr>
            </w:pPr>
            <w:customXmlInsRangeStart w:id="1074" w:author="Anshika Gupta" w:date="2023-06-27T10:05:00Z"/>
            <w:sdt>
              <w:sdtPr>
                <w:rPr>
                  <w:caps w:val="0"/>
                  <w:color w:val="4D4D4C"/>
                  <w:sz w:val="20"/>
                  <w:szCs w:val="20"/>
                </w:rPr>
                <w:id w:val="1864789605"/>
                <w14:checkbox>
                  <w14:checked w14:val="0"/>
                  <w14:checkedState w14:val="2612" w14:font="MS Gothic"/>
                  <w14:uncheckedState w14:val="2610" w14:font="MS Gothic"/>
                </w14:checkbox>
              </w:sdtPr>
              <w:sdtEndPr/>
              <w:sdtContent>
                <w:customXmlInsRangeEnd w:id="1074"/>
                <w:ins w:id="1075" w:author="Anshika Gupta" w:date="2023-06-27T10:05:00Z">
                  <w:r w:rsidR="00320943">
                    <w:rPr>
                      <w:rFonts w:ascii="MS Gothic" w:eastAsia="MS Gothic" w:hAnsi="MS Gothic" w:hint="eastAsia"/>
                      <w:caps w:val="0"/>
                      <w:color w:val="4D4D4C"/>
                      <w:sz w:val="20"/>
                      <w:szCs w:val="20"/>
                    </w:rPr>
                    <w:t>☐</w:t>
                  </w:r>
                </w:ins>
                <w:customXmlInsRangeStart w:id="1076" w:author="Anshika Gupta" w:date="2023-06-27T10:05:00Z"/>
              </w:sdtContent>
            </w:sdt>
            <w:customXmlInsRangeEnd w:id="1076"/>
            <w:ins w:id="1077" w:author="Anshika Gupta" w:date="2023-06-27T10:05:00Z">
              <w:r w:rsidR="00320943" w:rsidRPr="003B0E79">
                <w:rPr>
                  <w:caps w:val="0"/>
                  <w:color w:val="4D4D4C"/>
                  <w:sz w:val="20"/>
                  <w:szCs w:val="20"/>
                </w:rPr>
                <w:t xml:space="preserve"> NO</w:t>
              </w:r>
            </w:ins>
          </w:p>
          <w:p w14:paraId="69B1E776" w14:textId="65A22F3E" w:rsidR="00320943" w:rsidRDefault="00573249" w:rsidP="00320943">
            <w:pPr>
              <w:pStyle w:val="TablesHeadingGSCyan"/>
              <w:framePr w:hSpace="0" w:wrap="auto" w:vAnchor="margin" w:hAnchor="text" w:yAlign="inline"/>
              <w:spacing w:line="276" w:lineRule="auto"/>
              <w:rPr>
                <w:ins w:id="1078" w:author="Anshika Gupta" w:date="2023-06-27T10:04:00Z"/>
                <w:caps w:val="0"/>
                <w:color w:val="4D4D4C"/>
                <w:sz w:val="20"/>
                <w:szCs w:val="20"/>
              </w:rPr>
            </w:pPr>
            <w:customXmlInsRangeStart w:id="1079" w:author="Anshika Gupta" w:date="2023-06-27T10:05:00Z"/>
            <w:sdt>
              <w:sdtPr>
                <w:rPr>
                  <w:caps w:val="0"/>
                  <w:color w:val="4D4D4C"/>
                  <w:sz w:val="20"/>
                  <w:szCs w:val="20"/>
                </w:rPr>
                <w:id w:val="1780065128"/>
                <w14:checkbox>
                  <w14:checked w14:val="0"/>
                  <w14:checkedState w14:val="2612" w14:font="MS Gothic"/>
                  <w14:uncheckedState w14:val="2610" w14:font="MS Gothic"/>
                </w14:checkbox>
              </w:sdtPr>
              <w:sdtEndPr/>
              <w:sdtContent>
                <w:customXmlInsRangeEnd w:id="1079"/>
                <w:ins w:id="1080" w:author="Anshika Gupta" w:date="2023-06-27T10:05:00Z">
                  <w:r w:rsidR="00320943">
                    <w:rPr>
                      <w:rFonts w:ascii="MS Gothic" w:eastAsia="MS Gothic" w:hAnsi="MS Gothic" w:hint="eastAsia"/>
                      <w:caps w:val="0"/>
                      <w:color w:val="4D4D4C"/>
                      <w:sz w:val="20"/>
                      <w:szCs w:val="20"/>
                    </w:rPr>
                    <w:t>☐</w:t>
                  </w:r>
                </w:ins>
                <w:customXmlInsRangeStart w:id="1081" w:author="Anshika Gupta" w:date="2023-06-27T10:05:00Z"/>
              </w:sdtContent>
            </w:sdt>
            <w:customXmlInsRangeEnd w:id="1081"/>
            <w:ins w:id="1082" w:author="Anshika Gupta" w:date="2023-06-27T10:05:00Z">
              <w:r w:rsidR="00320943" w:rsidRPr="00A63097">
                <w:rPr>
                  <w:caps w:val="0"/>
                  <w:color w:val="4D4D4C"/>
                  <w:sz w:val="20"/>
                  <w:szCs w:val="20"/>
                </w:rPr>
                <w:t xml:space="preserve"> N/A</w:t>
              </w:r>
            </w:ins>
          </w:p>
        </w:tc>
      </w:tr>
      <w:tr w:rsidR="00744DEA" w:rsidRPr="005E36C8" w14:paraId="2487C50B"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142584F2" w14:textId="6F2077FE" w:rsidR="00744DEA" w:rsidRPr="00737543" w:rsidRDefault="00744DEA" w:rsidP="00744DEA">
            <w:pPr>
              <w:pStyle w:val="TablesHeadingGSCyan"/>
              <w:framePr w:hSpace="0" w:wrap="auto" w:vAnchor="margin" w:hAnchor="text" w:yAlign="inline"/>
              <w:spacing w:line="276" w:lineRule="auto"/>
              <w:rPr>
                <w:rStyle w:val="SmartLink1"/>
                <w:sz w:val="20"/>
              </w:rPr>
            </w:pPr>
            <w:r w:rsidRPr="00737543">
              <w:rPr>
                <w:rStyle w:val="SmartLink1"/>
                <w:sz w:val="20"/>
              </w:rPr>
              <w:fldChar w:fldCharType="begin"/>
            </w:r>
            <w:r w:rsidRPr="00737543">
              <w:rPr>
                <w:rStyle w:val="SmartLink1"/>
                <w:sz w:val="20"/>
              </w:rPr>
              <w:instrText xml:space="preserve"> REF _Ref136441371 \w \h </w:instrText>
            </w:r>
            <w:r>
              <w:rPr>
                <w:rStyle w:val="SmartLink1"/>
                <w:sz w:val="20"/>
              </w:rPr>
              <w:instrText xml:space="preserve"> \* MERGEFORMAT </w:instrText>
            </w:r>
            <w:r w:rsidRPr="00737543">
              <w:rPr>
                <w:rStyle w:val="SmartLink1"/>
                <w:sz w:val="20"/>
              </w:rPr>
            </w:r>
            <w:r w:rsidRPr="00737543">
              <w:rPr>
                <w:rStyle w:val="SmartLink1"/>
                <w:sz w:val="20"/>
              </w:rPr>
              <w:fldChar w:fldCharType="separate"/>
            </w:r>
            <w:r w:rsidRPr="00737543">
              <w:rPr>
                <w:rStyle w:val="SmartLink1"/>
                <w:sz w:val="20"/>
              </w:rPr>
              <w:t>P.9.11.2 |</w:t>
            </w:r>
            <w:r w:rsidRPr="00737543">
              <w:rPr>
                <w:rStyle w:val="SmartLink1"/>
                <w:sz w:val="20"/>
              </w:rPr>
              <w:fldChar w:fldCharType="end"/>
            </w:r>
          </w:p>
        </w:tc>
        <w:tc>
          <w:tcPr>
            <w:tcW w:w="3285" w:type="pct"/>
            <w:tcBorders>
              <w:top w:val="single" w:sz="4" w:space="0" w:color="auto"/>
              <w:bottom w:val="single" w:sz="4" w:space="0" w:color="auto"/>
              <w:right w:val="single" w:sz="4" w:space="0" w:color="auto"/>
            </w:tcBorders>
            <w:vAlign w:val="top"/>
          </w:tcPr>
          <w:p w14:paraId="7E69E159" w14:textId="6406D247" w:rsidR="00744DEA" w:rsidRDefault="00744DEA" w:rsidP="00744DEA">
            <w:pPr>
              <w:pStyle w:val="TablesHeadingGSCyan"/>
              <w:framePr w:hSpace="0" w:wrap="auto" w:vAnchor="margin" w:hAnchor="text" w:yAlign="inline"/>
              <w:rPr>
                <w:caps w:val="0"/>
                <w:color w:val="4D4D4C"/>
                <w:sz w:val="20"/>
                <w:szCs w:val="20"/>
              </w:rPr>
            </w:pPr>
            <w:del w:id="1083" w:author="Anshika Gupta" w:date="2023-06-27T09:31:00Z">
              <w:r w:rsidRPr="005E36C8" w:rsidDel="0005022A">
                <w:rPr>
                  <w:caps w:val="0"/>
                  <w:color w:val="4D4D4C"/>
                  <w:sz w:val="20"/>
                  <w:szCs w:val="22"/>
                </w:rPr>
                <w:delText>Are opinions and recommendations of an Expert Stakeholder(s) sought and demonstrated as being included in the project design?</w:delText>
              </w:r>
            </w:del>
            <w:ins w:id="1084" w:author="Anshika Gupta" w:date="2023-06-27T09:31:00Z">
              <w:r w:rsidR="0005022A">
                <w:rPr>
                  <w:caps w:val="0"/>
                  <w:color w:val="4D4D4C"/>
                  <w:sz w:val="20"/>
                  <w:szCs w:val="22"/>
                </w:rPr>
                <w:t>Are opinions and recommendations of an Expert Stakeholder(s) not sought and demonstrated as being included in the project design?</w:t>
              </w:r>
            </w:ins>
          </w:p>
        </w:tc>
        <w:tc>
          <w:tcPr>
            <w:tcW w:w="954" w:type="pct"/>
            <w:tcBorders>
              <w:top w:val="single" w:sz="4" w:space="0" w:color="auto"/>
              <w:left w:val="single" w:sz="4" w:space="0" w:color="auto"/>
              <w:bottom w:val="single" w:sz="4" w:space="0" w:color="auto"/>
            </w:tcBorders>
            <w:vAlign w:val="top"/>
          </w:tcPr>
          <w:p w14:paraId="6190A62D" w14:textId="212546B1" w:rsidR="00744DEA" w:rsidRPr="005E36C8" w:rsidDel="00FB5485"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35718965"/>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YES</w:t>
            </w:r>
          </w:p>
          <w:p w14:paraId="0543F0C1" w14:textId="5AD20CD3" w:rsidR="00744DEA" w:rsidDel="00FB5485"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786038201"/>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NO</w:t>
            </w:r>
          </w:p>
          <w:p w14:paraId="3EF6FE54" w14:textId="2A58FC50" w:rsidR="00744DEA"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470908559"/>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NA</w:t>
            </w:r>
          </w:p>
        </w:tc>
      </w:tr>
      <w:tr w:rsidR="00744DEA" w:rsidRPr="005E36C8" w14:paraId="1E5A6EB6" w14:textId="77777777" w:rsidTr="00735E79">
        <w:trPr>
          <w:trHeight w:val="364"/>
        </w:trPr>
        <w:tc>
          <w:tcPr>
            <w:tcW w:w="5000" w:type="pct"/>
            <w:gridSpan w:val="3"/>
            <w:tcBorders>
              <w:top w:val="single" w:sz="4" w:space="0" w:color="auto"/>
              <w:bottom w:val="single" w:sz="4" w:space="0" w:color="auto"/>
            </w:tcBorders>
            <w:noWrap/>
            <w:vAlign w:val="top"/>
          </w:tcPr>
          <w:p w14:paraId="73C9C368" w14:textId="39F8FB84"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sidRPr="00FB2690">
              <w:rPr>
                <w:caps w:val="0"/>
                <w:sz w:val="20"/>
                <w:szCs w:val="22"/>
              </w:rPr>
              <w:t xml:space="preserve">If the answer is "yes" or "potentially" to </w:t>
            </w:r>
            <w:r>
              <w:rPr>
                <w:caps w:val="0"/>
                <w:sz w:val="20"/>
                <w:szCs w:val="22"/>
              </w:rPr>
              <w:t xml:space="preserve">any of </w:t>
            </w:r>
            <w:r w:rsidRPr="00FB2690">
              <w:rPr>
                <w:caps w:val="0"/>
                <w:sz w:val="20"/>
                <w:szCs w:val="22"/>
              </w:rPr>
              <w:t>the above question, please provide a brief description of the project situation below. Also, provide justification and/or evidence as necessary to demonstrate compliance with applicable requirements.</w:t>
            </w:r>
          </w:p>
        </w:tc>
      </w:tr>
      <w:tr w:rsidR="00744DEA" w:rsidRPr="005E36C8" w14:paraId="11A76DF7" w14:textId="77777777" w:rsidTr="00737543">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7F74B88E" w14:textId="77777777" w:rsidR="00BF1765" w:rsidRDefault="00BF1765" w:rsidP="00BF1765">
            <w:pPr>
              <w:pStyle w:val="TablesHeadingGSCyan"/>
              <w:framePr w:hSpace="0" w:wrap="auto" w:vAnchor="margin" w:hAnchor="text" w:yAlign="inline"/>
              <w:spacing w:line="276" w:lineRule="auto"/>
              <w:rPr>
                <w:ins w:id="1085" w:author="Anshika Gupta" w:date="2023-06-27T08:27:00Z"/>
                <w:rStyle w:val="SmartLink1"/>
                <w:u w:val="none"/>
              </w:rPr>
            </w:pPr>
            <w:ins w:id="1086" w:author="Anshika Gupta" w:date="2023-06-27T08:27:00Z">
              <w:r w:rsidRPr="00BF2666">
                <w:rPr>
                  <w:i/>
                  <w:iCs/>
                  <w:caps w:val="0"/>
                  <w:color w:val="4D4D4C"/>
                  <w:sz w:val="20"/>
                  <w:szCs w:val="20"/>
                </w:rPr>
                <w:t>Please add text here</w:t>
              </w:r>
              <w:r>
                <w:rPr>
                  <w:i/>
                  <w:iCs/>
                  <w:caps w:val="0"/>
                  <w:color w:val="4D4D4C"/>
                  <w:sz w:val="20"/>
                  <w:szCs w:val="20"/>
                </w:rPr>
                <w:t>….</w:t>
              </w:r>
            </w:ins>
          </w:p>
          <w:p w14:paraId="49E41E81" w14:textId="77777777" w:rsidR="00744DEA" w:rsidRDefault="00744DEA" w:rsidP="00744DEA">
            <w:pPr>
              <w:pStyle w:val="TablesHeadingGSCyan"/>
              <w:framePr w:hSpace="0" w:wrap="auto" w:vAnchor="margin" w:hAnchor="text" w:yAlign="inline"/>
              <w:spacing w:line="276" w:lineRule="auto"/>
              <w:rPr>
                <w:caps w:val="0"/>
                <w:color w:val="4D4D4C"/>
                <w:sz w:val="20"/>
                <w:szCs w:val="20"/>
              </w:rPr>
            </w:pPr>
          </w:p>
          <w:p w14:paraId="0E55EE66" w14:textId="694CFF1E" w:rsidR="00744DEA" w:rsidRPr="00737543" w:rsidRDefault="00744DEA" w:rsidP="00744DEA"/>
        </w:tc>
      </w:tr>
      <w:tr w:rsidR="00744DEA" w:rsidRPr="005E36C8" w14:paraId="268CA654" w14:textId="77777777" w:rsidTr="00325AF4">
        <w:trPr>
          <w:trHeight w:val="364"/>
        </w:trPr>
        <w:tc>
          <w:tcPr>
            <w:tcW w:w="5000" w:type="pct"/>
            <w:gridSpan w:val="3"/>
            <w:tcBorders>
              <w:top w:val="single" w:sz="4" w:space="0" w:color="auto"/>
              <w:bottom w:val="single" w:sz="4" w:space="0" w:color="auto"/>
            </w:tcBorders>
            <w:noWrap/>
            <w:vAlign w:val="top"/>
          </w:tcPr>
          <w:p w14:paraId="5F3244F7" w14:textId="1F05114E" w:rsidR="00744DEA" w:rsidRPr="00325AF4" w:rsidRDefault="00744DEA" w:rsidP="00744DEA">
            <w:pPr>
              <w:pStyle w:val="TablesHeadingGSCyan"/>
              <w:framePr w:hSpace="0" w:wrap="auto" w:vAnchor="margin" w:hAnchor="text" w:yAlign="inline"/>
              <w:spacing w:line="276" w:lineRule="auto"/>
              <w:rPr>
                <w:caps w:val="0"/>
                <w:color w:val="4D4D4C"/>
                <w:sz w:val="20"/>
                <w:szCs w:val="20"/>
              </w:rPr>
            </w:pPr>
            <w:r w:rsidRPr="00325AF4">
              <w:rPr>
                <w:rStyle w:val="SmartLink1"/>
              </w:rPr>
              <w:fldChar w:fldCharType="begin"/>
            </w:r>
            <w:r w:rsidRPr="00325AF4">
              <w:rPr>
                <w:rStyle w:val="SmartLink1"/>
              </w:rPr>
              <w:instrText xml:space="preserve"> REF _Ref136441423 \w \h </w:instrText>
            </w:r>
            <w:r>
              <w:rPr>
                <w:rStyle w:val="SmartLink1"/>
              </w:rPr>
              <w:instrText xml:space="preserve"> \* MERGEFORMAT </w:instrText>
            </w:r>
            <w:r w:rsidRPr="00325AF4">
              <w:rPr>
                <w:rStyle w:val="SmartLink1"/>
              </w:rPr>
            </w:r>
            <w:r w:rsidRPr="00325AF4">
              <w:rPr>
                <w:rStyle w:val="SmartLink1"/>
              </w:rPr>
              <w:fldChar w:fldCharType="separate"/>
            </w:r>
            <w:r w:rsidRPr="00325AF4">
              <w:rPr>
                <w:rStyle w:val="SmartLink1"/>
              </w:rPr>
              <w:t>P.9.12 |</w:t>
            </w:r>
            <w:r w:rsidRPr="00325AF4">
              <w:rPr>
                <w:rStyle w:val="SmartLink1"/>
              </w:rPr>
              <w:fldChar w:fldCharType="end"/>
            </w:r>
            <w:r w:rsidRPr="00325AF4">
              <w:rPr>
                <w:rStyle w:val="SmartLink1"/>
              </w:rPr>
              <w:fldChar w:fldCharType="begin"/>
            </w:r>
            <w:r w:rsidRPr="00325AF4">
              <w:rPr>
                <w:rStyle w:val="SmartLink1"/>
              </w:rPr>
              <w:instrText xml:space="preserve"> REF _Ref136441428 \h </w:instrText>
            </w:r>
            <w:r>
              <w:rPr>
                <w:rStyle w:val="SmartLink1"/>
              </w:rPr>
              <w:instrText xml:space="preserve"> \* MERGEFORMAT </w:instrText>
            </w:r>
            <w:r w:rsidRPr="00325AF4">
              <w:rPr>
                <w:rStyle w:val="SmartLink1"/>
              </w:rPr>
            </w:r>
            <w:r w:rsidRPr="00325AF4">
              <w:rPr>
                <w:rStyle w:val="SmartLink1"/>
              </w:rPr>
              <w:fldChar w:fldCharType="separate"/>
            </w:r>
            <w:r w:rsidRPr="00325AF4">
              <w:rPr>
                <w:rStyle w:val="SmartLink1"/>
              </w:rPr>
              <w:t>Invasive Alien species</w:t>
            </w:r>
            <w:r w:rsidRPr="00325AF4">
              <w:rPr>
                <w:rStyle w:val="SmartLink1"/>
              </w:rPr>
              <w:fldChar w:fldCharType="end"/>
            </w:r>
          </w:p>
        </w:tc>
      </w:tr>
      <w:tr w:rsidR="00744DEA" w:rsidRPr="005E36C8" w14:paraId="24558EB0"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0A7B080F" w14:textId="0EA11708" w:rsidR="00744DEA" w:rsidRPr="00325AF4" w:rsidRDefault="00744DEA" w:rsidP="00744DEA">
            <w:pPr>
              <w:pStyle w:val="TablesHeadingGSCyan"/>
              <w:framePr w:hSpace="0" w:wrap="auto" w:vAnchor="margin" w:hAnchor="text" w:yAlign="inline"/>
              <w:spacing w:line="276" w:lineRule="auto"/>
              <w:rPr>
                <w:caps w:val="0"/>
                <w:color w:val="4D4D4C"/>
                <w:sz w:val="20"/>
                <w:szCs w:val="20"/>
              </w:rPr>
            </w:pPr>
            <w:r w:rsidRPr="00CC3EC2">
              <w:rPr>
                <w:rStyle w:val="SmartLink1"/>
                <w:sz w:val="20"/>
              </w:rPr>
              <w:fldChar w:fldCharType="begin"/>
            </w:r>
            <w:r w:rsidRPr="00CC3EC2">
              <w:rPr>
                <w:rStyle w:val="SmartLink1"/>
                <w:sz w:val="20"/>
              </w:rPr>
              <w:instrText xml:space="preserve"> REF _Ref136441617 \w \h  \* MERGEFORMAT </w:instrText>
            </w:r>
            <w:r w:rsidRPr="00CC3EC2">
              <w:rPr>
                <w:rStyle w:val="SmartLink1"/>
                <w:sz w:val="20"/>
              </w:rPr>
            </w:r>
            <w:r w:rsidRPr="00CC3EC2">
              <w:rPr>
                <w:rStyle w:val="SmartLink1"/>
                <w:sz w:val="20"/>
              </w:rPr>
              <w:fldChar w:fldCharType="separate"/>
            </w:r>
            <w:r w:rsidRPr="00CC3EC2">
              <w:rPr>
                <w:rStyle w:val="SmartLink1"/>
                <w:sz w:val="20"/>
              </w:rPr>
              <w:t>P.9.12.1 |</w:t>
            </w:r>
            <w:r w:rsidRPr="00CC3EC2">
              <w:rPr>
                <w:rStyle w:val="SmartLink1"/>
                <w:sz w:val="20"/>
              </w:rPr>
              <w:fldChar w:fldCharType="end"/>
            </w:r>
          </w:p>
        </w:tc>
        <w:tc>
          <w:tcPr>
            <w:tcW w:w="3285" w:type="pct"/>
            <w:tcBorders>
              <w:top w:val="single" w:sz="4" w:space="0" w:color="auto"/>
              <w:left w:val="single" w:sz="4" w:space="0" w:color="auto"/>
              <w:bottom w:val="single" w:sz="4" w:space="0" w:color="auto"/>
              <w:right w:val="single" w:sz="4" w:space="0" w:color="auto"/>
            </w:tcBorders>
            <w:vAlign w:val="top"/>
          </w:tcPr>
          <w:p w14:paraId="2CF0EA36" w14:textId="285F6927" w:rsidR="00744DEA" w:rsidRPr="00325AF4" w:rsidRDefault="00744DEA" w:rsidP="00744DEA">
            <w:pPr>
              <w:pStyle w:val="TablesHeadingGSCyan"/>
              <w:framePr w:hSpace="0" w:wrap="auto" w:vAnchor="margin" w:hAnchor="text" w:yAlign="inline"/>
              <w:rPr>
                <w:caps w:val="0"/>
                <w:color w:val="4D4D4C"/>
                <w:sz w:val="20"/>
                <w:szCs w:val="20"/>
              </w:rPr>
            </w:pPr>
            <w:r w:rsidRPr="003C445D">
              <w:rPr>
                <w:caps w:val="0"/>
                <w:color w:val="4D4D4C"/>
                <w:sz w:val="20"/>
                <w:szCs w:val="22"/>
              </w:rPr>
              <w:t>Does project introduce any alien species (not currently established in the country or region of the project) into new environments</w:t>
            </w:r>
            <w:ins w:id="1087" w:author="Anshika Gupta" w:date="2023-06-27T10:06:00Z">
              <w:r w:rsidR="00320943">
                <w:rPr>
                  <w:caps w:val="0"/>
                  <w:color w:val="4D4D4C"/>
                  <w:sz w:val="20"/>
                  <w:szCs w:val="22"/>
                </w:rPr>
                <w:t>?</w:t>
              </w:r>
            </w:ins>
            <w:del w:id="1088" w:author="Anshika Gupta" w:date="2023-06-27T10:06:00Z">
              <w:r w:rsidRPr="003C445D" w:rsidDel="00320943">
                <w:rPr>
                  <w:caps w:val="0"/>
                  <w:color w:val="4D4D4C"/>
                  <w:sz w:val="20"/>
                  <w:szCs w:val="22"/>
                </w:rPr>
                <w:delText>.</w:delText>
              </w:r>
            </w:del>
          </w:p>
        </w:tc>
        <w:tc>
          <w:tcPr>
            <w:tcW w:w="954" w:type="pct"/>
            <w:tcBorders>
              <w:top w:val="single" w:sz="4" w:space="0" w:color="auto"/>
              <w:left w:val="single" w:sz="4" w:space="0" w:color="auto"/>
              <w:bottom w:val="single" w:sz="4" w:space="0" w:color="auto"/>
            </w:tcBorders>
            <w:vAlign w:val="top"/>
          </w:tcPr>
          <w:p w14:paraId="588CF9F4" w14:textId="76CA59DB" w:rsidR="00744DEA" w:rsidRPr="00FF1DA9" w:rsidDel="00FB5485" w:rsidRDefault="00573249" w:rsidP="00744DEA">
            <w:pPr>
              <w:pStyle w:val="TablesHeadingGSCyan"/>
              <w:framePr w:hSpace="0" w:wrap="auto" w:vAnchor="margin" w:hAnchor="text" w:yAlign="inline"/>
              <w:spacing w:line="276" w:lineRule="auto"/>
              <w:rPr>
                <w:caps w:val="0"/>
                <w:color w:val="4D4D4C"/>
                <w:sz w:val="20"/>
                <w:szCs w:val="22"/>
              </w:rPr>
            </w:pPr>
            <w:sdt>
              <w:sdtPr>
                <w:rPr>
                  <w:sz w:val="20"/>
                  <w:szCs w:val="22"/>
                </w:rPr>
                <w:id w:val="-865212968"/>
                <w14:checkbox>
                  <w14:checked w14:val="0"/>
                  <w14:checkedState w14:val="2612" w14:font="MS Gothic"/>
                  <w14:uncheckedState w14:val="2610" w14:font="MS Gothic"/>
                </w14:checkbox>
              </w:sdtPr>
              <w:sdtEndPr/>
              <w:sdtContent>
                <w:r w:rsidR="00744DEA" w:rsidRPr="00FF1DA9" w:rsidDel="00FB5485">
                  <w:rPr>
                    <w:rFonts w:ascii="Segoe UI Symbol" w:hAnsi="Segoe UI Symbol" w:cs="Segoe UI Symbol"/>
                    <w:caps w:val="0"/>
                    <w:color w:val="4D4D4C"/>
                    <w:sz w:val="20"/>
                    <w:szCs w:val="22"/>
                  </w:rPr>
                  <w:t>☐</w:t>
                </w:r>
              </w:sdtContent>
            </w:sdt>
            <w:r w:rsidR="00744DEA" w:rsidRPr="00FF1DA9" w:rsidDel="00FB5485">
              <w:rPr>
                <w:caps w:val="0"/>
                <w:color w:val="4D4D4C"/>
                <w:sz w:val="20"/>
                <w:szCs w:val="22"/>
              </w:rPr>
              <w:t xml:space="preserve"> YES</w:t>
            </w:r>
          </w:p>
          <w:p w14:paraId="335DDD62" w14:textId="43BAC057" w:rsidR="00744DEA" w:rsidRPr="00FF1DA9" w:rsidDel="00FB5485" w:rsidRDefault="00573249" w:rsidP="00744DEA">
            <w:pPr>
              <w:pStyle w:val="TablesHeadingGSCyan"/>
              <w:framePr w:hSpace="0" w:wrap="auto" w:vAnchor="margin" w:hAnchor="text" w:yAlign="inline"/>
              <w:spacing w:line="276" w:lineRule="auto"/>
              <w:rPr>
                <w:caps w:val="0"/>
                <w:color w:val="4D4D4C"/>
                <w:sz w:val="20"/>
                <w:szCs w:val="22"/>
              </w:rPr>
            </w:pPr>
            <w:sdt>
              <w:sdtPr>
                <w:rPr>
                  <w:sz w:val="20"/>
                  <w:szCs w:val="22"/>
                </w:rPr>
                <w:id w:val="239759411"/>
                <w14:checkbox>
                  <w14:checked w14:val="0"/>
                  <w14:checkedState w14:val="2612" w14:font="MS Gothic"/>
                  <w14:uncheckedState w14:val="2610" w14:font="MS Gothic"/>
                </w14:checkbox>
              </w:sdtPr>
              <w:sdtEndPr/>
              <w:sdtContent>
                <w:r w:rsidR="00744DEA" w:rsidRPr="00FF1DA9" w:rsidDel="00FB5485">
                  <w:rPr>
                    <w:rFonts w:ascii="Segoe UI Symbol" w:hAnsi="Segoe UI Symbol" w:cs="Segoe UI Symbol"/>
                    <w:caps w:val="0"/>
                    <w:color w:val="4D4D4C"/>
                    <w:sz w:val="20"/>
                    <w:szCs w:val="22"/>
                  </w:rPr>
                  <w:t>☐</w:t>
                </w:r>
              </w:sdtContent>
            </w:sdt>
            <w:r w:rsidR="00744DEA" w:rsidRPr="00FF1DA9" w:rsidDel="00FB5485">
              <w:rPr>
                <w:caps w:val="0"/>
                <w:color w:val="4D4D4C"/>
                <w:sz w:val="20"/>
                <w:szCs w:val="22"/>
              </w:rPr>
              <w:t xml:space="preserve"> NO</w:t>
            </w:r>
          </w:p>
          <w:p w14:paraId="22FB78C9" w14:textId="6DA267F5" w:rsidR="00744DEA" w:rsidRPr="00325AF4" w:rsidRDefault="00744DEA" w:rsidP="00744DEA">
            <w:pPr>
              <w:pStyle w:val="TablesHeadingGSCyan"/>
              <w:framePr w:hSpace="0" w:wrap="auto" w:vAnchor="margin" w:hAnchor="text" w:yAlign="inline"/>
              <w:rPr>
                <w:caps w:val="0"/>
                <w:color w:val="4D4D4C"/>
                <w:sz w:val="20"/>
                <w:szCs w:val="20"/>
              </w:rPr>
            </w:pPr>
          </w:p>
        </w:tc>
      </w:tr>
      <w:tr w:rsidR="00744DEA" w:rsidRPr="005E36C8" w14:paraId="47FEBA24" w14:textId="77777777" w:rsidTr="001542CB">
        <w:trPr>
          <w:trHeight w:val="364"/>
        </w:trPr>
        <w:tc>
          <w:tcPr>
            <w:tcW w:w="5000" w:type="pct"/>
            <w:gridSpan w:val="3"/>
            <w:tcBorders>
              <w:top w:val="single" w:sz="4" w:space="0" w:color="auto"/>
              <w:bottom w:val="single" w:sz="4" w:space="0" w:color="auto"/>
            </w:tcBorders>
            <w:noWrap/>
            <w:vAlign w:val="top"/>
          </w:tcPr>
          <w:p w14:paraId="3F80B724" w14:textId="47B1C352" w:rsidR="00744DEA" w:rsidRPr="00FF1DA9" w:rsidRDefault="00744DEA" w:rsidP="00744DEA">
            <w:pPr>
              <w:pStyle w:val="TablesHeadingGSCyan"/>
              <w:framePr w:hSpace="0" w:wrap="auto" w:vAnchor="margin" w:hAnchor="text" w:yAlign="inline"/>
              <w:spacing w:line="276" w:lineRule="auto"/>
              <w:rPr>
                <w:caps w:val="0"/>
                <w:color w:val="4D4D4C"/>
                <w:sz w:val="20"/>
                <w:szCs w:val="22"/>
              </w:rPr>
            </w:pPr>
            <w:r w:rsidRPr="00770304">
              <w:rPr>
                <w:caps w:val="0"/>
                <w:sz w:val="20"/>
                <w:szCs w:val="22"/>
              </w:rPr>
              <w:t>If the answ</w:t>
            </w:r>
            <w:r w:rsidRPr="00813E0B">
              <w:rPr>
                <w:caps w:val="0"/>
                <w:sz w:val="20"/>
                <w:szCs w:val="22"/>
              </w:rPr>
              <w:t xml:space="preserve">er to </w:t>
            </w:r>
            <w:r w:rsidRPr="00770304">
              <w:rPr>
                <w:caps w:val="0"/>
                <w:sz w:val="20"/>
                <w:szCs w:val="22"/>
              </w:rPr>
              <w:t xml:space="preserve">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44DEA" w:rsidRPr="005E36C8" w14:paraId="2027D5F3" w14:textId="77777777" w:rsidTr="00367B28">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12742DDF" w14:textId="77777777" w:rsidR="00BF1765" w:rsidRDefault="00BF1765" w:rsidP="00BF1765">
            <w:pPr>
              <w:pStyle w:val="TablesHeadingGSCyan"/>
              <w:framePr w:hSpace="0" w:wrap="auto" w:vAnchor="margin" w:hAnchor="text" w:yAlign="inline"/>
              <w:spacing w:line="276" w:lineRule="auto"/>
              <w:rPr>
                <w:ins w:id="1089" w:author="Anshika Gupta" w:date="2023-06-27T08:27:00Z"/>
                <w:rStyle w:val="SmartLink1"/>
                <w:u w:val="none"/>
              </w:rPr>
            </w:pPr>
            <w:ins w:id="1090" w:author="Anshika Gupta" w:date="2023-06-27T08:27:00Z">
              <w:r w:rsidRPr="00BF2666">
                <w:rPr>
                  <w:i/>
                  <w:iCs/>
                  <w:caps w:val="0"/>
                  <w:color w:val="4D4D4C"/>
                  <w:sz w:val="20"/>
                  <w:szCs w:val="20"/>
                </w:rPr>
                <w:t>Please add text here</w:t>
              </w:r>
              <w:r>
                <w:rPr>
                  <w:i/>
                  <w:iCs/>
                  <w:caps w:val="0"/>
                  <w:color w:val="4D4D4C"/>
                  <w:sz w:val="20"/>
                  <w:szCs w:val="20"/>
                </w:rPr>
                <w:t>….</w:t>
              </w:r>
            </w:ins>
          </w:p>
          <w:p w14:paraId="4FECC6B1" w14:textId="77777777" w:rsidR="00744DEA" w:rsidRDefault="00744DEA" w:rsidP="00744DEA">
            <w:pPr>
              <w:pStyle w:val="TablesHeadingGSCyan"/>
              <w:framePr w:hSpace="0" w:wrap="auto" w:vAnchor="margin" w:hAnchor="text" w:yAlign="inline"/>
              <w:spacing w:line="276" w:lineRule="auto"/>
              <w:rPr>
                <w:caps w:val="0"/>
                <w:color w:val="4D4D4C"/>
                <w:sz w:val="20"/>
                <w:szCs w:val="22"/>
              </w:rPr>
            </w:pPr>
          </w:p>
          <w:p w14:paraId="5CAE2755" w14:textId="0F0863E3" w:rsidR="00744DEA" w:rsidRPr="00367B28" w:rsidRDefault="00744DEA" w:rsidP="00744DEA"/>
        </w:tc>
      </w:tr>
      <w:tr w:rsidR="00744DEA" w:rsidRPr="005E36C8" w14:paraId="29CA3639" w14:textId="77777777" w:rsidTr="00735E79">
        <w:trPr>
          <w:trHeight w:val="364"/>
        </w:trPr>
        <w:tc>
          <w:tcPr>
            <w:tcW w:w="5000" w:type="pct"/>
            <w:gridSpan w:val="3"/>
            <w:tcBorders>
              <w:top w:val="single" w:sz="4" w:space="0" w:color="auto"/>
              <w:bottom w:val="single" w:sz="4" w:space="0" w:color="auto"/>
            </w:tcBorders>
            <w:noWrap/>
            <w:vAlign w:val="top"/>
          </w:tcPr>
          <w:p w14:paraId="7CD59BE2" w14:textId="77777777" w:rsidR="00744DEA" w:rsidRPr="005E36C8" w:rsidRDefault="00744DEA" w:rsidP="00744DEA">
            <w:pPr>
              <w:rPr>
                <w:caps/>
                <w:sz w:val="20"/>
                <w:szCs w:val="20"/>
              </w:rPr>
            </w:pPr>
            <w:r w:rsidRPr="00DF7AD2">
              <w:rPr>
                <w:color w:val="00B9BD" w:themeColor="accent1"/>
                <w:sz w:val="20"/>
                <w:szCs w:val="22"/>
              </w:rPr>
              <w:t>Would the project involve or lead to:</w:t>
            </w:r>
          </w:p>
        </w:tc>
      </w:tr>
      <w:tr w:rsidR="00744DEA" w:rsidRPr="005E36C8" w14:paraId="5EB673C0"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4D8EEBC4" w14:textId="41482178" w:rsidR="00744DEA" w:rsidRPr="005E36C8" w:rsidRDefault="00744DEA" w:rsidP="00744DEA">
            <w:pPr>
              <w:pStyle w:val="TablesHeadingGSCyan"/>
              <w:framePr w:hSpace="0" w:wrap="auto" w:vAnchor="margin" w:hAnchor="text" w:yAlign="inline"/>
              <w:rPr>
                <w:caps w:val="0"/>
                <w:color w:val="4D4D4C"/>
                <w:sz w:val="20"/>
                <w:szCs w:val="22"/>
              </w:rPr>
            </w:pPr>
            <w:r w:rsidRPr="00CC3EC2">
              <w:rPr>
                <w:rStyle w:val="SmartLink1"/>
                <w:sz w:val="20"/>
              </w:rPr>
              <w:fldChar w:fldCharType="begin"/>
            </w:r>
            <w:r w:rsidRPr="00CC3EC2">
              <w:rPr>
                <w:rStyle w:val="SmartLink1"/>
                <w:sz w:val="20"/>
              </w:rPr>
              <w:instrText xml:space="preserve"> REF _Ref136441617 \w \h  \* MERGEFORMAT </w:instrText>
            </w:r>
            <w:r w:rsidRPr="00CC3EC2">
              <w:rPr>
                <w:rStyle w:val="SmartLink1"/>
                <w:sz w:val="20"/>
              </w:rPr>
            </w:r>
            <w:r w:rsidRPr="00CC3EC2">
              <w:rPr>
                <w:rStyle w:val="SmartLink1"/>
                <w:sz w:val="20"/>
              </w:rPr>
              <w:fldChar w:fldCharType="separate"/>
            </w:r>
            <w:r w:rsidRPr="00CC3EC2">
              <w:rPr>
                <w:rStyle w:val="SmartLink1"/>
                <w:sz w:val="20"/>
              </w:rPr>
              <w:t>P.9.12.1 |</w:t>
            </w:r>
            <w:r w:rsidRPr="00CC3EC2">
              <w:rPr>
                <w:rStyle w:val="SmartLink1"/>
                <w:sz w:val="20"/>
              </w:rPr>
              <w:fldChar w:fldCharType="end"/>
            </w:r>
          </w:p>
        </w:tc>
        <w:tc>
          <w:tcPr>
            <w:tcW w:w="3285" w:type="pct"/>
            <w:tcBorders>
              <w:top w:val="single" w:sz="4" w:space="0" w:color="auto"/>
              <w:bottom w:val="single" w:sz="4" w:space="0" w:color="auto"/>
              <w:right w:val="single" w:sz="4" w:space="0" w:color="auto"/>
            </w:tcBorders>
          </w:tcPr>
          <w:p w14:paraId="7EF7ADD8" w14:textId="6E40685E" w:rsidR="00744DEA" w:rsidRPr="00367B28" w:rsidRDefault="00744DEA" w:rsidP="00744DEA">
            <w:pPr>
              <w:pStyle w:val="TablesHeadingGSCyan"/>
              <w:framePr w:hSpace="0" w:wrap="auto" w:vAnchor="margin" w:hAnchor="text" w:yAlign="inline"/>
              <w:rPr>
                <w:caps w:val="0"/>
                <w:color w:val="4D4D4C"/>
                <w:sz w:val="20"/>
                <w:szCs w:val="22"/>
              </w:rPr>
            </w:pPr>
            <w:r>
              <w:rPr>
                <w:caps w:val="0"/>
                <w:color w:val="4D4D4C"/>
                <w:sz w:val="20"/>
                <w:szCs w:val="22"/>
              </w:rPr>
              <w:t>r</w:t>
            </w:r>
            <w:r w:rsidRPr="00367B28">
              <w:rPr>
                <w:caps w:val="0"/>
                <w:color w:val="4D4D4C"/>
                <w:sz w:val="20"/>
                <w:szCs w:val="22"/>
              </w:rPr>
              <w:t>isk of introduc</w:t>
            </w:r>
            <w:r>
              <w:rPr>
                <w:caps w:val="0"/>
                <w:color w:val="4D4D4C"/>
                <w:sz w:val="20"/>
                <w:szCs w:val="22"/>
              </w:rPr>
              <w:t>ing</w:t>
            </w:r>
            <w:r w:rsidRPr="00367B28">
              <w:rPr>
                <w:caps w:val="0"/>
                <w:color w:val="4D4D4C"/>
                <w:sz w:val="20"/>
                <w:szCs w:val="22"/>
              </w:rPr>
              <w:t xml:space="preserve"> any alien species with a high risk of invasive </w:t>
            </w:r>
            <w:ins w:id="1091" w:author="Anshika Gupta" w:date="2022-09-05T09:38:00Z">
              <w:r w:rsidRPr="00367B28">
                <w:rPr>
                  <w:caps w:val="0"/>
                  <w:color w:val="4D4D4C"/>
                  <w:sz w:val="20"/>
                  <w:szCs w:val="22"/>
                </w:rPr>
                <w:t>behaviour</w:t>
              </w:r>
            </w:ins>
            <w:r w:rsidRPr="00367B28">
              <w:rPr>
                <w:caps w:val="0"/>
                <w:color w:val="4D4D4C"/>
                <w:sz w:val="20"/>
                <w:szCs w:val="22"/>
              </w:rPr>
              <w:t xml:space="preserve"> regardless of whether such introductions are permitted under the existing regulatory framework</w:t>
            </w:r>
            <w:r>
              <w:rPr>
                <w:caps w:val="0"/>
                <w:color w:val="4D4D4C"/>
                <w:sz w:val="20"/>
                <w:szCs w:val="22"/>
              </w:rPr>
              <w:t>?</w:t>
            </w:r>
          </w:p>
        </w:tc>
        <w:tc>
          <w:tcPr>
            <w:tcW w:w="954" w:type="pct"/>
            <w:tcBorders>
              <w:top w:val="single" w:sz="4" w:space="0" w:color="auto"/>
              <w:left w:val="single" w:sz="4" w:space="0" w:color="auto"/>
              <w:bottom w:val="single" w:sz="4" w:space="0" w:color="auto"/>
            </w:tcBorders>
          </w:tcPr>
          <w:p w14:paraId="7ED52A08" w14:textId="11AD72A0" w:rsidR="00744DEA" w:rsidRPr="005E36C8" w:rsidDel="00FB5485"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1360968994"/>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YES</w:t>
            </w:r>
          </w:p>
          <w:p w14:paraId="52BA6AC5" w14:textId="0D568B04" w:rsidR="00744DEA" w:rsidRPr="005E36C8" w:rsidDel="00FB5485" w:rsidRDefault="00573249" w:rsidP="00744DEA">
            <w:sdt>
              <w:sdtPr>
                <w:rPr>
                  <w:caps/>
                  <w:sz w:val="20"/>
                  <w:szCs w:val="20"/>
                </w:rPr>
                <w:id w:val="-2005279459"/>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sz w:val="20"/>
                    <w:szCs w:val="20"/>
                  </w:rPr>
                  <w:t>☐</w:t>
                </w:r>
              </w:sdtContent>
            </w:sdt>
            <w:r w:rsidR="00744DEA" w:rsidRPr="005E36C8" w:rsidDel="00FB5485">
              <w:rPr>
                <w:caps/>
                <w:sz w:val="20"/>
                <w:szCs w:val="20"/>
              </w:rPr>
              <w:t xml:space="preserve"> POTENTIALLY</w:t>
            </w:r>
          </w:p>
          <w:p w14:paraId="549ED6C4" w14:textId="11FD0139" w:rsidR="00744DEA" w:rsidRPr="005E36C8"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364181013"/>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NO</w:t>
            </w:r>
          </w:p>
        </w:tc>
      </w:tr>
      <w:tr w:rsidR="00744DEA" w:rsidRPr="005E36C8" w14:paraId="047B8F46"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45BC9273" w14:textId="0738CA0C" w:rsidR="00744DEA" w:rsidRPr="005E36C8" w:rsidRDefault="00744DEA" w:rsidP="00744DEA">
            <w:pPr>
              <w:pStyle w:val="TablesHeadingGSCyan"/>
              <w:framePr w:hSpace="0" w:wrap="auto" w:vAnchor="margin" w:hAnchor="text" w:yAlign="inline"/>
              <w:rPr>
                <w:caps w:val="0"/>
                <w:color w:val="4D4D4C"/>
                <w:sz w:val="20"/>
                <w:szCs w:val="22"/>
              </w:rPr>
            </w:pPr>
            <w:r w:rsidRPr="00CC3EC2">
              <w:rPr>
                <w:rStyle w:val="SmartLink1"/>
                <w:sz w:val="20"/>
              </w:rPr>
              <w:fldChar w:fldCharType="begin"/>
            </w:r>
            <w:r w:rsidRPr="00CC3EC2">
              <w:rPr>
                <w:rStyle w:val="SmartLink1"/>
                <w:sz w:val="20"/>
              </w:rPr>
              <w:instrText xml:space="preserve"> REF _Ref136441617 \w \h  \* MERGEFORMAT </w:instrText>
            </w:r>
            <w:r w:rsidRPr="00CC3EC2">
              <w:rPr>
                <w:rStyle w:val="SmartLink1"/>
                <w:sz w:val="20"/>
              </w:rPr>
            </w:r>
            <w:r w:rsidRPr="00CC3EC2">
              <w:rPr>
                <w:rStyle w:val="SmartLink1"/>
                <w:sz w:val="20"/>
              </w:rPr>
              <w:fldChar w:fldCharType="separate"/>
            </w:r>
            <w:r w:rsidRPr="00CC3EC2">
              <w:rPr>
                <w:rStyle w:val="SmartLink1"/>
                <w:sz w:val="20"/>
              </w:rPr>
              <w:t>P.9.12.1 |</w:t>
            </w:r>
            <w:r w:rsidRPr="00CC3EC2">
              <w:rPr>
                <w:rStyle w:val="SmartLink1"/>
                <w:sz w:val="20"/>
              </w:rPr>
              <w:fldChar w:fldCharType="end"/>
            </w:r>
          </w:p>
        </w:tc>
        <w:tc>
          <w:tcPr>
            <w:tcW w:w="3285" w:type="pct"/>
            <w:tcBorders>
              <w:top w:val="single" w:sz="4" w:space="0" w:color="auto"/>
              <w:bottom w:val="single" w:sz="4" w:space="0" w:color="auto"/>
              <w:right w:val="single" w:sz="4" w:space="0" w:color="auto"/>
            </w:tcBorders>
          </w:tcPr>
          <w:p w14:paraId="6E4B1679" w14:textId="662FDEB2" w:rsidR="00744DEA" w:rsidRPr="00367B28" w:rsidRDefault="00744DEA" w:rsidP="00744DEA">
            <w:pPr>
              <w:pStyle w:val="TablesHeadingGSCyan"/>
              <w:framePr w:hSpace="0" w:wrap="auto" w:vAnchor="margin" w:hAnchor="text" w:yAlign="inline"/>
              <w:rPr>
                <w:caps w:val="0"/>
                <w:color w:val="4D4D4C"/>
                <w:sz w:val="20"/>
                <w:szCs w:val="22"/>
              </w:rPr>
            </w:pPr>
            <w:r>
              <w:rPr>
                <w:caps w:val="0"/>
                <w:color w:val="4D4D4C"/>
                <w:sz w:val="20"/>
                <w:szCs w:val="22"/>
              </w:rPr>
              <w:t xml:space="preserve">risk of </w:t>
            </w:r>
            <w:r w:rsidRPr="00F63C1B">
              <w:rPr>
                <w:caps w:val="0"/>
                <w:color w:val="4D4D4C"/>
                <w:sz w:val="20"/>
                <w:szCs w:val="22"/>
              </w:rPr>
              <w:t xml:space="preserve">potential accidental or unintended introductions including the transportation of substrates and vectors (such as soil, ballast, and plant materials) that may </w:t>
            </w:r>
            <w:ins w:id="1092" w:author="Anshika Gupta" w:date="2022-09-05T09:38:00Z">
              <w:r w:rsidRPr="00F63C1B">
                <w:rPr>
                  <w:caps w:val="0"/>
                  <w:color w:val="4D4D4C"/>
                  <w:sz w:val="20"/>
                  <w:szCs w:val="22"/>
                </w:rPr>
                <w:t>harbour</w:t>
              </w:r>
            </w:ins>
            <w:r w:rsidRPr="00F63C1B">
              <w:rPr>
                <w:caps w:val="0"/>
                <w:color w:val="4D4D4C"/>
                <w:sz w:val="20"/>
                <w:szCs w:val="22"/>
              </w:rPr>
              <w:t xml:space="preserve"> alien species.</w:t>
            </w:r>
          </w:p>
        </w:tc>
        <w:tc>
          <w:tcPr>
            <w:tcW w:w="954" w:type="pct"/>
            <w:tcBorders>
              <w:top w:val="single" w:sz="4" w:space="0" w:color="auto"/>
              <w:left w:val="single" w:sz="4" w:space="0" w:color="auto"/>
              <w:bottom w:val="single" w:sz="4" w:space="0" w:color="auto"/>
            </w:tcBorders>
          </w:tcPr>
          <w:p w14:paraId="3784095C" w14:textId="5687D127" w:rsidR="00744DEA" w:rsidRPr="005E36C8" w:rsidDel="00FB5485"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2143569975"/>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YES</w:t>
            </w:r>
          </w:p>
          <w:p w14:paraId="5F67CDF6" w14:textId="5D1B6F6B" w:rsidR="00744DEA" w:rsidRPr="005E36C8" w:rsidDel="00FB5485" w:rsidRDefault="00573249" w:rsidP="00744DEA">
            <w:sdt>
              <w:sdtPr>
                <w:rPr>
                  <w:caps/>
                  <w:sz w:val="20"/>
                  <w:szCs w:val="20"/>
                </w:rPr>
                <w:id w:val="263348060"/>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sz w:val="20"/>
                    <w:szCs w:val="20"/>
                  </w:rPr>
                  <w:t>☐</w:t>
                </w:r>
              </w:sdtContent>
            </w:sdt>
            <w:r w:rsidR="00744DEA" w:rsidRPr="005E36C8" w:rsidDel="00FB5485">
              <w:rPr>
                <w:caps/>
                <w:sz w:val="20"/>
                <w:szCs w:val="20"/>
              </w:rPr>
              <w:t xml:space="preserve"> POTENTIALLY</w:t>
            </w:r>
          </w:p>
          <w:p w14:paraId="51AA11D9" w14:textId="2F6EF29B" w:rsidR="00744DEA"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641574742"/>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NO</w:t>
            </w:r>
          </w:p>
        </w:tc>
      </w:tr>
      <w:tr w:rsidR="00744DEA" w:rsidRPr="005E36C8" w14:paraId="3194E1C2" w14:textId="77777777" w:rsidTr="0027186D">
        <w:trPr>
          <w:trHeight w:val="364"/>
        </w:trPr>
        <w:tc>
          <w:tcPr>
            <w:tcW w:w="762" w:type="pct"/>
            <w:tcBorders>
              <w:top w:val="single" w:sz="4" w:space="0" w:color="auto"/>
              <w:bottom w:val="single" w:sz="4" w:space="0" w:color="auto"/>
              <w:right w:val="single" w:sz="4" w:space="0" w:color="auto"/>
            </w:tcBorders>
            <w:noWrap/>
            <w:vAlign w:val="top"/>
          </w:tcPr>
          <w:p w14:paraId="62007A03" w14:textId="3858BE8E" w:rsidR="00744DEA" w:rsidRPr="00CC3EC2" w:rsidRDefault="00744DEA" w:rsidP="00744DEA">
            <w:pPr>
              <w:pStyle w:val="TablesHeadingGSCyan"/>
              <w:framePr w:hSpace="0" w:wrap="auto" w:vAnchor="margin" w:hAnchor="text" w:yAlign="inline"/>
              <w:rPr>
                <w:rStyle w:val="SmartLink1"/>
                <w:sz w:val="20"/>
              </w:rPr>
            </w:pPr>
            <w:r>
              <w:rPr>
                <w:rStyle w:val="SmartLink1"/>
                <w:sz w:val="20"/>
              </w:rPr>
              <w:fldChar w:fldCharType="begin"/>
            </w:r>
            <w:r>
              <w:rPr>
                <w:rStyle w:val="SmartLink1"/>
                <w:sz w:val="20"/>
              </w:rPr>
              <w:instrText xml:space="preserve"> REF _Ref136442079 \w \h </w:instrText>
            </w:r>
            <w:r>
              <w:rPr>
                <w:rStyle w:val="SmartLink1"/>
                <w:sz w:val="20"/>
              </w:rPr>
            </w:r>
            <w:r>
              <w:rPr>
                <w:rStyle w:val="SmartLink1"/>
                <w:sz w:val="20"/>
              </w:rPr>
              <w:fldChar w:fldCharType="separate"/>
            </w:r>
            <w:r>
              <w:rPr>
                <w:rStyle w:val="SmartLink1"/>
                <w:sz w:val="20"/>
              </w:rPr>
              <w:t>P.9.12.2 |</w:t>
            </w:r>
            <w:r>
              <w:rPr>
                <w:rStyle w:val="SmartLink1"/>
                <w:sz w:val="20"/>
              </w:rPr>
              <w:fldChar w:fldCharType="end"/>
            </w:r>
          </w:p>
        </w:tc>
        <w:tc>
          <w:tcPr>
            <w:tcW w:w="3285" w:type="pct"/>
            <w:tcBorders>
              <w:top w:val="single" w:sz="4" w:space="0" w:color="auto"/>
              <w:bottom w:val="single" w:sz="4" w:space="0" w:color="auto"/>
              <w:right w:val="single" w:sz="4" w:space="0" w:color="auto"/>
            </w:tcBorders>
          </w:tcPr>
          <w:p w14:paraId="4755BBB4" w14:textId="244A6BFD" w:rsidR="00744DEA" w:rsidRDefault="00320943" w:rsidP="00744DEA">
            <w:pPr>
              <w:pStyle w:val="TablesHeadingGSCyan"/>
              <w:framePr w:hSpace="0" w:wrap="auto" w:vAnchor="margin" w:hAnchor="text" w:yAlign="inline"/>
              <w:rPr>
                <w:caps w:val="0"/>
                <w:color w:val="4D4D4C"/>
                <w:sz w:val="20"/>
                <w:szCs w:val="22"/>
              </w:rPr>
            </w:pPr>
            <w:ins w:id="1093" w:author="Anshika Gupta" w:date="2023-06-27T10:06:00Z">
              <w:r>
                <w:rPr>
                  <w:caps w:val="0"/>
                  <w:color w:val="4D4D4C"/>
                  <w:sz w:val="20"/>
                  <w:szCs w:val="22"/>
                </w:rPr>
                <w:t>r</w:t>
              </w:r>
            </w:ins>
            <w:del w:id="1094" w:author="Anshika Gupta" w:date="2023-06-27T10:06:00Z">
              <w:r w:rsidR="00744DEA" w:rsidDel="00320943">
                <w:rPr>
                  <w:caps w:val="0"/>
                  <w:color w:val="4D4D4C"/>
                  <w:sz w:val="20"/>
                  <w:szCs w:val="22"/>
                </w:rPr>
                <w:delText>R</w:delText>
              </w:r>
            </w:del>
            <w:r w:rsidR="00744DEA">
              <w:rPr>
                <w:caps w:val="0"/>
                <w:color w:val="4D4D4C"/>
                <w:sz w:val="20"/>
                <w:szCs w:val="22"/>
              </w:rPr>
              <w:t xml:space="preserve">isk of </w:t>
            </w:r>
            <w:r w:rsidR="00744DEA" w:rsidRPr="00CC3EC2">
              <w:rPr>
                <w:caps w:val="0"/>
                <w:color w:val="4D4D4C"/>
                <w:sz w:val="20"/>
                <w:szCs w:val="22"/>
              </w:rPr>
              <w:t>spreading alien species  into areas in which they have not already been established</w:t>
            </w:r>
            <w:r w:rsidR="00744DEA">
              <w:rPr>
                <w:caps w:val="0"/>
                <w:color w:val="4D4D4C"/>
                <w:sz w:val="20"/>
                <w:szCs w:val="22"/>
              </w:rPr>
              <w:t>?</w:t>
            </w:r>
          </w:p>
        </w:tc>
        <w:tc>
          <w:tcPr>
            <w:tcW w:w="954" w:type="pct"/>
            <w:tcBorders>
              <w:top w:val="single" w:sz="4" w:space="0" w:color="auto"/>
              <w:left w:val="single" w:sz="4" w:space="0" w:color="auto"/>
              <w:bottom w:val="single" w:sz="4" w:space="0" w:color="auto"/>
            </w:tcBorders>
          </w:tcPr>
          <w:p w14:paraId="390D875B" w14:textId="3E84D028" w:rsidR="00744DEA" w:rsidRPr="005E36C8" w:rsidDel="00FB5485" w:rsidRDefault="00573249" w:rsidP="00744DEA">
            <w:pPr>
              <w:pStyle w:val="TablesHeadingGSCyan"/>
              <w:framePr w:hSpace="0" w:wrap="auto" w:vAnchor="margin" w:hAnchor="text" w:yAlign="inline"/>
              <w:spacing w:line="276" w:lineRule="auto"/>
              <w:rPr>
                <w:caps w:val="0"/>
                <w:color w:val="4D4D4C"/>
                <w:sz w:val="20"/>
                <w:szCs w:val="20"/>
              </w:rPr>
            </w:pPr>
            <w:sdt>
              <w:sdtPr>
                <w:rPr>
                  <w:sz w:val="20"/>
                  <w:szCs w:val="20"/>
                </w:rPr>
                <w:id w:val="-510146573"/>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YES</w:t>
            </w:r>
          </w:p>
          <w:p w14:paraId="570E9263" w14:textId="765EEC3A" w:rsidR="00744DEA" w:rsidRPr="005E36C8" w:rsidDel="00FB5485" w:rsidRDefault="00573249" w:rsidP="00744DEA">
            <w:sdt>
              <w:sdtPr>
                <w:rPr>
                  <w:caps/>
                  <w:sz w:val="20"/>
                  <w:szCs w:val="20"/>
                </w:rPr>
                <w:id w:val="492841675"/>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sz w:val="20"/>
                    <w:szCs w:val="20"/>
                  </w:rPr>
                  <w:t>☐</w:t>
                </w:r>
              </w:sdtContent>
            </w:sdt>
            <w:r w:rsidR="00744DEA" w:rsidRPr="005E36C8" w:rsidDel="00FB5485">
              <w:rPr>
                <w:caps/>
                <w:sz w:val="20"/>
                <w:szCs w:val="20"/>
              </w:rPr>
              <w:t xml:space="preserve"> POTENTIALLY</w:t>
            </w:r>
          </w:p>
          <w:p w14:paraId="3F0EB079" w14:textId="46AAFCB9" w:rsidR="00744DEA" w:rsidRDefault="00573249" w:rsidP="00744DEA">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52204126"/>
                <w14:checkbox>
                  <w14:checked w14:val="0"/>
                  <w14:checkedState w14:val="2612" w14:font="MS Gothic"/>
                  <w14:uncheckedState w14:val="2610" w14:font="MS Gothic"/>
                </w14:checkbox>
              </w:sdtPr>
              <w:sdtEndPr/>
              <w:sdtContent>
                <w:r w:rsidR="00744DEA" w:rsidRPr="005E36C8" w:rsidDel="00FB5485">
                  <w:rPr>
                    <w:rFonts w:ascii="Segoe UI Symbol" w:hAnsi="Segoe UI Symbol" w:cs="Segoe UI Symbol"/>
                    <w:caps w:val="0"/>
                    <w:color w:val="4D4D4C"/>
                    <w:sz w:val="20"/>
                    <w:szCs w:val="20"/>
                  </w:rPr>
                  <w:t>☐</w:t>
                </w:r>
              </w:sdtContent>
            </w:sdt>
            <w:r w:rsidR="00744DEA" w:rsidRPr="005E36C8" w:rsidDel="00FB5485">
              <w:rPr>
                <w:caps w:val="0"/>
                <w:color w:val="4D4D4C"/>
                <w:sz w:val="20"/>
                <w:szCs w:val="20"/>
              </w:rPr>
              <w:t xml:space="preserve"> NO</w:t>
            </w:r>
          </w:p>
        </w:tc>
      </w:tr>
      <w:tr w:rsidR="00744DEA" w:rsidRPr="005E36C8" w14:paraId="71C465E9" w14:textId="77777777" w:rsidTr="00735E79">
        <w:trPr>
          <w:trHeight w:val="364"/>
        </w:trPr>
        <w:tc>
          <w:tcPr>
            <w:tcW w:w="5000" w:type="pct"/>
            <w:gridSpan w:val="3"/>
            <w:tcBorders>
              <w:top w:val="single" w:sz="4" w:space="0" w:color="auto"/>
              <w:bottom w:val="single" w:sz="4" w:space="0" w:color="auto"/>
            </w:tcBorders>
            <w:noWrap/>
            <w:vAlign w:val="top"/>
          </w:tcPr>
          <w:p w14:paraId="1C86930F" w14:textId="667EA706" w:rsidR="00744DEA" w:rsidRPr="005E36C8" w:rsidRDefault="00744DEA" w:rsidP="00744DEA">
            <w:pPr>
              <w:pStyle w:val="TablesHeadingGSCyan"/>
              <w:framePr w:hSpace="0" w:wrap="auto" w:vAnchor="margin" w:hAnchor="text" w:yAlign="inline"/>
              <w:spacing w:line="276" w:lineRule="auto"/>
              <w:rPr>
                <w:caps w:val="0"/>
                <w:color w:val="4D4D4C"/>
                <w:sz w:val="20"/>
                <w:szCs w:val="20"/>
              </w:rPr>
            </w:pPr>
            <w:r w:rsidRPr="00FB2690">
              <w:rPr>
                <w:caps w:val="0"/>
                <w:sz w:val="20"/>
                <w:szCs w:val="22"/>
              </w:rPr>
              <w:t xml:space="preserve">If the answer is "yes" or "potentially" to </w:t>
            </w:r>
            <w:r>
              <w:rPr>
                <w:caps w:val="0"/>
                <w:sz w:val="20"/>
                <w:szCs w:val="22"/>
              </w:rPr>
              <w:t xml:space="preserve">any of </w:t>
            </w:r>
            <w:r w:rsidRPr="00FB2690">
              <w:rPr>
                <w:caps w:val="0"/>
                <w:sz w:val="20"/>
                <w:szCs w:val="22"/>
              </w:rPr>
              <w:t>the above question, please provide a brief description of the project situation below. Also, provide justification and/or evidence as necessary to demonstrate compliance with applicable requirements.</w:t>
            </w:r>
          </w:p>
        </w:tc>
      </w:tr>
      <w:tr w:rsidR="00744DEA" w:rsidRPr="005E36C8" w14:paraId="2DE19521" w14:textId="77777777" w:rsidTr="00330B26">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63DB4131" w14:textId="77777777" w:rsidR="00BF1765" w:rsidRDefault="00BF1765" w:rsidP="00BF1765">
            <w:pPr>
              <w:pStyle w:val="TablesHeadingGSCyan"/>
              <w:framePr w:hSpace="0" w:wrap="auto" w:vAnchor="margin" w:hAnchor="text" w:yAlign="inline"/>
              <w:spacing w:line="276" w:lineRule="auto"/>
              <w:rPr>
                <w:ins w:id="1095" w:author="Anshika Gupta" w:date="2023-06-27T08:28:00Z"/>
                <w:rStyle w:val="SmartLink1"/>
                <w:u w:val="none"/>
              </w:rPr>
            </w:pPr>
            <w:ins w:id="1096" w:author="Anshika Gupta" w:date="2023-06-27T08:28:00Z">
              <w:r w:rsidRPr="00BF2666">
                <w:rPr>
                  <w:i/>
                  <w:iCs/>
                  <w:caps w:val="0"/>
                  <w:color w:val="4D4D4C"/>
                  <w:sz w:val="20"/>
                  <w:szCs w:val="20"/>
                </w:rPr>
                <w:t>Please add text here</w:t>
              </w:r>
              <w:r>
                <w:rPr>
                  <w:i/>
                  <w:iCs/>
                  <w:caps w:val="0"/>
                  <w:color w:val="4D4D4C"/>
                  <w:sz w:val="20"/>
                  <w:szCs w:val="20"/>
                </w:rPr>
                <w:t>….</w:t>
              </w:r>
            </w:ins>
          </w:p>
          <w:p w14:paraId="0EC3DF6C" w14:textId="77777777" w:rsidR="00744DEA" w:rsidRPr="00330B26" w:rsidRDefault="00744DEA" w:rsidP="00744DEA">
            <w:pPr>
              <w:pStyle w:val="TablesHeadingGSCyan"/>
              <w:framePr w:hSpace="0" w:wrap="auto" w:vAnchor="margin" w:hAnchor="text" w:yAlign="inline"/>
              <w:spacing w:line="276" w:lineRule="auto"/>
              <w:rPr>
                <w:color w:val="515151" w:themeColor="text1"/>
              </w:rPr>
            </w:pPr>
          </w:p>
          <w:p w14:paraId="39EC00A5" w14:textId="23DA74E9" w:rsidR="00744DEA" w:rsidRPr="00330B26" w:rsidRDefault="00744DEA" w:rsidP="00744DEA">
            <w:pPr>
              <w:rPr>
                <w:color w:val="515151" w:themeColor="text1"/>
              </w:rPr>
            </w:pPr>
          </w:p>
        </w:tc>
      </w:tr>
    </w:tbl>
    <w:p w14:paraId="1F9FD99E" w14:textId="77777777" w:rsidR="00F01165" w:rsidRPr="005E36C8" w:rsidRDefault="00F01165" w:rsidP="00852FC3">
      <w:pPr>
        <w:ind w:left="1134" w:hanging="1134"/>
      </w:pPr>
    </w:p>
    <w:p w14:paraId="7CFC6FE6" w14:textId="77777777" w:rsidR="002F537F" w:rsidRPr="005E36C8" w:rsidRDefault="002F537F" w:rsidP="00B143DE">
      <w:pPr>
        <w:snapToGrid w:val="0"/>
        <w:spacing w:before="240" w:after="240"/>
        <w:jc w:val="center"/>
        <w:outlineLvl w:val="0"/>
        <w:rPr>
          <w:b/>
          <w:caps/>
          <w:color w:val="00B9BD" w:themeColor="accent1"/>
          <w:sz w:val="24"/>
        </w:rPr>
      </w:pPr>
      <w:bookmarkStart w:id="1097" w:name="_Toc106134265"/>
      <w:bookmarkStart w:id="1098" w:name="_Toc138752962"/>
      <w:r w:rsidRPr="005E36C8">
        <w:rPr>
          <w:b/>
          <w:caps/>
          <w:color w:val="00B9BD" w:themeColor="accent1"/>
          <w:sz w:val="24"/>
        </w:rPr>
        <w:t>Document History</w:t>
      </w:r>
      <w:bookmarkEnd w:id="1097"/>
      <w:bookmarkEnd w:id="1098"/>
    </w:p>
    <w:tbl>
      <w:tblPr>
        <w:tblStyle w:val="GSBoldTable1"/>
        <w:tblW w:w="0" w:type="auto"/>
        <w:tblLook w:val="04A0" w:firstRow="1" w:lastRow="0" w:firstColumn="1" w:lastColumn="0" w:noHBand="0" w:noVBand="1"/>
      </w:tblPr>
      <w:tblGrid>
        <w:gridCol w:w="1373"/>
        <w:gridCol w:w="2827"/>
        <w:gridCol w:w="5220"/>
        <w:gridCol w:w="212"/>
      </w:tblGrid>
      <w:tr w:rsidR="00A15DF3" w:rsidRPr="005E36C8" w14:paraId="09D9EE39" w14:textId="77777777" w:rsidTr="002D04AA">
        <w:trPr>
          <w:cnfStyle w:val="100000000000" w:firstRow="1" w:lastRow="0" w:firstColumn="0" w:lastColumn="0" w:oddVBand="0" w:evenVBand="0" w:oddHBand="0" w:evenHBand="0" w:firstRowFirstColumn="0" w:firstRowLastColumn="0" w:lastRowFirstColumn="0" w:lastRowLastColumn="0"/>
        </w:trPr>
        <w:tc>
          <w:tcPr>
            <w:tcW w:w="1530" w:type="dxa"/>
          </w:tcPr>
          <w:p w14:paraId="7B5DC9A1" w14:textId="77777777" w:rsidR="002F537F" w:rsidRPr="005E36C8" w:rsidRDefault="002F537F" w:rsidP="00852FC3">
            <w:pPr>
              <w:spacing w:line="276" w:lineRule="auto"/>
            </w:pPr>
            <w:r w:rsidRPr="005E36C8">
              <w:t xml:space="preserve">Version </w:t>
            </w:r>
          </w:p>
        </w:tc>
        <w:tc>
          <w:tcPr>
            <w:tcW w:w="1800" w:type="dxa"/>
          </w:tcPr>
          <w:p w14:paraId="580D2816" w14:textId="77777777" w:rsidR="002F537F" w:rsidRPr="005E36C8" w:rsidRDefault="002F537F" w:rsidP="00852FC3">
            <w:pPr>
              <w:spacing w:line="276" w:lineRule="auto"/>
            </w:pPr>
            <w:r w:rsidRPr="005E36C8">
              <w:t>Date</w:t>
            </w:r>
          </w:p>
        </w:tc>
        <w:tc>
          <w:tcPr>
            <w:tcW w:w="6292" w:type="dxa"/>
            <w:gridSpan w:val="2"/>
          </w:tcPr>
          <w:p w14:paraId="0BC7C4EA" w14:textId="77777777" w:rsidR="002F537F" w:rsidRPr="005E36C8" w:rsidRDefault="002F537F" w:rsidP="00852FC3">
            <w:pPr>
              <w:spacing w:line="276" w:lineRule="auto"/>
            </w:pPr>
            <w:r w:rsidRPr="005E36C8">
              <w:t>Description</w:t>
            </w:r>
          </w:p>
        </w:tc>
      </w:tr>
      <w:tr w:rsidR="00B93618" w:rsidRPr="005E36C8" w14:paraId="06FF6A84" w14:textId="77777777" w:rsidTr="002D04AA">
        <w:trPr>
          <w:ins w:id="1099" w:author="Anshika Gupta" w:date="2023-06-27T13:54:00Z"/>
        </w:trPr>
        <w:tc>
          <w:tcPr>
            <w:tcW w:w="1530" w:type="dxa"/>
          </w:tcPr>
          <w:p w14:paraId="1995B61A" w14:textId="3507F25E" w:rsidR="00B93618" w:rsidRPr="005E36C8" w:rsidRDefault="00B93618" w:rsidP="00852FC3">
            <w:pPr>
              <w:rPr>
                <w:ins w:id="1100" w:author="Anshika Gupta" w:date="2023-06-27T13:54:00Z"/>
              </w:rPr>
            </w:pPr>
            <w:ins w:id="1101" w:author="Anshika Gupta" w:date="2023-06-27T13:54:00Z">
              <w:r>
                <w:t>2.1</w:t>
              </w:r>
            </w:ins>
          </w:p>
        </w:tc>
        <w:tc>
          <w:tcPr>
            <w:tcW w:w="1800" w:type="dxa"/>
          </w:tcPr>
          <w:p w14:paraId="1F77B294" w14:textId="6A34AE29" w:rsidR="00B93618" w:rsidRPr="005E36C8" w:rsidRDefault="00B93618" w:rsidP="00852FC3">
            <w:pPr>
              <w:rPr>
                <w:ins w:id="1102" w:author="Anshika Gupta" w:date="2023-06-27T13:54:00Z"/>
              </w:rPr>
            </w:pPr>
            <w:ins w:id="1103" w:author="Anshika Gupta" w:date="2023-06-27T13:54:00Z">
              <w:r>
                <w:t>DD/MM/YYYY</w:t>
              </w:r>
            </w:ins>
          </w:p>
        </w:tc>
        <w:tc>
          <w:tcPr>
            <w:tcW w:w="6292" w:type="dxa"/>
            <w:gridSpan w:val="2"/>
          </w:tcPr>
          <w:p w14:paraId="4E0A94E8" w14:textId="2D7B559C" w:rsidR="00B93618" w:rsidRPr="005E36C8" w:rsidRDefault="00B93618" w:rsidP="00852FC3">
            <w:pPr>
              <w:rPr>
                <w:ins w:id="1104" w:author="Anshika Gupta" w:date="2023-06-27T13:54:00Z"/>
              </w:rPr>
            </w:pPr>
            <w:ins w:id="1105" w:author="Anshika Gupta" w:date="2023-06-27T13:54:00Z">
              <w:r>
                <w:t>Editorial edits</w:t>
              </w:r>
            </w:ins>
          </w:p>
        </w:tc>
      </w:tr>
      <w:tr w:rsidR="00D9384E" w:rsidRPr="005E36C8" w14:paraId="3FAECE61" w14:textId="77777777" w:rsidTr="002D04AA">
        <w:tc>
          <w:tcPr>
            <w:tcW w:w="1530" w:type="dxa"/>
          </w:tcPr>
          <w:p w14:paraId="0894B071" w14:textId="692EDB3F" w:rsidR="00DF76D8" w:rsidRPr="005E36C8" w:rsidRDefault="00DF76D8" w:rsidP="00852FC3">
            <w:r w:rsidRPr="005E36C8">
              <w:t>2.0</w:t>
            </w:r>
          </w:p>
        </w:tc>
        <w:tc>
          <w:tcPr>
            <w:tcW w:w="1800" w:type="dxa"/>
          </w:tcPr>
          <w:p w14:paraId="4B418736" w14:textId="3B290924" w:rsidR="00DF76D8" w:rsidRPr="005E36C8" w:rsidRDefault="00DF76D8" w:rsidP="00852FC3">
            <w:del w:id="1106" w:author="Anshika Gupta" w:date="2023-06-27T13:54:00Z">
              <w:r w:rsidRPr="004E1924" w:rsidDel="00B93618">
                <w:rPr>
                  <w:highlight w:val="yellow"/>
                </w:rPr>
                <w:delText>Mm/dd/yyyy</w:delText>
              </w:r>
            </w:del>
            <w:ins w:id="1107" w:author="Anshika Gupta" w:date="2023-06-27T13:54:00Z">
              <w:r w:rsidR="00B93618">
                <w:t>19/06/2023</w:t>
              </w:r>
            </w:ins>
          </w:p>
        </w:tc>
        <w:tc>
          <w:tcPr>
            <w:tcW w:w="6292" w:type="dxa"/>
            <w:gridSpan w:val="2"/>
          </w:tcPr>
          <w:p w14:paraId="6B8269F3" w14:textId="3EC5EE08" w:rsidR="00DF76D8" w:rsidRDefault="009B70D8" w:rsidP="007A79F4">
            <w:pPr>
              <w:pStyle w:val="ListParagraph"/>
              <w:numPr>
                <w:ilvl w:val="0"/>
                <w:numId w:val="64"/>
              </w:numPr>
            </w:pPr>
            <w:r>
              <w:t>Added checklist to annex 1 of the document</w:t>
            </w:r>
            <w:r w:rsidR="0027323A" w:rsidRPr="005E36C8">
              <w:t xml:space="preserve"> </w:t>
            </w:r>
          </w:p>
          <w:p w14:paraId="500A7C6B" w14:textId="77777777" w:rsidR="009B70D8" w:rsidRDefault="009B70D8" w:rsidP="007A79F4">
            <w:pPr>
              <w:pStyle w:val="ListParagraph"/>
              <w:numPr>
                <w:ilvl w:val="0"/>
                <w:numId w:val="64"/>
              </w:numPr>
            </w:pPr>
            <w:r>
              <w:t>Made all the safeguarding principles mandatory</w:t>
            </w:r>
          </w:p>
          <w:p w14:paraId="5B14301F" w14:textId="77777777" w:rsidR="009B70D8" w:rsidRDefault="009B70D8" w:rsidP="007A79F4">
            <w:pPr>
              <w:pStyle w:val="ListParagraph"/>
              <w:numPr>
                <w:ilvl w:val="0"/>
                <w:numId w:val="64"/>
              </w:numPr>
              <w:rPr>
                <w:ins w:id="1108" w:author="Anshika Gupta" w:date="2023-06-27T10:07:00Z"/>
              </w:rPr>
            </w:pPr>
            <w:r>
              <w:t>Added clarifications to already existing requirements</w:t>
            </w:r>
          </w:p>
          <w:p w14:paraId="2BED0A3F" w14:textId="075659E0" w:rsidR="00320943" w:rsidRPr="005E36C8" w:rsidRDefault="00320943" w:rsidP="007A79F4">
            <w:pPr>
              <w:pStyle w:val="ListParagraph"/>
              <w:numPr>
                <w:ilvl w:val="0"/>
                <w:numId w:val="64"/>
              </w:numPr>
            </w:pPr>
            <w:ins w:id="1109" w:author="Anshika Gupta" w:date="2023-06-27T10:07:00Z">
              <w:r>
                <w:t>Editorial edits</w:t>
              </w:r>
            </w:ins>
          </w:p>
        </w:tc>
      </w:tr>
      <w:tr w:rsidR="008B7258" w:rsidRPr="005E36C8" w14:paraId="130ED08F" w14:textId="77777777" w:rsidTr="002D04AA">
        <w:trPr>
          <w:gridAfter w:val="1"/>
          <w:wAfter w:w="272" w:type="dxa"/>
          <w:ins w:id="1110" w:author="Anshika Gupta" w:date="2023-05-24T15:42:00Z"/>
        </w:trPr>
        <w:tc>
          <w:tcPr>
            <w:tcW w:w="1530" w:type="dxa"/>
          </w:tcPr>
          <w:p w14:paraId="6745E215" w14:textId="30E316CA" w:rsidR="006B31CD" w:rsidRPr="005E36C8" w:rsidRDefault="009D3673" w:rsidP="00852FC3">
            <w:pPr>
              <w:rPr>
                <w:ins w:id="1111" w:author="Anshika Gupta" w:date="2023-05-24T15:42:00Z"/>
              </w:rPr>
            </w:pPr>
            <w:ins w:id="1112" w:author="Anshika Gupta" w:date="2023-05-24T15:43:00Z">
              <w:r>
                <w:t>1.2</w:t>
              </w:r>
            </w:ins>
          </w:p>
        </w:tc>
        <w:tc>
          <w:tcPr>
            <w:tcW w:w="1800" w:type="dxa"/>
          </w:tcPr>
          <w:p w14:paraId="7EFF3C3B" w14:textId="23A821BB" w:rsidR="006B31CD" w:rsidRPr="005E36C8" w:rsidRDefault="009D3673" w:rsidP="00852FC3">
            <w:pPr>
              <w:rPr>
                <w:ins w:id="1113" w:author="Anshika Gupta" w:date="2023-05-24T15:42:00Z"/>
              </w:rPr>
            </w:pPr>
            <w:ins w:id="1114" w:author="Anshika Gupta" w:date="2023-05-24T15:43:00Z">
              <w:r>
                <w:t>09/10/2019</w:t>
              </w:r>
            </w:ins>
          </w:p>
        </w:tc>
        <w:tc>
          <w:tcPr>
            <w:tcW w:w="6292" w:type="dxa"/>
          </w:tcPr>
          <w:p w14:paraId="20B6A643" w14:textId="7ABE3353" w:rsidR="006B31CD" w:rsidRPr="005E36C8" w:rsidDel="0027323A" w:rsidRDefault="007F21D1" w:rsidP="00852FC3">
            <w:pPr>
              <w:rPr>
                <w:ins w:id="1115" w:author="Anshika Gupta" w:date="2023-05-24T15:42:00Z"/>
              </w:rPr>
            </w:pPr>
            <w:r>
              <w:t>-</w:t>
            </w:r>
          </w:p>
        </w:tc>
      </w:tr>
      <w:tr w:rsidR="008B7258" w:rsidRPr="005E36C8" w14:paraId="3778E202" w14:textId="77777777" w:rsidTr="002D04AA">
        <w:trPr>
          <w:gridAfter w:val="1"/>
          <w:wAfter w:w="272" w:type="dxa"/>
          <w:ins w:id="1116" w:author="Anshika Gupta" w:date="2023-05-24T15:42:00Z"/>
        </w:trPr>
        <w:tc>
          <w:tcPr>
            <w:tcW w:w="1530" w:type="dxa"/>
          </w:tcPr>
          <w:p w14:paraId="4BDA40B8" w14:textId="7E1D8DE2" w:rsidR="006B31CD" w:rsidRPr="005E36C8" w:rsidRDefault="009D3673" w:rsidP="00852FC3">
            <w:pPr>
              <w:rPr>
                <w:ins w:id="1117" w:author="Anshika Gupta" w:date="2023-05-24T15:42:00Z"/>
              </w:rPr>
            </w:pPr>
            <w:ins w:id="1118" w:author="Anshika Gupta" w:date="2023-05-24T15:43:00Z">
              <w:r>
                <w:t>1.1</w:t>
              </w:r>
            </w:ins>
          </w:p>
        </w:tc>
        <w:tc>
          <w:tcPr>
            <w:tcW w:w="1800" w:type="dxa"/>
          </w:tcPr>
          <w:p w14:paraId="0EF1A99D" w14:textId="102A1C88" w:rsidR="006B31CD" w:rsidRPr="005E36C8" w:rsidRDefault="009D3673" w:rsidP="00852FC3">
            <w:pPr>
              <w:rPr>
                <w:ins w:id="1119" w:author="Anshika Gupta" w:date="2023-05-24T15:42:00Z"/>
              </w:rPr>
            </w:pPr>
            <w:ins w:id="1120" w:author="Anshika Gupta" w:date="2023-05-24T15:43:00Z">
              <w:r>
                <w:t>01/03/2018</w:t>
              </w:r>
            </w:ins>
          </w:p>
        </w:tc>
        <w:tc>
          <w:tcPr>
            <w:tcW w:w="6292" w:type="dxa"/>
          </w:tcPr>
          <w:p w14:paraId="6804AC8C" w14:textId="6DC3EB83" w:rsidR="006B31CD" w:rsidRPr="005E36C8" w:rsidDel="0027323A" w:rsidRDefault="007F21D1" w:rsidP="00852FC3">
            <w:pPr>
              <w:rPr>
                <w:ins w:id="1121" w:author="Anshika Gupta" w:date="2023-05-24T15:42:00Z"/>
              </w:rPr>
            </w:pPr>
            <w:r>
              <w:t>-</w:t>
            </w:r>
          </w:p>
        </w:tc>
      </w:tr>
      <w:tr w:rsidR="00D9384E" w:rsidRPr="002F537F" w14:paraId="2CBE08BB" w14:textId="77777777" w:rsidTr="002D04AA">
        <w:tc>
          <w:tcPr>
            <w:tcW w:w="1530" w:type="dxa"/>
          </w:tcPr>
          <w:p w14:paraId="6CA99D90" w14:textId="4BB5958D" w:rsidR="00DF76D8" w:rsidRPr="005E36C8" w:rsidRDefault="00DF76D8" w:rsidP="00852FC3">
            <w:r w:rsidRPr="005E36C8">
              <w:t>1.0</w:t>
            </w:r>
          </w:p>
        </w:tc>
        <w:tc>
          <w:tcPr>
            <w:tcW w:w="1800" w:type="dxa"/>
          </w:tcPr>
          <w:p w14:paraId="420E9DF7" w14:textId="71BBD211" w:rsidR="00DF76D8" w:rsidRPr="005E36C8" w:rsidRDefault="00DF76D8" w:rsidP="00852FC3">
            <w:del w:id="1122" w:author="Anshika Gupta" w:date="2023-05-24T15:43:00Z">
              <w:r w:rsidRPr="005E36C8" w:rsidDel="009D3673">
                <w:delText>Mm/dd/yyyy</w:delText>
              </w:r>
            </w:del>
            <w:ins w:id="1123" w:author="Anshika Gupta" w:date="2023-05-24T15:43:00Z">
              <w:r w:rsidR="009D3673">
                <w:t>01/07/2017</w:t>
              </w:r>
            </w:ins>
          </w:p>
        </w:tc>
        <w:tc>
          <w:tcPr>
            <w:tcW w:w="6292" w:type="dxa"/>
            <w:gridSpan w:val="2"/>
          </w:tcPr>
          <w:p w14:paraId="45CEE1ED" w14:textId="0969A064" w:rsidR="00DF76D8" w:rsidRPr="002F537F" w:rsidRDefault="00C90A86" w:rsidP="00852FC3">
            <w:r w:rsidRPr="005E36C8">
              <w:t>Initial adoption</w:t>
            </w:r>
          </w:p>
        </w:tc>
      </w:tr>
      <w:tr w:rsidR="00D9384E" w:rsidRPr="002F537F" w14:paraId="672DB01B" w14:textId="77777777" w:rsidTr="002D04AA">
        <w:tc>
          <w:tcPr>
            <w:tcW w:w="1530" w:type="dxa"/>
          </w:tcPr>
          <w:p w14:paraId="3030419F" w14:textId="77777777" w:rsidR="00DF76D8" w:rsidRPr="002F537F" w:rsidRDefault="00DF76D8" w:rsidP="00852FC3"/>
        </w:tc>
        <w:tc>
          <w:tcPr>
            <w:tcW w:w="1800" w:type="dxa"/>
          </w:tcPr>
          <w:p w14:paraId="46523732" w14:textId="77777777" w:rsidR="00DF76D8" w:rsidRPr="002F537F" w:rsidRDefault="00DF76D8" w:rsidP="00852FC3"/>
        </w:tc>
        <w:tc>
          <w:tcPr>
            <w:tcW w:w="6292" w:type="dxa"/>
            <w:gridSpan w:val="2"/>
          </w:tcPr>
          <w:p w14:paraId="5B1C491C" w14:textId="77777777" w:rsidR="00DF76D8" w:rsidRPr="002F537F" w:rsidRDefault="00DF76D8" w:rsidP="00852FC3"/>
        </w:tc>
      </w:tr>
    </w:tbl>
    <w:p w14:paraId="5EC9DC17" w14:textId="3A8DAAA1" w:rsidR="002F537F" w:rsidRPr="004C3B1A" w:rsidRDefault="002F537F" w:rsidP="00852FC3">
      <w:pPr>
        <w:snapToGrid w:val="0"/>
        <w:spacing w:after="120"/>
      </w:pPr>
    </w:p>
    <w:sectPr w:rsidR="002F537F" w:rsidRPr="004C3B1A" w:rsidSect="0003664E">
      <w:pgSz w:w="11900" w:h="16840"/>
      <w:pgMar w:top="1383" w:right="1134" w:bottom="1021" w:left="1134" w:header="284"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CF2856" w14:textId="77777777" w:rsidR="00692037" w:rsidRDefault="00692037" w:rsidP="008C7A19">
      <w:r>
        <w:separator/>
      </w:r>
    </w:p>
    <w:p w14:paraId="624B5437" w14:textId="77777777" w:rsidR="00692037" w:rsidRDefault="00692037"/>
  </w:endnote>
  <w:endnote w:type="continuationSeparator" w:id="0">
    <w:p w14:paraId="0C2BB926" w14:textId="77777777" w:rsidR="00692037" w:rsidRDefault="00692037" w:rsidP="008C7A19">
      <w:r>
        <w:continuationSeparator/>
      </w:r>
    </w:p>
    <w:p w14:paraId="046AAFDD" w14:textId="77777777" w:rsidR="00692037" w:rsidRDefault="00692037"/>
  </w:endnote>
  <w:endnote w:type="continuationNotice" w:id="1">
    <w:p w14:paraId="145DF7EB" w14:textId="77777777" w:rsidR="00692037" w:rsidRDefault="0069203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Times New Roman (Body CS)">
    <w:altName w:val="Times New Roman"/>
    <w:panose1 w:val="020B0604020202020204"/>
    <w:charset w:val="00"/>
    <w:family w:val="roman"/>
    <w:pitch w:val="variable"/>
    <w:sig w:usb0="E0002AE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Headings CS)">
    <w:altName w:val="Times New Roman"/>
    <w:panose1 w:val="020B0604020202020204"/>
    <w:charset w:val="00"/>
    <w:family w:val="roman"/>
    <w:pitch w:val="variable"/>
    <w:sig w:usb0="E0002AEF" w:usb1="C0007841" w:usb2="00000009" w:usb3="00000000" w:csb0="000001FF" w:csb1="00000000"/>
  </w:font>
  <w:font w:name="Consolas">
    <w:panose1 w:val="020B0609020204030204"/>
    <w:charset w:val="00"/>
    <w:family w:val="modern"/>
    <w:pitch w:val="fixed"/>
    <w:sig w:usb0="E10002FF" w:usb1="4000FCFF" w:usb2="00000009" w:usb3="00000000" w:csb0="0000019F" w:csb1="00000000"/>
  </w:font>
  <w:font w:name="PT Mono">
    <w:panose1 w:val="02060509020205020204"/>
    <w:charset w:val="4D"/>
    <w:family w:val="modern"/>
    <w:pitch w:val="fixed"/>
    <w:sig w:usb0="A00002EF" w:usb1="500078EB" w:usb2="00000000" w:usb3="00000000" w:csb0="00000097"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93ECA" w14:textId="77777777" w:rsidR="006E4980" w:rsidRDefault="006E4980" w:rsidP="00926E1B">
    <w:pPr>
      <w:framePr w:wrap="none" w:vAnchor="text" w:hAnchor="margin" w:xAlign="right" w:y="1"/>
    </w:pPr>
    <w:r>
      <w:fldChar w:fldCharType="begin"/>
    </w:r>
    <w:r>
      <w:instrText xml:space="preserve">PAGE  </w:instrText>
    </w:r>
    <w:r>
      <w:fldChar w:fldCharType="end"/>
    </w:r>
  </w:p>
  <w:p w14:paraId="63FA8527" w14:textId="77777777" w:rsidR="006E4980" w:rsidRDefault="006E4980" w:rsidP="006E4980">
    <w:pPr>
      <w:ind w:right="360"/>
    </w:pPr>
  </w:p>
  <w:p w14:paraId="1CD304BC" w14:textId="77777777" w:rsidR="00D86D16" w:rsidRDefault="00D86D1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BE6ED" w14:textId="34D24A1D" w:rsidR="006E4980" w:rsidRPr="00872BFA" w:rsidRDefault="008179CB" w:rsidP="006E3FE5">
    <w:pPr>
      <w:ind w:right="360"/>
      <w:rPr>
        <w:szCs w:val="20"/>
      </w:rPr>
    </w:pPr>
    <w:r>
      <w:rPr>
        <w:noProof/>
      </w:rPr>
      <w:drawing>
        <wp:anchor distT="0" distB="0" distL="114300" distR="114300" simplePos="0" relativeHeight="251658240" behindDoc="0" locked="1" layoutInCell="1" allowOverlap="0" wp14:anchorId="2696C7A6" wp14:editId="02720C49">
          <wp:simplePos x="0" y="0"/>
          <wp:positionH relativeFrom="margin">
            <wp:posOffset>0</wp:posOffset>
          </wp:positionH>
          <wp:positionV relativeFrom="bottomMargin">
            <wp:posOffset>252095</wp:posOffset>
          </wp:positionV>
          <wp:extent cx="1231200" cy="144000"/>
          <wp:effectExtent l="0" t="0" r="127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S_Logo_Primary.eps"/>
                  <pic:cNvPicPr/>
                </pic:nvPicPr>
                <pic:blipFill>
                  <a:blip r:embed="rId1">
                    <a:extLst>
                      <a:ext uri="{28A0092B-C50C-407E-A947-70E740481C1C}">
                        <a14:useLocalDpi xmlns:a14="http://schemas.microsoft.com/office/drawing/2010/main" val="0"/>
                      </a:ext>
                    </a:extLst>
                  </a:blip>
                  <a:stretch>
                    <a:fillRect/>
                  </a:stretch>
                </pic:blipFill>
                <pic:spPr>
                  <a:xfrm>
                    <a:off x="0" y="0"/>
                    <a:ext cx="1231200" cy="144000"/>
                  </a:xfrm>
                  <a:prstGeom prst="rect">
                    <a:avLst/>
                  </a:prstGeom>
                </pic:spPr>
              </pic:pic>
            </a:graphicData>
          </a:graphic>
          <wp14:sizeRelH relativeFrom="margin">
            <wp14:pctWidth>0</wp14:pctWidth>
          </wp14:sizeRelH>
          <wp14:sizeRelV relativeFrom="margin">
            <wp14:pctHeight>0</wp14:pctHeight>
          </wp14:sizeRelV>
        </wp:anchor>
      </w:drawing>
    </w:r>
  </w:p>
  <w:p w14:paraId="1F270F4E" w14:textId="77777777" w:rsidR="00A43B8D" w:rsidRPr="00B01B0E" w:rsidRDefault="00A43B8D" w:rsidP="00EC5900">
    <w:pPr>
      <w:framePr w:w="515" w:h="335" w:hRule="exact" w:wrap="none" w:vAnchor="text" w:hAnchor="page" w:x="11109" w:y="46"/>
      <w:rPr>
        <w:rFonts w:asciiTheme="minorHAnsi" w:hAnsiTheme="minorHAnsi"/>
        <w:sz w:val="18"/>
        <w:szCs w:val="18"/>
      </w:rPr>
    </w:pPr>
    <w:r w:rsidRPr="00B01B0E">
      <w:rPr>
        <w:rFonts w:asciiTheme="minorHAnsi" w:hAnsiTheme="minorHAnsi"/>
        <w:sz w:val="18"/>
        <w:szCs w:val="18"/>
      </w:rPr>
      <w:fldChar w:fldCharType="begin"/>
    </w:r>
    <w:r w:rsidRPr="00B01B0E">
      <w:rPr>
        <w:rFonts w:asciiTheme="minorHAnsi" w:hAnsiTheme="minorHAnsi"/>
        <w:sz w:val="18"/>
        <w:szCs w:val="18"/>
      </w:rPr>
      <w:instrText xml:space="preserve">PAGE  </w:instrText>
    </w:r>
    <w:r w:rsidRPr="00B01B0E">
      <w:rPr>
        <w:rFonts w:asciiTheme="minorHAnsi" w:hAnsiTheme="minorHAnsi"/>
        <w:sz w:val="18"/>
        <w:szCs w:val="18"/>
      </w:rPr>
      <w:fldChar w:fldCharType="separate"/>
    </w:r>
    <w:r w:rsidRPr="00B01B0E">
      <w:rPr>
        <w:rFonts w:asciiTheme="minorHAnsi" w:hAnsiTheme="minorHAnsi"/>
        <w:noProof/>
        <w:sz w:val="18"/>
        <w:szCs w:val="18"/>
      </w:rPr>
      <w:t>2</w:t>
    </w:r>
    <w:r w:rsidRPr="00B01B0E">
      <w:rPr>
        <w:rFonts w:asciiTheme="minorHAnsi" w:hAnsiTheme="minorHAnsi"/>
        <w:sz w:val="18"/>
        <w:szCs w:val="18"/>
      </w:rPr>
      <w:fldChar w:fldCharType="end"/>
    </w:r>
  </w:p>
  <w:p w14:paraId="3882EAE5" w14:textId="77777777" w:rsidR="00D86D16" w:rsidRDefault="00D86D1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4D567" w14:textId="547C146B" w:rsidR="001912A7" w:rsidRDefault="00EC5900">
    <w:r>
      <w:rPr>
        <w:noProof/>
        <w14:cntxtAlts w14:val="0"/>
      </w:rPr>
      <w:drawing>
        <wp:anchor distT="0" distB="0" distL="114300" distR="114300" simplePos="0" relativeHeight="251658245" behindDoc="0" locked="0" layoutInCell="1" allowOverlap="1" wp14:anchorId="34D3C859" wp14:editId="37282344">
          <wp:simplePos x="0" y="0"/>
          <wp:positionH relativeFrom="column">
            <wp:posOffset>0</wp:posOffset>
          </wp:positionH>
          <wp:positionV relativeFrom="bottomMargin">
            <wp:posOffset>252095</wp:posOffset>
          </wp:positionV>
          <wp:extent cx="1222244" cy="1440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S_Logo_Primary.eps"/>
                  <pic:cNvPicPr/>
                </pic:nvPicPr>
                <pic:blipFill>
                  <a:blip r:embed="rId1">
                    <a:extLst>
                      <a:ext uri="{28A0092B-C50C-407E-A947-70E740481C1C}">
                        <a14:useLocalDpi xmlns:a14="http://schemas.microsoft.com/office/drawing/2010/main" val="0"/>
                      </a:ext>
                    </a:extLst>
                  </a:blip>
                  <a:stretch>
                    <a:fillRect/>
                  </a:stretch>
                </pic:blipFill>
                <pic:spPr>
                  <a:xfrm>
                    <a:off x="0" y="0"/>
                    <a:ext cx="1222244" cy="144000"/>
                  </a:xfrm>
                  <a:prstGeom prst="rect">
                    <a:avLst/>
                  </a:prstGeom>
                </pic:spPr>
              </pic:pic>
            </a:graphicData>
          </a:graphic>
          <wp14:sizeRelH relativeFrom="page">
            <wp14:pctWidth>0</wp14:pctWidth>
          </wp14:sizeRelH>
          <wp14:sizeRelV relativeFrom="page">
            <wp14:pctHeight>0</wp14:pctHeight>
          </wp14:sizeRelV>
        </wp:anchor>
      </w:drawing>
    </w:r>
    <w:r w:rsidR="00A30A73">
      <w:rPr>
        <w:noProof/>
      </w:rPr>
      <w:drawing>
        <wp:anchor distT="0" distB="0" distL="114300" distR="114300" simplePos="0" relativeHeight="251658242" behindDoc="0" locked="0" layoutInCell="1" allowOverlap="1" wp14:anchorId="62FA696A" wp14:editId="3BAAF1FB">
          <wp:simplePos x="0" y="0"/>
          <wp:positionH relativeFrom="margin">
            <wp:posOffset>4518660</wp:posOffset>
          </wp:positionH>
          <wp:positionV relativeFrom="margin">
            <wp:posOffset>10076263</wp:posOffset>
          </wp:positionV>
          <wp:extent cx="1816100" cy="211455"/>
          <wp:effectExtent l="0" t="0" r="0" b="444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S_Logo_Primary.eps"/>
                  <pic:cNvPicPr/>
                </pic:nvPicPr>
                <pic:blipFill>
                  <a:blip r:embed="rId2">
                    <a:extLst>
                      <a:ext uri="{28A0092B-C50C-407E-A947-70E740481C1C}">
                        <a14:useLocalDpi xmlns:a14="http://schemas.microsoft.com/office/drawing/2010/main" val="0"/>
                      </a:ext>
                    </a:extLst>
                  </a:blip>
                  <a:stretch>
                    <a:fillRect/>
                  </a:stretch>
                </pic:blipFill>
                <pic:spPr>
                  <a:xfrm>
                    <a:off x="0" y="0"/>
                    <a:ext cx="1816100" cy="211455"/>
                  </a:xfrm>
                  <a:prstGeom prst="rect">
                    <a:avLst/>
                  </a:prstGeom>
                </pic:spPr>
              </pic:pic>
            </a:graphicData>
          </a:graphic>
          <wp14:sizeRelV relativeFrom="margin">
            <wp14:pctHeight>0</wp14:pctHeight>
          </wp14:sizeRelV>
        </wp:anchor>
      </w:drawing>
    </w:r>
    <w:r w:rsidR="00242B17">
      <w:rPr>
        <w:noProof/>
      </w:rPr>
      <w:drawing>
        <wp:anchor distT="0" distB="0" distL="114300" distR="114300" simplePos="0" relativeHeight="251658241" behindDoc="0" locked="0" layoutInCell="1" allowOverlap="1" wp14:anchorId="2812084C" wp14:editId="56D5047B">
          <wp:simplePos x="0" y="0"/>
          <wp:positionH relativeFrom="column">
            <wp:posOffset>225590</wp:posOffset>
          </wp:positionH>
          <wp:positionV relativeFrom="paragraph">
            <wp:posOffset>5165449</wp:posOffset>
          </wp:positionV>
          <wp:extent cx="3869635" cy="769085"/>
          <wp:effectExtent l="0" t="0" r="4445" b="571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GS_Logo_Primary_MonoWhite.eps"/>
                  <pic:cNvPicPr/>
                </pic:nvPicPr>
                <pic:blipFill>
                  <a:blip r:embed="rId3">
                    <a:extLst>
                      <a:ext uri="{28A0092B-C50C-407E-A947-70E740481C1C}">
                        <a14:useLocalDpi xmlns:a14="http://schemas.microsoft.com/office/drawing/2010/main" val="0"/>
                      </a:ext>
                    </a:extLst>
                  </a:blip>
                  <a:stretch>
                    <a:fillRect/>
                  </a:stretch>
                </pic:blipFill>
                <pic:spPr>
                  <a:xfrm>
                    <a:off x="0" y="0"/>
                    <a:ext cx="3869635" cy="76908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BF50FF" w14:textId="77777777" w:rsidR="00692037" w:rsidRDefault="00692037" w:rsidP="008C7A19">
      <w:r>
        <w:separator/>
      </w:r>
    </w:p>
    <w:p w14:paraId="5D930965" w14:textId="77777777" w:rsidR="00692037" w:rsidRDefault="00692037"/>
  </w:footnote>
  <w:footnote w:type="continuationSeparator" w:id="0">
    <w:p w14:paraId="5DA1B856" w14:textId="77777777" w:rsidR="00692037" w:rsidRDefault="00692037" w:rsidP="008C7A19">
      <w:r>
        <w:continuationSeparator/>
      </w:r>
    </w:p>
    <w:p w14:paraId="2029AF9C" w14:textId="77777777" w:rsidR="00692037" w:rsidRDefault="00692037"/>
  </w:footnote>
  <w:footnote w:type="continuationNotice" w:id="1">
    <w:p w14:paraId="6A9488A8" w14:textId="77777777" w:rsidR="00692037" w:rsidRDefault="00692037">
      <w:pPr>
        <w:spacing w:line="240" w:lineRule="auto"/>
      </w:pPr>
    </w:p>
  </w:footnote>
  <w:footnote w:id="2">
    <w:p w14:paraId="21E8057D" w14:textId="376D04E0" w:rsidR="001747D1" w:rsidRPr="001747D1" w:rsidRDefault="001747D1" w:rsidP="00844414">
      <w:pPr>
        <w:pStyle w:val="FootnoteText"/>
      </w:pPr>
      <w:r>
        <w:rPr>
          <w:rStyle w:val="FootnoteReference"/>
        </w:rPr>
        <w:footnoteRef/>
      </w:r>
      <w:r>
        <w:t xml:space="preserve"> </w:t>
      </w:r>
      <w:r w:rsidR="009E0653" w:rsidRPr="008228F4">
        <w:t>For further guidance</w:t>
      </w:r>
      <w:r w:rsidRPr="008228F4">
        <w:t xml:space="preserve"> </w:t>
      </w:r>
      <w:r w:rsidR="008228F4" w:rsidRPr="008228F4">
        <w:t>refer to</w:t>
      </w:r>
      <w:r w:rsidRPr="008228F4">
        <w:t xml:space="preserve"> Fact sheet on </w:t>
      </w:r>
      <w:hyperlink r:id="rId1" w:history="1">
        <w:r w:rsidRPr="0048750E">
          <w:rPr>
            <w:rStyle w:val="Hyperlink"/>
            <w:sz w:val="20"/>
            <w:szCs w:val="20"/>
          </w:rPr>
          <w:t>Frequently Asked Questions on human rights and climate change</w:t>
        </w:r>
      </w:hyperlink>
      <w:r w:rsidR="008228F4" w:rsidRPr="008228F4">
        <w:t>, 2021</w:t>
      </w:r>
      <w:r w:rsidR="009D6540">
        <w:t xml:space="preserve">, </w:t>
      </w:r>
      <w:r w:rsidR="008228F4" w:rsidRPr="008228F4">
        <w:t>Office of the United Nations High Commissioner for Human Rights (OHCHR)</w:t>
      </w:r>
    </w:p>
  </w:footnote>
  <w:footnote w:id="3">
    <w:p w14:paraId="320E7901" w14:textId="25E296FF" w:rsidR="00BA0E76" w:rsidRPr="0048750E" w:rsidRDefault="00EE022C" w:rsidP="00844414">
      <w:pPr>
        <w:pStyle w:val="FootnoteText"/>
        <w:rPr>
          <w:lang w:val="en-IN"/>
        </w:rPr>
      </w:pPr>
      <w:r>
        <w:rPr>
          <w:rStyle w:val="FootnoteReference"/>
        </w:rPr>
        <w:footnoteRef/>
      </w:r>
      <w:r>
        <w:t xml:space="preserve"> </w:t>
      </w:r>
      <w:r w:rsidR="001F220A">
        <w:t xml:space="preserve">Charter of the United Nations, Article 1, para 3. </w:t>
      </w:r>
      <w:hyperlink r:id="rId2" w:history="1">
        <w:r w:rsidR="00124E14" w:rsidRPr="0048750E">
          <w:rPr>
            <w:rStyle w:val="Hyperlink"/>
            <w:sz w:val="20"/>
            <w:szCs w:val="20"/>
          </w:rPr>
          <w:t>https://www.un.org/en/about-us/un-charter/chapter-1</w:t>
        </w:r>
      </w:hyperlink>
      <w:r w:rsidR="00124E14" w:rsidRPr="0048750E">
        <w:rPr>
          <w:rStyle w:val="SmartLink"/>
          <w:sz w:val="20"/>
          <w:szCs w:val="20"/>
        </w:rPr>
        <w:t xml:space="preserve"> </w:t>
      </w:r>
      <w:r w:rsidR="001F220A" w:rsidRPr="0048750E">
        <w:rPr>
          <w:rStyle w:val="SmartLink"/>
          <w:sz w:val="20"/>
          <w:szCs w:val="20"/>
        </w:rPr>
        <w:t xml:space="preserve"> </w:t>
      </w:r>
    </w:p>
  </w:footnote>
  <w:footnote w:id="4">
    <w:p w14:paraId="2BFFFCE3" w14:textId="52951D9D" w:rsidR="00AB6F5E" w:rsidRPr="00946496" w:rsidRDefault="00AB6F5E" w:rsidP="00844414">
      <w:pPr>
        <w:pStyle w:val="FootnoteText"/>
      </w:pPr>
      <w:r>
        <w:rPr>
          <w:rStyle w:val="FootnoteReference"/>
        </w:rPr>
        <w:footnoteRef/>
      </w:r>
      <w:r>
        <w:t xml:space="preserve"> These include the following</w:t>
      </w:r>
      <w:ins w:id="320" w:author="Anshika Gupta" w:date="2023-06-26T08:45:00Z">
        <w:r w:rsidR="00757C90">
          <w:t>, but not limited to</w:t>
        </w:r>
      </w:ins>
      <w:r>
        <w:t xml:space="preserve">: </w:t>
      </w:r>
      <w:ins w:id="321" w:author="Anshika Gupta" w:date="2023-06-26T08:46:00Z">
        <w:r w:rsidR="00757C90">
          <w:fldChar w:fldCharType="begin"/>
        </w:r>
        <w:r w:rsidR="00757C90">
          <w:instrText>HYPERLINK "https://www.ohchr.org/en/instruments-mechanisms/instruments/international-convention-elimination-all-forms-racial"</w:instrText>
        </w:r>
        <w:r w:rsidR="00757C90">
          <w:fldChar w:fldCharType="separate"/>
        </w:r>
        <w:r w:rsidRPr="00757C90">
          <w:rPr>
            <w:rStyle w:val="Hyperlink"/>
            <w:rFonts w:ascii="Verdana" w:hAnsi="Verdana"/>
            <w:sz w:val="20"/>
          </w:rPr>
          <w:t>International Convention on the Elimination of All Forms of Racial Discrimination</w:t>
        </w:r>
        <w:r w:rsidR="00757C90">
          <w:fldChar w:fldCharType="end"/>
        </w:r>
      </w:ins>
      <w:r>
        <w:t xml:space="preserve"> (1969), </w:t>
      </w:r>
      <w:ins w:id="322" w:author="Anshika Gupta" w:date="2023-06-26T08:46:00Z">
        <w:r w:rsidR="00757C90">
          <w:fldChar w:fldCharType="begin"/>
        </w:r>
        <w:r w:rsidR="00757C90">
          <w:instrText>HYPERLINK "https://www.ohchr.org/en/instruments-mechanisms/instruments/international-covenant-civil-and-political-rights"</w:instrText>
        </w:r>
        <w:r w:rsidR="00757C90">
          <w:fldChar w:fldCharType="separate"/>
        </w:r>
        <w:r w:rsidRPr="00757C90">
          <w:rPr>
            <w:rStyle w:val="Hyperlink"/>
            <w:rFonts w:ascii="Verdana" w:hAnsi="Verdana"/>
            <w:sz w:val="20"/>
          </w:rPr>
          <w:t>International Covenant on Civil and Political Rights</w:t>
        </w:r>
        <w:r w:rsidR="00757C90">
          <w:fldChar w:fldCharType="end"/>
        </w:r>
      </w:ins>
      <w:r>
        <w:t xml:space="preserve"> (1976),</w:t>
      </w:r>
      <w:r w:rsidR="00946496">
        <w:t xml:space="preserve"> </w:t>
      </w:r>
      <w:ins w:id="323" w:author="Anshika Gupta" w:date="2023-06-26T08:47:00Z">
        <w:r w:rsidR="00757C90">
          <w:fldChar w:fldCharType="begin"/>
        </w:r>
        <w:r w:rsidR="00757C90">
          <w:instrText>HYPERLINK "https://www.ohchr.org/en/instruments-mechanisms/instruments/international-covenant-economic-social-and-cultural-rights"</w:instrText>
        </w:r>
        <w:r w:rsidR="00757C90">
          <w:fldChar w:fldCharType="separate"/>
        </w:r>
        <w:r w:rsidRPr="00757C90">
          <w:rPr>
            <w:rStyle w:val="Hyperlink"/>
            <w:rFonts w:ascii="Verdana" w:hAnsi="Verdana"/>
            <w:sz w:val="20"/>
          </w:rPr>
          <w:t>International Covenant on Economic, Social and Cultural Rights</w:t>
        </w:r>
        <w:r w:rsidR="00757C90">
          <w:fldChar w:fldCharType="end"/>
        </w:r>
      </w:ins>
      <w:r>
        <w:t xml:space="preserve"> (1976), </w:t>
      </w:r>
      <w:ins w:id="324" w:author="Anshika Gupta" w:date="2023-06-26T08:47:00Z">
        <w:r w:rsidR="00757C90">
          <w:fldChar w:fldCharType="begin"/>
        </w:r>
        <w:r w:rsidR="00757C90">
          <w:instrText>HYPERLINK "https://www.ohchr.org/en/instruments-mechanisms/instruments/convention-elimination-all-forms-discrimination-against-women"</w:instrText>
        </w:r>
        <w:r w:rsidR="00757C90">
          <w:fldChar w:fldCharType="separate"/>
        </w:r>
        <w:r w:rsidRPr="00757C90">
          <w:rPr>
            <w:rStyle w:val="Hyperlink"/>
            <w:rFonts w:ascii="Verdana" w:hAnsi="Verdana"/>
            <w:sz w:val="20"/>
          </w:rPr>
          <w:t>Convention on</w:t>
        </w:r>
        <w:r w:rsidR="00946496" w:rsidRPr="00757C90">
          <w:rPr>
            <w:rStyle w:val="Hyperlink"/>
            <w:rFonts w:ascii="Verdana" w:hAnsi="Verdana"/>
            <w:sz w:val="20"/>
          </w:rPr>
          <w:t xml:space="preserve"> </w:t>
        </w:r>
        <w:r w:rsidRPr="00757C90">
          <w:rPr>
            <w:rStyle w:val="Hyperlink"/>
            <w:rFonts w:ascii="Verdana" w:hAnsi="Verdana"/>
            <w:sz w:val="20"/>
          </w:rPr>
          <w:t>the Elimination of All Forms of Discrimination against Women</w:t>
        </w:r>
        <w:r w:rsidR="00757C90">
          <w:fldChar w:fldCharType="end"/>
        </w:r>
      </w:ins>
      <w:r>
        <w:t xml:space="preserve"> (1981), </w:t>
      </w:r>
      <w:ins w:id="325" w:author="Anshika Gupta" w:date="2023-06-26T08:48:00Z">
        <w:r w:rsidR="00757C90">
          <w:fldChar w:fldCharType="begin"/>
        </w:r>
        <w:r w:rsidR="00757C90">
          <w:instrText>HYPERLINK "https://www.ohchr.org/en/instruments-mechanisms/instruments/convention-against-torture-and-other-cruel-inhuman-or-degrading"</w:instrText>
        </w:r>
        <w:r w:rsidR="00757C90">
          <w:fldChar w:fldCharType="separate"/>
        </w:r>
        <w:r w:rsidRPr="00757C90">
          <w:rPr>
            <w:rStyle w:val="Hyperlink"/>
            <w:rFonts w:ascii="Verdana" w:hAnsi="Verdana"/>
            <w:sz w:val="20"/>
          </w:rPr>
          <w:t>Convention against</w:t>
        </w:r>
        <w:r w:rsidR="00946496" w:rsidRPr="00757C90">
          <w:rPr>
            <w:rStyle w:val="Hyperlink"/>
            <w:rFonts w:ascii="Verdana" w:hAnsi="Verdana"/>
            <w:sz w:val="20"/>
          </w:rPr>
          <w:t xml:space="preserve"> </w:t>
        </w:r>
        <w:r w:rsidRPr="00757C90">
          <w:rPr>
            <w:rStyle w:val="Hyperlink"/>
            <w:rFonts w:ascii="Verdana" w:hAnsi="Verdana"/>
            <w:sz w:val="20"/>
          </w:rPr>
          <w:t>Torture and Other Cruel, Inhuman or Degrading Treatment or Punishment</w:t>
        </w:r>
        <w:r w:rsidR="00757C90">
          <w:fldChar w:fldCharType="end"/>
        </w:r>
      </w:ins>
      <w:r>
        <w:t xml:space="preserve"> (1987),</w:t>
      </w:r>
      <w:r w:rsidR="00946496">
        <w:t xml:space="preserve"> </w:t>
      </w:r>
      <w:ins w:id="326" w:author="Anshika Gupta" w:date="2023-06-26T08:48:00Z">
        <w:r w:rsidR="00757C90">
          <w:fldChar w:fldCharType="begin"/>
        </w:r>
        <w:r w:rsidR="00757C90">
          <w:instrText>HYPERLINK "https://www.ohchr.org/en/instruments-mechanisms/instruments/convention-rights-child"</w:instrText>
        </w:r>
        <w:r w:rsidR="00757C90">
          <w:fldChar w:fldCharType="separate"/>
        </w:r>
        <w:r w:rsidRPr="00757C90">
          <w:rPr>
            <w:rStyle w:val="Hyperlink"/>
            <w:rFonts w:ascii="Verdana" w:hAnsi="Verdana"/>
            <w:sz w:val="20"/>
          </w:rPr>
          <w:t>Convention on the Rights of the Child</w:t>
        </w:r>
        <w:r w:rsidR="00757C90">
          <w:fldChar w:fldCharType="end"/>
        </w:r>
      </w:ins>
      <w:r>
        <w:t xml:space="preserve"> (1990), </w:t>
      </w:r>
      <w:ins w:id="327" w:author="Anshika Gupta" w:date="2023-06-26T08:49:00Z">
        <w:r w:rsidR="00757C90">
          <w:fldChar w:fldCharType="begin"/>
        </w:r>
        <w:r w:rsidR="00757C90">
          <w:instrText>HYPERLINK "https://www.ohchr.org/en/instruments-mechanisms/instruments/international-convention-protection-rights-all-migrant-workers"</w:instrText>
        </w:r>
        <w:r w:rsidR="00757C90">
          <w:fldChar w:fldCharType="separate"/>
        </w:r>
        <w:r w:rsidRPr="00757C90">
          <w:rPr>
            <w:rStyle w:val="Hyperlink"/>
            <w:rFonts w:ascii="Verdana" w:hAnsi="Verdana"/>
            <w:sz w:val="20"/>
          </w:rPr>
          <w:t>International Convention on the Protection</w:t>
        </w:r>
        <w:r w:rsidR="00946496" w:rsidRPr="00757C90">
          <w:rPr>
            <w:rStyle w:val="Hyperlink"/>
            <w:rFonts w:ascii="Verdana" w:hAnsi="Verdana"/>
            <w:sz w:val="20"/>
          </w:rPr>
          <w:t xml:space="preserve"> </w:t>
        </w:r>
        <w:r w:rsidRPr="00757C90">
          <w:rPr>
            <w:rStyle w:val="Hyperlink"/>
            <w:rFonts w:ascii="Verdana" w:hAnsi="Verdana"/>
            <w:sz w:val="20"/>
          </w:rPr>
          <w:t>of the Rights of All Migrant Workers and Members of Their Families</w:t>
        </w:r>
        <w:r w:rsidR="00757C90">
          <w:fldChar w:fldCharType="end"/>
        </w:r>
      </w:ins>
      <w:r>
        <w:t xml:space="preserve"> (2003), </w:t>
      </w:r>
      <w:ins w:id="328" w:author="Anshika Gupta" w:date="2023-06-26T08:49:00Z">
        <w:r w:rsidR="00757C90">
          <w:fldChar w:fldCharType="begin"/>
        </w:r>
        <w:r w:rsidR="00757C90">
          <w:instrText>HYPERLINK "https://www.ohchr.org/en/instruments-mechanisms/instruments/international-convention-protection-all-persons-enforced"</w:instrText>
        </w:r>
        <w:r w:rsidR="00757C90">
          <w:fldChar w:fldCharType="separate"/>
        </w:r>
        <w:r w:rsidRPr="00757C90">
          <w:rPr>
            <w:rStyle w:val="Hyperlink"/>
            <w:rFonts w:ascii="Verdana" w:hAnsi="Verdana"/>
            <w:sz w:val="20"/>
          </w:rPr>
          <w:t>International</w:t>
        </w:r>
        <w:r w:rsidR="00946496" w:rsidRPr="00757C90">
          <w:rPr>
            <w:rStyle w:val="Hyperlink"/>
            <w:rFonts w:ascii="Verdana" w:hAnsi="Verdana"/>
            <w:sz w:val="20"/>
          </w:rPr>
          <w:t xml:space="preserve"> </w:t>
        </w:r>
        <w:r w:rsidRPr="00757C90">
          <w:rPr>
            <w:rStyle w:val="Hyperlink"/>
            <w:rFonts w:ascii="Verdana" w:hAnsi="Verdana"/>
            <w:sz w:val="20"/>
          </w:rPr>
          <w:t>Convention for the Protection of All Persons from Enforced Disappearance</w:t>
        </w:r>
        <w:r w:rsidR="00757C90">
          <w:fldChar w:fldCharType="end"/>
        </w:r>
      </w:ins>
      <w:r>
        <w:t xml:space="preserve"> (2010),</w:t>
      </w:r>
      <w:r w:rsidR="00946496">
        <w:t xml:space="preserve"> </w:t>
      </w:r>
      <w:ins w:id="329" w:author="Anshika Gupta" w:date="2023-06-26T08:49:00Z">
        <w:r w:rsidR="00757C90">
          <w:fldChar w:fldCharType="begin"/>
        </w:r>
        <w:r w:rsidR="00757C90">
          <w:instrText>HYPERLINK "https://www.ohchr.org/en/instruments-mechanisms/instruments/convention-rights-persons-disabilities" \l ":~:text=The%20purpose%20of%20the%20present,respect%20for%20their%20inherent%20dignity."</w:instrText>
        </w:r>
        <w:r w:rsidR="00757C90">
          <w:fldChar w:fldCharType="separate"/>
        </w:r>
        <w:r w:rsidRPr="00757C90">
          <w:rPr>
            <w:rStyle w:val="Hyperlink"/>
            <w:rFonts w:ascii="Verdana" w:hAnsi="Verdana"/>
            <w:sz w:val="20"/>
          </w:rPr>
          <w:t>Convention on the Rights of Persons with Disabilities</w:t>
        </w:r>
        <w:r w:rsidR="00757C90">
          <w:fldChar w:fldCharType="end"/>
        </w:r>
      </w:ins>
      <w:r>
        <w:t xml:space="preserve"> (2008).</w:t>
      </w:r>
    </w:p>
  </w:footnote>
  <w:footnote w:id="5">
    <w:p w14:paraId="6C54C24F" w14:textId="5689041B" w:rsidR="003C55CA" w:rsidRPr="003C55CA" w:rsidRDefault="003C55CA" w:rsidP="00844414">
      <w:pPr>
        <w:pStyle w:val="FootnoteText"/>
        <w:rPr>
          <w:lang w:val="en-GB"/>
        </w:rPr>
      </w:pPr>
      <w:r>
        <w:rPr>
          <w:rStyle w:val="FootnoteReference"/>
        </w:rPr>
        <w:footnoteRef/>
      </w:r>
      <w:r>
        <w:t xml:space="preserve"> </w:t>
      </w:r>
      <w:r w:rsidRPr="003C55CA">
        <w:t>Community health</w:t>
      </w:r>
      <w:r>
        <w:t xml:space="preserve"> and </w:t>
      </w:r>
      <w:r w:rsidRPr="003C55CA">
        <w:t xml:space="preserve">safety refers to protecting local communities from hazards caused and/or exacerbated by </w:t>
      </w:r>
      <w:ins w:id="348" w:author="Anshika Gupta" w:date="2023-06-22T15:06:00Z">
        <w:r w:rsidR="00092CEB">
          <w:t>activities</w:t>
        </w:r>
      </w:ins>
      <w:ins w:id="349" w:author="VT" w:date="2023-06-27T03:45:00Z">
        <w:r w:rsidR="00FD1EA3">
          <w:t xml:space="preserve"> </w:t>
        </w:r>
      </w:ins>
      <w:r w:rsidRPr="003C55CA">
        <w:t xml:space="preserve">(including flooding, landslides, contamination or other natural or human-made hazards), disease, and the accidental collapse or failure of project structural elements such as dams. Project-related activities may directly, </w:t>
      </w:r>
      <w:r w:rsidR="00F8531F" w:rsidRPr="003C55CA">
        <w:t>indirectly,</w:t>
      </w:r>
      <w:r w:rsidRPr="003C55CA">
        <w:t xml:space="preserve"> or cumulatively change community exposure to hazards. A significant concern with major development projects is the spread of communicable diseases from the workforce to the surrounding communities.</w:t>
      </w:r>
    </w:p>
  </w:footnote>
  <w:footnote w:id="6">
    <w:p w14:paraId="104EDB93" w14:textId="40FB1FE0" w:rsidR="00F77011" w:rsidRDefault="00F77011" w:rsidP="00844414">
      <w:pPr>
        <w:pStyle w:val="FootnoteText"/>
      </w:pPr>
      <w:r>
        <w:rPr>
          <w:rStyle w:val="FootnoteReference"/>
        </w:rPr>
        <w:footnoteRef/>
      </w:r>
      <w:r>
        <w:t xml:space="preserve"> Such as (but not limited to) transmission of </w:t>
      </w:r>
      <w:r w:rsidRPr="00992C6F">
        <w:t>water-related and vector-borne diseases, and communicable and noncommunicable diseases, injuries, nutritional disorders, mental health, and well-being</w:t>
      </w:r>
      <w:r>
        <w:t xml:space="preserve"> that could result from the Project, taking into consideration the differentiated exposure to and higher sensitivity of marginalised groups, including communities living in voluntary </w:t>
      </w:r>
      <w:r w:rsidR="00733037">
        <w:t>isolation.</w:t>
      </w:r>
    </w:p>
  </w:footnote>
  <w:footnote w:id="7">
    <w:p w14:paraId="20C16C10" w14:textId="5530B70D" w:rsidR="001353DF" w:rsidRPr="001353DF" w:rsidRDefault="001353DF" w:rsidP="00844414">
      <w:pPr>
        <w:pStyle w:val="FootnoteText"/>
        <w:rPr>
          <w:lang w:val="en-GB"/>
        </w:rPr>
      </w:pPr>
      <w:r>
        <w:rPr>
          <w:rStyle w:val="FootnoteReference"/>
        </w:rPr>
        <w:footnoteRef/>
      </w:r>
      <w:r>
        <w:t xml:space="preserve"> For example </w:t>
      </w:r>
      <w:r w:rsidR="00F07BF4">
        <w:t xml:space="preserve">- </w:t>
      </w:r>
      <w:r>
        <w:t>IFC</w:t>
      </w:r>
      <w:r w:rsidRPr="001353DF">
        <w:t xml:space="preserve"> Environmental, Health and Safety Guidelines (EHS Guidelines), available at http://www.ifc.org/ehsguidelines.</w:t>
      </w:r>
    </w:p>
  </w:footnote>
  <w:footnote w:id="8">
    <w:p w14:paraId="36968187" w14:textId="4A4984EB" w:rsidR="00FA164C" w:rsidRDefault="00085AC5" w:rsidP="00844414">
      <w:pPr>
        <w:pStyle w:val="FootnoteText"/>
      </w:pPr>
      <w:r>
        <w:rPr>
          <w:rStyle w:val="FootnoteReference"/>
        </w:rPr>
        <w:footnoteRef/>
      </w:r>
      <w:r>
        <w:t xml:space="preserve"> </w:t>
      </w:r>
      <w:r w:rsidR="005D13CA">
        <w:t>The term “</w:t>
      </w:r>
      <w:r w:rsidR="00CD13CB" w:rsidRPr="00CD13CB">
        <w:t>Cultural Heritage</w:t>
      </w:r>
      <w:r w:rsidR="005D13CA">
        <w:t>”</w:t>
      </w:r>
      <w:r w:rsidR="00CD13CB" w:rsidRPr="00CD13CB">
        <w:t xml:space="preserve"> </w:t>
      </w:r>
      <w:r w:rsidR="002A14EB">
        <w:t xml:space="preserve">includes </w:t>
      </w:r>
      <w:r w:rsidR="008E5C16" w:rsidRPr="008E5C16">
        <w:t>tangible and intangible heritage which may be recogni</w:t>
      </w:r>
      <w:r w:rsidR="00E233CF">
        <w:t>s</w:t>
      </w:r>
      <w:r w:rsidR="008E5C16" w:rsidRPr="008E5C16">
        <w:t>ed and valued at the local, regional, national, or global level</w:t>
      </w:r>
      <w:r w:rsidR="008E5C16">
        <w:t>, as fo</w:t>
      </w:r>
      <w:r w:rsidR="00797D3F">
        <w:t>llows</w:t>
      </w:r>
      <w:r w:rsidR="00733037">
        <w:t>:</w:t>
      </w:r>
      <w:r w:rsidR="00797D3F">
        <w:t xml:space="preserve"> </w:t>
      </w:r>
    </w:p>
    <w:p w14:paraId="7399F0FC" w14:textId="3B513CCE" w:rsidR="00BF54DC" w:rsidRDefault="00797D3F" w:rsidP="00844414">
      <w:pPr>
        <w:pStyle w:val="FootnoteText"/>
      </w:pPr>
      <w:r>
        <w:t>T</w:t>
      </w:r>
      <w:r w:rsidR="00CD13CB" w:rsidRPr="00CD13CB">
        <w:t xml:space="preserve">angible </w:t>
      </w:r>
      <w:r>
        <w:t>C</w:t>
      </w:r>
      <w:r w:rsidR="00CD13CB" w:rsidRPr="00CD13CB">
        <w:t xml:space="preserve">ultural </w:t>
      </w:r>
      <w:r>
        <w:t>H</w:t>
      </w:r>
      <w:r w:rsidR="00CD13CB" w:rsidRPr="00CD13CB">
        <w:t>eritage</w:t>
      </w:r>
      <w:r w:rsidR="005D037F">
        <w:t xml:space="preserve"> includes</w:t>
      </w:r>
      <w:r w:rsidR="00CD13CB" w:rsidRPr="00CD13CB">
        <w:t xml:space="preserve"> </w:t>
      </w:r>
      <w:r w:rsidR="003929E1" w:rsidRPr="003929E1">
        <w:t>moveable or immovable objects, sites, structures, groups of structures, human settlements and natural features and landscapes that have archaeological, paleontological, historical, architectural, religious, aesthetic, or other cultural significance</w:t>
      </w:r>
      <w:r w:rsidR="00F11BA0">
        <w:t xml:space="preserve"> such as </w:t>
      </w:r>
      <w:r w:rsidR="00F11BA0" w:rsidRPr="00CD13CB">
        <w:t>such as sacred groves, rocks, lakes, and waterfalls</w:t>
      </w:r>
      <w:r w:rsidR="003929E1" w:rsidRPr="003929E1">
        <w:t>. Tangible Cultural Heritage may be located in any setting and in any environment (</w:t>
      </w:r>
      <w:ins w:id="359" w:author="Anshika Gupta" w:date="2022-09-05T09:39:00Z">
        <w:r w:rsidR="0032397A" w:rsidRPr="003929E1">
          <w:t>e.g.,</w:t>
        </w:r>
      </w:ins>
      <w:r w:rsidR="003929E1" w:rsidRPr="003929E1">
        <w:t xml:space="preserve"> above or below ground or under water).</w:t>
      </w:r>
    </w:p>
    <w:p w14:paraId="179540DB" w14:textId="017D0750" w:rsidR="00085AC5" w:rsidRPr="00085AC5" w:rsidRDefault="0039796D" w:rsidP="00844414">
      <w:pPr>
        <w:pStyle w:val="FootnoteText"/>
        <w:rPr>
          <w:lang w:val="en-GB"/>
        </w:rPr>
      </w:pPr>
      <w:r w:rsidRPr="0039796D">
        <w:t>Intangible Cultural Heritage, also referred to as living heritage, includes practices, representations, expressions, knowledge, skills—as well as the instruments, objects, artefacts and cultural spaces associated therewith—that communities/groups recogni</w:t>
      </w:r>
      <w:r w:rsidR="00E233CF">
        <w:t>s</w:t>
      </w:r>
      <w:r w:rsidRPr="0039796D">
        <w:t xml:space="preserve">e as part of their Cultural Heritage, as transmitted from generation to generation and constantly recreated by them in response to their environment, their interaction with nature and their history and provides them with a sense of identity and continuity, thus promoting respect for cultural diversity and human creativity. This may include, but is not limited </w:t>
      </w:r>
      <w:r w:rsidR="0032397A" w:rsidRPr="0039796D">
        <w:t>to,</w:t>
      </w:r>
      <w:r w:rsidRPr="0039796D">
        <w:t xml:space="preserve"> a</w:t>
      </w:r>
      <w:r w:rsidR="00FA164C">
        <w:t>.</w:t>
      </w:r>
      <w:r w:rsidRPr="0039796D">
        <w:t xml:space="preserve"> oral traditions and expressions, including language as a vehicle of the intangible Cultural Heritage; b</w:t>
      </w:r>
      <w:r w:rsidR="00FA164C">
        <w:t>.</w:t>
      </w:r>
      <w:r w:rsidRPr="0039796D">
        <w:t xml:space="preserve"> performing arts; c</w:t>
      </w:r>
      <w:r w:rsidR="00FA164C">
        <w:t>.</w:t>
      </w:r>
      <w:r w:rsidRPr="0039796D">
        <w:t xml:space="preserve"> social practices, </w:t>
      </w:r>
      <w:r w:rsidR="00F8531F" w:rsidRPr="0039796D">
        <w:t>rituals,</w:t>
      </w:r>
      <w:r w:rsidRPr="0039796D">
        <w:t xml:space="preserve"> and festive events; d</w:t>
      </w:r>
      <w:r w:rsidR="00FA164C">
        <w:t>.</w:t>
      </w:r>
      <w:r w:rsidRPr="0039796D">
        <w:t xml:space="preserve"> knowledge and practices concerning nature and the universe; or e</w:t>
      </w:r>
      <w:r w:rsidR="00462B8E">
        <w:t>.</w:t>
      </w:r>
      <w:r w:rsidRPr="0039796D">
        <w:t xml:space="preserve"> traditional craftsmanship.</w:t>
      </w:r>
    </w:p>
  </w:footnote>
  <w:footnote w:id="9">
    <w:p w14:paraId="69EFA003" w14:textId="2594E754" w:rsidR="00654352" w:rsidRPr="00654352" w:rsidRDefault="00654352" w:rsidP="00844414">
      <w:pPr>
        <w:pStyle w:val="FootnoteText"/>
      </w:pPr>
      <w:r>
        <w:rPr>
          <w:rStyle w:val="FootnoteReference"/>
        </w:rPr>
        <w:footnoteRef/>
      </w:r>
      <w:r>
        <w:t xml:space="preserve"> Cultural Heritage is preserved, </w:t>
      </w:r>
      <w:r w:rsidR="00F8531F">
        <w:t>protected,</w:t>
      </w:r>
      <w:r>
        <w:t xml:space="preserve"> and promoted in mitigation activities in a manner consistent with UNESCO Cultural Heritage conventions or any other national or international legal instruments that might have a bearing on the use of Cultural Heritage</w:t>
      </w:r>
    </w:p>
  </w:footnote>
  <w:footnote w:id="10">
    <w:p w14:paraId="7CC29DB0" w14:textId="239D6CBF" w:rsidR="00C42DB4" w:rsidRDefault="00C42DB4" w:rsidP="00844414">
      <w:pPr>
        <w:pStyle w:val="FootnoteText"/>
      </w:pPr>
      <w:r>
        <w:rPr>
          <w:rStyle w:val="FootnoteReference"/>
        </w:rPr>
        <w:footnoteRef/>
      </w:r>
      <w:r>
        <w:t xml:space="preserve"> </w:t>
      </w:r>
      <w:r w:rsidRPr="0097351A">
        <w:t xml:space="preserve">UNDP's Social and Environmental Standards; </w:t>
      </w:r>
      <w:hyperlink r:id="rId3" w:history="1">
        <w:r w:rsidRPr="0037417C">
          <w:rPr>
            <w:rStyle w:val="Hyperlink"/>
            <w:sz w:val="20"/>
            <w:szCs w:val="20"/>
          </w:rPr>
          <w:t>https://www.undp.org/content/undp/en/home/librarypage/operations1/undp-social-and-environmental-standards.html</w:t>
        </w:r>
      </w:hyperlink>
    </w:p>
  </w:footnote>
  <w:footnote w:id="11">
    <w:p w14:paraId="79874B74" w14:textId="48123CAE" w:rsidR="00FE08F3" w:rsidRDefault="00C42DB4" w:rsidP="00844414">
      <w:pPr>
        <w:pStyle w:val="FootnoteText"/>
      </w:pPr>
      <w:r>
        <w:rPr>
          <w:rStyle w:val="FootnoteReference"/>
        </w:rPr>
        <w:footnoteRef/>
      </w:r>
      <w:r>
        <w:t xml:space="preserve"> There is no one universally accepted definition of indigenous peoples. For purposes of this Standard “Indigenous peoples” refers to distinct collectives, regardless of the local, </w:t>
      </w:r>
      <w:r w:rsidR="00F8531F">
        <w:t>national,</w:t>
      </w:r>
      <w:r>
        <w:t xml:space="preserve"> and regional terms applied to them (For example, “tribal people”, “first peoples”, “scheduled tribes”, “pastoralist”, “hill people.”), who satisfy any of the more commonly accepted definitions of indigenous peoples. </w:t>
      </w:r>
    </w:p>
    <w:p w14:paraId="512873C7" w14:textId="756D58A5" w:rsidR="00C42DB4" w:rsidRDefault="00C42DB4" w:rsidP="00844414">
      <w:pPr>
        <w:pStyle w:val="FootnoteText"/>
      </w:pPr>
      <w:r>
        <w:t>Including but not limited to those provided for in the Convention concerning Indigenous and Tribal Peoples in Independent Countries (ILO Convention No. 169), the Study on the Problem of Discrimination against Indigenous Populations (the “Martinez Cobo Study”), and the Working Paper on the Concept of “Indigenous People” prepared by the Working Group on Indigenous Populations.</w:t>
      </w:r>
      <w:r w:rsidR="006C6EBF" w:rsidRPr="006C6EBF">
        <w:t xml:space="preserve"> </w:t>
      </w:r>
      <w:r w:rsidR="006C6EBF">
        <w:t xml:space="preserve">The core principles of the Policy are: self determination; respect for indigenous knowledge, cultures and traditional practices that contribute to sustainable and equitable development; and </w:t>
      </w:r>
      <w:r w:rsidR="00133932">
        <w:t>f</w:t>
      </w:r>
      <w:r w:rsidR="006C6EBF">
        <w:t>ree, prior and informed consent (FPIC).</w:t>
      </w:r>
    </w:p>
  </w:footnote>
  <w:footnote w:id="12">
    <w:p w14:paraId="53BF6788" w14:textId="7EEEAD1F" w:rsidR="00E85E63" w:rsidRDefault="00A07760" w:rsidP="00844414">
      <w:pPr>
        <w:pStyle w:val="FootnoteText"/>
      </w:pPr>
      <w:r>
        <w:rPr>
          <w:rStyle w:val="FootnoteReference"/>
        </w:rPr>
        <w:footnoteRef/>
      </w:r>
      <w:r>
        <w:t xml:space="preserve"> </w:t>
      </w:r>
      <w:r w:rsidR="00277770">
        <w:t>Activity</w:t>
      </w:r>
      <w:r>
        <w:t xml:space="preserve"> </w:t>
      </w:r>
      <w:r w:rsidRPr="00A07760">
        <w:t>may affect the human rights, lands, natural resources, territories, Cultural Heritage and/or traditional livelihoods of indigenous peoples regardless of whether</w:t>
      </w:r>
      <w:r w:rsidR="00190AD0">
        <w:t>:</w:t>
      </w:r>
      <w:r w:rsidRPr="00A07760">
        <w:t xml:space="preserve"> </w:t>
      </w:r>
    </w:p>
    <w:p w14:paraId="02E2F7A5" w14:textId="066FC7E8" w:rsidR="00E85E63" w:rsidRDefault="00A07760" w:rsidP="00844414">
      <w:pPr>
        <w:pStyle w:val="FootnoteText"/>
        <w:numPr>
          <w:ilvl w:val="0"/>
          <w:numId w:val="43"/>
        </w:numPr>
      </w:pPr>
      <w:r w:rsidRPr="00A07760">
        <w:t>the project is located within or outside of the lands and territories inhabited by the indigenous peoples in question,</w:t>
      </w:r>
    </w:p>
    <w:p w14:paraId="7E77389E" w14:textId="77777777" w:rsidR="00E85E63" w:rsidRDefault="00A07760" w:rsidP="00844414">
      <w:pPr>
        <w:pStyle w:val="FootnoteText"/>
        <w:numPr>
          <w:ilvl w:val="0"/>
          <w:numId w:val="43"/>
        </w:numPr>
      </w:pPr>
      <w:r w:rsidRPr="00A07760">
        <w:t xml:space="preserve">a title is possessed by the affected indigenous peoples over the lands and territories in question, or </w:t>
      </w:r>
    </w:p>
    <w:p w14:paraId="1669D48D" w14:textId="348E36AB" w:rsidR="00A07760" w:rsidRPr="00A07760" w:rsidRDefault="00A07760" w:rsidP="00844414">
      <w:pPr>
        <w:pStyle w:val="FootnoteText"/>
        <w:numPr>
          <w:ilvl w:val="0"/>
          <w:numId w:val="43"/>
        </w:numPr>
        <w:rPr>
          <w:lang w:val="en-GB"/>
        </w:rPr>
      </w:pPr>
      <w:r w:rsidRPr="00A07760">
        <w:t>the indigenous peoples are recogni</w:t>
      </w:r>
      <w:r w:rsidR="00DA67D4">
        <w:t>s</w:t>
      </w:r>
      <w:r w:rsidRPr="00A07760">
        <w:t>ed as indigenous peoples by the country in question.</w:t>
      </w:r>
    </w:p>
  </w:footnote>
  <w:footnote w:id="13">
    <w:p w14:paraId="70B09A72" w14:textId="2B597AAC" w:rsidR="0051119D" w:rsidRPr="0051119D" w:rsidRDefault="0051119D" w:rsidP="00844414">
      <w:pPr>
        <w:pStyle w:val="FootnoteText"/>
      </w:pPr>
      <w:r>
        <w:rPr>
          <w:rStyle w:val="FootnoteReference"/>
        </w:rPr>
        <w:footnoteRef/>
      </w:r>
      <w:r>
        <w:t xml:space="preserve"> All three elements within FPIC are interconnected and are part of the whole. Consent </w:t>
      </w:r>
      <w:r w:rsidR="00157D25">
        <w:t>shall</w:t>
      </w:r>
      <w:r>
        <w:t xml:space="preserve"> be sought before any project, plan or action takes place (prior); it sh</w:t>
      </w:r>
      <w:r w:rsidR="00157D25">
        <w:t>all</w:t>
      </w:r>
      <w:r>
        <w:t xml:space="preserve"> be independently decided upon (free); and based on accurate, timely and sufficient information provided in a culturally appropriate way (informed) for it to be considered a valid result or outcome of a collective </w:t>
      </w:r>
      <w:r w:rsidR="00190AD0">
        <w:t>decision-making</w:t>
      </w:r>
      <w:r>
        <w:t xml:space="preserve"> process.</w:t>
      </w:r>
    </w:p>
  </w:footnote>
  <w:footnote w:id="14">
    <w:p w14:paraId="0EFA4E88" w14:textId="08D9BFD3" w:rsidR="00D9001A" w:rsidRPr="00285587" w:rsidRDefault="00D9001A" w:rsidP="00844414">
      <w:pPr>
        <w:pStyle w:val="FootnoteText"/>
        <w:rPr>
          <w:lang w:val="en-GB"/>
        </w:rPr>
      </w:pPr>
      <w:r w:rsidRPr="00285587">
        <w:rPr>
          <w:rStyle w:val="FootnoteReference"/>
        </w:rPr>
        <w:footnoteRef/>
      </w:r>
      <w:r w:rsidRPr="00285587">
        <w:t xml:space="preserve"> The IPP shall identify potential risks and impacts, risk avoidance and mitigation measures, and specify measures for provision of culturally appropriate benefits, continued consultation and participation processes, grievance procedures, monitoring and evaluation procedures, and a budget and financial plan for implementing agreed measures. In no case shall </w:t>
      </w:r>
      <w:r w:rsidR="00507501">
        <w:t>activities</w:t>
      </w:r>
      <w:r w:rsidR="00507501" w:rsidRPr="00285587">
        <w:t xml:space="preserve"> that</w:t>
      </w:r>
      <w:r w:rsidRPr="00285587">
        <w:t xml:space="preserve"> may adversely affect indigenous peoples, including the existence, value, use or enjoyment of their lands, resources or territories take place before the action plan is carried out.</w:t>
      </w:r>
    </w:p>
  </w:footnote>
  <w:footnote w:id="15">
    <w:p w14:paraId="7D8A0579" w14:textId="44907D82" w:rsidR="00C03AC2" w:rsidRPr="00285587" w:rsidRDefault="00C03AC2" w:rsidP="00844414">
      <w:pPr>
        <w:pStyle w:val="FootnoteText"/>
        <w:rPr>
          <w:lang w:val="en-GB"/>
        </w:rPr>
      </w:pPr>
      <w:r w:rsidRPr="00285587">
        <w:rPr>
          <w:rStyle w:val="FootnoteReference"/>
        </w:rPr>
        <w:footnoteRef/>
      </w:r>
      <w:r w:rsidRPr="00285587">
        <w:t xml:space="preserve"> </w:t>
      </w:r>
      <w:hyperlink r:id="rId4" w:history="1">
        <w:r w:rsidR="007B3F19" w:rsidRPr="00547B7B">
          <w:rPr>
            <w:rStyle w:val="Hyperlink"/>
            <w:rFonts w:ascii="Verdana" w:hAnsi="Verdana"/>
            <w:sz w:val="20"/>
            <w:szCs w:val="20"/>
          </w:rPr>
          <w:t>UNDP SES Guidance Note Standard 6 Indigenous Peoples</w:t>
        </w:r>
      </w:hyperlink>
    </w:p>
  </w:footnote>
  <w:footnote w:id="16">
    <w:p w14:paraId="25024E62" w14:textId="0B5EB5A5" w:rsidR="004C5238" w:rsidRPr="00285587" w:rsidRDefault="004C5238" w:rsidP="00844414">
      <w:pPr>
        <w:pStyle w:val="FootnoteText"/>
        <w:rPr>
          <w:lang w:val="en-GB"/>
        </w:rPr>
      </w:pPr>
      <w:r w:rsidRPr="00285587">
        <w:rPr>
          <w:rStyle w:val="FootnoteReference"/>
        </w:rPr>
        <w:footnoteRef/>
      </w:r>
      <w:r w:rsidRPr="00285587">
        <w:t xml:space="preserve"> </w:t>
      </w:r>
      <w:r w:rsidR="00FA44FD" w:rsidRPr="00067B08">
        <w:t xml:space="preserve">These principles and rights are articulated in the </w:t>
      </w:r>
      <w:hyperlink r:id="rId5" w:history="1">
        <w:r w:rsidRPr="00067B08">
          <w:rPr>
            <w:rStyle w:val="Hyperlink"/>
            <w:rFonts w:ascii="Verdana" w:hAnsi="Verdana"/>
            <w:sz w:val="20"/>
            <w:szCs w:val="20"/>
          </w:rPr>
          <w:t>ILO Declaration on Fundamental Principles and Rights at Work</w:t>
        </w:r>
      </w:hyperlink>
      <w:r w:rsidRPr="00067B08">
        <w:t xml:space="preserve"> (1998).</w:t>
      </w:r>
    </w:p>
  </w:footnote>
  <w:footnote w:id="17">
    <w:p w14:paraId="0F675AB4" w14:textId="25308854" w:rsidR="006A7DE4" w:rsidRDefault="006A7DE4" w:rsidP="00844414">
      <w:pPr>
        <w:pStyle w:val="FootnoteText"/>
      </w:pPr>
      <w:r>
        <w:rPr>
          <w:rStyle w:val="FootnoteReference"/>
        </w:rPr>
        <w:footnoteRef/>
      </w:r>
      <w:r>
        <w:t xml:space="preserve"> </w:t>
      </w:r>
      <w:r w:rsidRPr="006A7DE4">
        <w:t>This prohibition covers any kind of involuntary or compulsory labour, such as indentured labour, bonded labour, or similar labour-contracting arrangements. No trafficked persons may be employed in connection with the project activities</w:t>
      </w:r>
      <w:r w:rsidR="00E32429">
        <w:t>.</w:t>
      </w:r>
    </w:p>
    <w:p w14:paraId="605BE9ED" w14:textId="6332BB8B" w:rsidR="00671CCD" w:rsidRPr="006A7DE4" w:rsidRDefault="00671CCD" w:rsidP="00844414">
      <w:pPr>
        <w:pStyle w:val="FootnoteText"/>
        <w:rPr>
          <w:lang w:val="en-GB"/>
        </w:rPr>
      </w:pPr>
      <w:r w:rsidRPr="00671CCD">
        <w:rPr>
          <w:lang w:val="en-GB"/>
        </w:rPr>
        <w:t xml:space="preserve">Trafficking in persons is defined as the recruitment, transportation, transfer, </w:t>
      </w:r>
      <w:r w:rsidR="001C43DA" w:rsidRPr="00671CCD">
        <w:rPr>
          <w:lang w:val="en-GB"/>
        </w:rPr>
        <w:t>harbouring</w:t>
      </w:r>
      <w:r w:rsidRPr="00671CCD">
        <w:rPr>
          <w:lang w:val="en-GB"/>
        </w:rPr>
        <w:t xml:space="preserve"> or receipt of persons by means of the threat or use of force or other forms of coercion, abduction, fraud, deception, abuse of power, or of a position of vulnerability, or of the giving or receiving of payments or benefits to achieve the consent of a person having control over another person, for the purposes of exploitation. Women and children are particularly vulnerable to trafficking practices.</w:t>
      </w:r>
    </w:p>
  </w:footnote>
  <w:footnote w:id="18">
    <w:p w14:paraId="16320AE0" w14:textId="15D8F449" w:rsidR="0030473C" w:rsidRPr="0030473C" w:rsidRDefault="0030473C" w:rsidP="00844414">
      <w:pPr>
        <w:pStyle w:val="FootnoteText"/>
        <w:rPr>
          <w:lang w:val="en-GB"/>
        </w:rPr>
      </w:pPr>
      <w:r>
        <w:rPr>
          <w:rStyle w:val="FootnoteReference"/>
        </w:rPr>
        <w:footnoteRef/>
      </w:r>
      <w:r>
        <w:t xml:space="preserve"> </w:t>
      </w:r>
      <w:r w:rsidRPr="0030473C">
        <w:t>Forced labour which consists of any work or service not voluntarily performed that is exacted from an individual under threat of force or penalty, shall not be used in connection with</w:t>
      </w:r>
      <w:r w:rsidR="00AF3B08">
        <w:t xml:space="preserve"> the project.</w:t>
      </w:r>
      <w:r w:rsidR="00E32429" w:rsidRPr="00E32429">
        <w:t xml:space="preserve"> Where cases of forced labour are identified, immediate steps shall be taken to correct and remedy them</w:t>
      </w:r>
      <w:r w:rsidR="002C2C4E">
        <w:t>.</w:t>
      </w:r>
      <w:r w:rsidR="00AF3B08">
        <w:t xml:space="preserve"> </w:t>
      </w:r>
    </w:p>
  </w:footnote>
  <w:footnote w:id="19">
    <w:p w14:paraId="223E060B" w14:textId="123AF9B1" w:rsidR="00845EBB" w:rsidRDefault="00845EBB" w:rsidP="00844414">
      <w:pPr>
        <w:pStyle w:val="FootnoteText"/>
      </w:pPr>
      <w:r>
        <w:rPr>
          <w:rStyle w:val="FootnoteReference"/>
        </w:rPr>
        <w:footnoteRef/>
      </w:r>
      <w:r>
        <w:t xml:space="preserve"> ILO Conventions Nos. </w:t>
      </w:r>
      <w:hyperlink r:id="rId6" w:history="1">
        <w:r w:rsidRPr="00477305">
          <w:rPr>
            <w:rStyle w:val="Hyperlink"/>
            <w:rFonts w:ascii="Verdana" w:hAnsi="Verdana"/>
            <w:sz w:val="20"/>
          </w:rPr>
          <w:t>29</w:t>
        </w:r>
      </w:hyperlink>
      <w:r>
        <w:t xml:space="preserve"> and </w:t>
      </w:r>
      <w:ins w:id="452" w:author="Anshika Gupta" w:date="2023-06-26T09:50:00Z">
        <w:r w:rsidR="00477305">
          <w:fldChar w:fldCharType="begin"/>
        </w:r>
        <w:r w:rsidR="00477305">
          <w:instrText>HYPERLINK "https://www.ilo.org/dyn/normlex/en/f?p=NORMLEXPUB:12100:0::NO::P12100_ILO_CODE:C105"</w:instrText>
        </w:r>
        <w:r w:rsidR="00477305">
          <w:fldChar w:fldCharType="separate"/>
        </w:r>
        <w:r w:rsidRPr="00477305">
          <w:rPr>
            <w:rStyle w:val="Hyperlink"/>
            <w:rFonts w:ascii="Verdana" w:hAnsi="Verdana"/>
            <w:sz w:val="20"/>
          </w:rPr>
          <w:t>105</w:t>
        </w:r>
        <w:r w:rsidR="00477305">
          <w:fldChar w:fldCharType="end"/>
        </w:r>
      </w:ins>
      <w:r>
        <w:t xml:space="preserve"> (forced and bonded labour), </w:t>
      </w:r>
      <w:ins w:id="453" w:author="Anshika Gupta" w:date="2023-06-26T09:55:00Z">
        <w:r w:rsidR="00477305">
          <w:fldChar w:fldCharType="begin"/>
        </w:r>
        <w:r w:rsidR="00477305">
          <w:instrText>HYPERLINK "https://www.ilo.org/dyn/normlex/en/f?p=NORMLEXPUB:12100:::NO:12100:P12100_ILO_CODE:C087:NO"</w:instrText>
        </w:r>
        <w:r w:rsidR="00477305">
          <w:fldChar w:fldCharType="separate"/>
        </w:r>
        <w:r w:rsidRPr="00477305">
          <w:rPr>
            <w:rStyle w:val="Hyperlink"/>
            <w:rFonts w:ascii="Verdana" w:hAnsi="Verdana"/>
            <w:sz w:val="20"/>
          </w:rPr>
          <w:t>87 (freedom of association)</w:t>
        </w:r>
        <w:r w:rsidR="00477305">
          <w:fldChar w:fldCharType="end"/>
        </w:r>
      </w:ins>
      <w:r>
        <w:t xml:space="preserve">, </w:t>
      </w:r>
      <w:ins w:id="454" w:author="Anshika Gupta" w:date="2023-06-26T09:55:00Z">
        <w:r w:rsidR="00477305">
          <w:fldChar w:fldCharType="begin"/>
        </w:r>
        <w:r w:rsidR="00477305">
          <w:instrText>HYPERLINK "https://www.ilo.org/dyn/normlex/en/f?p=NORMLEXPUB:12100:::NO:12100:P12100_ILO_CODE:C098:NO"</w:instrText>
        </w:r>
        <w:r w:rsidR="00477305">
          <w:fldChar w:fldCharType="separate"/>
        </w:r>
        <w:r w:rsidRPr="00477305">
          <w:rPr>
            <w:rStyle w:val="Hyperlink"/>
            <w:rFonts w:ascii="Verdana" w:hAnsi="Verdana"/>
            <w:sz w:val="20"/>
          </w:rPr>
          <w:t>98 (right to collective bargaining)</w:t>
        </w:r>
        <w:r w:rsidR="00477305">
          <w:fldChar w:fldCharType="end"/>
        </w:r>
      </w:ins>
      <w:r>
        <w:t xml:space="preserve">, </w:t>
      </w:r>
      <w:ins w:id="455" w:author="Anshika Gupta" w:date="2023-06-26T09:56:00Z">
        <w:r w:rsidR="00477305">
          <w:fldChar w:fldCharType="begin"/>
        </w:r>
        <w:r w:rsidR="00477305">
          <w:instrText>HYPERLINK "https://www.ilo.org/dyn/normlex/en/f?p=NORMLEXPUB:12100:::NO:12100:P12100_ILO_CODE:C100:NO"</w:instrText>
        </w:r>
        <w:r w:rsidR="00477305">
          <w:fldChar w:fldCharType="separate"/>
        </w:r>
        <w:r w:rsidRPr="00477305">
          <w:rPr>
            <w:rStyle w:val="Hyperlink"/>
            <w:rFonts w:ascii="Verdana" w:hAnsi="Verdana"/>
            <w:sz w:val="20"/>
          </w:rPr>
          <w:t>100</w:t>
        </w:r>
        <w:r w:rsidR="00477305">
          <w:fldChar w:fldCharType="end"/>
        </w:r>
      </w:ins>
      <w:r>
        <w:t xml:space="preserve"> and </w:t>
      </w:r>
      <w:ins w:id="456" w:author="Anshika Gupta" w:date="2023-06-26T09:56:00Z">
        <w:r w:rsidR="00477305">
          <w:fldChar w:fldCharType="begin"/>
        </w:r>
        <w:r w:rsidR="00477305">
          <w:instrText>HYPERLINK "https://www.ilo.org/dyn/normlex/en/f?p=NORMLEXPUB:12100:::NO:12100:P12100_ILO_CODE:C111:NO"</w:instrText>
        </w:r>
        <w:r w:rsidR="00477305">
          <w:fldChar w:fldCharType="separate"/>
        </w:r>
        <w:r w:rsidRPr="00477305">
          <w:rPr>
            <w:rStyle w:val="Hyperlink"/>
            <w:rFonts w:ascii="Verdana" w:hAnsi="Verdana"/>
            <w:sz w:val="20"/>
          </w:rPr>
          <w:t>111</w:t>
        </w:r>
        <w:r w:rsidR="00477305">
          <w:fldChar w:fldCharType="end"/>
        </w:r>
      </w:ins>
      <w:r>
        <w:t xml:space="preserve"> (discrimination), </w:t>
      </w:r>
      <w:ins w:id="457" w:author="Anshika Gupta" w:date="2023-06-26T09:56:00Z">
        <w:r w:rsidR="00477305">
          <w:fldChar w:fldCharType="begin"/>
        </w:r>
        <w:r w:rsidR="00477305">
          <w:instrText>HYPERLINK "https://www.ilo.org/dyn/normlex/en/f?p=NORMLEXPUB:12100:::NO:12100:P12100_ILO_CODE:C138:NO"</w:instrText>
        </w:r>
        <w:r w:rsidR="00477305">
          <w:fldChar w:fldCharType="separate"/>
        </w:r>
        <w:r w:rsidRPr="00477305">
          <w:rPr>
            <w:rStyle w:val="Hyperlink"/>
            <w:rFonts w:ascii="Verdana" w:hAnsi="Verdana"/>
            <w:sz w:val="20"/>
          </w:rPr>
          <w:t>138</w:t>
        </w:r>
        <w:r w:rsidR="00477305">
          <w:fldChar w:fldCharType="end"/>
        </w:r>
      </w:ins>
      <w:r>
        <w:t xml:space="preserve"> (minimum age), </w:t>
      </w:r>
      <w:ins w:id="458" w:author="Anshika Gupta" w:date="2023-06-26T09:56:00Z">
        <w:r w:rsidR="00477305">
          <w:fldChar w:fldCharType="begin"/>
        </w:r>
        <w:r w:rsidR="00477305">
          <w:instrText>HYPERLINK "https://www.ilo.org/dyn/normlex/en/f?p=NORMLEXPUB:12100:::NO:12100:P12100_ILO_CODE:C182:NO"</w:instrText>
        </w:r>
        <w:r w:rsidR="00477305">
          <w:fldChar w:fldCharType="separate"/>
        </w:r>
        <w:r w:rsidRPr="00477305">
          <w:rPr>
            <w:rStyle w:val="Hyperlink"/>
            <w:rFonts w:ascii="Verdana" w:hAnsi="Verdana"/>
            <w:sz w:val="20"/>
          </w:rPr>
          <w:t>182</w:t>
        </w:r>
        <w:r w:rsidR="00477305">
          <w:fldChar w:fldCharType="end"/>
        </w:r>
      </w:ins>
      <w:r>
        <w:t xml:space="preserve"> (worst forms of child labour).</w:t>
      </w:r>
    </w:p>
  </w:footnote>
  <w:footnote w:id="20">
    <w:p w14:paraId="6F206DC3" w14:textId="08647D86" w:rsidR="009645BA" w:rsidRPr="009645BA" w:rsidRDefault="009645BA" w:rsidP="00844414">
      <w:pPr>
        <w:pStyle w:val="FootnoteText"/>
        <w:rPr>
          <w:lang w:val="en-GB"/>
        </w:rPr>
      </w:pPr>
      <w:r>
        <w:rPr>
          <w:rStyle w:val="FootnoteReference"/>
        </w:rPr>
        <w:footnoteRef/>
      </w:r>
      <w:r>
        <w:t xml:space="preserve"> </w:t>
      </w:r>
      <w:r w:rsidRPr="009645BA">
        <w:t>Where these are contradictory and a breach of one or other cannot be avoided, guidance shall be sought from Gold Standard.</w:t>
      </w:r>
    </w:p>
  </w:footnote>
  <w:footnote w:id="21">
    <w:p w14:paraId="212E52B6" w14:textId="504E1445" w:rsidR="00E5367E" w:rsidRPr="00E5367E" w:rsidRDefault="00E5367E" w:rsidP="00844414">
      <w:pPr>
        <w:pStyle w:val="FootnoteText"/>
      </w:pPr>
      <w:r>
        <w:rPr>
          <w:rStyle w:val="FootnoteReference"/>
        </w:rPr>
        <w:footnoteRef/>
      </w:r>
      <w:r>
        <w:t xml:space="preserve"> Working conditions and terms of employment examples are wages and benefits; wage deductions; hours of work; overtime arrangements and overtime compensation; breaks; rest days; and leave for illness, maternity, </w:t>
      </w:r>
      <w:r w:rsidR="00F8531F">
        <w:t>vacation,</w:t>
      </w:r>
      <w:r>
        <w:t xml:space="preserve"> or holiday.</w:t>
      </w:r>
    </w:p>
  </w:footnote>
  <w:footnote w:id="22">
    <w:p w14:paraId="4A1F0047" w14:textId="398B56D6" w:rsidR="005C1FEC" w:rsidRPr="005C1FEC" w:rsidRDefault="005C1FEC" w:rsidP="00844414">
      <w:pPr>
        <w:pStyle w:val="FootnoteText"/>
      </w:pPr>
      <w:r>
        <w:rPr>
          <w:rStyle w:val="FootnoteReference"/>
        </w:rPr>
        <w:footnoteRef/>
      </w:r>
      <w:r>
        <w:t xml:space="preserve"> Reasonable working conditions and terms of employment could be assessed by reference to </w:t>
      </w:r>
      <w:r w:rsidR="007672D5">
        <w:t xml:space="preserve">i. </w:t>
      </w:r>
      <w:r w:rsidRPr="007672D5">
        <w:t xml:space="preserve">conditions established for work of the same character in the trade or industry concerned in the area/region where the work is carried </w:t>
      </w:r>
      <w:r w:rsidR="0032397A" w:rsidRPr="007672D5">
        <w:t>out.</w:t>
      </w:r>
      <w:r w:rsidR="007672D5" w:rsidRPr="007672D5">
        <w:t xml:space="preserve"> ii. </w:t>
      </w:r>
      <w:r w:rsidRPr="007672D5">
        <w:t>collective agreement or other recogni</w:t>
      </w:r>
      <w:r w:rsidR="00DA67D4">
        <w:t>s</w:t>
      </w:r>
      <w:r w:rsidRPr="007672D5">
        <w:t>ed negotiation between other organi</w:t>
      </w:r>
      <w:r w:rsidR="00DA67D4">
        <w:t>s</w:t>
      </w:r>
      <w:r w:rsidRPr="007672D5">
        <w:t xml:space="preserve">ations of employers and workers’ representatives in the trade or industry </w:t>
      </w:r>
      <w:r w:rsidR="0032397A" w:rsidRPr="007672D5">
        <w:t>concerned</w:t>
      </w:r>
      <w:r w:rsidR="007672D5" w:rsidRPr="007672D5">
        <w:t xml:space="preserve">, iii. </w:t>
      </w:r>
      <w:r w:rsidRPr="007672D5">
        <w:t xml:space="preserve">arbitration award; or </w:t>
      </w:r>
      <w:r w:rsidR="007672D5" w:rsidRPr="007672D5">
        <w:t xml:space="preserve">iv. </w:t>
      </w:r>
      <w:r w:rsidRPr="007672D5">
        <w:t>conditions established by national law.</w:t>
      </w:r>
    </w:p>
  </w:footnote>
  <w:footnote w:id="23">
    <w:p w14:paraId="2265CE77" w14:textId="22EC2D14" w:rsidR="0081114A" w:rsidRPr="0081114A" w:rsidRDefault="0081114A" w:rsidP="00844414">
      <w:pPr>
        <w:pStyle w:val="FootnoteText"/>
        <w:rPr>
          <w:lang w:val="en-GB"/>
        </w:rPr>
      </w:pPr>
      <w:r>
        <w:rPr>
          <w:rStyle w:val="FootnoteReference"/>
        </w:rPr>
        <w:footnoteRef/>
      </w:r>
      <w:r>
        <w:t xml:space="preserve"> </w:t>
      </w:r>
      <w:r w:rsidRPr="0081114A">
        <w:t xml:space="preserve">Those services might be provided either directly by the </w:t>
      </w:r>
      <w:r w:rsidR="001C43DA">
        <w:t>project</w:t>
      </w:r>
      <w:r>
        <w:t xml:space="preserve"> developer</w:t>
      </w:r>
      <w:r w:rsidRPr="0081114A">
        <w:t xml:space="preserve"> or by third parties.</w:t>
      </w:r>
    </w:p>
  </w:footnote>
  <w:footnote w:id="24">
    <w:p w14:paraId="387F3650" w14:textId="4E080EC2" w:rsidR="003416E8" w:rsidRPr="003416E8" w:rsidRDefault="003416E8" w:rsidP="00844414">
      <w:pPr>
        <w:pStyle w:val="FootnoteText"/>
        <w:rPr>
          <w:lang w:val="en-GB"/>
        </w:rPr>
      </w:pPr>
      <w:r>
        <w:rPr>
          <w:rStyle w:val="FootnoteReference"/>
        </w:rPr>
        <w:footnoteRef/>
      </w:r>
      <w:r>
        <w:t xml:space="preserve"> </w:t>
      </w:r>
      <w:r w:rsidRPr="003416E8">
        <w:t xml:space="preserve">Basic services requirements refer to minimum space, supply of water, adequate sewage and garbage disposal system, appropriate protection against heat, cold, damp, noise, </w:t>
      </w:r>
      <w:r w:rsidR="00F8531F" w:rsidRPr="003416E8">
        <w:t>fire,</w:t>
      </w:r>
      <w:r w:rsidRPr="003416E8">
        <w:t xml:space="preserve"> and disease-carrying animals, adequate sanitary and washing facilities, ventilation, cooking and storage facilities and natural and artificial lighting, and in some cases basic medical services.</w:t>
      </w:r>
    </w:p>
  </w:footnote>
  <w:footnote w:id="25">
    <w:p w14:paraId="240F98FD" w14:textId="60ABCE1C" w:rsidR="00D57A84" w:rsidRPr="00285587" w:rsidRDefault="00845EBB" w:rsidP="00844414">
      <w:pPr>
        <w:pStyle w:val="FootnoteText"/>
        <w:rPr>
          <w:rFonts w:asciiTheme="minorHAnsi" w:hAnsiTheme="minorHAnsi"/>
          <w:color w:val="00B9BD" w:themeColor="hyperlink"/>
          <w:u w:val="single"/>
        </w:rPr>
      </w:pPr>
      <w:r w:rsidRPr="00285587">
        <w:rPr>
          <w:rStyle w:val="FootnoteReference"/>
        </w:rPr>
        <w:footnoteRef/>
      </w:r>
      <w:r w:rsidRPr="00285587">
        <w:t xml:space="preserve"> </w:t>
      </w:r>
      <w:hyperlink r:id="rId7" w:history="1">
        <w:r w:rsidRPr="00916C2F">
          <w:rPr>
            <w:rStyle w:val="Hyperlink"/>
            <w:rFonts w:ascii="Verdana" w:hAnsi="Verdana"/>
            <w:sz w:val="20"/>
            <w:szCs w:val="20"/>
          </w:rPr>
          <w:t>ILO Conventions and Recommendations on child labour</w:t>
        </w:r>
      </w:hyperlink>
      <w:r w:rsidRPr="00916C2F">
        <w:t>;</w:t>
      </w:r>
      <w:r w:rsidRPr="00285587">
        <w:t xml:space="preserve"> </w:t>
      </w:r>
      <w:r w:rsidR="00D57A84" w:rsidRPr="00285587">
        <w:t xml:space="preserve">To be consistent with the ILO Minimum Age Convention, 1973 (No. 138), the applicable minimum age </w:t>
      </w:r>
      <w:r w:rsidR="00647F02" w:rsidRPr="00285587">
        <w:t>shall</w:t>
      </w:r>
      <w:r w:rsidR="00D57A84" w:rsidRPr="00285587">
        <w:t xml:space="preserve"> not be less than the age of completion of compulsory schooling and, in principle, not less than 15 years.</w:t>
      </w:r>
    </w:p>
  </w:footnote>
  <w:footnote w:id="26">
    <w:p w14:paraId="75207133" w14:textId="17DBE921" w:rsidR="00153CA6" w:rsidRPr="00285587" w:rsidRDefault="00153CA6" w:rsidP="00844414">
      <w:pPr>
        <w:pStyle w:val="FootnoteText"/>
        <w:rPr>
          <w:lang w:val="en-GB"/>
        </w:rPr>
      </w:pPr>
      <w:r w:rsidRPr="00285587">
        <w:rPr>
          <w:rStyle w:val="FootnoteReference"/>
        </w:rPr>
        <w:footnoteRef/>
      </w:r>
      <w:r w:rsidRPr="00285587">
        <w:t xml:space="preserve"> Refer to </w:t>
      </w:r>
      <w:ins w:id="470" w:author="Anshika Gupta" w:date="2023-06-26T13:40:00Z">
        <w:r w:rsidR="00FD44CC">
          <w:fldChar w:fldCharType="begin"/>
        </w:r>
        <w:r w:rsidR="00FD44CC">
          <w:instrText>HYPERLINK "https://www.ilo.org/dyn/normlex/en/f?p=NORMLEXPUB:12100:0::NO::P12100_ILO_CODE:C182"</w:instrText>
        </w:r>
        <w:r w:rsidR="00FD44CC">
          <w:fldChar w:fldCharType="separate"/>
        </w:r>
        <w:r w:rsidRPr="00FD44CC">
          <w:rPr>
            <w:rStyle w:val="Hyperlink"/>
            <w:rFonts w:ascii="Verdana" w:hAnsi="Verdana"/>
            <w:sz w:val="20"/>
          </w:rPr>
          <w:t>ILO Worst Forms of Child Labour Convention, 1999</w:t>
        </w:r>
        <w:r w:rsidR="00FD44CC">
          <w:fldChar w:fldCharType="end"/>
        </w:r>
      </w:ins>
      <w:r w:rsidRPr="00285587">
        <w:t xml:space="preserve"> (No. 182) and </w:t>
      </w:r>
      <w:ins w:id="471" w:author="Anshika Gupta" w:date="2023-06-26T13:41:00Z">
        <w:r w:rsidR="00FD44CC">
          <w:fldChar w:fldCharType="begin"/>
        </w:r>
        <w:r w:rsidR="00FD44CC">
          <w:instrText>HYPERLINK "https://www.ilo.org/dyn/normlex/en/f?p=NORMLEXPUB:12100:0::NO::P12100_INSTRUMENT_ID:312528"</w:instrText>
        </w:r>
        <w:r w:rsidR="00FD44CC">
          <w:fldChar w:fldCharType="separate"/>
        </w:r>
        <w:r w:rsidRPr="00FD44CC">
          <w:rPr>
            <w:rStyle w:val="Hyperlink"/>
            <w:rFonts w:ascii="Verdana" w:hAnsi="Verdana"/>
            <w:sz w:val="20"/>
          </w:rPr>
          <w:t>ILO Worst Forms of Child Labour Recommendation, 1999</w:t>
        </w:r>
        <w:r w:rsidR="00FD44CC">
          <w:fldChar w:fldCharType="end"/>
        </w:r>
      </w:ins>
      <w:r w:rsidRPr="00285587">
        <w:t xml:space="preserve"> (No. 190). Examples of hazardous work activities prohibited for children include work: (a) with exposure to physical, psychological or sexual abuse; (b) underground, underwater, working at heights or in confined spaces; (c) with dangerous machinery, equipment or tools, or involving handling or transport of heavy loads; (d) in unhealthy environments exposing children to hazardous substances, agents, or processes, or to temperatures, noise or vibration damaging to health; or (e) under particularly difficult conditions such as work for long hours, during the night or in unreasonable confinement on the premises of the employer.</w:t>
      </w:r>
    </w:p>
  </w:footnote>
  <w:footnote w:id="27">
    <w:p w14:paraId="2920E2A1" w14:textId="3B7999E0" w:rsidR="007E6D4A" w:rsidRPr="007E6D4A" w:rsidRDefault="007E6D4A" w:rsidP="00844414">
      <w:pPr>
        <w:pStyle w:val="FootnoteText"/>
        <w:rPr>
          <w:lang w:val="en-GB"/>
        </w:rPr>
      </w:pPr>
      <w:r>
        <w:rPr>
          <w:rStyle w:val="FootnoteReference"/>
        </w:rPr>
        <w:footnoteRef/>
      </w:r>
      <w:r>
        <w:t xml:space="preserve"> </w:t>
      </w:r>
      <w:ins w:id="477" w:author="Anshika Gupta" w:date="2023-06-26T13:52:00Z">
        <w:r w:rsidR="003F6C18">
          <w:fldChar w:fldCharType="begin"/>
        </w:r>
        <w:r w:rsidR="003F6C18">
          <w:instrText>HYPERLINK "https://www.ilo.org/safework/info/standards-and-instruments/WCMS_107727/lang--en/index.htm"</w:instrText>
        </w:r>
        <w:r w:rsidR="003F6C18">
          <w:fldChar w:fldCharType="separate"/>
        </w:r>
        <w:r w:rsidRPr="003F6C18">
          <w:rPr>
            <w:rStyle w:val="Hyperlink"/>
            <w:rFonts w:ascii="Verdana" w:hAnsi="Verdana"/>
            <w:sz w:val="20"/>
          </w:rPr>
          <w:t>ILO Guidelines on Occupational Safety and Health Management systems, 2001</w:t>
        </w:r>
        <w:r w:rsidR="003F6C18">
          <w:fldChar w:fldCharType="end"/>
        </w:r>
      </w:ins>
      <w:r w:rsidRPr="007E6D4A">
        <w:t>. See also United Nations Common System Occupational Safety and Health Framework, Chief Executives Board, 31 March 2015</w:t>
      </w:r>
    </w:p>
  </w:footnote>
  <w:footnote w:id="28">
    <w:p w14:paraId="2BE778CE" w14:textId="6594C625" w:rsidR="00845EBB" w:rsidRPr="00374EA1" w:rsidRDefault="00845EBB" w:rsidP="00844414">
      <w:pPr>
        <w:pStyle w:val="FootnoteText"/>
        <w:rPr>
          <w:lang w:val="en-GB"/>
        </w:rPr>
      </w:pPr>
      <w:r w:rsidRPr="00374EA1">
        <w:rPr>
          <w:rStyle w:val="FootnoteReference"/>
        </w:rPr>
        <w:footnoteRef/>
      </w:r>
      <w:r w:rsidRPr="00374EA1">
        <w:t xml:space="preserve"> </w:t>
      </w:r>
      <w:r w:rsidR="001C7231">
        <w:t>The</w:t>
      </w:r>
      <w:r w:rsidRPr="003F4246">
        <w:t xml:space="preserve"> term “pollution” refers to both hazardous and non-hazardous pollutants in the solid, liquid, or gaseous phases, and includes other components such as pests, pathogens, thermal discharge to water, GHG emissions, nuisance odours, noise, vibration, radiation, electromagnetic energy, and the creation of potential visual impacts including light.</w:t>
      </w:r>
    </w:p>
  </w:footnote>
  <w:footnote w:id="29">
    <w:p w14:paraId="6A124954" w14:textId="2C5E853E" w:rsidR="00845EBB" w:rsidRPr="00451EAA" w:rsidRDefault="00845EBB" w:rsidP="00844414">
      <w:pPr>
        <w:pStyle w:val="FootnoteText"/>
      </w:pPr>
      <w:r w:rsidRPr="00374EA1">
        <w:rPr>
          <w:rStyle w:val="FootnoteReference"/>
        </w:rPr>
        <w:footnoteRef/>
      </w:r>
      <w:r w:rsidRPr="00374EA1">
        <w:t xml:space="preserve"> Including </w:t>
      </w:r>
      <w:r w:rsidRPr="00451EAA">
        <w:t>those covered under the Convention on Long-range Transboundary Air Pollution, available</w:t>
      </w:r>
      <w:ins w:id="607" w:author="Anshika Gupta" w:date="2022-07-11T15:24:00Z">
        <w:r w:rsidR="00C73BEC" w:rsidRPr="00451EAA">
          <w:t xml:space="preserve"> at</w:t>
        </w:r>
      </w:ins>
      <w:r w:rsidRPr="00451EAA">
        <w:t xml:space="preserve"> </w:t>
      </w:r>
      <w:ins w:id="608" w:author="Anshika Gupta" w:date="2022-07-11T15:25:00Z">
        <w:r w:rsidR="00C73BEC" w:rsidRPr="00451EAA">
          <w:fldChar w:fldCharType="begin"/>
        </w:r>
        <w:r w:rsidR="00C73BEC" w:rsidRPr="00451EAA">
          <w:instrText xml:space="preserve"> HYPERLINK "</w:instrText>
        </w:r>
      </w:ins>
      <w:ins w:id="609" w:author="Anshika Gupta" w:date="2022-07-11T15:24:00Z">
        <w:r w:rsidR="00C73BEC" w:rsidRPr="00451EAA">
          <w:instrText>https://unece.org/convention-and-its-achievements</w:instrText>
        </w:r>
      </w:ins>
      <w:ins w:id="610" w:author="Anshika Gupta" w:date="2022-07-11T15:25:00Z">
        <w:r w:rsidR="00C73BEC" w:rsidRPr="00451EAA">
          <w:instrText xml:space="preserve">" </w:instrText>
        </w:r>
        <w:r w:rsidR="00C73BEC" w:rsidRPr="00451EAA">
          <w:fldChar w:fldCharType="separate"/>
        </w:r>
      </w:ins>
      <w:ins w:id="611" w:author="Anshika Gupta" w:date="2022-07-11T15:24:00Z">
        <w:r w:rsidR="00C73BEC" w:rsidRPr="00451EAA">
          <w:rPr>
            <w:rStyle w:val="Hyperlink"/>
            <w:rFonts w:ascii="Verdana" w:hAnsi="Verdana"/>
            <w:sz w:val="20"/>
            <w:szCs w:val="20"/>
          </w:rPr>
          <w:t>https://unece.org/convention-and-its-achievements</w:t>
        </w:r>
      </w:ins>
      <w:ins w:id="612" w:author="Anshika Gupta" w:date="2022-07-11T15:25:00Z">
        <w:r w:rsidR="00C73BEC" w:rsidRPr="00451EAA">
          <w:fldChar w:fldCharType="end"/>
        </w:r>
        <w:r w:rsidR="00C73BEC" w:rsidRPr="00451EAA">
          <w:t xml:space="preserve"> </w:t>
        </w:r>
      </w:ins>
    </w:p>
  </w:footnote>
  <w:footnote w:id="30">
    <w:p w14:paraId="2800EB78" w14:textId="49ED42F1" w:rsidR="005D381C" w:rsidRPr="005D381C" w:rsidRDefault="005D381C" w:rsidP="00844414">
      <w:pPr>
        <w:pStyle w:val="FootnoteText"/>
        <w:rPr>
          <w:lang w:val="en-GB"/>
        </w:rPr>
      </w:pPr>
      <w:r>
        <w:rPr>
          <w:rStyle w:val="FootnoteReference"/>
        </w:rPr>
        <w:footnoteRef/>
      </w:r>
      <w:r>
        <w:t xml:space="preserve"> T</w:t>
      </w:r>
      <w:r w:rsidRPr="005D381C">
        <w:t>he term “pollution prevention” does not mean absolute elimination of emissions, but the avoidance at source whenever possible, and, if not possible, then subsequent minimization of pollution to the extent that the</w:t>
      </w:r>
      <w:r w:rsidR="004E5527">
        <w:t xml:space="preserve"> intent and</w:t>
      </w:r>
      <w:r w:rsidRPr="005D381C">
        <w:t xml:space="preserve"> objective</w:t>
      </w:r>
      <w:r w:rsidR="004E5527">
        <w:t>s of this safeguard</w:t>
      </w:r>
      <w:r w:rsidRPr="005D381C">
        <w:t xml:space="preserve"> are satisfied.</w:t>
      </w:r>
    </w:p>
  </w:footnote>
  <w:footnote w:id="31">
    <w:p w14:paraId="54484A4F" w14:textId="318F144E" w:rsidR="00F62FFE" w:rsidRPr="00B16FDA" w:rsidRDefault="00F62FFE" w:rsidP="00844414">
      <w:pPr>
        <w:pStyle w:val="FootnoteText"/>
        <w:rPr>
          <w:lang w:val="en-GB"/>
        </w:rPr>
      </w:pPr>
      <w:r>
        <w:rPr>
          <w:rStyle w:val="FootnoteReference"/>
        </w:rPr>
        <w:footnoteRef/>
      </w:r>
      <w:r>
        <w:t xml:space="preserve"> </w:t>
      </w:r>
      <w:r w:rsidRPr="00B16FDA">
        <w:t>Similar considerations will apply to certain World Health Organi</w:t>
      </w:r>
      <w:r w:rsidR="00AF785B">
        <w:t>s</w:t>
      </w:r>
      <w:r w:rsidRPr="00B16FDA">
        <w:t>ation (WHO) classes of pesticides.</w:t>
      </w:r>
    </w:p>
  </w:footnote>
  <w:footnote w:id="32">
    <w:p w14:paraId="74578FD7" w14:textId="77777777" w:rsidR="00F62FFE" w:rsidRDefault="00F62FFE" w:rsidP="00844414">
      <w:pPr>
        <w:pStyle w:val="FootnoteText"/>
      </w:pPr>
      <w:r w:rsidRPr="00B16FDA">
        <w:rPr>
          <w:rStyle w:val="FootnoteReference"/>
        </w:rPr>
        <w:footnoteRef/>
      </w:r>
      <w:r w:rsidRPr="00B16FDA">
        <w:t xml:space="preserve"> Transboundary movement of hazardous materials should be consistent with national, regional and international law, including the Basel Convention on the Control of Transboundary Movements of Hazardous Wastes and their Disposal, available at </w:t>
      </w:r>
      <w:hyperlink r:id="rId8" w:history="1">
        <w:r w:rsidRPr="00B16FDA">
          <w:rPr>
            <w:rStyle w:val="Hyperlink"/>
            <w:sz w:val="16"/>
          </w:rPr>
          <w:t>http://www.basel.int</w:t>
        </w:r>
      </w:hyperlink>
      <w:r w:rsidRPr="00B16FDA">
        <w:t xml:space="preserve">, and the London Convention on the Prevention of Marine Pollution by Dumping of Wastes and Other Matter, available at </w:t>
      </w:r>
      <w:hyperlink r:id="rId9" w:history="1">
        <w:r w:rsidRPr="00B16FDA">
          <w:rPr>
            <w:rStyle w:val="Hyperlink"/>
            <w:sz w:val="16"/>
          </w:rPr>
          <w:t>http://www.imo.org</w:t>
        </w:r>
      </w:hyperlink>
      <w:r w:rsidRPr="00B16FDA">
        <w:t xml:space="preserve">. For further guidance, the Strategic Approach to International Chemicals Management (SAICM) is a policy framework to foster the sound management of chemicals, available at </w:t>
      </w:r>
      <w:hyperlink r:id="rId10" w:history="1">
        <w:r w:rsidRPr="00B16FDA">
          <w:rPr>
            <w:rStyle w:val="Hyperlink"/>
            <w:sz w:val="16"/>
          </w:rPr>
          <w:t>http://www.saicm.org/</w:t>
        </w:r>
      </w:hyperlink>
      <w:r w:rsidRPr="00B16FDA">
        <w:t>.</w:t>
      </w:r>
      <w:r>
        <w:t> </w:t>
      </w:r>
    </w:p>
  </w:footnote>
  <w:footnote w:id="33">
    <w:p w14:paraId="7EE4146B" w14:textId="0F3C0879" w:rsidR="00845EBB" w:rsidRDefault="00845EBB" w:rsidP="00844414">
      <w:pPr>
        <w:pStyle w:val="FootnoteText"/>
        <w:rPr>
          <w:lang w:val="en-GB"/>
        </w:rPr>
      </w:pPr>
      <w:r>
        <w:rPr>
          <w:rStyle w:val="FootnoteReference"/>
        </w:rPr>
        <w:footnoteRef/>
      </w:r>
      <w:r>
        <w:t xml:space="preserve"> As defined by international conventions or local legislation. Where local legislation and international conventions may diverge, the higher standard will apply.  </w:t>
      </w:r>
    </w:p>
  </w:footnote>
  <w:footnote w:id="34">
    <w:p w14:paraId="62E28C7D" w14:textId="590AAF87" w:rsidR="00EB4395" w:rsidRPr="00EB4395" w:rsidRDefault="00EB4395" w:rsidP="00844414">
      <w:pPr>
        <w:pStyle w:val="FootnoteText"/>
        <w:rPr>
          <w:lang w:val="en-GB"/>
        </w:rPr>
      </w:pPr>
      <w:r>
        <w:rPr>
          <w:rStyle w:val="FootnoteReference"/>
        </w:rPr>
        <w:footnoteRef/>
      </w:r>
      <w:r>
        <w:t xml:space="preserve"> </w:t>
      </w:r>
      <w:r w:rsidRPr="00EB4395">
        <w:t>Integrated Pest Management (IPM) and Integrated Vector Management (IVM) approaches entail coordinated use of pest and environmental information along with available pest/vector control methods, including cultural practices, biological, genetic and, as a last resort, chemical means to prevent unacceptable levels of pest damage.</w:t>
      </w:r>
      <w:r w:rsidR="00993621">
        <w:t xml:space="preserve"> </w:t>
      </w:r>
      <w:r w:rsidR="00993621" w:rsidRPr="00993621">
        <w:t>If after having considered such approaches recourse to pesticide use is deemed necessary, adopt safe, effective and</w:t>
      </w:r>
      <w:r w:rsidR="00DE380B">
        <w:t xml:space="preserve"> </w:t>
      </w:r>
      <w:r w:rsidR="00DE380B" w:rsidRPr="00DE380B">
        <w:t xml:space="preserve">environmentally sound pest management in accordance with the WHO/FAO </w:t>
      </w:r>
      <w:hyperlink r:id="rId11" w:history="1">
        <w:r w:rsidR="00DE380B" w:rsidRPr="00D123AC">
          <w:rPr>
            <w:rStyle w:val="Hyperlink"/>
            <w:rFonts w:ascii="Verdana" w:hAnsi="Verdana"/>
            <w:sz w:val="20"/>
          </w:rPr>
          <w:t>International Code of Conduct on Pesticide Management</w:t>
        </w:r>
      </w:hyperlink>
      <w:r w:rsidR="00DE380B" w:rsidRPr="00DE380B">
        <w:t xml:space="preserve"> for the safe labelling, packaging, handling, storage, application and disposal of pesticides. Hazards of pesticide use are to be carefully considered and the least toxic pesticides selected that are known to be effective, have minimal effects on non-target species and the environment, and minimi</w:t>
      </w:r>
      <w:r w:rsidR="00DA67D4">
        <w:t>s</w:t>
      </w:r>
      <w:r w:rsidR="00DE380B" w:rsidRPr="00DE380B">
        <w:t xml:space="preserve">e risks associated with development of resistance in pests and vectors. </w:t>
      </w:r>
    </w:p>
  </w:footnote>
  <w:footnote w:id="35">
    <w:p w14:paraId="53B10513" w14:textId="3F9B79ED" w:rsidR="00DF2FBF" w:rsidRPr="00DF2FBF" w:rsidRDefault="00DF2FBF" w:rsidP="00844414">
      <w:pPr>
        <w:pStyle w:val="FootnoteText"/>
      </w:pPr>
      <w:r>
        <w:rPr>
          <w:rStyle w:val="FootnoteReference"/>
        </w:rPr>
        <w:footnoteRef/>
      </w:r>
      <w:r>
        <w:t xml:space="preserve"> The term ‘fertiliser’ refers to a chemical or natural substance or material that is used to provide nutrients to plants, usually via application to the soil, but also to foliage or through water in rice systems, fertigation or hydroponics or aquaculture operations. Thus, multiple nutrient types and sources are considered herein include: chemical and mineral fertili</w:t>
      </w:r>
      <w:r w:rsidR="00DA67D4">
        <w:t>s</w:t>
      </w:r>
      <w:r>
        <w:t>ers; organic fertili</w:t>
      </w:r>
      <w:r w:rsidR="00DA67D4">
        <w:t>s</w:t>
      </w:r>
      <w:r>
        <w:t>ers such as livestock manures and composts; and sources of recycled nutrients such as wastewater, sewage sludge, digestates and other processed wastes.</w:t>
      </w:r>
    </w:p>
  </w:footnote>
  <w:footnote w:id="36">
    <w:p w14:paraId="537254BB" w14:textId="4AA1478C" w:rsidR="005D3BE2" w:rsidRPr="005D3BE2" w:rsidRDefault="005D3BE2" w:rsidP="00844414">
      <w:pPr>
        <w:pStyle w:val="FootnoteText"/>
        <w:rPr>
          <w:lang w:val="en-GB"/>
        </w:rPr>
      </w:pPr>
      <w:r>
        <w:rPr>
          <w:rStyle w:val="FootnoteReference"/>
        </w:rPr>
        <w:footnoteRef/>
      </w:r>
      <w:r>
        <w:t xml:space="preserve"> </w:t>
      </w:r>
      <w:r w:rsidRPr="001D30C4">
        <w:rPr>
          <w:lang w:val="en-GB"/>
        </w:rPr>
        <w:t xml:space="preserve">Refer to </w:t>
      </w:r>
      <w:r w:rsidRPr="001D30C4">
        <w:rPr>
          <w:rStyle w:val="Hyperlink"/>
          <w:rFonts w:ascii="Verdana" w:hAnsi="Verdana"/>
          <w:sz w:val="20"/>
          <w:szCs w:val="20"/>
        </w:rPr>
        <w:t>The</w:t>
      </w:r>
      <w:r w:rsidRPr="001D30C4">
        <w:rPr>
          <w:lang w:val="en-GB"/>
        </w:rPr>
        <w:t xml:space="preserve"> </w:t>
      </w:r>
      <w:r w:rsidR="00D35E4F" w:rsidRPr="001D30C4">
        <w:rPr>
          <w:lang w:val="en-GB"/>
        </w:rPr>
        <w:t>stakeholders directly or indirectly involved with fertili</w:t>
      </w:r>
      <w:r w:rsidR="00DA67D4">
        <w:rPr>
          <w:lang w:val="en-GB"/>
        </w:rPr>
        <w:t>s</w:t>
      </w:r>
      <w:r w:rsidR="00D35E4F" w:rsidRPr="001D30C4">
        <w:rPr>
          <w:lang w:val="en-GB"/>
        </w:rPr>
        <w:t>ers</w:t>
      </w:r>
      <w:r w:rsidR="00D35E4F">
        <w:rPr>
          <w:lang w:val="en-GB"/>
        </w:rPr>
        <w:t xml:space="preserve"> </w:t>
      </w:r>
    </w:p>
  </w:footnote>
  <w:footnote w:id="37">
    <w:p w14:paraId="49E9F374" w14:textId="50A5EDFF" w:rsidR="00DC0F60" w:rsidRPr="00D32E2F" w:rsidRDefault="00DC0F60" w:rsidP="00844414">
      <w:pPr>
        <w:pStyle w:val="FootnoteText"/>
        <w:rPr>
          <w:rFonts w:ascii="Arial" w:hAnsi="Arial" w:cs="Arial"/>
        </w:rPr>
      </w:pPr>
      <w:r>
        <w:rPr>
          <w:rStyle w:val="FootnoteReference"/>
        </w:rPr>
        <w:footnoteRef/>
      </w:r>
      <w:r>
        <w:t xml:space="preserve"> </w:t>
      </w:r>
      <w:r w:rsidRPr="00DC0F60">
        <w:t xml:space="preserve">Primary production is defined for the purpose of </w:t>
      </w:r>
      <w:r w:rsidRPr="00C94E1B">
        <w:t>requirement</w:t>
      </w:r>
      <w:r w:rsidRPr="00DC0F60">
        <w:t xml:space="preserve"> as being the cultivation of animals for human or animal consumption and use, both in the wild or in a cultivated situation. </w:t>
      </w:r>
      <w:r w:rsidR="00C94E1B" w:rsidRPr="00C94E1B">
        <w:t>It includes</w:t>
      </w:r>
      <w:r w:rsidR="00C94E1B">
        <w:t xml:space="preserve"> </w:t>
      </w:r>
      <w:r w:rsidR="00C94E1B" w:rsidRPr="00C94E1B">
        <w:t>animal husbandry, including livestock; and wild and capture fisheries including all types of marine and freshwater organisms, both vertebrate and invertebrate.</w:t>
      </w:r>
    </w:p>
  </w:footnote>
  <w:footnote w:id="38">
    <w:p w14:paraId="4551E22E" w14:textId="7AAF177F" w:rsidR="004C1EE9" w:rsidRPr="00637177" w:rsidRDefault="00086FC2" w:rsidP="00844414">
      <w:pPr>
        <w:pStyle w:val="FootnoteText"/>
      </w:pPr>
      <w:r>
        <w:rPr>
          <w:rStyle w:val="FootnoteReference"/>
        </w:rPr>
        <w:footnoteRef/>
      </w:r>
      <w:r>
        <w:t xml:space="preserve"> </w:t>
      </w:r>
      <w:r w:rsidR="004C1EE9" w:rsidRPr="00D32E2F">
        <w:t xml:space="preserve">Sustainable management practices means </w:t>
      </w:r>
      <w:r w:rsidR="000D0338" w:rsidRPr="00D32E2F">
        <w:t>that the resource</w:t>
      </w:r>
      <w:r w:rsidR="00BA096A" w:rsidRPr="00D32E2F">
        <w:t>s</w:t>
      </w:r>
      <w:r w:rsidR="000D0338" w:rsidRPr="00D32E2F">
        <w:t xml:space="preserve"> are managed in a sustainable manner </w:t>
      </w:r>
      <w:r w:rsidR="00BA096A" w:rsidRPr="00D32E2F">
        <w:t xml:space="preserve">i.e., </w:t>
      </w:r>
      <w:r w:rsidR="004C1EE9" w:rsidRPr="00D32E2F">
        <w:t xml:space="preserve">that </w:t>
      </w:r>
      <w:r w:rsidR="00DA3A69" w:rsidRPr="00D32E2F">
        <w:t xml:space="preserve">animal husbandry </w:t>
      </w:r>
      <w:r w:rsidR="004C1EE9" w:rsidRPr="00D32E2F">
        <w:t>and aquacultural practices do not degrade the surrounding environment. Sustainable management also ensures that people who are dependent on these resources</w:t>
      </w:r>
      <w:r w:rsidR="00DA3A69" w:rsidRPr="00D32E2F">
        <w:t xml:space="preserve"> are properly consulted, enabled to participate in development, and share equitably in the benefits of that development.</w:t>
      </w:r>
    </w:p>
  </w:footnote>
  <w:footnote w:id="39">
    <w:p w14:paraId="205CE872" w14:textId="2842A685" w:rsidR="009D12C0" w:rsidRPr="00285587" w:rsidRDefault="009D12C0" w:rsidP="00844414">
      <w:pPr>
        <w:pStyle w:val="FootnoteText"/>
      </w:pPr>
      <w:r w:rsidRPr="00285587">
        <w:rPr>
          <w:rStyle w:val="FootnoteReference"/>
        </w:rPr>
        <w:footnoteRef/>
      </w:r>
      <w:r w:rsidRPr="00285587">
        <w:t xml:space="preserve"> Credible globally, regionally, or nationally recogni</w:t>
      </w:r>
      <w:r w:rsidR="00DA67D4">
        <w:t>s</w:t>
      </w:r>
      <w:r w:rsidRPr="00285587">
        <w:t xml:space="preserve">ed standards for sustainable management of living natural resources are those which </w:t>
      </w:r>
    </w:p>
    <w:p w14:paraId="7C93E256" w14:textId="7D4D2FBD" w:rsidR="009D12C0" w:rsidRPr="00285587" w:rsidRDefault="009D12C0" w:rsidP="00844414">
      <w:pPr>
        <w:pStyle w:val="FootnoteText"/>
        <w:numPr>
          <w:ilvl w:val="0"/>
          <w:numId w:val="56"/>
        </w:numPr>
      </w:pPr>
      <w:r w:rsidRPr="00285587">
        <w:t xml:space="preserve">are objective and </w:t>
      </w:r>
      <w:r w:rsidR="00127AE6" w:rsidRPr="00285587">
        <w:t>achievable.</w:t>
      </w:r>
      <w:r w:rsidRPr="00285587">
        <w:t xml:space="preserve"> </w:t>
      </w:r>
    </w:p>
    <w:p w14:paraId="66FFD23A" w14:textId="296E869A" w:rsidR="009D12C0" w:rsidRPr="00285587" w:rsidRDefault="009D12C0" w:rsidP="00844414">
      <w:pPr>
        <w:pStyle w:val="FootnoteText"/>
        <w:numPr>
          <w:ilvl w:val="0"/>
          <w:numId w:val="56"/>
        </w:numPr>
      </w:pPr>
      <w:r w:rsidRPr="00285587">
        <w:t xml:space="preserve">are founded on a multi-stakeholder consultative </w:t>
      </w:r>
      <w:r w:rsidR="00127AE6" w:rsidRPr="00285587">
        <w:t>process.</w:t>
      </w:r>
      <w:r w:rsidRPr="00285587">
        <w:t xml:space="preserve"> </w:t>
      </w:r>
    </w:p>
    <w:p w14:paraId="1480A57A" w14:textId="58865ECA" w:rsidR="009D12C0" w:rsidRPr="00285587" w:rsidRDefault="009D12C0" w:rsidP="00844414">
      <w:pPr>
        <w:pStyle w:val="FootnoteText"/>
        <w:numPr>
          <w:ilvl w:val="0"/>
          <w:numId w:val="56"/>
        </w:numPr>
      </w:pPr>
      <w:r w:rsidRPr="00285587">
        <w:t xml:space="preserve">encourage </w:t>
      </w:r>
      <w:r w:rsidR="00127AE6" w:rsidRPr="00285587">
        <w:t>stepwise</w:t>
      </w:r>
      <w:r w:rsidRPr="00285587">
        <w:t xml:space="preserve"> and continual improvements; and </w:t>
      </w:r>
    </w:p>
    <w:p w14:paraId="22D4E3C2" w14:textId="7404317F" w:rsidR="00125CBC" w:rsidRPr="00285587" w:rsidRDefault="009D12C0" w:rsidP="00844414">
      <w:pPr>
        <w:pStyle w:val="FootnoteText"/>
        <w:numPr>
          <w:ilvl w:val="0"/>
          <w:numId w:val="56"/>
        </w:numPr>
      </w:pPr>
      <w:r w:rsidRPr="00285587">
        <w:t>provide for independent verification or certification through appropriate accredited bodies for such standards</w:t>
      </w:r>
      <w:r w:rsidR="00F577D5" w:rsidRPr="00285587">
        <w:t>.</w:t>
      </w:r>
    </w:p>
    <w:p w14:paraId="7D1576AB" w14:textId="6618E04B" w:rsidR="00F577D5" w:rsidRPr="00285587" w:rsidRDefault="009B585F" w:rsidP="00844414">
      <w:pPr>
        <w:pStyle w:val="FootnoteText"/>
      </w:pPr>
      <w:r w:rsidRPr="00285587">
        <w:t xml:space="preserve">Gold Standard </w:t>
      </w:r>
      <w:r w:rsidR="00AB44C3" w:rsidRPr="00285587">
        <w:t xml:space="preserve">does not endorse any particular standard as meeting </w:t>
      </w:r>
      <w:r w:rsidR="00C26B43">
        <w:t>these</w:t>
      </w:r>
      <w:r w:rsidR="00AB44C3" w:rsidRPr="00285587">
        <w:t xml:space="preserve"> requirements, since standards can change in both content and application on the ground over time. Standards are considered for application on a case-by-case basis, making a determination of whether the standard and its external verification or certification system are generally consistent with the above requirements. </w:t>
      </w:r>
      <w:r w:rsidR="005B524A" w:rsidRPr="00285587">
        <w:t xml:space="preserve">In general, standards that conform to the </w:t>
      </w:r>
      <w:ins w:id="727" w:author="Anshika Gupta" w:date="2023-06-26T17:17:00Z">
        <w:r w:rsidR="003B73A8">
          <w:fldChar w:fldCharType="begin"/>
        </w:r>
        <w:r w:rsidR="003B73A8">
          <w:instrText>HYPERLINK "https://www.isealalliance.org/defining-credible-practice/iseal-codes-good-practice" \l ":~:text=The%20ISEAL%20Standard%2Dsetting%20Code,can%20be%20measured%20and%20assessed."</w:instrText>
        </w:r>
        <w:r w:rsidR="003B73A8">
          <w:fldChar w:fldCharType="separate"/>
        </w:r>
        <w:r w:rsidR="005B524A" w:rsidRPr="003B73A8">
          <w:rPr>
            <w:rStyle w:val="Hyperlink"/>
            <w:rFonts w:ascii="Verdana" w:hAnsi="Verdana"/>
            <w:sz w:val="20"/>
          </w:rPr>
          <w:t>ISEAL Code of Good Practice for Setting Social and Environmental Standards</w:t>
        </w:r>
        <w:r w:rsidR="003B73A8">
          <w:fldChar w:fldCharType="end"/>
        </w:r>
      </w:ins>
      <w:r w:rsidR="005B524A" w:rsidRPr="00285587">
        <w:t xml:space="preserve"> will be consistent with the above requirements. </w:t>
      </w:r>
      <w:r w:rsidR="00FF66E5" w:rsidRPr="00285587">
        <w:t xml:space="preserve">With regards to </w:t>
      </w:r>
      <w:r w:rsidR="00BF0FF3" w:rsidRPr="00285587">
        <w:t xml:space="preserve">eligibility </w:t>
      </w:r>
      <w:r w:rsidR="00FF66E5" w:rsidRPr="00285587">
        <w:t xml:space="preserve">of </w:t>
      </w:r>
      <w:r w:rsidR="001B1636" w:rsidRPr="00285587">
        <w:t xml:space="preserve">a given </w:t>
      </w:r>
      <w:r w:rsidR="00FF66E5" w:rsidRPr="00285587">
        <w:t xml:space="preserve">standard </w:t>
      </w:r>
      <w:r w:rsidR="001B1636" w:rsidRPr="00285587">
        <w:t>to ensure compliance with above requirements, t</w:t>
      </w:r>
      <w:r w:rsidR="00AB44C3" w:rsidRPr="00285587">
        <w:t xml:space="preserve">he project developer may </w:t>
      </w:r>
      <w:r w:rsidR="00FF070B" w:rsidRPr="00285587">
        <w:t xml:space="preserve">confirm </w:t>
      </w:r>
      <w:r w:rsidR="00071B5F" w:rsidRPr="00285587">
        <w:t>with Gold Standard</w:t>
      </w:r>
      <w:r w:rsidR="00FF66E5" w:rsidRPr="00285587">
        <w:t>.</w:t>
      </w:r>
    </w:p>
  </w:footnote>
  <w:footnote w:id="40">
    <w:p w14:paraId="4249F64C" w14:textId="3DBB5802" w:rsidR="00213CBC" w:rsidRPr="00064E81" w:rsidRDefault="00213CBC" w:rsidP="00844414">
      <w:pPr>
        <w:pStyle w:val="FootnoteText"/>
        <w:rPr>
          <w:lang w:val="en-GB"/>
        </w:rPr>
      </w:pPr>
      <w:r w:rsidRPr="00285587">
        <w:rPr>
          <w:rStyle w:val="FootnoteReference"/>
        </w:rPr>
        <w:footnoteRef/>
      </w:r>
      <w:r w:rsidRPr="00285587">
        <w:t xml:space="preserve"> </w:t>
      </w:r>
      <w:r w:rsidRPr="00064E81">
        <w:t xml:space="preserve">IFC’s </w:t>
      </w:r>
      <w:hyperlink r:id="rId12" w:history="1">
        <w:r w:rsidR="006E42B9" w:rsidRPr="00064E81">
          <w:rPr>
            <w:rStyle w:val="Hyperlink"/>
            <w:rFonts w:ascii="Verdana" w:hAnsi="Verdana"/>
            <w:sz w:val="20"/>
            <w:szCs w:val="20"/>
          </w:rPr>
          <w:t>EHS Guidelines</w:t>
        </w:r>
      </w:hyperlink>
      <w:r w:rsidR="006E42B9" w:rsidRPr="00064E81">
        <w:t xml:space="preserve"> and </w:t>
      </w:r>
      <w:r w:rsidRPr="00064E81">
        <w:t xml:space="preserve">Good Practice Notes, for example </w:t>
      </w:r>
      <w:hyperlink r:id="rId13" w:history="1">
        <w:r w:rsidR="008A3285" w:rsidRPr="00064E81">
          <w:rPr>
            <w:rStyle w:val="Hyperlink"/>
            <w:rFonts w:ascii="Verdana" w:hAnsi="Verdana"/>
            <w:i/>
            <w:iCs/>
            <w:sz w:val="20"/>
            <w:szCs w:val="20"/>
          </w:rPr>
          <w:t>Good Practice Note: Improving Animal Welfare in Livestock Operations</w:t>
        </w:r>
      </w:hyperlink>
      <w:r w:rsidRPr="00064E81">
        <w:t xml:space="preserve"> </w:t>
      </w:r>
      <w:r w:rsidR="008A3285" w:rsidRPr="00064E81">
        <w:t xml:space="preserve"> and </w:t>
      </w:r>
      <w:r w:rsidRPr="00064E81">
        <w:t xml:space="preserve">related publications are a useful initial source of references for </w:t>
      </w:r>
      <w:r w:rsidR="008A3285" w:rsidRPr="00064E81">
        <w:t>project developers</w:t>
      </w:r>
      <w:r w:rsidRPr="00064E81">
        <w:t xml:space="preserve">. Such industry-specific guidance is very dynamic and new materials are being published regularly. A diligent internet search </w:t>
      </w:r>
      <w:r w:rsidR="008A3285" w:rsidRPr="00064E81">
        <w:t>shall</w:t>
      </w:r>
      <w:r w:rsidRPr="00064E81">
        <w:t xml:space="preserve"> reveal a range of useful and up-to-date sources.</w:t>
      </w:r>
    </w:p>
  </w:footnote>
  <w:footnote w:id="41">
    <w:p w14:paraId="2B007B4D" w14:textId="1FFAFBEF" w:rsidR="00637177" w:rsidRPr="00285587" w:rsidRDefault="00637177" w:rsidP="00844414">
      <w:pPr>
        <w:pStyle w:val="FootnoteText"/>
      </w:pPr>
      <w:r w:rsidRPr="00285587">
        <w:rPr>
          <w:rStyle w:val="FootnoteReference"/>
        </w:rPr>
        <w:footnoteRef/>
      </w:r>
      <w:r w:rsidRPr="00285587">
        <w:t xml:space="preserve"> A credible certification system would be one which is independent, cost-effective, based on objective and measurable performance standards and developed through consultation with relevant stakeholders, such as local people and communities, indigenous peoples, and civil society organi</w:t>
      </w:r>
      <w:r w:rsidR="00DA67D4">
        <w:t>s</w:t>
      </w:r>
      <w:r w:rsidRPr="00285587">
        <w:t xml:space="preserve">ations representing consumer, </w:t>
      </w:r>
      <w:ins w:id="728" w:author="Anshika Gupta" w:date="2022-09-05T09:44:00Z">
        <w:r w:rsidR="00F8531F" w:rsidRPr="00285587">
          <w:t>producer,</w:t>
        </w:r>
      </w:ins>
      <w:r w:rsidRPr="00285587">
        <w:t xml:space="preserve"> and conservation interests. Such a system has fair, transparent and independent decision-making procedures that avoid conflict of interest.</w:t>
      </w:r>
    </w:p>
  </w:footnote>
  <w:footnote w:id="42">
    <w:p w14:paraId="63B005B0" w14:textId="06EE78B9" w:rsidR="00830FB5" w:rsidRPr="00285587" w:rsidRDefault="00830FB5" w:rsidP="00844414">
      <w:pPr>
        <w:pStyle w:val="FootnoteText"/>
      </w:pPr>
      <w:r w:rsidRPr="00285587">
        <w:rPr>
          <w:rStyle w:val="FootnoteReference"/>
        </w:rPr>
        <w:footnoteRef/>
      </w:r>
      <w:r w:rsidRPr="00285587">
        <w:t xml:space="preserve"> Such practices should be accommodated during the implementation of animal welfare standards and balanced with a realistic assessment of market requirements and social expectations. Changes to husbandry practices need to consider local communities’</w:t>
      </w:r>
      <w:r>
        <w:t xml:space="preserve"> </w:t>
      </w:r>
      <w:r w:rsidRPr="00285587">
        <w:t>knowledge, experience, and beliefs, as well as the demands of the international food supply chain.</w:t>
      </w:r>
    </w:p>
  </w:footnote>
  <w:footnote w:id="43">
    <w:p w14:paraId="67E405FE" w14:textId="77777777" w:rsidR="006B7362" w:rsidRDefault="00A60CB4" w:rsidP="00844414">
      <w:pPr>
        <w:pStyle w:val="FootnoteText"/>
      </w:pPr>
      <w:r w:rsidRPr="00285587">
        <w:rPr>
          <w:rStyle w:val="FootnoteReference"/>
        </w:rPr>
        <w:footnoteRef/>
      </w:r>
      <w:r w:rsidRPr="00285587">
        <w:t xml:space="preserve"> An HCV is a biological, ecological, </w:t>
      </w:r>
      <w:ins w:id="739" w:author="Anshika Gupta" w:date="2022-09-05T09:44:00Z">
        <w:r w:rsidR="00F8531F" w:rsidRPr="00285587">
          <w:t>social,</w:t>
        </w:r>
      </w:ins>
      <w:r w:rsidRPr="00285587">
        <w:t xml:space="preserve"> or cultural value of outstanding significance or critical importance.</w:t>
      </w:r>
      <w:r w:rsidR="003064A8" w:rsidRPr="00285587">
        <w:t xml:space="preserve"> </w:t>
      </w:r>
      <w:r w:rsidR="0017013D" w:rsidRPr="00285587">
        <w:t>High Conservation Value areas are critical areas in a landscape which need to be</w:t>
      </w:r>
      <w:r w:rsidR="00B55929" w:rsidRPr="00285587">
        <w:t xml:space="preserve"> </w:t>
      </w:r>
      <w:r w:rsidR="0017013D" w:rsidRPr="00285587">
        <w:t xml:space="preserve">appropriately managed in order to maintain or enhance High Conservation Values (HCVs). </w:t>
      </w:r>
      <w:r w:rsidR="003064A8" w:rsidRPr="00285587">
        <w:t>The H</w:t>
      </w:r>
      <w:r w:rsidR="00BF31FB" w:rsidRPr="00285587">
        <w:t>CV areas includes both forest and non-forest ecosystems.</w:t>
      </w:r>
      <w:r w:rsidR="00FB7C47" w:rsidRPr="00285587">
        <w:t xml:space="preserve"> </w:t>
      </w:r>
    </w:p>
    <w:p w14:paraId="2A73086A" w14:textId="7A9FBB77" w:rsidR="005C70D0" w:rsidRPr="00285587" w:rsidRDefault="00FB7C47" w:rsidP="00844414">
      <w:pPr>
        <w:pStyle w:val="FootnoteText"/>
      </w:pPr>
      <w:r w:rsidRPr="006B7362">
        <w:t xml:space="preserve">Refer to </w:t>
      </w:r>
      <w:hyperlink r:id="rId14" w:history="1">
        <w:r w:rsidR="00750338" w:rsidRPr="006B7362">
          <w:rPr>
            <w:rStyle w:val="Hyperlink"/>
            <w:rFonts w:ascii="Verdana" w:hAnsi="Verdana"/>
            <w:sz w:val="20"/>
            <w:szCs w:val="20"/>
          </w:rPr>
          <w:t>Common Guidance for the</w:t>
        </w:r>
        <w:r w:rsidR="006E4DC7" w:rsidRPr="006B7362">
          <w:rPr>
            <w:rStyle w:val="Hyperlink"/>
            <w:rFonts w:ascii="Verdana" w:hAnsi="Verdana"/>
            <w:sz w:val="20"/>
            <w:szCs w:val="20"/>
          </w:rPr>
          <w:t xml:space="preserve"> identification of</w:t>
        </w:r>
        <w:r w:rsidR="00750338" w:rsidRPr="006B7362">
          <w:rPr>
            <w:rStyle w:val="Hyperlink"/>
            <w:rFonts w:ascii="Verdana" w:hAnsi="Verdana"/>
            <w:sz w:val="20"/>
            <w:szCs w:val="20"/>
          </w:rPr>
          <w:t xml:space="preserve"> - HIGH CONSERVATION VALUES</w:t>
        </w:r>
      </w:hyperlink>
      <w:r w:rsidR="00750338" w:rsidRPr="006B7362">
        <w:t xml:space="preserve"> f</w:t>
      </w:r>
      <w:r w:rsidRPr="006B7362">
        <w:t>or further guidance on the interpretation of the HCV definitions and their identification in practice, to achieve standardi</w:t>
      </w:r>
      <w:r w:rsidR="00DA67D4">
        <w:t>s</w:t>
      </w:r>
      <w:r w:rsidRPr="006B7362">
        <w:t>ation in use of the HCV approach.</w:t>
      </w:r>
    </w:p>
    <w:p w14:paraId="349D9AC2" w14:textId="2ECF3BCA" w:rsidR="00A60CB4" w:rsidRPr="00002831" w:rsidRDefault="005C70D0" w:rsidP="00844414">
      <w:pPr>
        <w:pStyle w:val="FootnoteText"/>
      </w:pPr>
      <w:r w:rsidRPr="00002831">
        <w:t xml:space="preserve">Refer to </w:t>
      </w:r>
      <w:hyperlink r:id="rId15" w:history="1">
        <w:r w:rsidRPr="00002831">
          <w:rPr>
            <w:rStyle w:val="Hyperlink"/>
            <w:rFonts w:ascii="Verdana" w:hAnsi="Verdana"/>
            <w:sz w:val="20"/>
            <w:szCs w:val="20"/>
          </w:rPr>
          <w:t>Common Guidance for the Management and Monitoring of - HIGH CONSERVATION VALUES</w:t>
        </w:r>
      </w:hyperlink>
      <w:r w:rsidR="00BB4507" w:rsidRPr="00002831">
        <w:t xml:space="preserve"> guidance on management and monitoring of HCVs, to be used as a companion to the identification guidance.</w:t>
      </w:r>
      <w:r w:rsidR="00FB7C47" w:rsidRPr="00002831">
        <w:t xml:space="preserve"> </w:t>
      </w:r>
    </w:p>
  </w:footnote>
  <w:footnote w:id="44">
    <w:p w14:paraId="12840DB1" w14:textId="23D795C6" w:rsidR="00F54DEE" w:rsidRPr="00F54DEE" w:rsidRDefault="00F54DEE" w:rsidP="00844414">
      <w:pPr>
        <w:pStyle w:val="FootnoteText"/>
        <w:rPr>
          <w:lang w:val="en-GB"/>
        </w:rPr>
      </w:pPr>
      <w:r>
        <w:rPr>
          <w:rStyle w:val="FootnoteReference"/>
        </w:rPr>
        <w:footnoteRef/>
      </w:r>
      <w:r>
        <w:t xml:space="preserve"> </w:t>
      </w:r>
      <w:r w:rsidRPr="00F54DEE">
        <w:t>Habitat is defined as a terrestrial, freshwater, or marine geographical unit or airway that supports assemblages of living organisms and their interactions with the non-living environment.</w:t>
      </w:r>
    </w:p>
  </w:footnote>
  <w:footnote w:id="45">
    <w:p w14:paraId="049633D0" w14:textId="5CE7B48C" w:rsidR="00303684" w:rsidRPr="00673CD5" w:rsidDel="00633F48" w:rsidRDefault="00303684" w:rsidP="00844414">
      <w:pPr>
        <w:pStyle w:val="FootnoteText"/>
        <w:rPr>
          <w:del w:id="762" w:author="Anshika Gupta" w:date="2023-06-26T17:44:00Z"/>
        </w:rPr>
      </w:pPr>
      <w:r w:rsidRPr="00673CD5">
        <w:rPr>
          <w:rStyle w:val="FootnoteReference"/>
        </w:rPr>
        <w:footnoteRef/>
      </w:r>
      <w:r w:rsidRPr="00673CD5">
        <w:t xml:space="preserve"> </w:t>
      </w:r>
      <w:r w:rsidRPr="00D07BDD">
        <w:t xml:space="preserve">Refer to </w:t>
      </w:r>
      <w:r w:rsidRPr="00D07BDD">
        <w:fldChar w:fldCharType="begin"/>
      </w:r>
      <w:r w:rsidRPr="00D07BDD">
        <w:instrText xml:space="preserve"> HYPERLINK "https://global-uploads.webflow.com/624493bb51507d22cf218d50/6286878c1de2255dee34ecfc_HCVCommonGuide_English-07-17-web.pdf" </w:instrText>
      </w:r>
      <w:r w:rsidRPr="00D07BDD">
        <w:fldChar w:fldCharType="separate"/>
      </w:r>
      <w:r w:rsidRPr="00D07BDD">
        <w:rPr>
          <w:rStyle w:val="Hyperlink"/>
          <w:rFonts w:ascii="Verdana" w:hAnsi="Verdana"/>
          <w:sz w:val="20"/>
          <w:szCs w:val="20"/>
        </w:rPr>
        <w:t>Common Guidance for the identification of</w:t>
      </w:r>
      <w:del w:id="763" w:author="Anshika Gupta" w:date="2023-06-26T17:40:00Z">
        <w:r w:rsidRPr="00D07BDD" w:rsidDel="002A2D44">
          <w:rPr>
            <w:rStyle w:val="Hyperlink"/>
            <w:rFonts w:ascii="Verdana" w:hAnsi="Verdana"/>
            <w:sz w:val="20"/>
            <w:szCs w:val="20"/>
          </w:rPr>
          <w:delText xml:space="preserve"> -</w:delText>
        </w:r>
      </w:del>
      <w:r w:rsidRPr="00D07BDD">
        <w:rPr>
          <w:rStyle w:val="Hyperlink"/>
          <w:rFonts w:ascii="Verdana" w:hAnsi="Verdana"/>
          <w:sz w:val="20"/>
          <w:szCs w:val="20"/>
        </w:rPr>
        <w:t xml:space="preserve"> </w:t>
      </w:r>
      <w:r w:rsidR="002A2D44" w:rsidRPr="00D07BDD">
        <w:rPr>
          <w:rStyle w:val="Hyperlink"/>
          <w:rFonts w:ascii="Verdana" w:hAnsi="Verdana"/>
          <w:sz w:val="20"/>
          <w:szCs w:val="20"/>
        </w:rPr>
        <w:t>high conservation values</w:t>
      </w:r>
      <w:r w:rsidRPr="00D07BDD">
        <w:fldChar w:fldCharType="end"/>
      </w:r>
      <w:r w:rsidRPr="00D07BDD">
        <w:t xml:space="preserve"> for further guidance on the interpretation of the HCV definitions and their identification in practice, to achieve standardi</w:t>
      </w:r>
      <w:r w:rsidR="00DA67D4">
        <w:t>s</w:t>
      </w:r>
      <w:r w:rsidRPr="00D07BDD">
        <w:t>ation in use of the HCV approach.</w:t>
      </w:r>
      <w:ins w:id="764" w:author="Anshika Gupta" w:date="2023-06-26T17:44:00Z">
        <w:r w:rsidR="00633F48">
          <w:t xml:space="preserve"> </w:t>
        </w:r>
      </w:ins>
    </w:p>
    <w:p w14:paraId="52280E4F" w14:textId="4041CF73" w:rsidR="00303684" w:rsidRPr="00673CD5" w:rsidRDefault="00303684" w:rsidP="00844414">
      <w:pPr>
        <w:pStyle w:val="FootnoteText"/>
        <w:rPr>
          <w:lang w:val="en-GB"/>
        </w:rPr>
      </w:pPr>
      <w:r w:rsidRPr="00D07BDD">
        <w:t xml:space="preserve">Refer to </w:t>
      </w:r>
      <w:r w:rsidRPr="00D07BDD">
        <w:fldChar w:fldCharType="begin"/>
      </w:r>
      <w:r w:rsidRPr="00D07BDD">
        <w:instrText xml:space="preserve"> HYPERLINK "https://global-uploads.webflow.com/624493bb51507d22cf218d50/6286866d8bbf4719b4e1d5af_HCV_Mgmt_Monitoring_final_english.pdf" </w:instrText>
      </w:r>
      <w:r w:rsidRPr="00D07BDD">
        <w:fldChar w:fldCharType="separate"/>
      </w:r>
      <w:r w:rsidRPr="00D07BDD">
        <w:rPr>
          <w:rStyle w:val="Hyperlink"/>
          <w:rFonts w:ascii="Verdana" w:hAnsi="Verdana"/>
          <w:sz w:val="18"/>
        </w:rPr>
        <w:t xml:space="preserve">Common Guidance for the Management and Monitoring of </w:t>
      </w:r>
      <w:del w:id="765" w:author="Anshika Gupta" w:date="2023-06-26T17:44:00Z">
        <w:r w:rsidRPr="00D07BDD" w:rsidDel="00633F48">
          <w:rPr>
            <w:rStyle w:val="Hyperlink"/>
            <w:rFonts w:ascii="Verdana" w:hAnsi="Verdana"/>
            <w:sz w:val="18"/>
          </w:rPr>
          <w:delText xml:space="preserve">- </w:delText>
        </w:r>
      </w:del>
      <w:r w:rsidR="00633F48" w:rsidRPr="00D07BDD">
        <w:rPr>
          <w:rStyle w:val="Hyperlink"/>
          <w:rFonts w:ascii="Verdana" w:hAnsi="Verdana"/>
          <w:sz w:val="18"/>
        </w:rPr>
        <w:t>high conservation values</w:t>
      </w:r>
      <w:r w:rsidRPr="00D07BDD">
        <w:fldChar w:fldCharType="end"/>
      </w:r>
      <w:r w:rsidRPr="00D07BDD">
        <w:t xml:space="preserve"> guidance on management and monitoring of HCVs, to be used as a companion to the identification guidance.</w:t>
      </w:r>
    </w:p>
  </w:footnote>
  <w:footnote w:id="46">
    <w:p w14:paraId="59BC4758" w14:textId="77777777" w:rsidR="00845EBB" w:rsidRPr="00673CD5" w:rsidRDefault="00845EBB" w:rsidP="00844414">
      <w:pPr>
        <w:pStyle w:val="FootnoteText"/>
        <w:rPr>
          <w:rStyle w:val="Hyperlink"/>
          <w:sz w:val="16"/>
        </w:rPr>
      </w:pPr>
      <w:r w:rsidRPr="00673CD5">
        <w:rPr>
          <w:rStyle w:val="FootnoteReference"/>
        </w:rPr>
        <w:footnoteRef/>
      </w:r>
      <w:r w:rsidRPr="00673CD5">
        <w:t xml:space="preserve"> All endangered and critically endangered species as defined by the IUCN Red List; </w:t>
      </w:r>
      <w:hyperlink r:id="rId16" w:history="1">
        <w:r w:rsidRPr="00673CD5">
          <w:rPr>
            <w:rStyle w:val="Hyperlink"/>
            <w:sz w:val="16"/>
          </w:rPr>
          <w:t>https://www.iucnredlist.org/</w:t>
        </w:r>
      </w:hyperlink>
    </w:p>
    <w:p w14:paraId="413733A2" w14:textId="77777777" w:rsidR="00E91E94" w:rsidRPr="00673CD5" w:rsidRDefault="00AF201A" w:rsidP="00844414">
      <w:pPr>
        <w:pStyle w:val="FootnoteText"/>
      </w:pPr>
      <w:r w:rsidRPr="00673CD5">
        <w:t xml:space="preserve">The determination of critical habitat based on other listings is as follows: </w:t>
      </w:r>
    </w:p>
    <w:p w14:paraId="4A1FEB48" w14:textId="4006437D" w:rsidR="00AF201A" w:rsidRPr="00673CD5" w:rsidRDefault="00AF201A" w:rsidP="00844414">
      <w:pPr>
        <w:pStyle w:val="FootnoteText"/>
      </w:pPr>
      <w:r w:rsidRPr="00673CD5">
        <w:t xml:space="preserve">If the species is listed nationally / regionally as critically endangered or endangered, in countries that have adhered to IUCN guidance, the critical habitat determination will be made on a </w:t>
      </w:r>
      <w:r w:rsidR="00577CA8" w:rsidRPr="00673CD5">
        <w:t>project-by-project</w:t>
      </w:r>
      <w:r w:rsidRPr="00673CD5">
        <w:t xml:space="preserve"> basis in consultation with competent professionals; and in instances where nationally or regionally listed species’ categori</w:t>
      </w:r>
      <w:r w:rsidR="00DA67D4">
        <w:t>s</w:t>
      </w:r>
      <w:r w:rsidRPr="00673CD5">
        <w:t>ations do not correspond well to those of the IUCN (e.g., some countries more generally list species as “protected” or “restricted”), an assessment will be conducted to determine the rationale and purpose of the listing. In this case, the critical habitat determination will be based on such an assessment.</w:t>
      </w:r>
    </w:p>
  </w:footnote>
  <w:footnote w:id="47">
    <w:p w14:paraId="642E0195" w14:textId="4B57EA13" w:rsidR="00B268CD" w:rsidRPr="001C4B5D" w:rsidRDefault="00B268CD" w:rsidP="00844414">
      <w:pPr>
        <w:pStyle w:val="FootnoteText"/>
        <w:rPr>
          <w:lang w:val="en-GB"/>
        </w:rPr>
      </w:pPr>
      <w:r w:rsidRPr="001C4B5D">
        <w:rPr>
          <w:rStyle w:val="FootnoteReference"/>
        </w:rPr>
        <w:footnoteRef/>
      </w:r>
      <w:r w:rsidRPr="001C4B5D">
        <w:t xml:space="preserve"> Invasive alien species are nonnative species that may become invasive or spread rapidly by outcompeting other native plants and animals when they are introduced into a new habitat that lacks controlling factors as determined by natural evolution. Invasive alien species are recogni</w:t>
      </w:r>
      <w:r w:rsidR="00DA67D4">
        <w:t>s</w:t>
      </w:r>
      <w:r w:rsidRPr="001C4B5D">
        <w:t>ed to be a major global threat to biodiversity and ecosystem services.</w:t>
      </w:r>
    </w:p>
  </w:footnote>
  <w:footnote w:id="48">
    <w:p w14:paraId="0BF5978E" w14:textId="77777777" w:rsidR="00744DEA" w:rsidRPr="003416E8" w:rsidRDefault="00744DEA" w:rsidP="00844414">
      <w:pPr>
        <w:pStyle w:val="FootnoteText"/>
        <w:rPr>
          <w:lang w:val="en-GB"/>
        </w:rPr>
      </w:pPr>
      <w:r>
        <w:rPr>
          <w:rStyle w:val="FootnoteReference"/>
        </w:rPr>
        <w:footnoteRef/>
      </w:r>
      <w:r>
        <w:t xml:space="preserve"> </w:t>
      </w:r>
      <w:r w:rsidRPr="003416E8">
        <w:t>Basic services requirements refer to minimum space, supply of water, adequate sewage and garbage disposal system, appropriate protection against heat, cold, damp, noise, fire, and disease-carrying animals, adequate sanitary and washing facilities, ventilation, cooking and storage facilities and natural and artificial lighting, and in some cases basic medical services.</w:t>
      </w:r>
    </w:p>
    <w:p w14:paraId="67C3DB4E" w14:textId="77777777" w:rsidR="00744DEA" w:rsidRPr="00EC75EE" w:rsidRDefault="00744DEA" w:rsidP="00844414">
      <w:pPr>
        <w:pStyle w:val="FootnoteText"/>
        <w:rPr>
          <w:lang w:val="en-GB"/>
        </w:rPr>
      </w:pPr>
    </w:p>
  </w:footnote>
  <w:footnote w:id="49">
    <w:p w14:paraId="10D263C9" w14:textId="3538DDA7" w:rsidR="00744DEA" w:rsidRPr="00E23B0D" w:rsidRDefault="00744DEA" w:rsidP="00844414">
      <w:pPr>
        <w:pStyle w:val="FootnoteText"/>
      </w:pPr>
      <w:r>
        <w:rPr>
          <w:rStyle w:val="FootnoteReference"/>
        </w:rPr>
        <w:footnoteRef/>
      </w:r>
      <w:r>
        <w:t xml:space="preserve"> </w:t>
      </w:r>
      <w:r w:rsidRPr="0066358B">
        <w:t>'Involve' means if the project mechanism and</w:t>
      </w:r>
      <w:r>
        <w:t>/or</w:t>
      </w:r>
      <w:r w:rsidRPr="0066358B">
        <w:t xml:space="preserve"> impact</w:t>
      </w:r>
      <w:r>
        <w:t>(s)</w:t>
      </w:r>
      <w:r w:rsidRPr="0066358B">
        <w:t xml:space="preserve"> </w:t>
      </w:r>
      <w:r>
        <w:t>are</w:t>
      </w:r>
      <w:r w:rsidRPr="0066358B">
        <w:t xml:space="preserve"> achieved via changing animal husbandry practice</w:t>
      </w:r>
      <w:r>
        <w:t>s in some way.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71D42" w14:textId="0070D57B" w:rsidR="00DB4ED0" w:rsidRDefault="00DB4ED0" w:rsidP="00926E1B">
    <w:pPr>
      <w:framePr w:wrap="none" w:vAnchor="text" w:hAnchor="margin" w:xAlign="right" w:y="1"/>
    </w:pPr>
    <w:r>
      <w:fldChar w:fldCharType="begin"/>
    </w:r>
    <w:r>
      <w:instrText xml:space="preserve">PAGE  </w:instrText>
    </w:r>
    <w:r>
      <w:fldChar w:fldCharType="separate"/>
    </w:r>
    <w:r w:rsidR="00606FA0">
      <w:rPr>
        <w:noProof/>
      </w:rPr>
      <w:t>25</w:t>
    </w:r>
    <w:r>
      <w:fldChar w:fldCharType="end"/>
    </w:r>
  </w:p>
  <w:p w14:paraId="1DBA2912" w14:textId="77777777" w:rsidR="00DB4ED0" w:rsidRDefault="00DB4ED0" w:rsidP="00DB4ED0">
    <w:pPr>
      <w:ind w:right="360"/>
    </w:pPr>
  </w:p>
  <w:p w14:paraId="09C664F2" w14:textId="77777777" w:rsidR="00D86D16" w:rsidRDefault="00D86D1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E852E" w14:textId="7C123683" w:rsidR="00D86D16" w:rsidRPr="006C572D" w:rsidRDefault="00B92E40" w:rsidP="006C572D">
    <w:pPr>
      <w:rPr>
        <w:b/>
        <w:bCs/>
        <w:sz w:val="16"/>
        <w:szCs w:val="16"/>
      </w:rPr>
    </w:pPr>
    <w:r w:rsidRPr="006C572D">
      <w:rPr>
        <w:rStyle w:val="SmallTags"/>
        <w:b/>
        <w:bCs/>
      </w:rPr>
      <w:br/>
    </w:r>
    <w:sdt>
      <w:sdtPr>
        <w:rPr>
          <w:b/>
          <w:bCs/>
          <w:color w:val="00B9BD" w:themeColor="accent1"/>
          <w:sz w:val="16"/>
          <w:szCs w:val="16"/>
        </w:rPr>
        <w:alias w:val="Title"/>
        <w:id w:val="15524250"/>
        <w:dataBinding w:prefixMappings="xmlns:ns0='http://schemas.openxmlformats.org/package/2006/metadata/core-properties' xmlns:ns1='http://purl.org/dc/elements/1.1/'" w:xpath="/ns0:coreProperties[1]/ns1:title[1]" w:storeItemID="{6C3C8BC8-F283-45AE-878A-BAB7291924A1}"/>
        <w:text/>
      </w:sdtPr>
      <w:sdtEndPr/>
      <w:sdtContent>
        <w:r w:rsidR="00E9778D">
          <w:rPr>
            <w:b/>
            <w:bCs/>
            <w:color w:val="00B9BD" w:themeColor="accent1"/>
            <w:sz w:val="16"/>
            <w:szCs w:val="16"/>
          </w:rPr>
          <w:t>CORE DOCUMENT-</w:t>
        </w:r>
      </w:sdtContent>
    </w:sdt>
    <w:r w:rsidR="00097910">
      <w:rPr>
        <w:b/>
        <w:bCs/>
        <w:color w:val="00B9BD" w:themeColor="accent1"/>
        <w:sz w:val="16"/>
        <w:szCs w:val="16"/>
      </w:rPr>
      <w:t xml:space="preserve"> SAFEGUARDING PRINCIPLES AND REQUIREMENTS</w:t>
    </w:r>
    <w:r w:rsidR="006801E8">
      <w:rPr>
        <w:b/>
        <w:bCs/>
        <w:color w:val="00B9BD" w:themeColor="accent1"/>
        <w:sz w:val="16"/>
        <w:szCs w:val="16"/>
      </w:rPr>
      <w:t xml:space="preserve"> V2.</w:t>
    </w:r>
    <w:ins w:id="801" w:author="Anshika Gupta" w:date="2023-06-27T10:20:00Z">
      <w:r w:rsidR="00637E37">
        <w:rPr>
          <w:b/>
          <w:bCs/>
          <w:color w:val="00B9BD" w:themeColor="accent1"/>
          <w:sz w:val="16"/>
          <w:szCs w:val="16"/>
        </w:rPr>
        <w:t>1</w:t>
      </w:r>
    </w:ins>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DA0E3" w14:textId="134F4C29" w:rsidR="008F3380" w:rsidRPr="008F3380" w:rsidRDefault="00EC5900" w:rsidP="00B01B0E">
    <w:pPr>
      <w:ind w:left="-1134"/>
    </w:pPr>
    <w:r>
      <w:rPr>
        <w:noProof/>
        <w14:cntxtAlts w14:val="0"/>
      </w:rPr>
      <mc:AlternateContent>
        <mc:Choice Requires="wps">
          <w:drawing>
            <wp:anchor distT="0" distB="0" distL="114300" distR="114300" simplePos="0" relativeHeight="251658244" behindDoc="0" locked="0" layoutInCell="1" allowOverlap="1" wp14:anchorId="277C7071" wp14:editId="6BF275E4">
              <wp:simplePos x="0" y="0"/>
              <wp:positionH relativeFrom="column">
                <wp:posOffset>-43434</wp:posOffset>
              </wp:positionH>
              <wp:positionV relativeFrom="paragraph">
                <wp:posOffset>1475359</wp:posOffset>
              </wp:positionV>
              <wp:extent cx="1554480" cy="248467"/>
              <wp:effectExtent l="0" t="0" r="0" b="5715"/>
              <wp:wrapNone/>
              <wp:docPr id="3" name="Text Box 3"/>
              <wp:cNvGraphicFramePr/>
              <a:graphic xmlns:a="http://schemas.openxmlformats.org/drawingml/2006/main">
                <a:graphicData uri="http://schemas.microsoft.com/office/word/2010/wordprocessingShape">
                  <wps:wsp>
                    <wps:cNvSpPr txBox="1"/>
                    <wps:spPr>
                      <a:xfrm>
                        <a:off x="0" y="0"/>
                        <a:ext cx="1554480" cy="248467"/>
                      </a:xfrm>
                      <a:prstGeom prst="rect">
                        <a:avLst/>
                      </a:prstGeom>
                      <a:solidFill>
                        <a:schemeClr val="accent1"/>
                      </a:solidFill>
                    </wps:spPr>
                    <wps:txbx>
                      <w:txbxContent>
                        <w:p w14:paraId="74034292" w14:textId="77777777" w:rsidR="00EC5900" w:rsidRPr="00EC5900" w:rsidRDefault="00084B59">
                          <w:pPr>
                            <w:rPr>
                              <w:b/>
                              <w:bCs/>
                              <w:color w:val="FFFFFF" w:themeColor="background1"/>
                              <w:lang w:val="it-IT"/>
                            </w:rPr>
                          </w:pPr>
                          <w:r>
                            <w:rPr>
                              <w:b/>
                              <w:bCs/>
                              <w:color w:val="FFFFFF" w:themeColor="background1"/>
                              <w:lang w:val="it-IT"/>
                            </w:rPr>
                            <w:t>CORE DOCUMENT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77C7071" id="_x0000_t202" coordsize="21600,21600" o:spt="202" path="m,l,21600r21600,l21600,xe">
              <v:stroke joinstyle="miter"/>
              <v:path gradientshapeok="t" o:connecttype="rect"/>
            </v:shapetype>
            <v:shape id="Text Box 3" o:spid="_x0000_s1026" type="#_x0000_t202" style="position:absolute;left:0;text-align:left;margin-left:-3.4pt;margin-top:116.15pt;width:122.4pt;height:19.55pt;z-index:2516582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" fillcolor="#00b9bd [3204]" stroked="f">
              <v:textbox>
                <w:txbxContent>
                  <w:p w14:paraId="74034292" w14:textId="77777777" w:rsidR="00EC5900" w:rsidRPr="00EC5900" w:rsidRDefault="00084B59">
                    <w:pPr>
                      <w:rPr>
                        <w:b/>
                        <w:bCs/>
                        <w:color w:val="FFFFFF" w:themeColor="background1"/>
                        <w:lang w:val="it-IT"/>
                      </w:rPr>
                    </w:pPr>
                    <w:r>
                      <w:rPr>
                        <w:b/>
                        <w:bCs/>
                        <w:color w:val="FFFFFF" w:themeColor="background1"/>
                        <w:lang w:val="it-IT"/>
                      </w:rPr>
                      <w:t>CORE DOCUMENT</w:t>
                    </w:r>
                  </w:p>
                </w:txbxContent>
              </v:textbox>
            </v:shape>
          </w:pict>
        </mc:Fallback>
      </mc:AlternateContent>
    </w:r>
    <w:r>
      <w:rPr>
        <w:noProof/>
      </w:rPr>
      <w:drawing>
        <wp:anchor distT="0" distB="0" distL="114300" distR="114300" simplePos="0" relativeHeight="251658243" behindDoc="0" locked="0" layoutInCell="1" allowOverlap="1" wp14:anchorId="4FA1A52D" wp14:editId="074A7C74">
          <wp:simplePos x="0" y="0"/>
          <wp:positionH relativeFrom="column">
            <wp:posOffset>-445589</wp:posOffset>
          </wp:positionH>
          <wp:positionV relativeFrom="paragraph">
            <wp:posOffset>-544</wp:posOffset>
          </wp:positionV>
          <wp:extent cx="3633348" cy="1423942"/>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S_Logo_Primary_MonoWhite_Tagline.eps"/>
                  <pic:cNvPicPr/>
                </pic:nvPicPr>
                <pic:blipFill>
                  <a:blip r:embed="rId1">
                    <a:extLst>
                      <a:ext uri="{28A0092B-C50C-407E-A947-70E740481C1C}">
                        <a14:useLocalDpi xmlns:a14="http://schemas.microsoft.com/office/drawing/2010/main" val="0"/>
                      </a:ext>
                    </a:extLst>
                  </a:blip>
                  <a:stretch>
                    <a:fillRect/>
                  </a:stretch>
                </pic:blipFill>
                <pic:spPr bwMode="auto">
                  <a:xfrm>
                    <a:off x="0" y="0"/>
                    <a:ext cx="3633348" cy="142394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D4C81">
      <w:rPr>
        <w:noProof/>
      </w:rPr>
      <w:drawing>
        <wp:inline distT="0" distB="0" distL="0" distR="0" wp14:anchorId="4F951E18" wp14:editId="26B06227">
          <wp:extent cx="7593965" cy="1580606"/>
          <wp:effectExtent l="0" t="0" r="635" b="0"/>
          <wp:docPr id="5" name="Diagram 5"/>
          <wp:cNvGraphicFramePr>
            <a:graphicFrameLocks xmlns:a="http://schemas.openxmlformats.org/drawingml/2006/main" noChangeAspect="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 r:lo="rId3" r:qs="rId4" r:cs="rId5"/>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8A47DD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E738F7F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610A4D9C"/>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E598BEEE"/>
    <w:lvl w:ilvl="0">
      <w:start w:val="1"/>
      <w:numFmt w:val="decimal"/>
      <w:pStyle w:val="ListNumber2"/>
      <w:lvlText w:val="%1."/>
      <w:lvlJc w:val="left"/>
      <w:pPr>
        <w:tabs>
          <w:tab w:val="num" w:pos="643"/>
        </w:tabs>
        <w:ind w:left="643" w:hanging="360"/>
      </w:pPr>
      <w:rPr>
        <w:rFonts w:hint="default"/>
      </w:rPr>
    </w:lvl>
  </w:abstractNum>
  <w:abstractNum w:abstractNumId="4" w15:restartNumberingAfterBreak="0">
    <w:nsid w:val="FFFFFF80"/>
    <w:multiLevelType w:val="singleLevel"/>
    <w:tmpl w:val="C1B25976"/>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11C274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2B8495C"/>
    <w:lvl w:ilvl="0">
      <w:start w:val="1"/>
      <w:numFmt w:val="bullet"/>
      <w:pStyle w:val="ListBullet3"/>
      <w:lvlText w:val=""/>
      <w:lvlJc w:val="left"/>
      <w:pPr>
        <w:tabs>
          <w:tab w:val="num" w:pos="926"/>
        </w:tabs>
        <w:ind w:left="926" w:hanging="360"/>
      </w:pPr>
      <w:rPr>
        <w:rFonts w:ascii="Symbol" w:hAnsi="Symbol" w:hint="default"/>
        <w:color w:val="auto"/>
      </w:rPr>
    </w:lvl>
  </w:abstractNum>
  <w:abstractNum w:abstractNumId="7" w15:restartNumberingAfterBreak="0">
    <w:nsid w:val="FFFFFF83"/>
    <w:multiLevelType w:val="singleLevel"/>
    <w:tmpl w:val="F2F41A7A"/>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F4A64C48"/>
    <w:lvl w:ilvl="0">
      <w:start w:val="1"/>
      <w:numFmt w:val="bullet"/>
      <w:pStyle w:val="ListBullet"/>
      <w:lvlText w:val=""/>
      <w:lvlJc w:val="left"/>
      <w:pPr>
        <w:tabs>
          <w:tab w:val="num" w:pos="360"/>
        </w:tabs>
        <w:ind w:left="360" w:hanging="360"/>
      </w:pPr>
      <w:rPr>
        <w:rFonts w:ascii="Symbol" w:hAnsi="Symbol" w:hint="default"/>
        <w:color w:val="auto"/>
      </w:rPr>
    </w:lvl>
  </w:abstractNum>
  <w:abstractNum w:abstractNumId="9" w15:restartNumberingAfterBreak="0">
    <w:nsid w:val="0234317B"/>
    <w:multiLevelType w:val="hybridMultilevel"/>
    <w:tmpl w:val="DC2864CE"/>
    <w:lvl w:ilvl="0" w:tplc="04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43C2AC0"/>
    <w:multiLevelType w:val="hybridMultilevel"/>
    <w:tmpl w:val="9670DDD4"/>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05F537D5"/>
    <w:multiLevelType w:val="hybridMultilevel"/>
    <w:tmpl w:val="2EFCCD96"/>
    <w:lvl w:ilvl="0" w:tplc="FFFFFFFF">
      <w:start w:val="1"/>
      <w:numFmt w:val="lowerLetter"/>
      <w:lvlText w:val="%1."/>
      <w:lvlJc w:val="left"/>
      <w:pPr>
        <w:ind w:left="1627" w:hanging="360"/>
      </w:pPr>
      <w:rPr>
        <w:color w:val="515151" w:themeColor="text1"/>
      </w:rPr>
    </w:lvl>
    <w:lvl w:ilvl="1" w:tplc="FFFFFFFF" w:tentative="1">
      <w:start w:val="1"/>
      <w:numFmt w:val="lowerLetter"/>
      <w:lvlText w:val="%2."/>
      <w:lvlJc w:val="left"/>
      <w:pPr>
        <w:ind w:left="2347" w:hanging="360"/>
      </w:pPr>
    </w:lvl>
    <w:lvl w:ilvl="2" w:tplc="FFFFFFFF">
      <w:start w:val="1"/>
      <w:numFmt w:val="lowerRoman"/>
      <w:lvlText w:val="%3."/>
      <w:lvlJc w:val="right"/>
      <w:pPr>
        <w:ind w:left="3067" w:hanging="180"/>
      </w:pPr>
    </w:lvl>
    <w:lvl w:ilvl="3" w:tplc="FFFFFFFF" w:tentative="1">
      <w:start w:val="1"/>
      <w:numFmt w:val="decimal"/>
      <w:lvlText w:val="%4."/>
      <w:lvlJc w:val="left"/>
      <w:pPr>
        <w:ind w:left="3787" w:hanging="360"/>
      </w:pPr>
    </w:lvl>
    <w:lvl w:ilvl="4" w:tplc="FFFFFFFF" w:tentative="1">
      <w:start w:val="1"/>
      <w:numFmt w:val="lowerLetter"/>
      <w:lvlText w:val="%5."/>
      <w:lvlJc w:val="left"/>
      <w:pPr>
        <w:ind w:left="4507" w:hanging="360"/>
      </w:pPr>
    </w:lvl>
    <w:lvl w:ilvl="5" w:tplc="FFFFFFFF" w:tentative="1">
      <w:start w:val="1"/>
      <w:numFmt w:val="lowerRoman"/>
      <w:lvlText w:val="%6."/>
      <w:lvlJc w:val="right"/>
      <w:pPr>
        <w:ind w:left="5227" w:hanging="180"/>
      </w:pPr>
    </w:lvl>
    <w:lvl w:ilvl="6" w:tplc="FFFFFFFF" w:tentative="1">
      <w:start w:val="1"/>
      <w:numFmt w:val="decimal"/>
      <w:lvlText w:val="%7."/>
      <w:lvlJc w:val="left"/>
      <w:pPr>
        <w:ind w:left="5947" w:hanging="360"/>
      </w:pPr>
    </w:lvl>
    <w:lvl w:ilvl="7" w:tplc="FFFFFFFF" w:tentative="1">
      <w:start w:val="1"/>
      <w:numFmt w:val="lowerLetter"/>
      <w:lvlText w:val="%8."/>
      <w:lvlJc w:val="left"/>
      <w:pPr>
        <w:ind w:left="6667" w:hanging="360"/>
      </w:pPr>
    </w:lvl>
    <w:lvl w:ilvl="8" w:tplc="FFFFFFFF" w:tentative="1">
      <w:start w:val="1"/>
      <w:numFmt w:val="lowerRoman"/>
      <w:lvlText w:val="%9."/>
      <w:lvlJc w:val="right"/>
      <w:pPr>
        <w:ind w:left="7387" w:hanging="180"/>
      </w:pPr>
    </w:lvl>
  </w:abstractNum>
  <w:abstractNum w:abstractNumId="12" w15:restartNumberingAfterBreak="0">
    <w:nsid w:val="07782C18"/>
    <w:multiLevelType w:val="hybridMultilevel"/>
    <w:tmpl w:val="B9C8A0C4"/>
    <w:lvl w:ilvl="0" w:tplc="A7BC7C02">
      <w:numFmt w:val="bullet"/>
      <w:lvlText w:val="-"/>
      <w:lvlJc w:val="left"/>
      <w:pPr>
        <w:ind w:left="720" w:hanging="360"/>
      </w:pPr>
      <w:rPr>
        <w:rFonts w:ascii="Verdana" w:eastAsiaTheme="minorHAnsi" w:hAnsi="Verdana" w:cs="Times New Roman (Body C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7E20937"/>
    <w:multiLevelType w:val="multilevel"/>
    <w:tmpl w:val="C5282380"/>
    <w:styleLink w:val="ListGSBullets"/>
    <w:lvl w:ilvl="0">
      <w:start w:val="1"/>
      <w:numFmt w:val="bullet"/>
      <w:lvlText w:val=""/>
      <w:lvlJc w:val="left"/>
      <w:pPr>
        <w:ind w:left="284" w:hanging="284"/>
      </w:pPr>
      <w:rPr>
        <w:rFonts w:ascii="Symbol" w:hAnsi="Symbol" w:hint="default"/>
        <w:b w:val="0"/>
        <w:i w:val="0"/>
        <w:color w:val="auto"/>
        <w:sz w:val="22"/>
      </w:rPr>
    </w:lvl>
    <w:lvl w:ilvl="1">
      <w:start w:val="1"/>
      <w:numFmt w:val="bullet"/>
      <w:lvlText w:val=""/>
      <w:lvlJc w:val="left"/>
      <w:pPr>
        <w:ind w:left="1080" w:hanging="360"/>
      </w:pPr>
      <w:rPr>
        <w:rFonts w:ascii="Symbol" w:hAnsi="Symbol" w:hint="default"/>
        <w:color w:val="auto"/>
      </w:rPr>
    </w:lvl>
    <w:lvl w:ilvl="2">
      <w:start w:val="1"/>
      <w:numFmt w:val="bullet"/>
      <w:lvlText w:val=""/>
      <w:lvlJc w:val="left"/>
      <w:pPr>
        <w:ind w:left="1800" w:hanging="360"/>
      </w:pPr>
      <w:rPr>
        <w:rFonts w:ascii="Symbol" w:hAnsi="Symbol" w:hint="default"/>
        <w:color w:val="auto"/>
      </w:rPr>
    </w:lvl>
    <w:lvl w:ilvl="3">
      <w:start w:val="1"/>
      <w:numFmt w:val="bullet"/>
      <w:lvlText w:val=""/>
      <w:lvlJc w:val="left"/>
      <w:pPr>
        <w:ind w:left="2520" w:hanging="360"/>
      </w:pPr>
      <w:rPr>
        <w:rFonts w:ascii="Symbol" w:hAnsi="Symbol" w:hint="default"/>
        <w:color w:val="auto"/>
      </w:rPr>
    </w:lvl>
    <w:lvl w:ilvl="4">
      <w:start w:val="1"/>
      <w:numFmt w:val="bullet"/>
      <w:lvlText w:val=""/>
      <w:lvlJc w:val="left"/>
      <w:pPr>
        <w:ind w:left="3240" w:hanging="360"/>
      </w:pPr>
      <w:rPr>
        <w:rFonts w:ascii="Symbol" w:hAnsi="Symbol" w:hint="default"/>
        <w:color w:val="auto"/>
      </w:rPr>
    </w:lvl>
    <w:lvl w:ilvl="5">
      <w:start w:val="1"/>
      <w:numFmt w:val="bullet"/>
      <w:lvlText w:val=""/>
      <w:lvlJc w:val="left"/>
      <w:pPr>
        <w:ind w:left="3960" w:hanging="360"/>
      </w:pPr>
      <w:rPr>
        <w:rFonts w:ascii="Symbol" w:hAnsi="Symbol" w:hint="default"/>
        <w:color w:val="auto"/>
      </w:rPr>
    </w:lvl>
    <w:lvl w:ilvl="6">
      <w:start w:val="1"/>
      <w:numFmt w:val="bullet"/>
      <w:lvlText w:val=""/>
      <w:lvlJc w:val="left"/>
      <w:pPr>
        <w:ind w:left="4680" w:hanging="360"/>
      </w:pPr>
      <w:rPr>
        <w:rFonts w:ascii="Symbol" w:hAnsi="Symbol" w:hint="default"/>
        <w:color w:val="auto"/>
      </w:rPr>
    </w:lvl>
    <w:lvl w:ilvl="7">
      <w:start w:val="1"/>
      <w:numFmt w:val="bullet"/>
      <w:lvlText w:val=""/>
      <w:lvlJc w:val="left"/>
      <w:pPr>
        <w:ind w:left="5400" w:hanging="360"/>
      </w:pPr>
      <w:rPr>
        <w:rFonts w:ascii="Symbol" w:hAnsi="Symbol" w:hint="default"/>
        <w:color w:val="auto"/>
      </w:rPr>
    </w:lvl>
    <w:lvl w:ilvl="8">
      <w:start w:val="1"/>
      <w:numFmt w:val="bullet"/>
      <w:lvlText w:val=""/>
      <w:lvlJc w:val="left"/>
      <w:pPr>
        <w:ind w:left="6120" w:hanging="360"/>
      </w:pPr>
      <w:rPr>
        <w:rFonts w:ascii="Symbol" w:hAnsi="Symbol" w:hint="default"/>
        <w:color w:val="auto"/>
      </w:rPr>
    </w:lvl>
  </w:abstractNum>
  <w:abstractNum w:abstractNumId="14" w15:restartNumberingAfterBreak="0">
    <w:nsid w:val="0A1E442A"/>
    <w:multiLevelType w:val="hybridMultilevel"/>
    <w:tmpl w:val="A3E89844"/>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10106CFB"/>
    <w:multiLevelType w:val="hybridMultilevel"/>
    <w:tmpl w:val="74EAC094"/>
    <w:lvl w:ilvl="0" w:tplc="04090019">
      <w:start w:val="1"/>
      <w:numFmt w:val="lowerLetter"/>
      <w:lvlText w:val="%1."/>
      <w:lvlJc w:val="left"/>
      <w:pPr>
        <w:ind w:left="1627" w:hanging="360"/>
      </w:pPr>
    </w:lvl>
    <w:lvl w:ilvl="1" w:tplc="04090019" w:tentative="1">
      <w:start w:val="1"/>
      <w:numFmt w:val="lowerLetter"/>
      <w:lvlText w:val="%2."/>
      <w:lvlJc w:val="left"/>
      <w:pPr>
        <w:ind w:left="2347" w:hanging="360"/>
      </w:pPr>
    </w:lvl>
    <w:lvl w:ilvl="2" w:tplc="0409001B" w:tentative="1">
      <w:start w:val="1"/>
      <w:numFmt w:val="lowerRoman"/>
      <w:lvlText w:val="%3."/>
      <w:lvlJc w:val="right"/>
      <w:pPr>
        <w:ind w:left="3067" w:hanging="180"/>
      </w:pPr>
    </w:lvl>
    <w:lvl w:ilvl="3" w:tplc="0409000F" w:tentative="1">
      <w:start w:val="1"/>
      <w:numFmt w:val="decimal"/>
      <w:lvlText w:val="%4."/>
      <w:lvlJc w:val="left"/>
      <w:pPr>
        <w:ind w:left="3787" w:hanging="360"/>
      </w:pPr>
    </w:lvl>
    <w:lvl w:ilvl="4" w:tplc="04090019" w:tentative="1">
      <w:start w:val="1"/>
      <w:numFmt w:val="lowerLetter"/>
      <w:lvlText w:val="%5."/>
      <w:lvlJc w:val="left"/>
      <w:pPr>
        <w:ind w:left="4507" w:hanging="360"/>
      </w:pPr>
    </w:lvl>
    <w:lvl w:ilvl="5" w:tplc="0409001B" w:tentative="1">
      <w:start w:val="1"/>
      <w:numFmt w:val="lowerRoman"/>
      <w:lvlText w:val="%6."/>
      <w:lvlJc w:val="right"/>
      <w:pPr>
        <w:ind w:left="5227" w:hanging="180"/>
      </w:pPr>
    </w:lvl>
    <w:lvl w:ilvl="6" w:tplc="0409000F" w:tentative="1">
      <w:start w:val="1"/>
      <w:numFmt w:val="decimal"/>
      <w:lvlText w:val="%7."/>
      <w:lvlJc w:val="left"/>
      <w:pPr>
        <w:ind w:left="5947" w:hanging="360"/>
      </w:pPr>
    </w:lvl>
    <w:lvl w:ilvl="7" w:tplc="04090019" w:tentative="1">
      <w:start w:val="1"/>
      <w:numFmt w:val="lowerLetter"/>
      <w:lvlText w:val="%8."/>
      <w:lvlJc w:val="left"/>
      <w:pPr>
        <w:ind w:left="6667" w:hanging="360"/>
      </w:pPr>
    </w:lvl>
    <w:lvl w:ilvl="8" w:tplc="0409001B" w:tentative="1">
      <w:start w:val="1"/>
      <w:numFmt w:val="lowerRoman"/>
      <w:lvlText w:val="%9."/>
      <w:lvlJc w:val="right"/>
      <w:pPr>
        <w:ind w:left="7387" w:hanging="180"/>
      </w:pPr>
    </w:lvl>
  </w:abstractNum>
  <w:abstractNum w:abstractNumId="16" w15:restartNumberingAfterBreak="0">
    <w:nsid w:val="12B42597"/>
    <w:multiLevelType w:val="hybridMultilevel"/>
    <w:tmpl w:val="2988C1AE"/>
    <w:lvl w:ilvl="0" w:tplc="A7BC7C02">
      <w:numFmt w:val="bullet"/>
      <w:lvlText w:val="-"/>
      <w:lvlJc w:val="left"/>
      <w:pPr>
        <w:ind w:left="720" w:hanging="360"/>
      </w:pPr>
      <w:rPr>
        <w:rFonts w:ascii="Verdana" w:eastAsiaTheme="minorHAnsi" w:hAnsi="Verdana" w:cs="Times New Roman (Body CS)" w:hint="default"/>
      </w:rPr>
    </w:lvl>
    <w:lvl w:ilvl="1" w:tplc="C1429564">
      <w:numFmt w:val="bullet"/>
      <w:lvlText w:val="•"/>
      <w:lvlJc w:val="left"/>
      <w:pPr>
        <w:ind w:left="1440" w:hanging="360"/>
      </w:pPr>
      <w:rPr>
        <w:rFonts w:ascii="Verdana" w:eastAsiaTheme="minorHAnsi" w:hAnsi="Verdana" w:cs="Times New Roman (Body C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F542E3"/>
    <w:multiLevelType w:val="hybridMultilevel"/>
    <w:tmpl w:val="DD90A0AA"/>
    <w:lvl w:ilvl="0" w:tplc="1AE410A8">
      <w:start w:val="1"/>
      <w:numFmt w:val="lowerLetter"/>
      <w:lvlText w:val="%1."/>
      <w:lvlJc w:val="left"/>
      <w:pPr>
        <w:ind w:left="1627" w:hanging="360"/>
      </w:pPr>
      <w:rPr>
        <w:i w:val="0"/>
        <w:iCs w:val="0"/>
        <w:color w:val="515151" w:themeColor="text1"/>
      </w:rPr>
    </w:lvl>
    <w:lvl w:ilvl="1" w:tplc="04090019" w:tentative="1">
      <w:start w:val="1"/>
      <w:numFmt w:val="lowerLetter"/>
      <w:lvlText w:val="%2."/>
      <w:lvlJc w:val="left"/>
      <w:pPr>
        <w:ind w:left="2347" w:hanging="360"/>
      </w:pPr>
    </w:lvl>
    <w:lvl w:ilvl="2" w:tplc="0409001B">
      <w:start w:val="1"/>
      <w:numFmt w:val="lowerRoman"/>
      <w:lvlText w:val="%3."/>
      <w:lvlJc w:val="right"/>
      <w:pPr>
        <w:ind w:left="3067" w:hanging="180"/>
      </w:pPr>
    </w:lvl>
    <w:lvl w:ilvl="3" w:tplc="0409000F" w:tentative="1">
      <w:start w:val="1"/>
      <w:numFmt w:val="decimal"/>
      <w:lvlText w:val="%4."/>
      <w:lvlJc w:val="left"/>
      <w:pPr>
        <w:ind w:left="3787" w:hanging="360"/>
      </w:pPr>
    </w:lvl>
    <w:lvl w:ilvl="4" w:tplc="04090019" w:tentative="1">
      <w:start w:val="1"/>
      <w:numFmt w:val="lowerLetter"/>
      <w:lvlText w:val="%5."/>
      <w:lvlJc w:val="left"/>
      <w:pPr>
        <w:ind w:left="4507" w:hanging="360"/>
      </w:pPr>
    </w:lvl>
    <w:lvl w:ilvl="5" w:tplc="0409001B" w:tentative="1">
      <w:start w:val="1"/>
      <w:numFmt w:val="lowerRoman"/>
      <w:lvlText w:val="%6."/>
      <w:lvlJc w:val="right"/>
      <w:pPr>
        <w:ind w:left="5227" w:hanging="180"/>
      </w:pPr>
    </w:lvl>
    <w:lvl w:ilvl="6" w:tplc="0409000F" w:tentative="1">
      <w:start w:val="1"/>
      <w:numFmt w:val="decimal"/>
      <w:lvlText w:val="%7."/>
      <w:lvlJc w:val="left"/>
      <w:pPr>
        <w:ind w:left="5947" w:hanging="360"/>
      </w:pPr>
    </w:lvl>
    <w:lvl w:ilvl="7" w:tplc="04090019" w:tentative="1">
      <w:start w:val="1"/>
      <w:numFmt w:val="lowerLetter"/>
      <w:lvlText w:val="%8."/>
      <w:lvlJc w:val="left"/>
      <w:pPr>
        <w:ind w:left="6667" w:hanging="360"/>
      </w:pPr>
    </w:lvl>
    <w:lvl w:ilvl="8" w:tplc="0409001B" w:tentative="1">
      <w:start w:val="1"/>
      <w:numFmt w:val="lowerRoman"/>
      <w:lvlText w:val="%9."/>
      <w:lvlJc w:val="right"/>
      <w:pPr>
        <w:ind w:left="7387" w:hanging="180"/>
      </w:pPr>
    </w:lvl>
  </w:abstractNum>
  <w:abstractNum w:abstractNumId="18" w15:restartNumberingAfterBreak="0">
    <w:nsid w:val="14EE2068"/>
    <w:multiLevelType w:val="hybridMultilevel"/>
    <w:tmpl w:val="6C2AE4D4"/>
    <w:lvl w:ilvl="0" w:tplc="7164AA8C">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9" w15:restartNumberingAfterBreak="0">
    <w:nsid w:val="15C42331"/>
    <w:multiLevelType w:val="hybridMultilevel"/>
    <w:tmpl w:val="9B9E9420"/>
    <w:lvl w:ilvl="0" w:tplc="4D64621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17356FF7"/>
    <w:multiLevelType w:val="hybridMultilevel"/>
    <w:tmpl w:val="412CAC52"/>
    <w:lvl w:ilvl="0" w:tplc="04090019">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1" w15:restartNumberingAfterBreak="0">
    <w:nsid w:val="190E5A44"/>
    <w:multiLevelType w:val="multilevel"/>
    <w:tmpl w:val="2E5020FE"/>
    <w:styleLink w:val="GS-Parapgraphsnumbered"/>
    <w:lvl w:ilvl="0">
      <w:start w:val="1"/>
      <w:numFmt w:val="decimal"/>
      <w:lvlText w:val="%1|"/>
      <w:lvlJc w:val="left"/>
      <w:pPr>
        <w:ind w:left="624" w:hanging="624"/>
      </w:pPr>
      <w:rPr>
        <w:rFonts w:ascii="Verdana" w:hAnsi="Verdana" w:hint="default"/>
        <w:b/>
        <w:i w:val="0"/>
        <w:color w:val="2AB9BD"/>
        <w:sz w:val="32"/>
      </w:rPr>
    </w:lvl>
    <w:lvl w:ilvl="1">
      <w:start w:val="1"/>
      <w:numFmt w:val="decimal"/>
      <w:lvlText w:val="%1.%2 |"/>
      <w:lvlJc w:val="left"/>
      <w:pPr>
        <w:ind w:left="680" w:hanging="680"/>
      </w:pPr>
      <w:rPr>
        <w:rFonts w:ascii="Verdana" w:hAnsi="Verdana" w:hint="default"/>
        <w:b/>
        <w:i w:val="0"/>
        <w:sz w:val="22"/>
      </w:rPr>
    </w:lvl>
    <w:lvl w:ilvl="2">
      <w:start w:val="1"/>
      <w:numFmt w:val="decimal"/>
      <w:pStyle w:val="P"/>
      <w:lvlText w:val="%1.%2.%3 |"/>
      <w:lvlJc w:val="left"/>
      <w:pPr>
        <w:ind w:left="907" w:hanging="907"/>
      </w:pPr>
      <w:rPr>
        <w:rFonts w:ascii="Verdana" w:hAnsi="Verdana" w:hint="default"/>
        <w:b w:val="0"/>
        <w:i w:val="0"/>
        <w:sz w:val="22"/>
      </w:rPr>
    </w:lvl>
    <w:lvl w:ilvl="3">
      <w:start w:val="1"/>
      <w:numFmt w:val="decimal"/>
      <w:lvlText w:val="%1.%2.%3.%4 |"/>
      <w:lvlJc w:val="left"/>
      <w:pPr>
        <w:ind w:left="1134" w:hanging="1134"/>
      </w:pPr>
      <w:rPr>
        <w:rFonts w:ascii="Verdana" w:hAnsi="Verdana" w:hint="default"/>
      </w:rPr>
    </w:lvl>
    <w:lvl w:ilvl="4">
      <w:start w:val="1"/>
      <w:numFmt w:val="decimal"/>
      <w:lvlText w:val="%1.%2.%3.%4.%5 |"/>
      <w:lvlJc w:val="left"/>
      <w:pPr>
        <w:ind w:left="1361" w:hanging="1361"/>
      </w:pPr>
      <w:rPr>
        <w:rFonts w:ascii="Verdana" w:hAnsi="Verdana" w:hint="default"/>
      </w:rPr>
    </w:lvl>
    <w:lvl w:ilvl="5">
      <w:start w:val="1"/>
      <w:numFmt w:val="decimal"/>
      <w:lvlText w:val="%1.%2.%3.%4.%5.%6 |"/>
      <w:lvlJc w:val="left"/>
      <w:pPr>
        <w:ind w:left="1531" w:hanging="1531"/>
      </w:pPr>
      <w:rPr>
        <w:rFonts w:hint="default"/>
      </w:rPr>
    </w:lvl>
    <w:lvl w:ilvl="6">
      <w:start w:val="1"/>
      <w:numFmt w:val="decimal"/>
      <w:lvlText w:val="%1.%2.%3.%4.%5.%6.%7 |"/>
      <w:lvlJc w:val="left"/>
      <w:pPr>
        <w:ind w:left="1758" w:hanging="1758"/>
      </w:pPr>
      <w:rPr>
        <w:rFonts w:hint="default"/>
      </w:rPr>
    </w:lvl>
    <w:lvl w:ilvl="7">
      <w:start w:val="1"/>
      <w:numFmt w:val="decimal"/>
      <w:lvlText w:val="%1.%2.%3.%4.%5.%6.%7.%8 |"/>
      <w:lvlJc w:val="left"/>
      <w:pPr>
        <w:ind w:left="1928" w:hanging="1928"/>
      </w:pPr>
      <w:rPr>
        <w:rFonts w:hint="default"/>
      </w:rPr>
    </w:lvl>
    <w:lvl w:ilvl="8">
      <w:start w:val="1"/>
      <w:numFmt w:val="decimal"/>
      <w:lvlText w:val="%1.%2.%3.%4.%5.%6.%7.%8.%9 |"/>
      <w:lvlJc w:val="left"/>
      <w:pPr>
        <w:ind w:left="1928" w:hanging="1928"/>
      </w:pPr>
      <w:rPr>
        <w:rFonts w:hint="default"/>
      </w:rPr>
    </w:lvl>
  </w:abstractNum>
  <w:abstractNum w:abstractNumId="22" w15:restartNumberingAfterBreak="0">
    <w:nsid w:val="19CB27D3"/>
    <w:multiLevelType w:val="hybridMultilevel"/>
    <w:tmpl w:val="FD1256D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1CDB2369"/>
    <w:multiLevelType w:val="multilevel"/>
    <w:tmpl w:val="9570546A"/>
    <w:lvl w:ilvl="0">
      <w:start w:val="1"/>
      <w:numFmt w:val="bullet"/>
      <w:pStyle w:val="ListGSBullet"/>
      <w:lvlText w:val=""/>
      <w:lvlJc w:val="left"/>
      <w:pPr>
        <w:ind w:left="284" w:hanging="284"/>
      </w:pPr>
      <w:rPr>
        <w:rFonts w:ascii="Symbol" w:hAnsi="Symbol" w:hint="default"/>
        <w:b w:val="0"/>
        <w:i w:val="0"/>
        <w:color w:val="auto"/>
        <w:sz w:val="22"/>
      </w:rPr>
    </w:lvl>
    <w:lvl w:ilvl="1">
      <w:start w:val="1"/>
      <w:numFmt w:val="bullet"/>
      <w:pStyle w:val="ListGsBullet2"/>
      <w:lvlText w:val=""/>
      <w:lvlJc w:val="left"/>
      <w:pPr>
        <w:ind w:left="1080" w:hanging="360"/>
      </w:pPr>
      <w:rPr>
        <w:rFonts w:ascii="Symbol" w:hAnsi="Symbol" w:hint="default"/>
        <w:color w:val="auto"/>
      </w:rPr>
    </w:lvl>
    <w:lvl w:ilvl="2">
      <w:start w:val="1"/>
      <w:numFmt w:val="bullet"/>
      <w:pStyle w:val="ListGsBullet3"/>
      <w:lvlText w:val=""/>
      <w:lvlJc w:val="left"/>
      <w:pPr>
        <w:ind w:left="1610" w:hanging="170"/>
      </w:pPr>
      <w:rPr>
        <w:rFonts w:ascii="Symbol" w:hAnsi="Symbol" w:hint="default"/>
        <w:color w:val="auto"/>
      </w:rPr>
    </w:lvl>
    <w:lvl w:ilvl="3">
      <w:start w:val="1"/>
      <w:numFmt w:val="bullet"/>
      <w:pStyle w:val="ListGsBullet4"/>
      <w:lvlText w:val=""/>
      <w:lvlJc w:val="left"/>
      <w:pPr>
        <w:ind w:left="2520" w:hanging="360"/>
      </w:pPr>
      <w:rPr>
        <w:rFonts w:ascii="Symbol" w:hAnsi="Symbol" w:hint="default"/>
        <w:color w:val="auto"/>
      </w:rPr>
    </w:lvl>
    <w:lvl w:ilvl="4">
      <w:start w:val="1"/>
      <w:numFmt w:val="bullet"/>
      <w:pStyle w:val="ListGSBullet5"/>
      <w:lvlText w:val=""/>
      <w:lvlJc w:val="left"/>
      <w:pPr>
        <w:ind w:left="3240" w:hanging="360"/>
      </w:pPr>
      <w:rPr>
        <w:rFonts w:ascii="Symbol" w:hAnsi="Symbol" w:hint="default"/>
        <w:color w:val="auto"/>
      </w:rPr>
    </w:lvl>
    <w:lvl w:ilvl="5">
      <w:start w:val="1"/>
      <w:numFmt w:val="bullet"/>
      <w:lvlText w:val=""/>
      <w:lvlJc w:val="left"/>
      <w:pPr>
        <w:ind w:left="3960" w:hanging="360"/>
      </w:pPr>
      <w:rPr>
        <w:rFonts w:ascii="Symbol" w:hAnsi="Symbol" w:hint="default"/>
        <w:color w:val="auto"/>
      </w:rPr>
    </w:lvl>
    <w:lvl w:ilvl="6">
      <w:start w:val="1"/>
      <w:numFmt w:val="bullet"/>
      <w:lvlText w:val=""/>
      <w:lvlJc w:val="left"/>
      <w:pPr>
        <w:ind w:left="4680" w:hanging="360"/>
      </w:pPr>
      <w:rPr>
        <w:rFonts w:ascii="Symbol" w:hAnsi="Symbol" w:hint="default"/>
        <w:color w:val="auto"/>
      </w:rPr>
    </w:lvl>
    <w:lvl w:ilvl="7">
      <w:start w:val="1"/>
      <w:numFmt w:val="bullet"/>
      <w:lvlText w:val=""/>
      <w:lvlJc w:val="left"/>
      <w:pPr>
        <w:ind w:left="5400" w:hanging="360"/>
      </w:pPr>
      <w:rPr>
        <w:rFonts w:ascii="Symbol" w:hAnsi="Symbol" w:hint="default"/>
        <w:color w:val="auto"/>
      </w:rPr>
    </w:lvl>
    <w:lvl w:ilvl="8">
      <w:start w:val="1"/>
      <w:numFmt w:val="bullet"/>
      <w:lvlText w:val=""/>
      <w:lvlJc w:val="left"/>
      <w:pPr>
        <w:ind w:left="6120" w:hanging="360"/>
      </w:pPr>
      <w:rPr>
        <w:rFonts w:ascii="Symbol" w:hAnsi="Symbol" w:hint="default"/>
        <w:color w:val="auto"/>
      </w:rPr>
    </w:lvl>
  </w:abstractNum>
  <w:abstractNum w:abstractNumId="24" w15:restartNumberingAfterBreak="0">
    <w:nsid w:val="1E6E1406"/>
    <w:multiLevelType w:val="hybridMultilevel"/>
    <w:tmpl w:val="D0283460"/>
    <w:lvl w:ilvl="0" w:tplc="04090019">
      <w:start w:val="1"/>
      <w:numFmt w:val="lowerLetter"/>
      <w:lvlText w:val="%1."/>
      <w:lvlJc w:val="lef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5" w15:restartNumberingAfterBreak="0">
    <w:nsid w:val="21270B6F"/>
    <w:multiLevelType w:val="hybridMultilevel"/>
    <w:tmpl w:val="9C90BD3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22303B3F"/>
    <w:multiLevelType w:val="hybridMultilevel"/>
    <w:tmpl w:val="3E6ADB5A"/>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24422E69"/>
    <w:multiLevelType w:val="multilevel"/>
    <w:tmpl w:val="C43E0718"/>
    <w:lvl w:ilvl="0">
      <w:start w:val="1"/>
      <w:numFmt w:val="none"/>
      <w:lvlText w:val="%1P.|"/>
      <w:lvlJc w:val="left"/>
      <w:pPr>
        <w:ind w:left="624" w:hanging="624"/>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lvlText w:val="%1P.%2 |"/>
      <w:lvlJc w:val="left"/>
      <w:pPr>
        <w:ind w:left="680" w:hanging="680"/>
      </w:pPr>
      <w:rPr>
        <w:rFonts w:ascii="Verdana" w:hAnsi="Verdana" w:hint="default"/>
        <w:b/>
        <w:i w:val="0"/>
        <w:sz w:val="22"/>
      </w:rPr>
    </w:lvl>
    <w:lvl w:ilvl="2">
      <w:start w:val="1"/>
      <w:numFmt w:val="decimal"/>
      <w:lvlText w:val="%1P.%2.%3 |"/>
      <w:lvlJc w:val="left"/>
      <w:pPr>
        <w:ind w:left="907" w:hanging="907"/>
      </w:pPr>
      <w:rPr>
        <w:rFonts w:ascii="Verdana" w:hAnsi="Verdana" w:hint="default"/>
        <w:b w:val="0"/>
        <w:i w:val="0"/>
        <w:sz w:val="22"/>
      </w:rPr>
    </w:lvl>
    <w:lvl w:ilvl="3">
      <w:start w:val="1"/>
      <w:numFmt w:val="decimal"/>
      <w:lvlText w:val="%1P.%2.%3.%4 |"/>
      <w:lvlJc w:val="left"/>
      <w:pPr>
        <w:ind w:left="1134" w:hanging="1134"/>
      </w:pPr>
      <w:rPr>
        <w:rFonts w:ascii="Verdana" w:hAnsi="Verdana" w:hint="default"/>
      </w:rPr>
    </w:lvl>
    <w:lvl w:ilvl="4">
      <w:start w:val="1"/>
      <w:numFmt w:val="decimal"/>
      <w:lvlText w:val="%1.%2.%3.%4.%5 |"/>
      <w:lvlJc w:val="left"/>
      <w:pPr>
        <w:ind w:left="1361" w:hanging="1361"/>
      </w:pPr>
      <w:rPr>
        <w:rFonts w:ascii="Verdana" w:hAnsi="Verdana" w:hint="default"/>
      </w:rPr>
    </w:lvl>
    <w:lvl w:ilvl="5">
      <w:start w:val="1"/>
      <w:numFmt w:val="decimal"/>
      <w:lvlText w:val="%1.%2.%3.%4.%5.%6 |"/>
      <w:lvlJc w:val="left"/>
      <w:pPr>
        <w:ind w:left="1531" w:hanging="1531"/>
      </w:pPr>
      <w:rPr>
        <w:rFonts w:hint="default"/>
      </w:rPr>
    </w:lvl>
    <w:lvl w:ilvl="6">
      <w:start w:val="1"/>
      <w:numFmt w:val="decimal"/>
      <w:lvlText w:val="%1.%2.%3.%4.%5.%6.%7 |"/>
      <w:lvlJc w:val="left"/>
      <w:pPr>
        <w:ind w:left="1758" w:hanging="1758"/>
      </w:pPr>
      <w:rPr>
        <w:rFonts w:hint="default"/>
      </w:rPr>
    </w:lvl>
    <w:lvl w:ilvl="7">
      <w:start w:val="1"/>
      <w:numFmt w:val="decimal"/>
      <w:lvlText w:val="%1.%2.%3.%4.%5.%6.%7.%8 |"/>
      <w:lvlJc w:val="left"/>
      <w:pPr>
        <w:ind w:left="1928" w:hanging="1928"/>
      </w:pPr>
      <w:rPr>
        <w:rFonts w:hint="default"/>
      </w:rPr>
    </w:lvl>
    <w:lvl w:ilvl="8">
      <w:start w:val="1"/>
      <w:numFmt w:val="decimal"/>
      <w:lvlText w:val="%1.%2.%3.%4.%5.%6.%7.%8.%9 |"/>
      <w:lvlJc w:val="left"/>
      <w:pPr>
        <w:ind w:left="1928" w:hanging="1928"/>
      </w:pPr>
      <w:rPr>
        <w:rFonts w:hint="default"/>
      </w:rPr>
    </w:lvl>
  </w:abstractNum>
  <w:abstractNum w:abstractNumId="28" w15:restartNumberingAfterBreak="0">
    <w:nsid w:val="2D391704"/>
    <w:multiLevelType w:val="hybridMultilevel"/>
    <w:tmpl w:val="42680122"/>
    <w:lvl w:ilvl="0" w:tplc="04090019">
      <w:start w:val="1"/>
      <w:numFmt w:val="lowerLetter"/>
      <w:lvlText w:val="%1."/>
      <w:lvlJc w:val="left"/>
      <w:pPr>
        <w:ind w:left="2358" w:hanging="360"/>
      </w:pPr>
    </w:lvl>
    <w:lvl w:ilvl="1" w:tplc="04090019" w:tentative="1">
      <w:start w:val="1"/>
      <w:numFmt w:val="lowerLetter"/>
      <w:lvlText w:val="%2."/>
      <w:lvlJc w:val="left"/>
      <w:pPr>
        <w:ind w:left="3078" w:hanging="360"/>
      </w:pPr>
    </w:lvl>
    <w:lvl w:ilvl="2" w:tplc="0409001B" w:tentative="1">
      <w:start w:val="1"/>
      <w:numFmt w:val="lowerRoman"/>
      <w:lvlText w:val="%3."/>
      <w:lvlJc w:val="right"/>
      <w:pPr>
        <w:ind w:left="3798" w:hanging="180"/>
      </w:pPr>
    </w:lvl>
    <w:lvl w:ilvl="3" w:tplc="0409000F" w:tentative="1">
      <w:start w:val="1"/>
      <w:numFmt w:val="decimal"/>
      <w:lvlText w:val="%4."/>
      <w:lvlJc w:val="left"/>
      <w:pPr>
        <w:ind w:left="4518" w:hanging="360"/>
      </w:pPr>
    </w:lvl>
    <w:lvl w:ilvl="4" w:tplc="04090019" w:tentative="1">
      <w:start w:val="1"/>
      <w:numFmt w:val="lowerLetter"/>
      <w:lvlText w:val="%5."/>
      <w:lvlJc w:val="left"/>
      <w:pPr>
        <w:ind w:left="5238" w:hanging="360"/>
      </w:pPr>
    </w:lvl>
    <w:lvl w:ilvl="5" w:tplc="0409001B" w:tentative="1">
      <w:start w:val="1"/>
      <w:numFmt w:val="lowerRoman"/>
      <w:lvlText w:val="%6."/>
      <w:lvlJc w:val="right"/>
      <w:pPr>
        <w:ind w:left="5958" w:hanging="180"/>
      </w:pPr>
    </w:lvl>
    <w:lvl w:ilvl="6" w:tplc="0409000F" w:tentative="1">
      <w:start w:val="1"/>
      <w:numFmt w:val="decimal"/>
      <w:lvlText w:val="%7."/>
      <w:lvlJc w:val="left"/>
      <w:pPr>
        <w:ind w:left="6678" w:hanging="360"/>
      </w:pPr>
    </w:lvl>
    <w:lvl w:ilvl="7" w:tplc="04090019" w:tentative="1">
      <w:start w:val="1"/>
      <w:numFmt w:val="lowerLetter"/>
      <w:lvlText w:val="%8."/>
      <w:lvlJc w:val="left"/>
      <w:pPr>
        <w:ind w:left="7398" w:hanging="360"/>
      </w:pPr>
    </w:lvl>
    <w:lvl w:ilvl="8" w:tplc="0409001B" w:tentative="1">
      <w:start w:val="1"/>
      <w:numFmt w:val="lowerRoman"/>
      <w:lvlText w:val="%9."/>
      <w:lvlJc w:val="right"/>
      <w:pPr>
        <w:ind w:left="8118" w:hanging="180"/>
      </w:pPr>
    </w:lvl>
  </w:abstractNum>
  <w:abstractNum w:abstractNumId="29" w15:restartNumberingAfterBreak="0">
    <w:nsid w:val="2FBE3A66"/>
    <w:multiLevelType w:val="multilevel"/>
    <w:tmpl w:val="AEBABD1E"/>
    <w:lvl w:ilvl="0">
      <w:start w:val="1"/>
      <w:numFmt w:val="none"/>
      <w:lvlText w:val="%1P.|"/>
      <w:lvlJc w:val="left"/>
      <w:pPr>
        <w:ind w:left="624" w:hanging="624"/>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pStyle w:val="Heading2"/>
      <w:lvlText w:val="%1P.%2 |"/>
      <w:lvlJc w:val="left"/>
      <w:pPr>
        <w:ind w:left="680" w:hanging="680"/>
      </w:pPr>
      <w:rPr>
        <w:rFonts w:ascii="Verdana" w:hAnsi="Verdana" w:hint="default"/>
        <w:b/>
        <w:i w:val="0"/>
        <w:sz w:val="24"/>
        <w:szCs w:val="24"/>
      </w:rPr>
    </w:lvl>
    <w:lvl w:ilvl="2">
      <w:start w:val="1"/>
      <w:numFmt w:val="decimal"/>
      <w:pStyle w:val="Heading3"/>
      <w:lvlText w:val="%1P.%2.%3 |"/>
      <w:lvlJc w:val="left"/>
      <w:pPr>
        <w:ind w:left="907" w:hanging="907"/>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ListParagraph"/>
      <w:lvlText w:val="%1P.%2.%3.%4 |"/>
      <w:lvlJc w:val="left"/>
      <w:pPr>
        <w:ind w:left="1134" w:hanging="1134"/>
      </w:pPr>
      <w:rPr>
        <w:rFonts w:ascii="Verdana" w:hAnsi="Verdana" w:hint="default"/>
      </w:rPr>
    </w:lvl>
    <w:lvl w:ilvl="4">
      <w:start w:val="1"/>
      <w:numFmt w:val="decimal"/>
      <w:lvlText w:val="%1.%2.%3.%4.%5 |"/>
      <w:lvlJc w:val="left"/>
      <w:pPr>
        <w:ind w:left="1361" w:hanging="1361"/>
      </w:pPr>
      <w:rPr>
        <w:rFonts w:ascii="Verdana" w:hAnsi="Verdana" w:hint="default"/>
      </w:rPr>
    </w:lvl>
    <w:lvl w:ilvl="5">
      <w:start w:val="1"/>
      <w:numFmt w:val="decimal"/>
      <w:lvlText w:val="%1.%2.%3.%4.%5.%6 |"/>
      <w:lvlJc w:val="left"/>
      <w:pPr>
        <w:ind w:left="1531" w:hanging="1531"/>
      </w:pPr>
      <w:rPr>
        <w:rFonts w:hint="default"/>
      </w:rPr>
    </w:lvl>
    <w:lvl w:ilvl="6">
      <w:start w:val="1"/>
      <w:numFmt w:val="decimal"/>
      <w:lvlText w:val="%1.%2.%3.%4.%5.%6.%7 |"/>
      <w:lvlJc w:val="left"/>
      <w:pPr>
        <w:ind w:left="1758" w:hanging="1758"/>
      </w:pPr>
      <w:rPr>
        <w:rFonts w:hint="default"/>
      </w:rPr>
    </w:lvl>
    <w:lvl w:ilvl="7">
      <w:start w:val="1"/>
      <w:numFmt w:val="decimal"/>
      <w:lvlText w:val="%1.%2.%3.%4.%5.%6.%7.%8 |"/>
      <w:lvlJc w:val="left"/>
      <w:pPr>
        <w:ind w:left="1928" w:hanging="1928"/>
      </w:pPr>
      <w:rPr>
        <w:rFonts w:hint="default"/>
      </w:rPr>
    </w:lvl>
    <w:lvl w:ilvl="8">
      <w:start w:val="1"/>
      <w:numFmt w:val="decimal"/>
      <w:lvlText w:val="%1.%2.%3.%4.%5.%6.%7.%8.%9 |"/>
      <w:lvlJc w:val="left"/>
      <w:pPr>
        <w:ind w:left="1928" w:hanging="1928"/>
      </w:pPr>
      <w:rPr>
        <w:rFonts w:hint="default"/>
      </w:rPr>
    </w:lvl>
  </w:abstractNum>
  <w:abstractNum w:abstractNumId="30" w15:restartNumberingAfterBreak="0">
    <w:nsid w:val="2FC97422"/>
    <w:multiLevelType w:val="hybridMultilevel"/>
    <w:tmpl w:val="0C2EAB4A"/>
    <w:lvl w:ilvl="0" w:tplc="04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1" w15:restartNumberingAfterBreak="0">
    <w:nsid w:val="31084A84"/>
    <w:multiLevelType w:val="hybridMultilevel"/>
    <w:tmpl w:val="85385FE4"/>
    <w:lvl w:ilvl="0" w:tplc="04090019">
      <w:start w:val="1"/>
      <w:numFmt w:val="lowerLetter"/>
      <w:lvlText w:val="%1."/>
      <w:lvlJc w:val="left"/>
      <w:pPr>
        <w:ind w:left="1854" w:hanging="360"/>
      </w:pPr>
    </w:lvl>
    <w:lvl w:ilvl="1" w:tplc="4C6C3B48">
      <w:start w:val="1"/>
      <w:numFmt w:val="lowerRoman"/>
      <w:lvlText w:val="%2."/>
      <w:lvlJc w:val="left"/>
      <w:pPr>
        <w:ind w:left="2574" w:hanging="360"/>
      </w:pPr>
      <w:rPr>
        <w:rFonts w:hint="default"/>
      </w:r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32" w15:restartNumberingAfterBreak="0">
    <w:nsid w:val="3471189B"/>
    <w:multiLevelType w:val="hybridMultilevel"/>
    <w:tmpl w:val="AF70F7DC"/>
    <w:lvl w:ilvl="0" w:tplc="08090019">
      <w:start w:val="1"/>
      <w:numFmt w:val="lowerLetter"/>
      <w:lvlText w:val="%1."/>
      <w:lvlJc w:val="left"/>
      <w:pPr>
        <w:ind w:left="1494" w:hanging="360"/>
      </w:pPr>
      <w:rPr>
        <w:rFonts w:hint="default"/>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33" w15:restartNumberingAfterBreak="0">
    <w:nsid w:val="38554205"/>
    <w:multiLevelType w:val="hybridMultilevel"/>
    <w:tmpl w:val="1D3CFAAC"/>
    <w:lvl w:ilvl="0" w:tplc="04090019">
      <w:start w:val="1"/>
      <w:numFmt w:val="lowerLetter"/>
      <w:lvlText w:val="%1."/>
      <w:lvlJc w:val="left"/>
      <w:pPr>
        <w:ind w:left="1494" w:hanging="360"/>
      </w:p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4" w15:restartNumberingAfterBreak="0">
    <w:nsid w:val="3C8040D7"/>
    <w:multiLevelType w:val="multilevel"/>
    <w:tmpl w:val="3A68F042"/>
    <w:styleLink w:val="BulletedListStyle"/>
    <w:lvl w:ilvl="0">
      <w:start w:val="1"/>
      <w:numFmt w:val="bullet"/>
      <w:lvlText w:val=""/>
      <w:lvlJc w:val="left"/>
      <w:pPr>
        <w:ind w:left="851" w:hanging="227"/>
      </w:pPr>
      <w:rPr>
        <w:rFonts w:ascii="Symbol" w:hAnsi="Symbol" w:hint="default"/>
        <w:color w:val="auto"/>
      </w:rPr>
    </w:lvl>
    <w:lvl w:ilvl="1">
      <w:start w:val="1"/>
      <w:numFmt w:val="bullet"/>
      <w:lvlText w:val=""/>
      <w:lvlJc w:val="left"/>
      <w:pPr>
        <w:ind w:left="1800" w:hanging="360"/>
      </w:pPr>
      <w:rPr>
        <w:rFonts w:ascii="Symbol" w:hAnsi="Symbol" w:hint="default"/>
        <w:color w:val="auto"/>
      </w:rPr>
    </w:lvl>
    <w:lvl w:ilvl="2">
      <w:start w:val="1"/>
      <w:numFmt w:val="bullet"/>
      <w:lvlText w:val=""/>
      <w:lvlJc w:val="left"/>
      <w:pPr>
        <w:ind w:left="2520" w:hanging="360"/>
      </w:pPr>
      <w:rPr>
        <w:rFonts w:ascii="Symbol" w:hAnsi="Symbol" w:hint="default"/>
        <w:color w:val="auto"/>
      </w:rPr>
    </w:lvl>
    <w:lvl w:ilvl="3">
      <w:start w:val="1"/>
      <w:numFmt w:val="bullet"/>
      <w:lvlText w:val=""/>
      <w:lvlJc w:val="left"/>
      <w:pPr>
        <w:ind w:left="3240" w:hanging="360"/>
      </w:pPr>
      <w:rPr>
        <w:rFonts w:ascii="Symbol" w:hAnsi="Symbol" w:hint="default"/>
        <w:color w:val="auto"/>
      </w:rPr>
    </w:lvl>
    <w:lvl w:ilvl="4">
      <w:start w:val="1"/>
      <w:numFmt w:val="bullet"/>
      <w:lvlText w:val=""/>
      <w:lvlJc w:val="left"/>
      <w:pPr>
        <w:ind w:left="3960" w:hanging="360"/>
      </w:pPr>
      <w:rPr>
        <w:rFonts w:ascii="Symbol" w:hAnsi="Symbol" w:hint="default"/>
        <w:color w:val="auto"/>
      </w:rPr>
    </w:lvl>
    <w:lvl w:ilvl="5">
      <w:start w:val="1"/>
      <w:numFmt w:val="bullet"/>
      <w:lvlText w:val=""/>
      <w:lvlJc w:val="left"/>
      <w:pPr>
        <w:ind w:left="4680" w:hanging="360"/>
      </w:pPr>
      <w:rPr>
        <w:rFonts w:ascii="Symbol" w:hAnsi="Symbol" w:hint="default"/>
        <w:color w:val="auto"/>
      </w:rPr>
    </w:lvl>
    <w:lvl w:ilvl="6">
      <w:start w:val="1"/>
      <w:numFmt w:val="bullet"/>
      <w:lvlText w:val=""/>
      <w:lvlJc w:val="left"/>
      <w:pPr>
        <w:ind w:left="5400" w:hanging="360"/>
      </w:pPr>
      <w:rPr>
        <w:rFonts w:ascii="Symbol" w:hAnsi="Symbol" w:hint="default"/>
        <w:color w:val="auto"/>
      </w:rPr>
    </w:lvl>
    <w:lvl w:ilvl="7">
      <w:start w:val="1"/>
      <w:numFmt w:val="bullet"/>
      <w:lvlText w:val=""/>
      <w:lvlJc w:val="left"/>
      <w:pPr>
        <w:ind w:left="6120" w:hanging="360"/>
      </w:pPr>
      <w:rPr>
        <w:rFonts w:ascii="Symbol" w:hAnsi="Symbol" w:hint="default"/>
        <w:color w:val="auto"/>
      </w:rPr>
    </w:lvl>
    <w:lvl w:ilvl="8">
      <w:start w:val="1"/>
      <w:numFmt w:val="bullet"/>
      <w:lvlText w:val=""/>
      <w:lvlJc w:val="left"/>
      <w:pPr>
        <w:ind w:left="6840" w:hanging="360"/>
      </w:pPr>
      <w:rPr>
        <w:rFonts w:ascii="Symbol" w:hAnsi="Symbol" w:hint="default"/>
        <w:color w:val="auto"/>
      </w:rPr>
    </w:lvl>
  </w:abstractNum>
  <w:abstractNum w:abstractNumId="35" w15:restartNumberingAfterBreak="0">
    <w:nsid w:val="3CB24749"/>
    <w:multiLevelType w:val="hybridMultilevel"/>
    <w:tmpl w:val="E47C012A"/>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3D923D75"/>
    <w:multiLevelType w:val="hybridMultilevel"/>
    <w:tmpl w:val="4268012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3DE96113"/>
    <w:multiLevelType w:val="hybridMultilevel"/>
    <w:tmpl w:val="AA24B954"/>
    <w:lvl w:ilvl="0" w:tplc="04090019">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38" w15:restartNumberingAfterBreak="0">
    <w:nsid w:val="3E2C6D49"/>
    <w:multiLevelType w:val="hybridMultilevel"/>
    <w:tmpl w:val="0CCC32E8"/>
    <w:lvl w:ilvl="0" w:tplc="86F2802E">
      <w:start w:val="1"/>
      <w:numFmt w:val="lowerRoman"/>
      <w:lvlText w:val="%1."/>
      <w:lvlJc w:val="left"/>
      <w:pPr>
        <w:ind w:left="2880" w:hanging="72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9" w15:restartNumberingAfterBreak="0">
    <w:nsid w:val="42502E84"/>
    <w:multiLevelType w:val="hybridMultilevel"/>
    <w:tmpl w:val="798A15FA"/>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15:restartNumberingAfterBreak="0">
    <w:nsid w:val="44A23AAC"/>
    <w:multiLevelType w:val="hybridMultilevel"/>
    <w:tmpl w:val="53DC8E4C"/>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459C2269"/>
    <w:multiLevelType w:val="hybridMultilevel"/>
    <w:tmpl w:val="820A238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49A90BA2"/>
    <w:multiLevelType w:val="hybridMultilevel"/>
    <w:tmpl w:val="14CEA63E"/>
    <w:lvl w:ilvl="0" w:tplc="4C6C3B48">
      <w:start w:val="1"/>
      <w:numFmt w:val="lowerRoman"/>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43" w15:restartNumberingAfterBreak="0">
    <w:nsid w:val="4ADD552E"/>
    <w:multiLevelType w:val="hybridMultilevel"/>
    <w:tmpl w:val="0D0A785A"/>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4" w15:restartNumberingAfterBreak="0">
    <w:nsid w:val="4BA3735B"/>
    <w:multiLevelType w:val="multilevel"/>
    <w:tmpl w:val="2E5020FE"/>
    <w:numStyleLink w:val="GS-Parapgraphsnumbered"/>
  </w:abstractNum>
  <w:abstractNum w:abstractNumId="45" w15:restartNumberingAfterBreak="0">
    <w:nsid w:val="526A766B"/>
    <w:multiLevelType w:val="singleLevel"/>
    <w:tmpl w:val="04090019"/>
    <w:lvl w:ilvl="0">
      <w:start w:val="1"/>
      <w:numFmt w:val="lowerLetter"/>
      <w:lvlText w:val="%1."/>
      <w:lvlJc w:val="left"/>
      <w:pPr>
        <w:ind w:left="720" w:hanging="360"/>
      </w:pPr>
      <w:rPr>
        <w:rFonts w:hint="default"/>
      </w:rPr>
    </w:lvl>
  </w:abstractNum>
  <w:abstractNum w:abstractNumId="46" w15:restartNumberingAfterBreak="0">
    <w:nsid w:val="5BB753F9"/>
    <w:multiLevelType w:val="hybridMultilevel"/>
    <w:tmpl w:val="8B4099A6"/>
    <w:lvl w:ilvl="0" w:tplc="04090019">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7" w15:restartNumberingAfterBreak="0">
    <w:nsid w:val="5DA604F4"/>
    <w:multiLevelType w:val="hybridMultilevel"/>
    <w:tmpl w:val="7122AE9E"/>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8" w15:restartNumberingAfterBreak="0">
    <w:nsid w:val="60712C3F"/>
    <w:multiLevelType w:val="hybridMultilevel"/>
    <w:tmpl w:val="4DF077D6"/>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9" w15:restartNumberingAfterBreak="0">
    <w:nsid w:val="618A3A1F"/>
    <w:multiLevelType w:val="hybridMultilevel"/>
    <w:tmpl w:val="53DC8E4C"/>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0" w15:restartNumberingAfterBreak="0">
    <w:nsid w:val="618F6718"/>
    <w:multiLevelType w:val="hybridMultilevel"/>
    <w:tmpl w:val="B1F6A28E"/>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1" w15:restartNumberingAfterBreak="0">
    <w:nsid w:val="630863AB"/>
    <w:multiLevelType w:val="hybridMultilevel"/>
    <w:tmpl w:val="C3B461F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2" w15:restartNumberingAfterBreak="0">
    <w:nsid w:val="637A17E2"/>
    <w:multiLevelType w:val="hybridMultilevel"/>
    <w:tmpl w:val="0CCC32E8"/>
    <w:lvl w:ilvl="0" w:tplc="FFFFFFFF">
      <w:start w:val="1"/>
      <w:numFmt w:val="lowerRoman"/>
      <w:lvlText w:val="%1."/>
      <w:lvlJc w:val="left"/>
      <w:pPr>
        <w:ind w:left="2880" w:hanging="720"/>
      </w:pPr>
      <w:rPr>
        <w:rFonts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53" w15:restartNumberingAfterBreak="0">
    <w:nsid w:val="64BF2F68"/>
    <w:multiLevelType w:val="hybridMultilevel"/>
    <w:tmpl w:val="D3480F8A"/>
    <w:lvl w:ilvl="0" w:tplc="AF561CD8">
      <w:start w:val="3"/>
      <w:numFmt w:val="bullet"/>
      <w:lvlText w:val="-"/>
      <w:lvlJc w:val="left"/>
      <w:pPr>
        <w:ind w:left="720" w:hanging="360"/>
      </w:pPr>
      <w:rPr>
        <w:rFonts w:ascii="Verdana" w:eastAsiaTheme="minorHAnsi" w:hAnsi="Verdana" w:cs="Times New Roman (Body C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51D54EA"/>
    <w:multiLevelType w:val="hybridMultilevel"/>
    <w:tmpl w:val="C15442C2"/>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5" w15:restartNumberingAfterBreak="0">
    <w:nsid w:val="65DF6B4B"/>
    <w:multiLevelType w:val="hybridMultilevel"/>
    <w:tmpl w:val="3B1604E8"/>
    <w:lvl w:ilvl="0" w:tplc="04090019">
      <w:start w:val="1"/>
      <w:numFmt w:val="lowerLetter"/>
      <w:lvlText w:val="%1."/>
      <w:lvlJc w:val="left"/>
      <w:pPr>
        <w:ind w:left="1494" w:hanging="360"/>
      </w:pPr>
      <w:rPr>
        <w:rFonts w:hint="default"/>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56" w15:restartNumberingAfterBreak="0">
    <w:nsid w:val="670A30C0"/>
    <w:multiLevelType w:val="hybridMultilevel"/>
    <w:tmpl w:val="D6B8FF58"/>
    <w:lvl w:ilvl="0" w:tplc="4C6C3B48">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15:restartNumberingAfterBreak="0">
    <w:nsid w:val="69B64A7E"/>
    <w:multiLevelType w:val="hybridMultilevel"/>
    <w:tmpl w:val="F2FEB8D4"/>
    <w:lvl w:ilvl="0" w:tplc="04090019">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8" w15:restartNumberingAfterBreak="0">
    <w:nsid w:val="6B6A000F"/>
    <w:multiLevelType w:val="hybridMultilevel"/>
    <w:tmpl w:val="E332B978"/>
    <w:lvl w:ilvl="0" w:tplc="4C6C3B48">
      <w:start w:val="1"/>
      <w:numFmt w:val="lowerRoman"/>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59" w15:restartNumberingAfterBreak="0">
    <w:nsid w:val="6D1C2744"/>
    <w:multiLevelType w:val="hybridMultilevel"/>
    <w:tmpl w:val="4D7276EA"/>
    <w:lvl w:ilvl="0" w:tplc="04090019">
      <w:start w:val="1"/>
      <w:numFmt w:val="lowerLetter"/>
      <w:lvlText w:val="%1."/>
      <w:lvlJc w:val="left"/>
      <w:pPr>
        <w:ind w:left="1808" w:hanging="360"/>
      </w:pPr>
    </w:lvl>
    <w:lvl w:ilvl="1" w:tplc="04090019" w:tentative="1">
      <w:start w:val="1"/>
      <w:numFmt w:val="lowerLetter"/>
      <w:lvlText w:val="%2."/>
      <w:lvlJc w:val="left"/>
      <w:pPr>
        <w:ind w:left="2528" w:hanging="360"/>
      </w:pPr>
    </w:lvl>
    <w:lvl w:ilvl="2" w:tplc="0409001B" w:tentative="1">
      <w:start w:val="1"/>
      <w:numFmt w:val="lowerRoman"/>
      <w:lvlText w:val="%3."/>
      <w:lvlJc w:val="right"/>
      <w:pPr>
        <w:ind w:left="3248" w:hanging="180"/>
      </w:pPr>
    </w:lvl>
    <w:lvl w:ilvl="3" w:tplc="0409000F" w:tentative="1">
      <w:start w:val="1"/>
      <w:numFmt w:val="decimal"/>
      <w:lvlText w:val="%4."/>
      <w:lvlJc w:val="left"/>
      <w:pPr>
        <w:ind w:left="3968" w:hanging="360"/>
      </w:pPr>
    </w:lvl>
    <w:lvl w:ilvl="4" w:tplc="04090019" w:tentative="1">
      <w:start w:val="1"/>
      <w:numFmt w:val="lowerLetter"/>
      <w:lvlText w:val="%5."/>
      <w:lvlJc w:val="left"/>
      <w:pPr>
        <w:ind w:left="4688" w:hanging="360"/>
      </w:pPr>
    </w:lvl>
    <w:lvl w:ilvl="5" w:tplc="0409001B" w:tentative="1">
      <w:start w:val="1"/>
      <w:numFmt w:val="lowerRoman"/>
      <w:lvlText w:val="%6."/>
      <w:lvlJc w:val="right"/>
      <w:pPr>
        <w:ind w:left="5408" w:hanging="180"/>
      </w:pPr>
    </w:lvl>
    <w:lvl w:ilvl="6" w:tplc="0409000F" w:tentative="1">
      <w:start w:val="1"/>
      <w:numFmt w:val="decimal"/>
      <w:lvlText w:val="%7."/>
      <w:lvlJc w:val="left"/>
      <w:pPr>
        <w:ind w:left="6128" w:hanging="360"/>
      </w:pPr>
    </w:lvl>
    <w:lvl w:ilvl="7" w:tplc="04090019" w:tentative="1">
      <w:start w:val="1"/>
      <w:numFmt w:val="lowerLetter"/>
      <w:lvlText w:val="%8."/>
      <w:lvlJc w:val="left"/>
      <w:pPr>
        <w:ind w:left="6848" w:hanging="360"/>
      </w:pPr>
    </w:lvl>
    <w:lvl w:ilvl="8" w:tplc="0409001B" w:tentative="1">
      <w:start w:val="1"/>
      <w:numFmt w:val="lowerRoman"/>
      <w:lvlText w:val="%9."/>
      <w:lvlJc w:val="right"/>
      <w:pPr>
        <w:ind w:left="7568" w:hanging="180"/>
      </w:pPr>
    </w:lvl>
  </w:abstractNum>
  <w:abstractNum w:abstractNumId="60" w15:restartNumberingAfterBreak="0">
    <w:nsid w:val="7033218C"/>
    <w:multiLevelType w:val="hybridMultilevel"/>
    <w:tmpl w:val="C15442C2"/>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1" w15:restartNumberingAfterBreak="0">
    <w:nsid w:val="713C49E7"/>
    <w:multiLevelType w:val="singleLevel"/>
    <w:tmpl w:val="04090019"/>
    <w:lvl w:ilvl="0">
      <w:start w:val="1"/>
      <w:numFmt w:val="lowerLetter"/>
      <w:lvlText w:val="%1."/>
      <w:lvlJc w:val="left"/>
      <w:pPr>
        <w:ind w:left="720" w:hanging="360"/>
      </w:pPr>
    </w:lvl>
  </w:abstractNum>
  <w:abstractNum w:abstractNumId="62" w15:restartNumberingAfterBreak="0">
    <w:nsid w:val="764B6221"/>
    <w:multiLevelType w:val="hybridMultilevel"/>
    <w:tmpl w:val="BE94EB6C"/>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3" w15:restartNumberingAfterBreak="0">
    <w:nsid w:val="7BAA0CF3"/>
    <w:multiLevelType w:val="hybridMultilevel"/>
    <w:tmpl w:val="E332B978"/>
    <w:lvl w:ilvl="0" w:tplc="4C6C3B48">
      <w:start w:val="1"/>
      <w:numFmt w:val="lowerRoman"/>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num w:numId="1" w16cid:durableId="1339232980">
    <w:abstractNumId w:val="34"/>
  </w:num>
  <w:num w:numId="2" w16cid:durableId="1197431931">
    <w:abstractNumId w:val="13"/>
  </w:num>
  <w:num w:numId="3" w16cid:durableId="1948930580">
    <w:abstractNumId w:val="21"/>
  </w:num>
  <w:num w:numId="4" w16cid:durableId="1905525736">
    <w:abstractNumId w:val="8"/>
  </w:num>
  <w:num w:numId="5" w16cid:durableId="471563745">
    <w:abstractNumId w:val="7"/>
  </w:num>
  <w:num w:numId="6" w16cid:durableId="315036966">
    <w:abstractNumId w:val="6"/>
  </w:num>
  <w:num w:numId="7" w16cid:durableId="1444030058">
    <w:abstractNumId w:val="5"/>
  </w:num>
  <w:num w:numId="8" w16cid:durableId="1965572009">
    <w:abstractNumId w:val="4"/>
  </w:num>
  <w:num w:numId="9" w16cid:durableId="1695576891">
    <w:abstractNumId w:val="23"/>
  </w:num>
  <w:num w:numId="10" w16cid:durableId="1505242262">
    <w:abstractNumId w:val="3"/>
  </w:num>
  <w:num w:numId="11" w16cid:durableId="1713119040">
    <w:abstractNumId w:val="2"/>
  </w:num>
  <w:num w:numId="12" w16cid:durableId="1061945537">
    <w:abstractNumId w:val="1"/>
  </w:num>
  <w:num w:numId="13" w16cid:durableId="1221750250">
    <w:abstractNumId w:val="0"/>
  </w:num>
  <w:num w:numId="14" w16cid:durableId="992561407">
    <w:abstractNumId w:val="61"/>
  </w:num>
  <w:num w:numId="15" w16cid:durableId="1391811287">
    <w:abstractNumId w:val="17"/>
  </w:num>
  <w:num w:numId="16" w16cid:durableId="144662877">
    <w:abstractNumId w:val="15"/>
  </w:num>
  <w:num w:numId="17" w16cid:durableId="1941523358">
    <w:abstractNumId w:val="9"/>
  </w:num>
  <w:num w:numId="18" w16cid:durableId="1057314150">
    <w:abstractNumId w:val="41"/>
  </w:num>
  <w:num w:numId="19" w16cid:durableId="42944982">
    <w:abstractNumId w:val="54"/>
  </w:num>
  <w:num w:numId="20" w16cid:durableId="1852329780">
    <w:abstractNumId w:val="30"/>
  </w:num>
  <w:num w:numId="21" w16cid:durableId="548108786">
    <w:abstractNumId w:val="33"/>
  </w:num>
  <w:num w:numId="22" w16cid:durableId="2058435956">
    <w:abstractNumId w:val="35"/>
  </w:num>
  <w:num w:numId="23" w16cid:durableId="154421292">
    <w:abstractNumId w:val="26"/>
  </w:num>
  <w:num w:numId="24" w16cid:durableId="1519151578">
    <w:abstractNumId w:val="10"/>
  </w:num>
  <w:num w:numId="25" w16cid:durableId="1142455512">
    <w:abstractNumId w:val="14"/>
  </w:num>
  <w:num w:numId="26" w16cid:durableId="683484141">
    <w:abstractNumId w:val="40"/>
  </w:num>
  <w:num w:numId="27" w16cid:durableId="1930311377">
    <w:abstractNumId w:val="22"/>
  </w:num>
  <w:num w:numId="28" w16cid:durableId="1215851296">
    <w:abstractNumId w:val="29"/>
  </w:num>
  <w:num w:numId="29" w16cid:durableId="472144440">
    <w:abstractNumId w:val="27"/>
  </w:num>
  <w:num w:numId="30" w16cid:durableId="724186003">
    <w:abstractNumId w:val="57"/>
  </w:num>
  <w:num w:numId="31" w16cid:durableId="1020354801">
    <w:abstractNumId w:val="24"/>
  </w:num>
  <w:num w:numId="32" w16cid:durableId="1708750181">
    <w:abstractNumId w:val="48"/>
  </w:num>
  <w:num w:numId="33" w16cid:durableId="1036657224">
    <w:abstractNumId w:val="28"/>
  </w:num>
  <w:num w:numId="34" w16cid:durableId="592977291">
    <w:abstractNumId w:val="51"/>
  </w:num>
  <w:num w:numId="35" w16cid:durableId="37121617">
    <w:abstractNumId w:val="49"/>
  </w:num>
  <w:num w:numId="36" w16cid:durableId="1082024771">
    <w:abstractNumId w:val="45"/>
  </w:num>
  <w:num w:numId="37" w16cid:durableId="1575159899">
    <w:abstractNumId w:val="58"/>
  </w:num>
  <w:num w:numId="38" w16cid:durableId="1634677105">
    <w:abstractNumId w:val="63"/>
  </w:num>
  <w:num w:numId="39" w16cid:durableId="284048389">
    <w:abstractNumId w:val="42"/>
  </w:num>
  <w:num w:numId="40" w16cid:durableId="325131785">
    <w:abstractNumId w:val="47"/>
  </w:num>
  <w:num w:numId="41" w16cid:durableId="1136799076">
    <w:abstractNumId w:val="31"/>
  </w:num>
  <w:num w:numId="42" w16cid:durableId="2128815262">
    <w:abstractNumId w:val="60"/>
  </w:num>
  <w:num w:numId="43" w16cid:durableId="1648239004">
    <w:abstractNumId w:val="56"/>
  </w:num>
  <w:num w:numId="44" w16cid:durableId="1054701565">
    <w:abstractNumId w:val="36"/>
  </w:num>
  <w:num w:numId="45" w16cid:durableId="2244897">
    <w:abstractNumId w:val="50"/>
  </w:num>
  <w:num w:numId="46" w16cid:durableId="494951793">
    <w:abstractNumId w:val="62"/>
  </w:num>
  <w:num w:numId="47" w16cid:durableId="710617130">
    <w:abstractNumId w:val="39"/>
  </w:num>
  <w:num w:numId="48" w16cid:durableId="1418868963">
    <w:abstractNumId w:val="37"/>
  </w:num>
  <w:num w:numId="49" w16cid:durableId="69161185">
    <w:abstractNumId w:val="20"/>
  </w:num>
  <w:num w:numId="50" w16cid:durableId="819224609">
    <w:abstractNumId w:val="46"/>
  </w:num>
  <w:num w:numId="51" w16cid:durableId="1090810090">
    <w:abstractNumId w:val="43"/>
  </w:num>
  <w:num w:numId="52" w16cid:durableId="139619635">
    <w:abstractNumId w:val="44"/>
    <w:lvlOverride w:ilvl="0">
      <w:lvl w:ilvl="0">
        <w:start w:val="1"/>
        <w:numFmt w:val="decimal"/>
        <w:lvlText w:val="%1|"/>
        <w:lvlJc w:val="left"/>
        <w:pPr>
          <w:ind w:left="624" w:hanging="624"/>
        </w:pPr>
        <w:rPr>
          <w:rFonts w:ascii="Verdana" w:hAnsi="Verdana" w:hint="default"/>
          <w:b/>
          <w:i w:val="0"/>
          <w:color w:val="2AB9BD"/>
          <w:sz w:val="24"/>
          <w:szCs w:val="24"/>
        </w:rPr>
      </w:lvl>
    </w:lvlOverride>
    <w:lvlOverride w:ilvl="1">
      <w:lvl w:ilvl="1">
        <w:start w:val="1"/>
        <w:numFmt w:val="decimal"/>
        <w:lvlText w:val="%1.%2 |"/>
        <w:lvlJc w:val="left"/>
        <w:pPr>
          <w:ind w:left="680" w:hanging="680"/>
        </w:pPr>
        <w:rPr>
          <w:rFonts w:ascii="Verdana" w:hAnsi="Verdana" w:hint="default"/>
          <w:b/>
          <w:i w:val="0"/>
          <w:sz w:val="22"/>
        </w:rPr>
      </w:lvl>
    </w:lvlOverride>
    <w:lvlOverride w:ilvl="2">
      <w:lvl w:ilvl="2">
        <w:start w:val="1"/>
        <w:numFmt w:val="decimal"/>
        <w:pStyle w:val="P"/>
        <w:lvlText w:val="%1.%2.%3 |"/>
        <w:lvlJc w:val="left"/>
        <w:pPr>
          <w:ind w:left="907" w:hanging="907"/>
        </w:pPr>
        <w:rPr>
          <w:rFonts w:ascii="Verdana" w:hAnsi="Verdana" w:hint="default"/>
          <w:b w:val="0"/>
          <w:i w:val="0"/>
          <w:sz w:val="22"/>
        </w:rPr>
      </w:lvl>
    </w:lvlOverride>
    <w:lvlOverride w:ilvl="3">
      <w:lvl w:ilvl="3">
        <w:start w:val="1"/>
        <w:numFmt w:val="decimal"/>
        <w:lvlText w:val="%1.%2.%3.%4 |"/>
        <w:lvlJc w:val="left"/>
        <w:pPr>
          <w:ind w:left="1134" w:hanging="1134"/>
        </w:pPr>
        <w:rPr>
          <w:rFonts w:ascii="Verdana" w:hAnsi="Verdana" w:hint="default"/>
        </w:rPr>
      </w:lvl>
    </w:lvlOverride>
    <w:lvlOverride w:ilvl="4">
      <w:lvl w:ilvl="4">
        <w:start w:val="1"/>
        <w:numFmt w:val="decimal"/>
        <w:lvlText w:val="%1.%2.%3.%4.%5 |"/>
        <w:lvlJc w:val="left"/>
        <w:pPr>
          <w:ind w:left="1361" w:hanging="1361"/>
        </w:pPr>
        <w:rPr>
          <w:rFonts w:ascii="Verdana" w:hAnsi="Verdana" w:hint="default"/>
        </w:rPr>
      </w:lvl>
    </w:lvlOverride>
    <w:lvlOverride w:ilvl="5">
      <w:lvl w:ilvl="5">
        <w:start w:val="1"/>
        <w:numFmt w:val="decimal"/>
        <w:lvlText w:val="%1.%2.%3.%4.%5.%6 |"/>
        <w:lvlJc w:val="left"/>
        <w:pPr>
          <w:ind w:left="1531" w:hanging="1531"/>
        </w:pPr>
        <w:rPr>
          <w:rFonts w:hint="default"/>
        </w:rPr>
      </w:lvl>
    </w:lvlOverride>
    <w:lvlOverride w:ilvl="6">
      <w:lvl w:ilvl="6">
        <w:start w:val="1"/>
        <w:numFmt w:val="decimal"/>
        <w:lvlText w:val="%1.%2.%3.%4.%5.%6.%7 |"/>
        <w:lvlJc w:val="left"/>
        <w:pPr>
          <w:ind w:left="1758" w:hanging="1758"/>
        </w:pPr>
        <w:rPr>
          <w:rFonts w:hint="default"/>
        </w:rPr>
      </w:lvl>
    </w:lvlOverride>
    <w:lvlOverride w:ilvl="7">
      <w:lvl w:ilvl="7">
        <w:start w:val="1"/>
        <w:numFmt w:val="decimal"/>
        <w:lvlText w:val="%1.%2.%3.%4.%5.%6.%7.%8 |"/>
        <w:lvlJc w:val="left"/>
        <w:pPr>
          <w:ind w:left="1928" w:hanging="1928"/>
        </w:pPr>
        <w:rPr>
          <w:rFonts w:hint="default"/>
        </w:rPr>
      </w:lvl>
    </w:lvlOverride>
    <w:lvlOverride w:ilvl="8">
      <w:lvl w:ilvl="8">
        <w:start w:val="1"/>
        <w:numFmt w:val="decimal"/>
        <w:lvlText w:val="%1.%2.%3.%4.%5.%6.%7.%8.%9 |"/>
        <w:lvlJc w:val="left"/>
        <w:pPr>
          <w:ind w:left="1928" w:hanging="1928"/>
        </w:pPr>
        <w:rPr>
          <w:rFonts w:hint="default"/>
        </w:rPr>
      </w:lvl>
    </w:lvlOverride>
  </w:num>
  <w:num w:numId="53" w16cid:durableId="2060475281">
    <w:abstractNumId w:val="25"/>
  </w:num>
  <w:num w:numId="54" w16cid:durableId="1587765275">
    <w:abstractNumId w:val="18"/>
  </w:num>
  <w:num w:numId="55" w16cid:durableId="1362320918">
    <w:abstractNumId w:val="38"/>
  </w:num>
  <w:num w:numId="56" w16cid:durableId="1616448602">
    <w:abstractNumId w:val="19"/>
  </w:num>
  <w:num w:numId="57" w16cid:durableId="1962881351">
    <w:abstractNumId w:val="55"/>
  </w:num>
  <w:num w:numId="58" w16cid:durableId="1329745431">
    <w:abstractNumId w:val="16"/>
  </w:num>
  <w:num w:numId="59" w16cid:durableId="347295957">
    <w:abstractNumId w:val="11"/>
  </w:num>
  <w:num w:numId="60" w16cid:durableId="2013994026">
    <w:abstractNumId w:val="52"/>
  </w:num>
  <w:num w:numId="61" w16cid:durableId="601717673">
    <w:abstractNumId w:val="32"/>
  </w:num>
  <w:num w:numId="62" w16cid:durableId="1002706380">
    <w:abstractNumId w:val="59"/>
  </w:num>
  <w:num w:numId="63" w16cid:durableId="111243653">
    <w:abstractNumId w:val="53"/>
  </w:num>
  <w:num w:numId="64" w16cid:durableId="1713841380">
    <w:abstractNumId w:val="12"/>
  </w:num>
  <w:numIdMacAtCleanup w:val="6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ma Cima">
    <w15:presenceInfo w15:providerId="AD" w15:userId="S::ema.cima@goldstandard.org::07343756-d925-405d-b765-1c16ffaf169e"/>
  </w15:person>
  <w15:person w15:author="Anshika Gupta">
    <w15:presenceInfo w15:providerId="AD" w15:userId="S::anshika.gupta@goldstandard.org::5f931e3b-5339-4568-a482-52c65bd69b6a"/>
  </w15:person>
  <w15:person w15:author="VT">
    <w15:presenceInfo w15:providerId="None" w15:userId="V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oNotTrackMoves/>
  <w:doNotTrackFormatting/>
  <w:defaultTabStop w:val="720"/>
  <w:drawingGridHorizontalSpacing w:val="120"/>
  <w:displayHorizontalDrawingGridEvery w:val="2"/>
  <w:displayVerticalDrawingGridEvery w:val="2"/>
  <w:characterSpacingControl w:val="doNotCompress"/>
  <w:hdrShapeDefaults>
    <o:shapedefaults v:ext="edit" spidmax="2052"/>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tDS1MDQ1N7AwMrQwMzNT0lEKTi0uzszPAykwMa4FAN42oectAAAA"/>
  </w:docVars>
  <w:rsids>
    <w:rsidRoot w:val="00605B29"/>
    <w:rsid w:val="0000098D"/>
    <w:rsid w:val="00000A47"/>
    <w:rsid w:val="00001CB7"/>
    <w:rsid w:val="000026C5"/>
    <w:rsid w:val="00002831"/>
    <w:rsid w:val="00002E1A"/>
    <w:rsid w:val="000035CE"/>
    <w:rsid w:val="00003D6F"/>
    <w:rsid w:val="00003DB8"/>
    <w:rsid w:val="00005166"/>
    <w:rsid w:val="00006426"/>
    <w:rsid w:val="000064D0"/>
    <w:rsid w:val="00006DF4"/>
    <w:rsid w:val="00006F00"/>
    <w:rsid w:val="000075AF"/>
    <w:rsid w:val="00007704"/>
    <w:rsid w:val="0000773C"/>
    <w:rsid w:val="00007C19"/>
    <w:rsid w:val="00007E34"/>
    <w:rsid w:val="000100A4"/>
    <w:rsid w:val="000110A4"/>
    <w:rsid w:val="00011196"/>
    <w:rsid w:val="000116D5"/>
    <w:rsid w:val="00011790"/>
    <w:rsid w:val="00011F7A"/>
    <w:rsid w:val="0001227C"/>
    <w:rsid w:val="0001251A"/>
    <w:rsid w:val="000143AA"/>
    <w:rsid w:val="0001593A"/>
    <w:rsid w:val="000162DB"/>
    <w:rsid w:val="00016458"/>
    <w:rsid w:val="00020263"/>
    <w:rsid w:val="0002070F"/>
    <w:rsid w:val="000215EF"/>
    <w:rsid w:val="0002176A"/>
    <w:rsid w:val="00022148"/>
    <w:rsid w:val="000223A3"/>
    <w:rsid w:val="0002272D"/>
    <w:rsid w:val="00023280"/>
    <w:rsid w:val="0002378C"/>
    <w:rsid w:val="00023817"/>
    <w:rsid w:val="00023A67"/>
    <w:rsid w:val="00024265"/>
    <w:rsid w:val="000247E5"/>
    <w:rsid w:val="000247F2"/>
    <w:rsid w:val="00024A87"/>
    <w:rsid w:val="00025053"/>
    <w:rsid w:val="00025A8A"/>
    <w:rsid w:val="0002678F"/>
    <w:rsid w:val="000274C3"/>
    <w:rsid w:val="00027610"/>
    <w:rsid w:val="00030446"/>
    <w:rsid w:val="000307DF"/>
    <w:rsid w:val="00030A48"/>
    <w:rsid w:val="00030D9B"/>
    <w:rsid w:val="00031385"/>
    <w:rsid w:val="00031E9E"/>
    <w:rsid w:val="0003304E"/>
    <w:rsid w:val="00033121"/>
    <w:rsid w:val="00033B69"/>
    <w:rsid w:val="000341DF"/>
    <w:rsid w:val="00034D69"/>
    <w:rsid w:val="000359F4"/>
    <w:rsid w:val="0003664E"/>
    <w:rsid w:val="00036D52"/>
    <w:rsid w:val="00036EBE"/>
    <w:rsid w:val="00042A98"/>
    <w:rsid w:val="00043C9B"/>
    <w:rsid w:val="00044227"/>
    <w:rsid w:val="00044765"/>
    <w:rsid w:val="00044F7E"/>
    <w:rsid w:val="000453BC"/>
    <w:rsid w:val="00045765"/>
    <w:rsid w:val="00050063"/>
    <w:rsid w:val="0005022A"/>
    <w:rsid w:val="000502D4"/>
    <w:rsid w:val="000508FE"/>
    <w:rsid w:val="00051733"/>
    <w:rsid w:val="00051761"/>
    <w:rsid w:val="000522F0"/>
    <w:rsid w:val="00052DAE"/>
    <w:rsid w:val="00053669"/>
    <w:rsid w:val="00053DA5"/>
    <w:rsid w:val="00053E0D"/>
    <w:rsid w:val="00054D37"/>
    <w:rsid w:val="00055CB8"/>
    <w:rsid w:val="00060133"/>
    <w:rsid w:val="000620E6"/>
    <w:rsid w:val="00063EB5"/>
    <w:rsid w:val="00064E81"/>
    <w:rsid w:val="000665CE"/>
    <w:rsid w:val="00067A18"/>
    <w:rsid w:val="00067B08"/>
    <w:rsid w:val="00067BC2"/>
    <w:rsid w:val="000700B1"/>
    <w:rsid w:val="00071B5F"/>
    <w:rsid w:val="00072AE1"/>
    <w:rsid w:val="0007324E"/>
    <w:rsid w:val="000739A7"/>
    <w:rsid w:val="00074FA0"/>
    <w:rsid w:val="00077900"/>
    <w:rsid w:val="00080711"/>
    <w:rsid w:val="00080F96"/>
    <w:rsid w:val="000810C1"/>
    <w:rsid w:val="0008124D"/>
    <w:rsid w:val="000814FF"/>
    <w:rsid w:val="00081B70"/>
    <w:rsid w:val="00081EBE"/>
    <w:rsid w:val="000825D8"/>
    <w:rsid w:val="000829DE"/>
    <w:rsid w:val="00083A8D"/>
    <w:rsid w:val="00083F86"/>
    <w:rsid w:val="000841FC"/>
    <w:rsid w:val="00084506"/>
    <w:rsid w:val="00084B59"/>
    <w:rsid w:val="00084E1D"/>
    <w:rsid w:val="00085227"/>
    <w:rsid w:val="0008574C"/>
    <w:rsid w:val="000858BE"/>
    <w:rsid w:val="00085AC5"/>
    <w:rsid w:val="00086351"/>
    <w:rsid w:val="00086865"/>
    <w:rsid w:val="00086F12"/>
    <w:rsid w:val="00086FC2"/>
    <w:rsid w:val="00087AA8"/>
    <w:rsid w:val="000908AF"/>
    <w:rsid w:val="000915BF"/>
    <w:rsid w:val="00091C0C"/>
    <w:rsid w:val="0009273C"/>
    <w:rsid w:val="00092CEB"/>
    <w:rsid w:val="000931DC"/>
    <w:rsid w:val="00093463"/>
    <w:rsid w:val="00093995"/>
    <w:rsid w:val="00093BA8"/>
    <w:rsid w:val="000958BF"/>
    <w:rsid w:val="000961FC"/>
    <w:rsid w:val="00096839"/>
    <w:rsid w:val="00097910"/>
    <w:rsid w:val="00097B55"/>
    <w:rsid w:val="000A02E2"/>
    <w:rsid w:val="000A0950"/>
    <w:rsid w:val="000A0DC9"/>
    <w:rsid w:val="000A1A1F"/>
    <w:rsid w:val="000A1D87"/>
    <w:rsid w:val="000A1DB5"/>
    <w:rsid w:val="000A2138"/>
    <w:rsid w:val="000A2193"/>
    <w:rsid w:val="000A25E1"/>
    <w:rsid w:val="000A2633"/>
    <w:rsid w:val="000A28BA"/>
    <w:rsid w:val="000A340E"/>
    <w:rsid w:val="000A35C3"/>
    <w:rsid w:val="000A4875"/>
    <w:rsid w:val="000A556F"/>
    <w:rsid w:val="000A5605"/>
    <w:rsid w:val="000A56E8"/>
    <w:rsid w:val="000A7074"/>
    <w:rsid w:val="000A7ACA"/>
    <w:rsid w:val="000B0DAE"/>
    <w:rsid w:val="000B25F9"/>
    <w:rsid w:val="000B2BF2"/>
    <w:rsid w:val="000B2BF4"/>
    <w:rsid w:val="000B39BD"/>
    <w:rsid w:val="000B3B98"/>
    <w:rsid w:val="000B3BC8"/>
    <w:rsid w:val="000B53E1"/>
    <w:rsid w:val="000B6474"/>
    <w:rsid w:val="000B6824"/>
    <w:rsid w:val="000B794B"/>
    <w:rsid w:val="000B7DA5"/>
    <w:rsid w:val="000C033A"/>
    <w:rsid w:val="000C05E8"/>
    <w:rsid w:val="000C0A9E"/>
    <w:rsid w:val="000C0F1B"/>
    <w:rsid w:val="000C2B2F"/>
    <w:rsid w:val="000C3E2B"/>
    <w:rsid w:val="000C4213"/>
    <w:rsid w:val="000C616C"/>
    <w:rsid w:val="000C62F2"/>
    <w:rsid w:val="000C67AE"/>
    <w:rsid w:val="000C6EAB"/>
    <w:rsid w:val="000C6FFD"/>
    <w:rsid w:val="000D0338"/>
    <w:rsid w:val="000D0846"/>
    <w:rsid w:val="000D1029"/>
    <w:rsid w:val="000D1792"/>
    <w:rsid w:val="000D1A1D"/>
    <w:rsid w:val="000D1B7D"/>
    <w:rsid w:val="000D1D98"/>
    <w:rsid w:val="000D2965"/>
    <w:rsid w:val="000D3F7D"/>
    <w:rsid w:val="000D4901"/>
    <w:rsid w:val="000D5002"/>
    <w:rsid w:val="000D5DB3"/>
    <w:rsid w:val="000D60FD"/>
    <w:rsid w:val="000D69DB"/>
    <w:rsid w:val="000D6E99"/>
    <w:rsid w:val="000D7884"/>
    <w:rsid w:val="000D7EE9"/>
    <w:rsid w:val="000E052F"/>
    <w:rsid w:val="000E06E5"/>
    <w:rsid w:val="000E0ED6"/>
    <w:rsid w:val="000E17C1"/>
    <w:rsid w:val="000E1FB9"/>
    <w:rsid w:val="000E245B"/>
    <w:rsid w:val="000E28BC"/>
    <w:rsid w:val="000E4623"/>
    <w:rsid w:val="000E5185"/>
    <w:rsid w:val="000E5596"/>
    <w:rsid w:val="000E6F89"/>
    <w:rsid w:val="000F0D33"/>
    <w:rsid w:val="000F1435"/>
    <w:rsid w:val="000F28F5"/>
    <w:rsid w:val="000F2A3A"/>
    <w:rsid w:val="000F3912"/>
    <w:rsid w:val="000F3EF1"/>
    <w:rsid w:val="000F429D"/>
    <w:rsid w:val="000F43BC"/>
    <w:rsid w:val="000F681A"/>
    <w:rsid w:val="000F7315"/>
    <w:rsid w:val="0010011C"/>
    <w:rsid w:val="001004FC"/>
    <w:rsid w:val="00100993"/>
    <w:rsid w:val="00101EE1"/>
    <w:rsid w:val="00102493"/>
    <w:rsid w:val="001035BA"/>
    <w:rsid w:val="00103F09"/>
    <w:rsid w:val="00105DA9"/>
    <w:rsid w:val="0010608B"/>
    <w:rsid w:val="0010619A"/>
    <w:rsid w:val="00106E86"/>
    <w:rsid w:val="00107131"/>
    <w:rsid w:val="00107489"/>
    <w:rsid w:val="00107A78"/>
    <w:rsid w:val="00107EED"/>
    <w:rsid w:val="00110287"/>
    <w:rsid w:val="00110538"/>
    <w:rsid w:val="00110959"/>
    <w:rsid w:val="00112813"/>
    <w:rsid w:val="00112BD5"/>
    <w:rsid w:val="001142F0"/>
    <w:rsid w:val="00114AC4"/>
    <w:rsid w:val="00114BF4"/>
    <w:rsid w:val="00116173"/>
    <w:rsid w:val="0011712A"/>
    <w:rsid w:val="0011722D"/>
    <w:rsid w:val="00120A29"/>
    <w:rsid w:val="001212D3"/>
    <w:rsid w:val="0012180A"/>
    <w:rsid w:val="0012183A"/>
    <w:rsid w:val="00121A22"/>
    <w:rsid w:val="00122469"/>
    <w:rsid w:val="0012371D"/>
    <w:rsid w:val="001237E9"/>
    <w:rsid w:val="00123CDF"/>
    <w:rsid w:val="00124941"/>
    <w:rsid w:val="00124D4B"/>
    <w:rsid w:val="00124E14"/>
    <w:rsid w:val="00125510"/>
    <w:rsid w:val="00125CBC"/>
    <w:rsid w:val="00126761"/>
    <w:rsid w:val="00126EC1"/>
    <w:rsid w:val="00127AE6"/>
    <w:rsid w:val="00127E8B"/>
    <w:rsid w:val="0013129F"/>
    <w:rsid w:val="001320E9"/>
    <w:rsid w:val="001321ED"/>
    <w:rsid w:val="00132414"/>
    <w:rsid w:val="00132818"/>
    <w:rsid w:val="00132B8A"/>
    <w:rsid w:val="001333EA"/>
    <w:rsid w:val="00133922"/>
    <w:rsid w:val="00133932"/>
    <w:rsid w:val="00133CB0"/>
    <w:rsid w:val="00133F6D"/>
    <w:rsid w:val="00134821"/>
    <w:rsid w:val="00134CA6"/>
    <w:rsid w:val="0013522E"/>
    <w:rsid w:val="001353DF"/>
    <w:rsid w:val="00135966"/>
    <w:rsid w:val="001359BC"/>
    <w:rsid w:val="00135A5A"/>
    <w:rsid w:val="001367B7"/>
    <w:rsid w:val="0013685A"/>
    <w:rsid w:val="00136B48"/>
    <w:rsid w:val="00136D47"/>
    <w:rsid w:val="00136DD3"/>
    <w:rsid w:val="00142AD9"/>
    <w:rsid w:val="00143583"/>
    <w:rsid w:val="00143622"/>
    <w:rsid w:val="00144BB7"/>
    <w:rsid w:val="00144D0B"/>
    <w:rsid w:val="00145132"/>
    <w:rsid w:val="00146845"/>
    <w:rsid w:val="00146AA2"/>
    <w:rsid w:val="001472E1"/>
    <w:rsid w:val="0014753C"/>
    <w:rsid w:val="00151007"/>
    <w:rsid w:val="001518EE"/>
    <w:rsid w:val="00151E8B"/>
    <w:rsid w:val="00152653"/>
    <w:rsid w:val="001527D7"/>
    <w:rsid w:val="00153B51"/>
    <w:rsid w:val="00153CA6"/>
    <w:rsid w:val="001542CB"/>
    <w:rsid w:val="001570DE"/>
    <w:rsid w:val="00157D25"/>
    <w:rsid w:val="00162234"/>
    <w:rsid w:val="0016242B"/>
    <w:rsid w:val="001624DC"/>
    <w:rsid w:val="00162895"/>
    <w:rsid w:val="001639A7"/>
    <w:rsid w:val="00164647"/>
    <w:rsid w:val="001647BB"/>
    <w:rsid w:val="00165972"/>
    <w:rsid w:val="00165DA4"/>
    <w:rsid w:val="001660DA"/>
    <w:rsid w:val="001662D7"/>
    <w:rsid w:val="001663D9"/>
    <w:rsid w:val="001667F8"/>
    <w:rsid w:val="00166A3D"/>
    <w:rsid w:val="0017013D"/>
    <w:rsid w:val="001702F3"/>
    <w:rsid w:val="001712D3"/>
    <w:rsid w:val="001718CB"/>
    <w:rsid w:val="00172E33"/>
    <w:rsid w:val="00174090"/>
    <w:rsid w:val="001747D1"/>
    <w:rsid w:val="001750F2"/>
    <w:rsid w:val="0017623D"/>
    <w:rsid w:val="00176430"/>
    <w:rsid w:val="00177320"/>
    <w:rsid w:val="0017746E"/>
    <w:rsid w:val="00180BA5"/>
    <w:rsid w:val="00180CCC"/>
    <w:rsid w:val="00180D81"/>
    <w:rsid w:val="00180E2D"/>
    <w:rsid w:val="0018149B"/>
    <w:rsid w:val="001818BC"/>
    <w:rsid w:val="001819E1"/>
    <w:rsid w:val="001836F9"/>
    <w:rsid w:val="00184E1A"/>
    <w:rsid w:val="00184ECB"/>
    <w:rsid w:val="001858AD"/>
    <w:rsid w:val="0018665C"/>
    <w:rsid w:val="001866A8"/>
    <w:rsid w:val="00187D08"/>
    <w:rsid w:val="00190245"/>
    <w:rsid w:val="00190A53"/>
    <w:rsid w:val="00190AD0"/>
    <w:rsid w:val="001912A7"/>
    <w:rsid w:val="001914AD"/>
    <w:rsid w:val="00191E9D"/>
    <w:rsid w:val="00191F3F"/>
    <w:rsid w:val="001926F5"/>
    <w:rsid w:val="00192B9C"/>
    <w:rsid w:val="00193026"/>
    <w:rsid w:val="00193734"/>
    <w:rsid w:val="00194581"/>
    <w:rsid w:val="00194BC2"/>
    <w:rsid w:val="00195ABB"/>
    <w:rsid w:val="0019700D"/>
    <w:rsid w:val="00197A0C"/>
    <w:rsid w:val="00197E9C"/>
    <w:rsid w:val="001A4056"/>
    <w:rsid w:val="001A4D65"/>
    <w:rsid w:val="001A6090"/>
    <w:rsid w:val="001A6579"/>
    <w:rsid w:val="001A6587"/>
    <w:rsid w:val="001A689F"/>
    <w:rsid w:val="001A6CC8"/>
    <w:rsid w:val="001A7861"/>
    <w:rsid w:val="001A7F2C"/>
    <w:rsid w:val="001B0EC8"/>
    <w:rsid w:val="001B1636"/>
    <w:rsid w:val="001B1EF7"/>
    <w:rsid w:val="001B29CC"/>
    <w:rsid w:val="001B2CC4"/>
    <w:rsid w:val="001B309B"/>
    <w:rsid w:val="001B3164"/>
    <w:rsid w:val="001B3E53"/>
    <w:rsid w:val="001B467E"/>
    <w:rsid w:val="001B4E6C"/>
    <w:rsid w:val="001B5072"/>
    <w:rsid w:val="001B582D"/>
    <w:rsid w:val="001B5B6F"/>
    <w:rsid w:val="001B6000"/>
    <w:rsid w:val="001C02F2"/>
    <w:rsid w:val="001C1CBE"/>
    <w:rsid w:val="001C3F2A"/>
    <w:rsid w:val="001C43DA"/>
    <w:rsid w:val="001C4A3F"/>
    <w:rsid w:val="001C4B5D"/>
    <w:rsid w:val="001C5B1C"/>
    <w:rsid w:val="001C5CC7"/>
    <w:rsid w:val="001C60FC"/>
    <w:rsid w:val="001C628A"/>
    <w:rsid w:val="001C6D36"/>
    <w:rsid w:val="001C71A3"/>
    <w:rsid w:val="001C7231"/>
    <w:rsid w:val="001C754D"/>
    <w:rsid w:val="001C75AA"/>
    <w:rsid w:val="001D0CB1"/>
    <w:rsid w:val="001D1166"/>
    <w:rsid w:val="001D12C9"/>
    <w:rsid w:val="001D1B73"/>
    <w:rsid w:val="001D2ECC"/>
    <w:rsid w:val="001D2EDD"/>
    <w:rsid w:val="001D30C4"/>
    <w:rsid w:val="001D3AE7"/>
    <w:rsid w:val="001D3B1D"/>
    <w:rsid w:val="001D519D"/>
    <w:rsid w:val="001D5D41"/>
    <w:rsid w:val="001D5F50"/>
    <w:rsid w:val="001D631B"/>
    <w:rsid w:val="001D6421"/>
    <w:rsid w:val="001E14B8"/>
    <w:rsid w:val="001E1888"/>
    <w:rsid w:val="001E1AD4"/>
    <w:rsid w:val="001E1AF3"/>
    <w:rsid w:val="001E1C16"/>
    <w:rsid w:val="001E1F0A"/>
    <w:rsid w:val="001E2702"/>
    <w:rsid w:val="001E3A4D"/>
    <w:rsid w:val="001E4379"/>
    <w:rsid w:val="001E4B38"/>
    <w:rsid w:val="001E53CE"/>
    <w:rsid w:val="001E5A1C"/>
    <w:rsid w:val="001E6072"/>
    <w:rsid w:val="001E6A27"/>
    <w:rsid w:val="001E6A43"/>
    <w:rsid w:val="001E6CBB"/>
    <w:rsid w:val="001E7952"/>
    <w:rsid w:val="001E7AA3"/>
    <w:rsid w:val="001F0FFE"/>
    <w:rsid w:val="001F151C"/>
    <w:rsid w:val="001F1857"/>
    <w:rsid w:val="001F1FF7"/>
    <w:rsid w:val="001F220A"/>
    <w:rsid w:val="001F2255"/>
    <w:rsid w:val="001F3ACD"/>
    <w:rsid w:val="001F427F"/>
    <w:rsid w:val="001F4E75"/>
    <w:rsid w:val="001F4F14"/>
    <w:rsid w:val="001F6981"/>
    <w:rsid w:val="001F6EB5"/>
    <w:rsid w:val="001F711D"/>
    <w:rsid w:val="00200D43"/>
    <w:rsid w:val="002015D1"/>
    <w:rsid w:val="00202707"/>
    <w:rsid w:val="00202942"/>
    <w:rsid w:val="00202E44"/>
    <w:rsid w:val="002035F7"/>
    <w:rsid w:val="00203AA5"/>
    <w:rsid w:val="0020439E"/>
    <w:rsid w:val="002050FC"/>
    <w:rsid w:val="00207CC8"/>
    <w:rsid w:val="00210FEA"/>
    <w:rsid w:val="00212266"/>
    <w:rsid w:val="0021286A"/>
    <w:rsid w:val="00213053"/>
    <w:rsid w:val="00213241"/>
    <w:rsid w:val="00213BB1"/>
    <w:rsid w:val="00213CBC"/>
    <w:rsid w:val="00213D31"/>
    <w:rsid w:val="00214063"/>
    <w:rsid w:val="002147B4"/>
    <w:rsid w:val="00214D78"/>
    <w:rsid w:val="00214EAF"/>
    <w:rsid w:val="00215502"/>
    <w:rsid w:val="00215AC7"/>
    <w:rsid w:val="0021695C"/>
    <w:rsid w:val="00216B1B"/>
    <w:rsid w:val="00217C08"/>
    <w:rsid w:val="0022138F"/>
    <w:rsid w:val="0022253D"/>
    <w:rsid w:val="0022269E"/>
    <w:rsid w:val="002239C9"/>
    <w:rsid w:val="00223ACD"/>
    <w:rsid w:val="002245BD"/>
    <w:rsid w:val="0022562E"/>
    <w:rsid w:val="00226636"/>
    <w:rsid w:val="00226DE2"/>
    <w:rsid w:val="00227AEB"/>
    <w:rsid w:val="00230FB5"/>
    <w:rsid w:val="00231189"/>
    <w:rsid w:val="00231BF8"/>
    <w:rsid w:val="00232015"/>
    <w:rsid w:val="002322EB"/>
    <w:rsid w:val="0023294C"/>
    <w:rsid w:val="00232C05"/>
    <w:rsid w:val="00232EDD"/>
    <w:rsid w:val="00233A53"/>
    <w:rsid w:val="00233CD4"/>
    <w:rsid w:val="00233DF3"/>
    <w:rsid w:val="002361B7"/>
    <w:rsid w:val="0023634A"/>
    <w:rsid w:val="00236807"/>
    <w:rsid w:val="002368F8"/>
    <w:rsid w:val="00237462"/>
    <w:rsid w:val="00237996"/>
    <w:rsid w:val="00237E8E"/>
    <w:rsid w:val="002400B5"/>
    <w:rsid w:val="002401CF"/>
    <w:rsid w:val="00240B78"/>
    <w:rsid w:val="002410E0"/>
    <w:rsid w:val="00241B92"/>
    <w:rsid w:val="00242323"/>
    <w:rsid w:val="00242B17"/>
    <w:rsid w:val="00242F21"/>
    <w:rsid w:val="00243DEE"/>
    <w:rsid w:val="002440E9"/>
    <w:rsid w:val="0024591C"/>
    <w:rsid w:val="002468F2"/>
    <w:rsid w:val="002503BA"/>
    <w:rsid w:val="00250D13"/>
    <w:rsid w:val="00252972"/>
    <w:rsid w:val="00252EB9"/>
    <w:rsid w:val="00253DE1"/>
    <w:rsid w:val="0025433D"/>
    <w:rsid w:val="002545F0"/>
    <w:rsid w:val="00254AEF"/>
    <w:rsid w:val="00254C45"/>
    <w:rsid w:val="00254C62"/>
    <w:rsid w:val="00255D8C"/>
    <w:rsid w:val="00255E44"/>
    <w:rsid w:val="002562D0"/>
    <w:rsid w:val="00256315"/>
    <w:rsid w:val="00257501"/>
    <w:rsid w:val="0025754F"/>
    <w:rsid w:val="002575DE"/>
    <w:rsid w:val="0025766B"/>
    <w:rsid w:val="00257CE6"/>
    <w:rsid w:val="00257E7E"/>
    <w:rsid w:val="0026016D"/>
    <w:rsid w:val="00261944"/>
    <w:rsid w:val="002621B2"/>
    <w:rsid w:val="00262E3E"/>
    <w:rsid w:val="00262EE1"/>
    <w:rsid w:val="00263247"/>
    <w:rsid w:val="002632FE"/>
    <w:rsid w:val="0026374F"/>
    <w:rsid w:val="00264583"/>
    <w:rsid w:val="00264B5F"/>
    <w:rsid w:val="00264B94"/>
    <w:rsid w:val="00264D5B"/>
    <w:rsid w:val="00266CB2"/>
    <w:rsid w:val="002703AE"/>
    <w:rsid w:val="0027107B"/>
    <w:rsid w:val="0027186D"/>
    <w:rsid w:val="00272AC2"/>
    <w:rsid w:val="00272ACA"/>
    <w:rsid w:val="00272E30"/>
    <w:rsid w:val="00272FF5"/>
    <w:rsid w:val="0027323A"/>
    <w:rsid w:val="002738A2"/>
    <w:rsid w:val="0027510E"/>
    <w:rsid w:val="0027585F"/>
    <w:rsid w:val="002761BE"/>
    <w:rsid w:val="00277770"/>
    <w:rsid w:val="00277899"/>
    <w:rsid w:val="0028042A"/>
    <w:rsid w:val="00280A98"/>
    <w:rsid w:val="00281AD0"/>
    <w:rsid w:val="00282DAE"/>
    <w:rsid w:val="00283D1C"/>
    <w:rsid w:val="00285587"/>
    <w:rsid w:val="00285911"/>
    <w:rsid w:val="00285E2A"/>
    <w:rsid w:val="002878B5"/>
    <w:rsid w:val="0029023A"/>
    <w:rsid w:val="00290718"/>
    <w:rsid w:val="002930AA"/>
    <w:rsid w:val="00293613"/>
    <w:rsid w:val="00294043"/>
    <w:rsid w:val="002945BC"/>
    <w:rsid w:val="00295188"/>
    <w:rsid w:val="0029539E"/>
    <w:rsid w:val="002959C4"/>
    <w:rsid w:val="00296617"/>
    <w:rsid w:val="0029674D"/>
    <w:rsid w:val="00296DC5"/>
    <w:rsid w:val="00297562"/>
    <w:rsid w:val="00297F91"/>
    <w:rsid w:val="002A0F33"/>
    <w:rsid w:val="002A14EB"/>
    <w:rsid w:val="002A221A"/>
    <w:rsid w:val="002A2774"/>
    <w:rsid w:val="002A2A6B"/>
    <w:rsid w:val="002A2D44"/>
    <w:rsid w:val="002A44E1"/>
    <w:rsid w:val="002A498C"/>
    <w:rsid w:val="002A5BC3"/>
    <w:rsid w:val="002A6838"/>
    <w:rsid w:val="002B008B"/>
    <w:rsid w:val="002B0419"/>
    <w:rsid w:val="002B0937"/>
    <w:rsid w:val="002B1F7A"/>
    <w:rsid w:val="002B24EF"/>
    <w:rsid w:val="002B3EB5"/>
    <w:rsid w:val="002B4300"/>
    <w:rsid w:val="002B4524"/>
    <w:rsid w:val="002B50AD"/>
    <w:rsid w:val="002B572C"/>
    <w:rsid w:val="002B5EF7"/>
    <w:rsid w:val="002B6EC8"/>
    <w:rsid w:val="002C0523"/>
    <w:rsid w:val="002C109F"/>
    <w:rsid w:val="002C22CD"/>
    <w:rsid w:val="002C25A6"/>
    <w:rsid w:val="002C2C4E"/>
    <w:rsid w:val="002C39B0"/>
    <w:rsid w:val="002C471C"/>
    <w:rsid w:val="002C50C2"/>
    <w:rsid w:val="002C5AA9"/>
    <w:rsid w:val="002C6A34"/>
    <w:rsid w:val="002C7B36"/>
    <w:rsid w:val="002C7E37"/>
    <w:rsid w:val="002D04AA"/>
    <w:rsid w:val="002D137F"/>
    <w:rsid w:val="002D299B"/>
    <w:rsid w:val="002D2F4B"/>
    <w:rsid w:val="002D3696"/>
    <w:rsid w:val="002D4280"/>
    <w:rsid w:val="002D49B8"/>
    <w:rsid w:val="002D4C81"/>
    <w:rsid w:val="002D52A6"/>
    <w:rsid w:val="002D5791"/>
    <w:rsid w:val="002D5DE5"/>
    <w:rsid w:val="002D6393"/>
    <w:rsid w:val="002D6690"/>
    <w:rsid w:val="002D7025"/>
    <w:rsid w:val="002D705C"/>
    <w:rsid w:val="002D7153"/>
    <w:rsid w:val="002D744B"/>
    <w:rsid w:val="002E122B"/>
    <w:rsid w:val="002E14BB"/>
    <w:rsid w:val="002E18FA"/>
    <w:rsid w:val="002E1DF1"/>
    <w:rsid w:val="002E1F4A"/>
    <w:rsid w:val="002E1FB2"/>
    <w:rsid w:val="002E426F"/>
    <w:rsid w:val="002E4C2A"/>
    <w:rsid w:val="002E5103"/>
    <w:rsid w:val="002E5566"/>
    <w:rsid w:val="002E5A40"/>
    <w:rsid w:val="002E5B55"/>
    <w:rsid w:val="002E5DB5"/>
    <w:rsid w:val="002E6104"/>
    <w:rsid w:val="002E6553"/>
    <w:rsid w:val="002E67FB"/>
    <w:rsid w:val="002E6BAD"/>
    <w:rsid w:val="002E770C"/>
    <w:rsid w:val="002E7F7C"/>
    <w:rsid w:val="002E7F7E"/>
    <w:rsid w:val="002F0A3A"/>
    <w:rsid w:val="002F2CC0"/>
    <w:rsid w:val="002F365F"/>
    <w:rsid w:val="002F3F74"/>
    <w:rsid w:val="002F4151"/>
    <w:rsid w:val="002F4197"/>
    <w:rsid w:val="002F44DE"/>
    <w:rsid w:val="002F537F"/>
    <w:rsid w:val="002F6694"/>
    <w:rsid w:val="002F6CC9"/>
    <w:rsid w:val="002F6EF7"/>
    <w:rsid w:val="002F7A6C"/>
    <w:rsid w:val="00300AC5"/>
    <w:rsid w:val="0030188E"/>
    <w:rsid w:val="003025A6"/>
    <w:rsid w:val="00302E77"/>
    <w:rsid w:val="003033AA"/>
    <w:rsid w:val="003035C9"/>
    <w:rsid w:val="00303684"/>
    <w:rsid w:val="00303972"/>
    <w:rsid w:val="00303BFB"/>
    <w:rsid w:val="00303D6E"/>
    <w:rsid w:val="00304349"/>
    <w:rsid w:val="0030473C"/>
    <w:rsid w:val="00305167"/>
    <w:rsid w:val="00305A97"/>
    <w:rsid w:val="003064A8"/>
    <w:rsid w:val="0030666C"/>
    <w:rsid w:val="00306F75"/>
    <w:rsid w:val="0031004F"/>
    <w:rsid w:val="00310C36"/>
    <w:rsid w:val="00310CC3"/>
    <w:rsid w:val="003114C2"/>
    <w:rsid w:val="0031199E"/>
    <w:rsid w:val="00311A61"/>
    <w:rsid w:val="00311DBC"/>
    <w:rsid w:val="003148B4"/>
    <w:rsid w:val="00314B62"/>
    <w:rsid w:val="00314EB1"/>
    <w:rsid w:val="00315108"/>
    <w:rsid w:val="003151D0"/>
    <w:rsid w:val="00316730"/>
    <w:rsid w:val="003208AE"/>
    <w:rsid w:val="00320943"/>
    <w:rsid w:val="00320E1D"/>
    <w:rsid w:val="00320FF5"/>
    <w:rsid w:val="003227F9"/>
    <w:rsid w:val="00323590"/>
    <w:rsid w:val="0032397A"/>
    <w:rsid w:val="00324CB0"/>
    <w:rsid w:val="00324D99"/>
    <w:rsid w:val="003250CD"/>
    <w:rsid w:val="00325310"/>
    <w:rsid w:val="00325AF4"/>
    <w:rsid w:val="00327213"/>
    <w:rsid w:val="00327F0E"/>
    <w:rsid w:val="00330108"/>
    <w:rsid w:val="0033016D"/>
    <w:rsid w:val="00330B26"/>
    <w:rsid w:val="00331153"/>
    <w:rsid w:val="003313BF"/>
    <w:rsid w:val="00332BA8"/>
    <w:rsid w:val="00334381"/>
    <w:rsid w:val="003363A2"/>
    <w:rsid w:val="0033700E"/>
    <w:rsid w:val="0033725D"/>
    <w:rsid w:val="00337930"/>
    <w:rsid w:val="003416E8"/>
    <w:rsid w:val="00341DEE"/>
    <w:rsid w:val="003422C3"/>
    <w:rsid w:val="0034244B"/>
    <w:rsid w:val="0034266D"/>
    <w:rsid w:val="0034270A"/>
    <w:rsid w:val="0034288E"/>
    <w:rsid w:val="00342938"/>
    <w:rsid w:val="00343893"/>
    <w:rsid w:val="00344999"/>
    <w:rsid w:val="003457C2"/>
    <w:rsid w:val="0034581C"/>
    <w:rsid w:val="00345F88"/>
    <w:rsid w:val="003472C9"/>
    <w:rsid w:val="00347D59"/>
    <w:rsid w:val="003505EA"/>
    <w:rsid w:val="00350D03"/>
    <w:rsid w:val="00351FFB"/>
    <w:rsid w:val="00352EA8"/>
    <w:rsid w:val="00353F7F"/>
    <w:rsid w:val="0035409D"/>
    <w:rsid w:val="00354BD9"/>
    <w:rsid w:val="00354E1B"/>
    <w:rsid w:val="00354FA7"/>
    <w:rsid w:val="00355DCA"/>
    <w:rsid w:val="003561A7"/>
    <w:rsid w:val="00357A49"/>
    <w:rsid w:val="003602D3"/>
    <w:rsid w:val="0036167C"/>
    <w:rsid w:val="00361CB9"/>
    <w:rsid w:val="003624C4"/>
    <w:rsid w:val="00364877"/>
    <w:rsid w:val="003669CB"/>
    <w:rsid w:val="00367B28"/>
    <w:rsid w:val="00367DCF"/>
    <w:rsid w:val="003703C3"/>
    <w:rsid w:val="00371AAD"/>
    <w:rsid w:val="00373996"/>
    <w:rsid w:val="0037417C"/>
    <w:rsid w:val="003749A3"/>
    <w:rsid w:val="00374EA1"/>
    <w:rsid w:val="00375907"/>
    <w:rsid w:val="00375E85"/>
    <w:rsid w:val="003762B2"/>
    <w:rsid w:val="00377BC2"/>
    <w:rsid w:val="00380B12"/>
    <w:rsid w:val="00381555"/>
    <w:rsid w:val="00382D12"/>
    <w:rsid w:val="003842BC"/>
    <w:rsid w:val="003853E0"/>
    <w:rsid w:val="00385DD6"/>
    <w:rsid w:val="0038686B"/>
    <w:rsid w:val="00386D59"/>
    <w:rsid w:val="0038714D"/>
    <w:rsid w:val="00387D7A"/>
    <w:rsid w:val="00390490"/>
    <w:rsid w:val="003905E0"/>
    <w:rsid w:val="003907B2"/>
    <w:rsid w:val="00390A80"/>
    <w:rsid w:val="00390E17"/>
    <w:rsid w:val="00391E94"/>
    <w:rsid w:val="00391F0D"/>
    <w:rsid w:val="003929E1"/>
    <w:rsid w:val="00394A4D"/>
    <w:rsid w:val="003956EB"/>
    <w:rsid w:val="00395992"/>
    <w:rsid w:val="00395B4D"/>
    <w:rsid w:val="00396515"/>
    <w:rsid w:val="0039796D"/>
    <w:rsid w:val="00397C1F"/>
    <w:rsid w:val="003A0669"/>
    <w:rsid w:val="003A1A4E"/>
    <w:rsid w:val="003A253F"/>
    <w:rsid w:val="003A3C87"/>
    <w:rsid w:val="003A4389"/>
    <w:rsid w:val="003A47F9"/>
    <w:rsid w:val="003A4F4D"/>
    <w:rsid w:val="003A580A"/>
    <w:rsid w:val="003A6520"/>
    <w:rsid w:val="003A702D"/>
    <w:rsid w:val="003B02ED"/>
    <w:rsid w:val="003B0E79"/>
    <w:rsid w:val="003B17BE"/>
    <w:rsid w:val="003B1F64"/>
    <w:rsid w:val="003B2987"/>
    <w:rsid w:val="003B3305"/>
    <w:rsid w:val="003B3ADE"/>
    <w:rsid w:val="003B3AFB"/>
    <w:rsid w:val="003B4360"/>
    <w:rsid w:val="003B4B1D"/>
    <w:rsid w:val="003B5649"/>
    <w:rsid w:val="003B6218"/>
    <w:rsid w:val="003B70B3"/>
    <w:rsid w:val="003B7108"/>
    <w:rsid w:val="003B73A8"/>
    <w:rsid w:val="003C0175"/>
    <w:rsid w:val="003C0668"/>
    <w:rsid w:val="003C09BB"/>
    <w:rsid w:val="003C0C78"/>
    <w:rsid w:val="003C116F"/>
    <w:rsid w:val="003C119B"/>
    <w:rsid w:val="003C1DC9"/>
    <w:rsid w:val="003C20E7"/>
    <w:rsid w:val="003C3260"/>
    <w:rsid w:val="003C3754"/>
    <w:rsid w:val="003C38C5"/>
    <w:rsid w:val="003C445D"/>
    <w:rsid w:val="003C454C"/>
    <w:rsid w:val="003C4B82"/>
    <w:rsid w:val="003C4E26"/>
    <w:rsid w:val="003C5387"/>
    <w:rsid w:val="003C5394"/>
    <w:rsid w:val="003C55CA"/>
    <w:rsid w:val="003C6B8E"/>
    <w:rsid w:val="003C6DB2"/>
    <w:rsid w:val="003C6EA0"/>
    <w:rsid w:val="003C72CD"/>
    <w:rsid w:val="003C743D"/>
    <w:rsid w:val="003C74B1"/>
    <w:rsid w:val="003D0874"/>
    <w:rsid w:val="003D26FF"/>
    <w:rsid w:val="003D36FF"/>
    <w:rsid w:val="003D37DD"/>
    <w:rsid w:val="003D4B93"/>
    <w:rsid w:val="003D74DC"/>
    <w:rsid w:val="003D7567"/>
    <w:rsid w:val="003D78AB"/>
    <w:rsid w:val="003D7FF9"/>
    <w:rsid w:val="003E08B2"/>
    <w:rsid w:val="003E1832"/>
    <w:rsid w:val="003E1E70"/>
    <w:rsid w:val="003E1EF0"/>
    <w:rsid w:val="003E2308"/>
    <w:rsid w:val="003E262D"/>
    <w:rsid w:val="003E2FED"/>
    <w:rsid w:val="003E33E8"/>
    <w:rsid w:val="003E3CA4"/>
    <w:rsid w:val="003E4CEF"/>
    <w:rsid w:val="003E4D37"/>
    <w:rsid w:val="003E5043"/>
    <w:rsid w:val="003E6DCE"/>
    <w:rsid w:val="003E6F11"/>
    <w:rsid w:val="003F0B6E"/>
    <w:rsid w:val="003F1E7A"/>
    <w:rsid w:val="003F265B"/>
    <w:rsid w:val="003F2ECB"/>
    <w:rsid w:val="003F4246"/>
    <w:rsid w:val="003F4502"/>
    <w:rsid w:val="003F540B"/>
    <w:rsid w:val="003F628A"/>
    <w:rsid w:val="003F672B"/>
    <w:rsid w:val="003F6C18"/>
    <w:rsid w:val="003F79A1"/>
    <w:rsid w:val="004007D2"/>
    <w:rsid w:val="00400D5C"/>
    <w:rsid w:val="00400F99"/>
    <w:rsid w:val="00401BE9"/>
    <w:rsid w:val="00402AE2"/>
    <w:rsid w:val="00403DAA"/>
    <w:rsid w:val="00403E02"/>
    <w:rsid w:val="0040441E"/>
    <w:rsid w:val="00405FB5"/>
    <w:rsid w:val="00406401"/>
    <w:rsid w:val="00407130"/>
    <w:rsid w:val="0040787A"/>
    <w:rsid w:val="00410F79"/>
    <w:rsid w:val="00411396"/>
    <w:rsid w:val="00411A0C"/>
    <w:rsid w:val="00411B09"/>
    <w:rsid w:val="004124A7"/>
    <w:rsid w:val="00413C17"/>
    <w:rsid w:val="00414ADF"/>
    <w:rsid w:val="00414D3B"/>
    <w:rsid w:val="00414FB9"/>
    <w:rsid w:val="004164D3"/>
    <w:rsid w:val="00417D3F"/>
    <w:rsid w:val="004202AC"/>
    <w:rsid w:val="00420A6B"/>
    <w:rsid w:val="00420B23"/>
    <w:rsid w:val="00420BCD"/>
    <w:rsid w:val="00420D7B"/>
    <w:rsid w:val="00420E9B"/>
    <w:rsid w:val="00422117"/>
    <w:rsid w:val="004241FB"/>
    <w:rsid w:val="00424441"/>
    <w:rsid w:val="0042520C"/>
    <w:rsid w:val="00426C4D"/>
    <w:rsid w:val="004274DC"/>
    <w:rsid w:val="00427E3A"/>
    <w:rsid w:val="00435175"/>
    <w:rsid w:val="00435CA7"/>
    <w:rsid w:val="00436288"/>
    <w:rsid w:val="004371C6"/>
    <w:rsid w:val="00440792"/>
    <w:rsid w:val="00440D65"/>
    <w:rsid w:val="00442457"/>
    <w:rsid w:val="00442DEF"/>
    <w:rsid w:val="004440A6"/>
    <w:rsid w:val="00444A04"/>
    <w:rsid w:val="00445C7B"/>
    <w:rsid w:val="00450350"/>
    <w:rsid w:val="00451EAA"/>
    <w:rsid w:val="00452510"/>
    <w:rsid w:val="00452FFC"/>
    <w:rsid w:val="004532B0"/>
    <w:rsid w:val="004533B9"/>
    <w:rsid w:val="00453F9A"/>
    <w:rsid w:val="004540C2"/>
    <w:rsid w:val="00454C89"/>
    <w:rsid w:val="00455915"/>
    <w:rsid w:val="004567DE"/>
    <w:rsid w:val="004568C4"/>
    <w:rsid w:val="0045722A"/>
    <w:rsid w:val="00460A48"/>
    <w:rsid w:val="00460C73"/>
    <w:rsid w:val="004628E1"/>
    <w:rsid w:val="00462B8E"/>
    <w:rsid w:val="00462D34"/>
    <w:rsid w:val="00464C40"/>
    <w:rsid w:val="004706F3"/>
    <w:rsid w:val="00471213"/>
    <w:rsid w:val="00472B8D"/>
    <w:rsid w:val="00472D22"/>
    <w:rsid w:val="00472F09"/>
    <w:rsid w:val="004733D4"/>
    <w:rsid w:val="0047411C"/>
    <w:rsid w:val="00474D59"/>
    <w:rsid w:val="00474F46"/>
    <w:rsid w:val="00475B64"/>
    <w:rsid w:val="0047660C"/>
    <w:rsid w:val="0047688F"/>
    <w:rsid w:val="0047699A"/>
    <w:rsid w:val="00476BC6"/>
    <w:rsid w:val="00476C12"/>
    <w:rsid w:val="00477305"/>
    <w:rsid w:val="004777C9"/>
    <w:rsid w:val="00480145"/>
    <w:rsid w:val="004819C8"/>
    <w:rsid w:val="004827EF"/>
    <w:rsid w:val="00483284"/>
    <w:rsid w:val="00484778"/>
    <w:rsid w:val="00486702"/>
    <w:rsid w:val="0048741B"/>
    <w:rsid w:val="0048750E"/>
    <w:rsid w:val="00490364"/>
    <w:rsid w:val="004923E2"/>
    <w:rsid w:val="00493795"/>
    <w:rsid w:val="00493F7F"/>
    <w:rsid w:val="00494173"/>
    <w:rsid w:val="00494C68"/>
    <w:rsid w:val="00496568"/>
    <w:rsid w:val="004972DC"/>
    <w:rsid w:val="0049760D"/>
    <w:rsid w:val="004A0077"/>
    <w:rsid w:val="004A1772"/>
    <w:rsid w:val="004A2451"/>
    <w:rsid w:val="004A2848"/>
    <w:rsid w:val="004A4010"/>
    <w:rsid w:val="004A4DC8"/>
    <w:rsid w:val="004A5986"/>
    <w:rsid w:val="004A6CA3"/>
    <w:rsid w:val="004A7689"/>
    <w:rsid w:val="004B122A"/>
    <w:rsid w:val="004B14EE"/>
    <w:rsid w:val="004B1C8D"/>
    <w:rsid w:val="004B1DA5"/>
    <w:rsid w:val="004B229F"/>
    <w:rsid w:val="004B3873"/>
    <w:rsid w:val="004B3B67"/>
    <w:rsid w:val="004B3E71"/>
    <w:rsid w:val="004B5169"/>
    <w:rsid w:val="004B64AD"/>
    <w:rsid w:val="004B67BE"/>
    <w:rsid w:val="004B6A35"/>
    <w:rsid w:val="004B6EB5"/>
    <w:rsid w:val="004B7CDA"/>
    <w:rsid w:val="004C097D"/>
    <w:rsid w:val="004C1645"/>
    <w:rsid w:val="004C17A4"/>
    <w:rsid w:val="004C1A2D"/>
    <w:rsid w:val="004C1EE9"/>
    <w:rsid w:val="004C226C"/>
    <w:rsid w:val="004C32AF"/>
    <w:rsid w:val="004C3B1A"/>
    <w:rsid w:val="004C4BFE"/>
    <w:rsid w:val="004C5238"/>
    <w:rsid w:val="004C6215"/>
    <w:rsid w:val="004C658B"/>
    <w:rsid w:val="004C7F61"/>
    <w:rsid w:val="004D07C8"/>
    <w:rsid w:val="004D170C"/>
    <w:rsid w:val="004D2058"/>
    <w:rsid w:val="004D21DB"/>
    <w:rsid w:val="004D3B79"/>
    <w:rsid w:val="004D431E"/>
    <w:rsid w:val="004D4F7E"/>
    <w:rsid w:val="004D52A7"/>
    <w:rsid w:val="004E100D"/>
    <w:rsid w:val="004E158B"/>
    <w:rsid w:val="004E1924"/>
    <w:rsid w:val="004E19A9"/>
    <w:rsid w:val="004E237E"/>
    <w:rsid w:val="004E4777"/>
    <w:rsid w:val="004E5527"/>
    <w:rsid w:val="004E5B67"/>
    <w:rsid w:val="004E5D17"/>
    <w:rsid w:val="004E5D58"/>
    <w:rsid w:val="004E5F6E"/>
    <w:rsid w:val="004E718B"/>
    <w:rsid w:val="004E7579"/>
    <w:rsid w:val="004E7687"/>
    <w:rsid w:val="004F01F3"/>
    <w:rsid w:val="004F034D"/>
    <w:rsid w:val="004F1FBA"/>
    <w:rsid w:val="004F218A"/>
    <w:rsid w:val="004F2C0C"/>
    <w:rsid w:val="004F2E51"/>
    <w:rsid w:val="004F3962"/>
    <w:rsid w:val="004F5574"/>
    <w:rsid w:val="004F666C"/>
    <w:rsid w:val="004F69B8"/>
    <w:rsid w:val="004F7C81"/>
    <w:rsid w:val="00503686"/>
    <w:rsid w:val="00503ACE"/>
    <w:rsid w:val="005040EF"/>
    <w:rsid w:val="00504521"/>
    <w:rsid w:val="00505453"/>
    <w:rsid w:val="00505552"/>
    <w:rsid w:val="00506625"/>
    <w:rsid w:val="00506A85"/>
    <w:rsid w:val="00506CC6"/>
    <w:rsid w:val="00507501"/>
    <w:rsid w:val="005076F0"/>
    <w:rsid w:val="00510F7C"/>
    <w:rsid w:val="0051119D"/>
    <w:rsid w:val="00511F3D"/>
    <w:rsid w:val="005121D2"/>
    <w:rsid w:val="005123F6"/>
    <w:rsid w:val="00512BAA"/>
    <w:rsid w:val="00513465"/>
    <w:rsid w:val="00514250"/>
    <w:rsid w:val="00514D61"/>
    <w:rsid w:val="00514EAD"/>
    <w:rsid w:val="00516183"/>
    <w:rsid w:val="00516636"/>
    <w:rsid w:val="00516CB0"/>
    <w:rsid w:val="00517551"/>
    <w:rsid w:val="005207C0"/>
    <w:rsid w:val="00520ED6"/>
    <w:rsid w:val="00521AF2"/>
    <w:rsid w:val="0052266A"/>
    <w:rsid w:val="00522AE5"/>
    <w:rsid w:val="00523250"/>
    <w:rsid w:val="00523A5E"/>
    <w:rsid w:val="00523B1A"/>
    <w:rsid w:val="00524171"/>
    <w:rsid w:val="005242A2"/>
    <w:rsid w:val="00526774"/>
    <w:rsid w:val="00526C02"/>
    <w:rsid w:val="00527D47"/>
    <w:rsid w:val="00531140"/>
    <w:rsid w:val="0053175F"/>
    <w:rsid w:val="0053201C"/>
    <w:rsid w:val="00532454"/>
    <w:rsid w:val="00532B92"/>
    <w:rsid w:val="0053426C"/>
    <w:rsid w:val="0053446F"/>
    <w:rsid w:val="00534515"/>
    <w:rsid w:val="00534A8D"/>
    <w:rsid w:val="00534F10"/>
    <w:rsid w:val="005354BC"/>
    <w:rsid w:val="005357B8"/>
    <w:rsid w:val="00535F3C"/>
    <w:rsid w:val="0053758C"/>
    <w:rsid w:val="00537695"/>
    <w:rsid w:val="005377F7"/>
    <w:rsid w:val="00537FC3"/>
    <w:rsid w:val="00540C9B"/>
    <w:rsid w:val="00543BD0"/>
    <w:rsid w:val="00544062"/>
    <w:rsid w:val="005441AF"/>
    <w:rsid w:val="00544D39"/>
    <w:rsid w:val="00546959"/>
    <w:rsid w:val="00546D4E"/>
    <w:rsid w:val="00547B7B"/>
    <w:rsid w:val="00547EFD"/>
    <w:rsid w:val="0055141B"/>
    <w:rsid w:val="00551458"/>
    <w:rsid w:val="00551567"/>
    <w:rsid w:val="005519D9"/>
    <w:rsid w:val="00551F15"/>
    <w:rsid w:val="00551F91"/>
    <w:rsid w:val="00555498"/>
    <w:rsid w:val="00555533"/>
    <w:rsid w:val="005556CB"/>
    <w:rsid w:val="00555981"/>
    <w:rsid w:val="00556552"/>
    <w:rsid w:val="005567EB"/>
    <w:rsid w:val="00556BE6"/>
    <w:rsid w:val="00556FC4"/>
    <w:rsid w:val="005572AE"/>
    <w:rsid w:val="005573BE"/>
    <w:rsid w:val="005603AE"/>
    <w:rsid w:val="00563187"/>
    <w:rsid w:val="00563B07"/>
    <w:rsid w:val="00564333"/>
    <w:rsid w:val="00564805"/>
    <w:rsid w:val="00565678"/>
    <w:rsid w:val="00565C05"/>
    <w:rsid w:val="005669AF"/>
    <w:rsid w:val="00566BDD"/>
    <w:rsid w:val="00567587"/>
    <w:rsid w:val="00567877"/>
    <w:rsid w:val="0057143A"/>
    <w:rsid w:val="00572CA0"/>
    <w:rsid w:val="00573249"/>
    <w:rsid w:val="00574171"/>
    <w:rsid w:val="00574567"/>
    <w:rsid w:val="00577CA8"/>
    <w:rsid w:val="00577E44"/>
    <w:rsid w:val="00580D37"/>
    <w:rsid w:val="0058144F"/>
    <w:rsid w:val="005818F2"/>
    <w:rsid w:val="0058292D"/>
    <w:rsid w:val="00583FD0"/>
    <w:rsid w:val="00584578"/>
    <w:rsid w:val="005849A6"/>
    <w:rsid w:val="0058552A"/>
    <w:rsid w:val="00586CCD"/>
    <w:rsid w:val="005906EB"/>
    <w:rsid w:val="0059279C"/>
    <w:rsid w:val="00592EAC"/>
    <w:rsid w:val="00593109"/>
    <w:rsid w:val="00595650"/>
    <w:rsid w:val="00595DCE"/>
    <w:rsid w:val="00596FAC"/>
    <w:rsid w:val="005979B3"/>
    <w:rsid w:val="005A0792"/>
    <w:rsid w:val="005A141E"/>
    <w:rsid w:val="005A2CC0"/>
    <w:rsid w:val="005A3EA1"/>
    <w:rsid w:val="005A434A"/>
    <w:rsid w:val="005A4576"/>
    <w:rsid w:val="005A4F45"/>
    <w:rsid w:val="005A505F"/>
    <w:rsid w:val="005A592E"/>
    <w:rsid w:val="005A5A6F"/>
    <w:rsid w:val="005A5DA2"/>
    <w:rsid w:val="005A6D3E"/>
    <w:rsid w:val="005A761C"/>
    <w:rsid w:val="005A795F"/>
    <w:rsid w:val="005B017E"/>
    <w:rsid w:val="005B089A"/>
    <w:rsid w:val="005B1AFD"/>
    <w:rsid w:val="005B1CBF"/>
    <w:rsid w:val="005B1D8C"/>
    <w:rsid w:val="005B2672"/>
    <w:rsid w:val="005B270D"/>
    <w:rsid w:val="005B3BBA"/>
    <w:rsid w:val="005B4185"/>
    <w:rsid w:val="005B524A"/>
    <w:rsid w:val="005B5350"/>
    <w:rsid w:val="005B5418"/>
    <w:rsid w:val="005B5D81"/>
    <w:rsid w:val="005B6F64"/>
    <w:rsid w:val="005C0043"/>
    <w:rsid w:val="005C1557"/>
    <w:rsid w:val="005C1FEC"/>
    <w:rsid w:val="005C2667"/>
    <w:rsid w:val="005C2EA8"/>
    <w:rsid w:val="005C3752"/>
    <w:rsid w:val="005C3B2D"/>
    <w:rsid w:val="005C3D2D"/>
    <w:rsid w:val="005C434B"/>
    <w:rsid w:val="005C4FBF"/>
    <w:rsid w:val="005C5072"/>
    <w:rsid w:val="005C553A"/>
    <w:rsid w:val="005C7065"/>
    <w:rsid w:val="005C70D0"/>
    <w:rsid w:val="005C7A28"/>
    <w:rsid w:val="005D037F"/>
    <w:rsid w:val="005D0BCD"/>
    <w:rsid w:val="005D0E0B"/>
    <w:rsid w:val="005D13CA"/>
    <w:rsid w:val="005D1E27"/>
    <w:rsid w:val="005D3504"/>
    <w:rsid w:val="005D381C"/>
    <w:rsid w:val="005D3BE2"/>
    <w:rsid w:val="005D3DDB"/>
    <w:rsid w:val="005D5A8F"/>
    <w:rsid w:val="005D5AAC"/>
    <w:rsid w:val="005D5CFD"/>
    <w:rsid w:val="005D6363"/>
    <w:rsid w:val="005D6D4B"/>
    <w:rsid w:val="005E018F"/>
    <w:rsid w:val="005E064D"/>
    <w:rsid w:val="005E0936"/>
    <w:rsid w:val="005E0B02"/>
    <w:rsid w:val="005E317A"/>
    <w:rsid w:val="005E3369"/>
    <w:rsid w:val="005E3458"/>
    <w:rsid w:val="005E34E1"/>
    <w:rsid w:val="005E36C8"/>
    <w:rsid w:val="005E39D6"/>
    <w:rsid w:val="005E39D8"/>
    <w:rsid w:val="005E3BAB"/>
    <w:rsid w:val="005E4662"/>
    <w:rsid w:val="005E46E0"/>
    <w:rsid w:val="005E4999"/>
    <w:rsid w:val="005E4EEC"/>
    <w:rsid w:val="005E52F2"/>
    <w:rsid w:val="005E56D6"/>
    <w:rsid w:val="005E5944"/>
    <w:rsid w:val="005E5C77"/>
    <w:rsid w:val="005E6515"/>
    <w:rsid w:val="005E6583"/>
    <w:rsid w:val="005E6E3C"/>
    <w:rsid w:val="005E6F22"/>
    <w:rsid w:val="005E7370"/>
    <w:rsid w:val="005E779A"/>
    <w:rsid w:val="005F3D1E"/>
    <w:rsid w:val="005F47BB"/>
    <w:rsid w:val="005F4A87"/>
    <w:rsid w:val="005F5182"/>
    <w:rsid w:val="005F6497"/>
    <w:rsid w:val="005F64BB"/>
    <w:rsid w:val="005F6FBF"/>
    <w:rsid w:val="005F7ED9"/>
    <w:rsid w:val="0060012F"/>
    <w:rsid w:val="00600E30"/>
    <w:rsid w:val="00602234"/>
    <w:rsid w:val="00602682"/>
    <w:rsid w:val="00603CB5"/>
    <w:rsid w:val="00603EA3"/>
    <w:rsid w:val="006050E3"/>
    <w:rsid w:val="00605B29"/>
    <w:rsid w:val="00605D6C"/>
    <w:rsid w:val="00606738"/>
    <w:rsid w:val="00606B9A"/>
    <w:rsid w:val="00606C68"/>
    <w:rsid w:val="00606FA0"/>
    <w:rsid w:val="00607B8D"/>
    <w:rsid w:val="00607D41"/>
    <w:rsid w:val="00612913"/>
    <w:rsid w:val="00613247"/>
    <w:rsid w:val="00613D1D"/>
    <w:rsid w:val="0061554F"/>
    <w:rsid w:val="00615D98"/>
    <w:rsid w:val="006160F8"/>
    <w:rsid w:val="0061693A"/>
    <w:rsid w:val="00617B6E"/>
    <w:rsid w:val="0062032E"/>
    <w:rsid w:val="00622A25"/>
    <w:rsid w:val="00623CCA"/>
    <w:rsid w:val="00623DA2"/>
    <w:rsid w:val="00623F27"/>
    <w:rsid w:val="0062432D"/>
    <w:rsid w:val="0062597E"/>
    <w:rsid w:val="006301A2"/>
    <w:rsid w:val="006301A7"/>
    <w:rsid w:val="00630842"/>
    <w:rsid w:val="0063168B"/>
    <w:rsid w:val="0063193F"/>
    <w:rsid w:val="00633F48"/>
    <w:rsid w:val="006354EC"/>
    <w:rsid w:val="00637177"/>
    <w:rsid w:val="00637369"/>
    <w:rsid w:val="006378BB"/>
    <w:rsid w:val="00637919"/>
    <w:rsid w:val="00637E37"/>
    <w:rsid w:val="00637FCB"/>
    <w:rsid w:val="00640BE1"/>
    <w:rsid w:val="00640D4C"/>
    <w:rsid w:val="00641217"/>
    <w:rsid w:val="00644287"/>
    <w:rsid w:val="00644AF6"/>
    <w:rsid w:val="00645B21"/>
    <w:rsid w:val="00645B2A"/>
    <w:rsid w:val="00645E0A"/>
    <w:rsid w:val="0064613C"/>
    <w:rsid w:val="00647954"/>
    <w:rsid w:val="00647F02"/>
    <w:rsid w:val="0065037F"/>
    <w:rsid w:val="006503ED"/>
    <w:rsid w:val="0065048F"/>
    <w:rsid w:val="00651118"/>
    <w:rsid w:val="00651336"/>
    <w:rsid w:val="006514B0"/>
    <w:rsid w:val="00651A14"/>
    <w:rsid w:val="006539C2"/>
    <w:rsid w:val="00654352"/>
    <w:rsid w:val="0065454D"/>
    <w:rsid w:val="00654716"/>
    <w:rsid w:val="0065553F"/>
    <w:rsid w:val="00656497"/>
    <w:rsid w:val="006567DA"/>
    <w:rsid w:val="00656971"/>
    <w:rsid w:val="00656D79"/>
    <w:rsid w:val="006620D4"/>
    <w:rsid w:val="0066259D"/>
    <w:rsid w:val="00662BE2"/>
    <w:rsid w:val="0066358B"/>
    <w:rsid w:val="00665AA9"/>
    <w:rsid w:val="00665B13"/>
    <w:rsid w:val="00666540"/>
    <w:rsid w:val="00670E6F"/>
    <w:rsid w:val="006711A7"/>
    <w:rsid w:val="006715F4"/>
    <w:rsid w:val="006717AF"/>
    <w:rsid w:val="00671CCD"/>
    <w:rsid w:val="006720F4"/>
    <w:rsid w:val="00673824"/>
    <w:rsid w:val="00673CD5"/>
    <w:rsid w:val="00674945"/>
    <w:rsid w:val="00674989"/>
    <w:rsid w:val="00674D51"/>
    <w:rsid w:val="0067684F"/>
    <w:rsid w:val="0067687F"/>
    <w:rsid w:val="006770FF"/>
    <w:rsid w:val="00677759"/>
    <w:rsid w:val="006801E8"/>
    <w:rsid w:val="00680296"/>
    <w:rsid w:val="00680666"/>
    <w:rsid w:val="00680716"/>
    <w:rsid w:val="00680B11"/>
    <w:rsid w:val="00680E9B"/>
    <w:rsid w:val="0068173D"/>
    <w:rsid w:val="00681968"/>
    <w:rsid w:val="00681ADA"/>
    <w:rsid w:val="00681B99"/>
    <w:rsid w:val="0068201F"/>
    <w:rsid w:val="006824D1"/>
    <w:rsid w:val="00682DB2"/>
    <w:rsid w:val="00683880"/>
    <w:rsid w:val="00684E24"/>
    <w:rsid w:val="00684E72"/>
    <w:rsid w:val="00685254"/>
    <w:rsid w:val="006858E6"/>
    <w:rsid w:val="00686DCC"/>
    <w:rsid w:val="00686E21"/>
    <w:rsid w:val="00691727"/>
    <w:rsid w:val="00691D8C"/>
    <w:rsid w:val="00692037"/>
    <w:rsid w:val="006932F0"/>
    <w:rsid w:val="00693433"/>
    <w:rsid w:val="00693C16"/>
    <w:rsid w:val="0069447C"/>
    <w:rsid w:val="00694E7F"/>
    <w:rsid w:val="006960B0"/>
    <w:rsid w:val="00697EFC"/>
    <w:rsid w:val="006A0D62"/>
    <w:rsid w:val="006A1263"/>
    <w:rsid w:val="006A15E8"/>
    <w:rsid w:val="006A2A1B"/>
    <w:rsid w:val="006A2FAC"/>
    <w:rsid w:val="006A33D7"/>
    <w:rsid w:val="006A369B"/>
    <w:rsid w:val="006A3AE0"/>
    <w:rsid w:val="006A449A"/>
    <w:rsid w:val="006A5116"/>
    <w:rsid w:val="006A5ABB"/>
    <w:rsid w:val="006A6255"/>
    <w:rsid w:val="006A62A4"/>
    <w:rsid w:val="006A65B0"/>
    <w:rsid w:val="006A6A7D"/>
    <w:rsid w:val="006A6B66"/>
    <w:rsid w:val="006A6FE4"/>
    <w:rsid w:val="006A77DE"/>
    <w:rsid w:val="006A7DE4"/>
    <w:rsid w:val="006B1BA1"/>
    <w:rsid w:val="006B1C8D"/>
    <w:rsid w:val="006B1CE7"/>
    <w:rsid w:val="006B31CD"/>
    <w:rsid w:val="006B37F3"/>
    <w:rsid w:val="006B45CA"/>
    <w:rsid w:val="006B4DD9"/>
    <w:rsid w:val="006B505A"/>
    <w:rsid w:val="006B5194"/>
    <w:rsid w:val="006B670F"/>
    <w:rsid w:val="006B7168"/>
    <w:rsid w:val="006B7362"/>
    <w:rsid w:val="006B7965"/>
    <w:rsid w:val="006C02DA"/>
    <w:rsid w:val="006C0AB0"/>
    <w:rsid w:val="006C0B1E"/>
    <w:rsid w:val="006C1580"/>
    <w:rsid w:val="006C26A0"/>
    <w:rsid w:val="006C348A"/>
    <w:rsid w:val="006C572D"/>
    <w:rsid w:val="006C598D"/>
    <w:rsid w:val="006C6392"/>
    <w:rsid w:val="006C6715"/>
    <w:rsid w:val="006C6D8C"/>
    <w:rsid w:val="006C6EBF"/>
    <w:rsid w:val="006C7E9F"/>
    <w:rsid w:val="006D14C8"/>
    <w:rsid w:val="006D1DD8"/>
    <w:rsid w:val="006D1E83"/>
    <w:rsid w:val="006D20D9"/>
    <w:rsid w:val="006D2F2C"/>
    <w:rsid w:val="006D3CEF"/>
    <w:rsid w:val="006D4B21"/>
    <w:rsid w:val="006D4C15"/>
    <w:rsid w:val="006D525C"/>
    <w:rsid w:val="006D5BC7"/>
    <w:rsid w:val="006D5ED1"/>
    <w:rsid w:val="006D5FB4"/>
    <w:rsid w:val="006D7B5C"/>
    <w:rsid w:val="006E0649"/>
    <w:rsid w:val="006E1BBA"/>
    <w:rsid w:val="006E22DE"/>
    <w:rsid w:val="006E395A"/>
    <w:rsid w:val="006E3FE5"/>
    <w:rsid w:val="006E4258"/>
    <w:rsid w:val="006E42B9"/>
    <w:rsid w:val="006E4420"/>
    <w:rsid w:val="006E4980"/>
    <w:rsid w:val="006E4C88"/>
    <w:rsid w:val="006E4DC7"/>
    <w:rsid w:val="006E6803"/>
    <w:rsid w:val="006E6F92"/>
    <w:rsid w:val="006E705C"/>
    <w:rsid w:val="006F0C7A"/>
    <w:rsid w:val="006F0DBA"/>
    <w:rsid w:val="006F105D"/>
    <w:rsid w:val="006F1E95"/>
    <w:rsid w:val="006F3E5E"/>
    <w:rsid w:val="006F52D9"/>
    <w:rsid w:val="006F5559"/>
    <w:rsid w:val="006F5F3E"/>
    <w:rsid w:val="006F6A27"/>
    <w:rsid w:val="006F7B3C"/>
    <w:rsid w:val="006F7B70"/>
    <w:rsid w:val="00701697"/>
    <w:rsid w:val="00702B86"/>
    <w:rsid w:val="00703428"/>
    <w:rsid w:val="007043FE"/>
    <w:rsid w:val="00704654"/>
    <w:rsid w:val="00704932"/>
    <w:rsid w:val="007054F7"/>
    <w:rsid w:val="0070566E"/>
    <w:rsid w:val="007064BF"/>
    <w:rsid w:val="00706636"/>
    <w:rsid w:val="00706683"/>
    <w:rsid w:val="00710C4C"/>
    <w:rsid w:val="0071181F"/>
    <w:rsid w:val="00711A96"/>
    <w:rsid w:val="00711E15"/>
    <w:rsid w:val="007128FA"/>
    <w:rsid w:val="00712EA2"/>
    <w:rsid w:val="0071358D"/>
    <w:rsid w:val="007152B0"/>
    <w:rsid w:val="007167D1"/>
    <w:rsid w:val="00717AC0"/>
    <w:rsid w:val="00717CFB"/>
    <w:rsid w:val="00717D8C"/>
    <w:rsid w:val="00717EAB"/>
    <w:rsid w:val="00720620"/>
    <w:rsid w:val="00720CEC"/>
    <w:rsid w:val="00720EC8"/>
    <w:rsid w:val="007216C7"/>
    <w:rsid w:val="00724CFF"/>
    <w:rsid w:val="00725430"/>
    <w:rsid w:val="00725CA5"/>
    <w:rsid w:val="00726F86"/>
    <w:rsid w:val="007272FB"/>
    <w:rsid w:val="00730454"/>
    <w:rsid w:val="00731CFD"/>
    <w:rsid w:val="00733037"/>
    <w:rsid w:val="0073449B"/>
    <w:rsid w:val="00734C0A"/>
    <w:rsid w:val="007354B5"/>
    <w:rsid w:val="00735E79"/>
    <w:rsid w:val="00735E9F"/>
    <w:rsid w:val="0073602C"/>
    <w:rsid w:val="00736058"/>
    <w:rsid w:val="00736462"/>
    <w:rsid w:val="00736AC9"/>
    <w:rsid w:val="00736D18"/>
    <w:rsid w:val="00737543"/>
    <w:rsid w:val="00737933"/>
    <w:rsid w:val="0073796B"/>
    <w:rsid w:val="00737D40"/>
    <w:rsid w:val="007401EF"/>
    <w:rsid w:val="007408F5"/>
    <w:rsid w:val="0074143B"/>
    <w:rsid w:val="0074156D"/>
    <w:rsid w:val="00742E6A"/>
    <w:rsid w:val="00743BBE"/>
    <w:rsid w:val="00744A3D"/>
    <w:rsid w:val="00744DEA"/>
    <w:rsid w:val="00744F34"/>
    <w:rsid w:val="00745D6A"/>
    <w:rsid w:val="007502EB"/>
    <w:rsid w:val="00750338"/>
    <w:rsid w:val="0075063E"/>
    <w:rsid w:val="00750F10"/>
    <w:rsid w:val="0075223E"/>
    <w:rsid w:val="007522B6"/>
    <w:rsid w:val="00752EF2"/>
    <w:rsid w:val="007530C0"/>
    <w:rsid w:val="007533F1"/>
    <w:rsid w:val="007537AC"/>
    <w:rsid w:val="00753CB0"/>
    <w:rsid w:val="00755053"/>
    <w:rsid w:val="007556B8"/>
    <w:rsid w:val="00755A2F"/>
    <w:rsid w:val="00756278"/>
    <w:rsid w:val="00756623"/>
    <w:rsid w:val="00756D80"/>
    <w:rsid w:val="00756FE4"/>
    <w:rsid w:val="00757C90"/>
    <w:rsid w:val="00760910"/>
    <w:rsid w:val="00760C5E"/>
    <w:rsid w:val="0076139E"/>
    <w:rsid w:val="0076140D"/>
    <w:rsid w:val="00761D51"/>
    <w:rsid w:val="00761F13"/>
    <w:rsid w:val="00762D72"/>
    <w:rsid w:val="00762EA5"/>
    <w:rsid w:val="00763DA4"/>
    <w:rsid w:val="0076407F"/>
    <w:rsid w:val="00764799"/>
    <w:rsid w:val="00764CBE"/>
    <w:rsid w:val="00765064"/>
    <w:rsid w:val="00765402"/>
    <w:rsid w:val="0076558A"/>
    <w:rsid w:val="00765BE8"/>
    <w:rsid w:val="00765E86"/>
    <w:rsid w:val="007672D5"/>
    <w:rsid w:val="00770304"/>
    <w:rsid w:val="00770604"/>
    <w:rsid w:val="0077112F"/>
    <w:rsid w:val="00771784"/>
    <w:rsid w:val="0077180E"/>
    <w:rsid w:val="00771CB6"/>
    <w:rsid w:val="00771F81"/>
    <w:rsid w:val="007727B7"/>
    <w:rsid w:val="00772C42"/>
    <w:rsid w:val="00773015"/>
    <w:rsid w:val="00773890"/>
    <w:rsid w:val="00776DF1"/>
    <w:rsid w:val="007777D4"/>
    <w:rsid w:val="007779C9"/>
    <w:rsid w:val="00780626"/>
    <w:rsid w:val="00781170"/>
    <w:rsid w:val="00782220"/>
    <w:rsid w:val="00782308"/>
    <w:rsid w:val="0078305B"/>
    <w:rsid w:val="007836BA"/>
    <w:rsid w:val="007863E7"/>
    <w:rsid w:val="00790671"/>
    <w:rsid w:val="00791122"/>
    <w:rsid w:val="007919E1"/>
    <w:rsid w:val="00792D32"/>
    <w:rsid w:val="0079309A"/>
    <w:rsid w:val="00793CCD"/>
    <w:rsid w:val="00795912"/>
    <w:rsid w:val="00795A9D"/>
    <w:rsid w:val="00795BBB"/>
    <w:rsid w:val="00797D3F"/>
    <w:rsid w:val="007A026E"/>
    <w:rsid w:val="007A02BD"/>
    <w:rsid w:val="007A073F"/>
    <w:rsid w:val="007A12D4"/>
    <w:rsid w:val="007A1315"/>
    <w:rsid w:val="007A15E9"/>
    <w:rsid w:val="007A1D89"/>
    <w:rsid w:val="007A1EE9"/>
    <w:rsid w:val="007A260B"/>
    <w:rsid w:val="007A2690"/>
    <w:rsid w:val="007A2754"/>
    <w:rsid w:val="007A286C"/>
    <w:rsid w:val="007A29B8"/>
    <w:rsid w:val="007A29DD"/>
    <w:rsid w:val="007A43A9"/>
    <w:rsid w:val="007A6351"/>
    <w:rsid w:val="007A79F4"/>
    <w:rsid w:val="007A7F60"/>
    <w:rsid w:val="007B2737"/>
    <w:rsid w:val="007B281F"/>
    <w:rsid w:val="007B2910"/>
    <w:rsid w:val="007B2AF0"/>
    <w:rsid w:val="007B320C"/>
    <w:rsid w:val="007B3722"/>
    <w:rsid w:val="007B3F19"/>
    <w:rsid w:val="007B3FC1"/>
    <w:rsid w:val="007B486F"/>
    <w:rsid w:val="007B54C2"/>
    <w:rsid w:val="007B5E59"/>
    <w:rsid w:val="007B5EF4"/>
    <w:rsid w:val="007B6670"/>
    <w:rsid w:val="007B6C80"/>
    <w:rsid w:val="007B703F"/>
    <w:rsid w:val="007B7C48"/>
    <w:rsid w:val="007C0F62"/>
    <w:rsid w:val="007C10A6"/>
    <w:rsid w:val="007C1F4C"/>
    <w:rsid w:val="007C2754"/>
    <w:rsid w:val="007C2EAC"/>
    <w:rsid w:val="007C305B"/>
    <w:rsid w:val="007C5B08"/>
    <w:rsid w:val="007C5B0D"/>
    <w:rsid w:val="007C6574"/>
    <w:rsid w:val="007C72EC"/>
    <w:rsid w:val="007C74DC"/>
    <w:rsid w:val="007C7A48"/>
    <w:rsid w:val="007C7CE0"/>
    <w:rsid w:val="007C7E8F"/>
    <w:rsid w:val="007D06CF"/>
    <w:rsid w:val="007D094F"/>
    <w:rsid w:val="007D142E"/>
    <w:rsid w:val="007D1D06"/>
    <w:rsid w:val="007D2F0B"/>
    <w:rsid w:val="007D4361"/>
    <w:rsid w:val="007D4500"/>
    <w:rsid w:val="007D5682"/>
    <w:rsid w:val="007D5C1B"/>
    <w:rsid w:val="007D5D0B"/>
    <w:rsid w:val="007D5FA8"/>
    <w:rsid w:val="007D7986"/>
    <w:rsid w:val="007E0314"/>
    <w:rsid w:val="007E20A3"/>
    <w:rsid w:val="007E245A"/>
    <w:rsid w:val="007E271E"/>
    <w:rsid w:val="007E350D"/>
    <w:rsid w:val="007E38C9"/>
    <w:rsid w:val="007E3ECA"/>
    <w:rsid w:val="007E41B8"/>
    <w:rsid w:val="007E41C3"/>
    <w:rsid w:val="007E49D2"/>
    <w:rsid w:val="007E4B7E"/>
    <w:rsid w:val="007E504F"/>
    <w:rsid w:val="007E6D4A"/>
    <w:rsid w:val="007E6E61"/>
    <w:rsid w:val="007F1014"/>
    <w:rsid w:val="007F1A0F"/>
    <w:rsid w:val="007F20B4"/>
    <w:rsid w:val="007F21D1"/>
    <w:rsid w:val="007F35F0"/>
    <w:rsid w:val="007F38F2"/>
    <w:rsid w:val="007F4301"/>
    <w:rsid w:val="007F4994"/>
    <w:rsid w:val="007F4D7E"/>
    <w:rsid w:val="007F6CC0"/>
    <w:rsid w:val="007F7509"/>
    <w:rsid w:val="007F7ADC"/>
    <w:rsid w:val="007F7D56"/>
    <w:rsid w:val="008022A8"/>
    <w:rsid w:val="00803C46"/>
    <w:rsid w:val="008040FA"/>
    <w:rsid w:val="00805821"/>
    <w:rsid w:val="0080675F"/>
    <w:rsid w:val="00806F2D"/>
    <w:rsid w:val="00807A4B"/>
    <w:rsid w:val="00810543"/>
    <w:rsid w:val="0081114A"/>
    <w:rsid w:val="00812804"/>
    <w:rsid w:val="00812F7F"/>
    <w:rsid w:val="00813E0B"/>
    <w:rsid w:val="008144C1"/>
    <w:rsid w:val="008154E0"/>
    <w:rsid w:val="00815656"/>
    <w:rsid w:val="00815A68"/>
    <w:rsid w:val="00816376"/>
    <w:rsid w:val="008173C6"/>
    <w:rsid w:val="00817779"/>
    <w:rsid w:val="008179CB"/>
    <w:rsid w:val="00820B57"/>
    <w:rsid w:val="00821855"/>
    <w:rsid w:val="00822201"/>
    <w:rsid w:val="008228F4"/>
    <w:rsid w:val="00822BA7"/>
    <w:rsid w:val="00823F9C"/>
    <w:rsid w:val="008249FF"/>
    <w:rsid w:val="00825979"/>
    <w:rsid w:val="00825BB8"/>
    <w:rsid w:val="00826AFB"/>
    <w:rsid w:val="00826FE0"/>
    <w:rsid w:val="008273BD"/>
    <w:rsid w:val="00827777"/>
    <w:rsid w:val="00830FB5"/>
    <w:rsid w:val="00832A77"/>
    <w:rsid w:val="0083305B"/>
    <w:rsid w:val="00833AAF"/>
    <w:rsid w:val="008355E9"/>
    <w:rsid w:val="008355F9"/>
    <w:rsid w:val="008364E7"/>
    <w:rsid w:val="00836A7F"/>
    <w:rsid w:val="00840C81"/>
    <w:rsid w:val="00840EF2"/>
    <w:rsid w:val="00841049"/>
    <w:rsid w:val="00841734"/>
    <w:rsid w:val="00842AD2"/>
    <w:rsid w:val="0084321F"/>
    <w:rsid w:val="00844414"/>
    <w:rsid w:val="0084461B"/>
    <w:rsid w:val="008447C8"/>
    <w:rsid w:val="00845EBB"/>
    <w:rsid w:val="008462BF"/>
    <w:rsid w:val="00846857"/>
    <w:rsid w:val="00846AEF"/>
    <w:rsid w:val="00847211"/>
    <w:rsid w:val="008477E1"/>
    <w:rsid w:val="0084798A"/>
    <w:rsid w:val="00850419"/>
    <w:rsid w:val="0085289C"/>
    <w:rsid w:val="00852DB8"/>
    <w:rsid w:val="00852FC3"/>
    <w:rsid w:val="00854BE9"/>
    <w:rsid w:val="00854D7E"/>
    <w:rsid w:val="00855FF5"/>
    <w:rsid w:val="0085723B"/>
    <w:rsid w:val="0086003F"/>
    <w:rsid w:val="00860063"/>
    <w:rsid w:val="00861AB7"/>
    <w:rsid w:val="008621EB"/>
    <w:rsid w:val="0086356F"/>
    <w:rsid w:val="00864F4E"/>
    <w:rsid w:val="008655C3"/>
    <w:rsid w:val="008702A3"/>
    <w:rsid w:val="00870540"/>
    <w:rsid w:val="00870EB1"/>
    <w:rsid w:val="00871664"/>
    <w:rsid w:val="00872BFA"/>
    <w:rsid w:val="00873012"/>
    <w:rsid w:val="00874B2F"/>
    <w:rsid w:val="00874BB5"/>
    <w:rsid w:val="00874C3A"/>
    <w:rsid w:val="0087608D"/>
    <w:rsid w:val="00876284"/>
    <w:rsid w:val="00876776"/>
    <w:rsid w:val="00876990"/>
    <w:rsid w:val="008771AD"/>
    <w:rsid w:val="008772B1"/>
    <w:rsid w:val="008772B7"/>
    <w:rsid w:val="00880423"/>
    <w:rsid w:val="0088128B"/>
    <w:rsid w:val="00881518"/>
    <w:rsid w:val="008829E7"/>
    <w:rsid w:val="0088321D"/>
    <w:rsid w:val="008843D4"/>
    <w:rsid w:val="00884EE6"/>
    <w:rsid w:val="00885562"/>
    <w:rsid w:val="008864CA"/>
    <w:rsid w:val="00886640"/>
    <w:rsid w:val="00887036"/>
    <w:rsid w:val="008874E3"/>
    <w:rsid w:val="00890D36"/>
    <w:rsid w:val="00891AE5"/>
    <w:rsid w:val="00892611"/>
    <w:rsid w:val="008945A6"/>
    <w:rsid w:val="0089527F"/>
    <w:rsid w:val="008959BB"/>
    <w:rsid w:val="00896E52"/>
    <w:rsid w:val="008A2069"/>
    <w:rsid w:val="008A21FD"/>
    <w:rsid w:val="008A2C29"/>
    <w:rsid w:val="008A31FD"/>
    <w:rsid w:val="008A3285"/>
    <w:rsid w:val="008A527C"/>
    <w:rsid w:val="008A5D55"/>
    <w:rsid w:val="008B06C9"/>
    <w:rsid w:val="008B08F9"/>
    <w:rsid w:val="008B0FFF"/>
    <w:rsid w:val="008B1823"/>
    <w:rsid w:val="008B266D"/>
    <w:rsid w:val="008B277E"/>
    <w:rsid w:val="008B4E71"/>
    <w:rsid w:val="008B55FD"/>
    <w:rsid w:val="008B68D5"/>
    <w:rsid w:val="008B7258"/>
    <w:rsid w:val="008B7B57"/>
    <w:rsid w:val="008C023D"/>
    <w:rsid w:val="008C039C"/>
    <w:rsid w:val="008C4B5B"/>
    <w:rsid w:val="008C60E2"/>
    <w:rsid w:val="008C7A19"/>
    <w:rsid w:val="008D2FD1"/>
    <w:rsid w:val="008D3102"/>
    <w:rsid w:val="008D322B"/>
    <w:rsid w:val="008D3AC2"/>
    <w:rsid w:val="008D410E"/>
    <w:rsid w:val="008D4329"/>
    <w:rsid w:val="008D6DAE"/>
    <w:rsid w:val="008D72EE"/>
    <w:rsid w:val="008D77D2"/>
    <w:rsid w:val="008E012C"/>
    <w:rsid w:val="008E0F22"/>
    <w:rsid w:val="008E1F4D"/>
    <w:rsid w:val="008E24AE"/>
    <w:rsid w:val="008E36CC"/>
    <w:rsid w:val="008E3864"/>
    <w:rsid w:val="008E3CA4"/>
    <w:rsid w:val="008E5795"/>
    <w:rsid w:val="008E5C16"/>
    <w:rsid w:val="008E62F3"/>
    <w:rsid w:val="008E78FF"/>
    <w:rsid w:val="008E7B09"/>
    <w:rsid w:val="008E7C35"/>
    <w:rsid w:val="008F0002"/>
    <w:rsid w:val="008F05EC"/>
    <w:rsid w:val="008F0633"/>
    <w:rsid w:val="008F0D40"/>
    <w:rsid w:val="008F16B1"/>
    <w:rsid w:val="008F1723"/>
    <w:rsid w:val="008F17E9"/>
    <w:rsid w:val="008F1E84"/>
    <w:rsid w:val="008F262D"/>
    <w:rsid w:val="008F3169"/>
    <w:rsid w:val="008F3380"/>
    <w:rsid w:val="008F36B9"/>
    <w:rsid w:val="008F3BFC"/>
    <w:rsid w:val="008F42C4"/>
    <w:rsid w:val="008F49F5"/>
    <w:rsid w:val="008F5A7E"/>
    <w:rsid w:val="008F71B5"/>
    <w:rsid w:val="009001D9"/>
    <w:rsid w:val="00900671"/>
    <w:rsid w:val="00900D2B"/>
    <w:rsid w:val="0090149D"/>
    <w:rsid w:val="00902C41"/>
    <w:rsid w:val="00902F47"/>
    <w:rsid w:val="00902FE5"/>
    <w:rsid w:val="009031E4"/>
    <w:rsid w:val="009040E5"/>
    <w:rsid w:val="009050D7"/>
    <w:rsid w:val="0090616A"/>
    <w:rsid w:val="00906350"/>
    <w:rsid w:val="009067C9"/>
    <w:rsid w:val="009101E1"/>
    <w:rsid w:val="0091161D"/>
    <w:rsid w:val="00912AEB"/>
    <w:rsid w:val="00913379"/>
    <w:rsid w:val="009141D9"/>
    <w:rsid w:val="009153F7"/>
    <w:rsid w:val="009165F4"/>
    <w:rsid w:val="00916C2F"/>
    <w:rsid w:val="00917336"/>
    <w:rsid w:val="00917ECD"/>
    <w:rsid w:val="00920780"/>
    <w:rsid w:val="00920ADE"/>
    <w:rsid w:val="0092116A"/>
    <w:rsid w:val="009211C4"/>
    <w:rsid w:val="00921335"/>
    <w:rsid w:val="00921F54"/>
    <w:rsid w:val="00923603"/>
    <w:rsid w:val="009237D9"/>
    <w:rsid w:val="00923DB1"/>
    <w:rsid w:val="00923DB9"/>
    <w:rsid w:val="00923E24"/>
    <w:rsid w:val="00924273"/>
    <w:rsid w:val="00925B6E"/>
    <w:rsid w:val="0092670D"/>
    <w:rsid w:val="00926E1B"/>
    <w:rsid w:val="0092799B"/>
    <w:rsid w:val="00930916"/>
    <w:rsid w:val="0093232F"/>
    <w:rsid w:val="00933AA7"/>
    <w:rsid w:val="009347B6"/>
    <w:rsid w:val="00934882"/>
    <w:rsid w:val="009348CD"/>
    <w:rsid w:val="00935EED"/>
    <w:rsid w:val="009360FD"/>
    <w:rsid w:val="00936510"/>
    <w:rsid w:val="00937138"/>
    <w:rsid w:val="00937212"/>
    <w:rsid w:val="00940BAB"/>
    <w:rsid w:val="00941423"/>
    <w:rsid w:val="0094285B"/>
    <w:rsid w:val="009434A1"/>
    <w:rsid w:val="0094378D"/>
    <w:rsid w:val="00944E50"/>
    <w:rsid w:val="009450D7"/>
    <w:rsid w:val="00945374"/>
    <w:rsid w:val="0094566D"/>
    <w:rsid w:val="00945911"/>
    <w:rsid w:val="00945F17"/>
    <w:rsid w:val="0094605A"/>
    <w:rsid w:val="00946496"/>
    <w:rsid w:val="009465BC"/>
    <w:rsid w:val="00947429"/>
    <w:rsid w:val="009474C7"/>
    <w:rsid w:val="00947B25"/>
    <w:rsid w:val="009529F8"/>
    <w:rsid w:val="00953A4C"/>
    <w:rsid w:val="0095467B"/>
    <w:rsid w:val="00954B27"/>
    <w:rsid w:val="00955CF6"/>
    <w:rsid w:val="00956232"/>
    <w:rsid w:val="00957625"/>
    <w:rsid w:val="00957B9D"/>
    <w:rsid w:val="00960351"/>
    <w:rsid w:val="009605D1"/>
    <w:rsid w:val="00960FC9"/>
    <w:rsid w:val="0096101A"/>
    <w:rsid w:val="00961C08"/>
    <w:rsid w:val="009628C2"/>
    <w:rsid w:val="009645BA"/>
    <w:rsid w:val="00964FD9"/>
    <w:rsid w:val="00965822"/>
    <w:rsid w:val="0096632E"/>
    <w:rsid w:val="009670AC"/>
    <w:rsid w:val="0096773B"/>
    <w:rsid w:val="00970CB2"/>
    <w:rsid w:val="00970E06"/>
    <w:rsid w:val="00971213"/>
    <w:rsid w:val="00971778"/>
    <w:rsid w:val="00971FB3"/>
    <w:rsid w:val="00972D68"/>
    <w:rsid w:val="00972E8B"/>
    <w:rsid w:val="00972E9D"/>
    <w:rsid w:val="009733CF"/>
    <w:rsid w:val="0097351A"/>
    <w:rsid w:val="00975988"/>
    <w:rsid w:val="009759D8"/>
    <w:rsid w:val="00975A85"/>
    <w:rsid w:val="00975F06"/>
    <w:rsid w:val="0097602C"/>
    <w:rsid w:val="00976135"/>
    <w:rsid w:val="00976B48"/>
    <w:rsid w:val="009777A4"/>
    <w:rsid w:val="009777E4"/>
    <w:rsid w:val="009779CF"/>
    <w:rsid w:val="009806E7"/>
    <w:rsid w:val="009807B3"/>
    <w:rsid w:val="00980B70"/>
    <w:rsid w:val="00980D83"/>
    <w:rsid w:val="00980D85"/>
    <w:rsid w:val="00982933"/>
    <w:rsid w:val="00982B72"/>
    <w:rsid w:val="00982C67"/>
    <w:rsid w:val="00983411"/>
    <w:rsid w:val="009835D7"/>
    <w:rsid w:val="00984AF9"/>
    <w:rsid w:val="00984DF2"/>
    <w:rsid w:val="009868E5"/>
    <w:rsid w:val="00986BF6"/>
    <w:rsid w:val="00986EC9"/>
    <w:rsid w:val="0098754D"/>
    <w:rsid w:val="009900F2"/>
    <w:rsid w:val="00990392"/>
    <w:rsid w:val="0099058E"/>
    <w:rsid w:val="00990627"/>
    <w:rsid w:val="009909AD"/>
    <w:rsid w:val="009910B7"/>
    <w:rsid w:val="00991401"/>
    <w:rsid w:val="00991B3F"/>
    <w:rsid w:val="0099229A"/>
    <w:rsid w:val="00992C6F"/>
    <w:rsid w:val="00993031"/>
    <w:rsid w:val="00993621"/>
    <w:rsid w:val="009936D1"/>
    <w:rsid w:val="009956F4"/>
    <w:rsid w:val="0099618A"/>
    <w:rsid w:val="0099738A"/>
    <w:rsid w:val="0099747E"/>
    <w:rsid w:val="009A00CA"/>
    <w:rsid w:val="009A0731"/>
    <w:rsid w:val="009A0926"/>
    <w:rsid w:val="009A0E69"/>
    <w:rsid w:val="009A1233"/>
    <w:rsid w:val="009A5BA3"/>
    <w:rsid w:val="009A67F9"/>
    <w:rsid w:val="009A71E8"/>
    <w:rsid w:val="009A7342"/>
    <w:rsid w:val="009B13FC"/>
    <w:rsid w:val="009B20DD"/>
    <w:rsid w:val="009B2BF3"/>
    <w:rsid w:val="009B33E0"/>
    <w:rsid w:val="009B585F"/>
    <w:rsid w:val="009B70D8"/>
    <w:rsid w:val="009B7399"/>
    <w:rsid w:val="009C0570"/>
    <w:rsid w:val="009C10F0"/>
    <w:rsid w:val="009C1EC4"/>
    <w:rsid w:val="009C629E"/>
    <w:rsid w:val="009C6338"/>
    <w:rsid w:val="009C72AA"/>
    <w:rsid w:val="009D0283"/>
    <w:rsid w:val="009D0E24"/>
    <w:rsid w:val="009D12C0"/>
    <w:rsid w:val="009D22A9"/>
    <w:rsid w:val="009D316B"/>
    <w:rsid w:val="009D3673"/>
    <w:rsid w:val="009D4008"/>
    <w:rsid w:val="009D4FCE"/>
    <w:rsid w:val="009D5079"/>
    <w:rsid w:val="009D5680"/>
    <w:rsid w:val="009D6540"/>
    <w:rsid w:val="009D6833"/>
    <w:rsid w:val="009D6BAF"/>
    <w:rsid w:val="009E0653"/>
    <w:rsid w:val="009E52E3"/>
    <w:rsid w:val="009E534E"/>
    <w:rsid w:val="009E5BDE"/>
    <w:rsid w:val="009E69E6"/>
    <w:rsid w:val="009E779D"/>
    <w:rsid w:val="009F09CD"/>
    <w:rsid w:val="009F0A48"/>
    <w:rsid w:val="009F2051"/>
    <w:rsid w:val="009F2BB0"/>
    <w:rsid w:val="009F4A91"/>
    <w:rsid w:val="009F4E9B"/>
    <w:rsid w:val="009F5ABE"/>
    <w:rsid w:val="009F6BF9"/>
    <w:rsid w:val="00A0047E"/>
    <w:rsid w:val="00A01333"/>
    <w:rsid w:val="00A0155E"/>
    <w:rsid w:val="00A01B66"/>
    <w:rsid w:val="00A03EEB"/>
    <w:rsid w:val="00A054C9"/>
    <w:rsid w:val="00A05AD2"/>
    <w:rsid w:val="00A06262"/>
    <w:rsid w:val="00A07549"/>
    <w:rsid w:val="00A0762D"/>
    <w:rsid w:val="00A07760"/>
    <w:rsid w:val="00A0797F"/>
    <w:rsid w:val="00A07DF8"/>
    <w:rsid w:val="00A10FD6"/>
    <w:rsid w:val="00A11D8E"/>
    <w:rsid w:val="00A144CC"/>
    <w:rsid w:val="00A15122"/>
    <w:rsid w:val="00A1532F"/>
    <w:rsid w:val="00A15696"/>
    <w:rsid w:val="00A15DF2"/>
    <w:rsid w:val="00A15DF3"/>
    <w:rsid w:val="00A1610A"/>
    <w:rsid w:val="00A16A85"/>
    <w:rsid w:val="00A175BE"/>
    <w:rsid w:val="00A17915"/>
    <w:rsid w:val="00A21681"/>
    <w:rsid w:val="00A21BAB"/>
    <w:rsid w:val="00A21F0E"/>
    <w:rsid w:val="00A22253"/>
    <w:rsid w:val="00A2242F"/>
    <w:rsid w:val="00A228C1"/>
    <w:rsid w:val="00A23A77"/>
    <w:rsid w:val="00A25829"/>
    <w:rsid w:val="00A26B4C"/>
    <w:rsid w:val="00A30325"/>
    <w:rsid w:val="00A305B5"/>
    <w:rsid w:val="00A3070F"/>
    <w:rsid w:val="00A30A73"/>
    <w:rsid w:val="00A30D01"/>
    <w:rsid w:val="00A326CA"/>
    <w:rsid w:val="00A3325A"/>
    <w:rsid w:val="00A33A79"/>
    <w:rsid w:val="00A345C1"/>
    <w:rsid w:val="00A348C2"/>
    <w:rsid w:val="00A34EA2"/>
    <w:rsid w:val="00A3549E"/>
    <w:rsid w:val="00A35B6D"/>
    <w:rsid w:val="00A36715"/>
    <w:rsid w:val="00A3718C"/>
    <w:rsid w:val="00A371F6"/>
    <w:rsid w:val="00A40640"/>
    <w:rsid w:val="00A40EA3"/>
    <w:rsid w:val="00A415D9"/>
    <w:rsid w:val="00A42C21"/>
    <w:rsid w:val="00A43B8D"/>
    <w:rsid w:val="00A44419"/>
    <w:rsid w:val="00A445FC"/>
    <w:rsid w:val="00A45F5D"/>
    <w:rsid w:val="00A461E0"/>
    <w:rsid w:val="00A46723"/>
    <w:rsid w:val="00A46980"/>
    <w:rsid w:val="00A47CF4"/>
    <w:rsid w:val="00A50DF5"/>
    <w:rsid w:val="00A50ECF"/>
    <w:rsid w:val="00A5101E"/>
    <w:rsid w:val="00A5150C"/>
    <w:rsid w:val="00A519C1"/>
    <w:rsid w:val="00A521DC"/>
    <w:rsid w:val="00A53C1C"/>
    <w:rsid w:val="00A5503D"/>
    <w:rsid w:val="00A55C76"/>
    <w:rsid w:val="00A56C17"/>
    <w:rsid w:val="00A56D5F"/>
    <w:rsid w:val="00A57D88"/>
    <w:rsid w:val="00A602E6"/>
    <w:rsid w:val="00A60CB4"/>
    <w:rsid w:val="00A60CCC"/>
    <w:rsid w:val="00A62F3D"/>
    <w:rsid w:val="00A63097"/>
    <w:rsid w:val="00A63448"/>
    <w:rsid w:val="00A6345E"/>
    <w:rsid w:val="00A635AF"/>
    <w:rsid w:val="00A64634"/>
    <w:rsid w:val="00A652A5"/>
    <w:rsid w:val="00A67FC9"/>
    <w:rsid w:val="00A71475"/>
    <w:rsid w:val="00A71990"/>
    <w:rsid w:val="00A723CF"/>
    <w:rsid w:val="00A73C2F"/>
    <w:rsid w:val="00A73DCA"/>
    <w:rsid w:val="00A76246"/>
    <w:rsid w:val="00A762C3"/>
    <w:rsid w:val="00A80A48"/>
    <w:rsid w:val="00A817E9"/>
    <w:rsid w:val="00A829BE"/>
    <w:rsid w:val="00A830B9"/>
    <w:rsid w:val="00A84F7F"/>
    <w:rsid w:val="00A8557D"/>
    <w:rsid w:val="00A862AE"/>
    <w:rsid w:val="00A86457"/>
    <w:rsid w:val="00A8720B"/>
    <w:rsid w:val="00A87645"/>
    <w:rsid w:val="00A8794C"/>
    <w:rsid w:val="00A87CA2"/>
    <w:rsid w:val="00A87DB3"/>
    <w:rsid w:val="00A90422"/>
    <w:rsid w:val="00A9091D"/>
    <w:rsid w:val="00A90FAC"/>
    <w:rsid w:val="00A927A6"/>
    <w:rsid w:val="00A93033"/>
    <w:rsid w:val="00A942DA"/>
    <w:rsid w:val="00A94983"/>
    <w:rsid w:val="00A94AF8"/>
    <w:rsid w:val="00A94BDA"/>
    <w:rsid w:val="00A95ABD"/>
    <w:rsid w:val="00A978AA"/>
    <w:rsid w:val="00A97F01"/>
    <w:rsid w:val="00A97FAE"/>
    <w:rsid w:val="00AA0607"/>
    <w:rsid w:val="00AA195A"/>
    <w:rsid w:val="00AA1E3E"/>
    <w:rsid w:val="00AA1EB4"/>
    <w:rsid w:val="00AA381B"/>
    <w:rsid w:val="00AA48A0"/>
    <w:rsid w:val="00AA56D6"/>
    <w:rsid w:val="00AA5B10"/>
    <w:rsid w:val="00AA5DF7"/>
    <w:rsid w:val="00AA5F89"/>
    <w:rsid w:val="00AA6659"/>
    <w:rsid w:val="00AA66A9"/>
    <w:rsid w:val="00AB1B8A"/>
    <w:rsid w:val="00AB292A"/>
    <w:rsid w:val="00AB31C8"/>
    <w:rsid w:val="00AB3DB9"/>
    <w:rsid w:val="00AB44C3"/>
    <w:rsid w:val="00AB4B77"/>
    <w:rsid w:val="00AB540E"/>
    <w:rsid w:val="00AB677D"/>
    <w:rsid w:val="00AB6F5E"/>
    <w:rsid w:val="00AC06AA"/>
    <w:rsid w:val="00AC0C3F"/>
    <w:rsid w:val="00AC0DB1"/>
    <w:rsid w:val="00AC0E8B"/>
    <w:rsid w:val="00AC12F8"/>
    <w:rsid w:val="00AC1B68"/>
    <w:rsid w:val="00AC1FEB"/>
    <w:rsid w:val="00AC237B"/>
    <w:rsid w:val="00AC2448"/>
    <w:rsid w:val="00AC2D44"/>
    <w:rsid w:val="00AC37A6"/>
    <w:rsid w:val="00AC3C72"/>
    <w:rsid w:val="00AC44DC"/>
    <w:rsid w:val="00AC6198"/>
    <w:rsid w:val="00AC6B21"/>
    <w:rsid w:val="00AC6D13"/>
    <w:rsid w:val="00AC6F52"/>
    <w:rsid w:val="00AC737C"/>
    <w:rsid w:val="00AC7384"/>
    <w:rsid w:val="00AC7499"/>
    <w:rsid w:val="00AC78A4"/>
    <w:rsid w:val="00AD1437"/>
    <w:rsid w:val="00AD18DE"/>
    <w:rsid w:val="00AD1B4D"/>
    <w:rsid w:val="00AD2A91"/>
    <w:rsid w:val="00AD2E30"/>
    <w:rsid w:val="00AD3007"/>
    <w:rsid w:val="00AD3D2B"/>
    <w:rsid w:val="00AD4BD4"/>
    <w:rsid w:val="00AD4ED7"/>
    <w:rsid w:val="00AD5641"/>
    <w:rsid w:val="00AD66BD"/>
    <w:rsid w:val="00AD73C7"/>
    <w:rsid w:val="00AD7A26"/>
    <w:rsid w:val="00AD7BCC"/>
    <w:rsid w:val="00AD7FE7"/>
    <w:rsid w:val="00AE0083"/>
    <w:rsid w:val="00AE0A21"/>
    <w:rsid w:val="00AE2566"/>
    <w:rsid w:val="00AE31E7"/>
    <w:rsid w:val="00AE4AEF"/>
    <w:rsid w:val="00AE4BB2"/>
    <w:rsid w:val="00AE5BF1"/>
    <w:rsid w:val="00AE7C52"/>
    <w:rsid w:val="00AF0E13"/>
    <w:rsid w:val="00AF0ED7"/>
    <w:rsid w:val="00AF17F0"/>
    <w:rsid w:val="00AF1B21"/>
    <w:rsid w:val="00AF201A"/>
    <w:rsid w:val="00AF34AA"/>
    <w:rsid w:val="00AF3B08"/>
    <w:rsid w:val="00AF52DB"/>
    <w:rsid w:val="00AF5360"/>
    <w:rsid w:val="00AF5D01"/>
    <w:rsid w:val="00AF5E3F"/>
    <w:rsid w:val="00AF6432"/>
    <w:rsid w:val="00AF785B"/>
    <w:rsid w:val="00B01B0E"/>
    <w:rsid w:val="00B03004"/>
    <w:rsid w:val="00B03282"/>
    <w:rsid w:val="00B0367E"/>
    <w:rsid w:val="00B03B63"/>
    <w:rsid w:val="00B04B01"/>
    <w:rsid w:val="00B05AB0"/>
    <w:rsid w:val="00B06431"/>
    <w:rsid w:val="00B07798"/>
    <w:rsid w:val="00B10168"/>
    <w:rsid w:val="00B110FE"/>
    <w:rsid w:val="00B11D29"/>
    <w:rsid w:val="00B12035"/>
    <w:rsid w:val="00B14058"/>
    <w:rsid w:val="00B141B3"/>
    <w:rsid w:val="00B143DE"/>
    <w:rsid w:val="00B16E85"/>
    <w:rsid w:val="00B16FDA"/>
    <w:rsid w:val="00B1733F"/>
    <w:rsid w:val="00B1737F"/>
    <w:rsid w:val="00B2268C"/>
    <w:rsid w:val="00B2369F"/>
    <w:rsid w:val="00B26543"/>
    <w:rsid w:val="00B268CD"/>
    <w:rsid w:val="00B2783D"/>
    <w:rsid w:val="00B27F44"/>
    <w:rsid w:val="00B3080C"/>
    <w:rsid w:val="00B32093"/>
    <w:rsid w:val="00B330CC"/>
    <w:rsid w:val="00B33445"/>
    <w:rsid w:val="00B3347F"/>
    <w:rsid w:val="00B34990"/>
    <w:rsid w:val="00B34AAB"/>
    <w:rsid w:val="00B356C7"/>
    <w:rsid w:val="00B35CC7"/>
    <w:rsid w:val="00B35DFF"/>
    <w:rsid w:val="00B36696"/>
    <w:rsid w:val="00B37728"/>
    <w:rsid w:val="00B3777F"/>
    <w:rsid w:val="00B40E42"/>
    <w:rsid w:val="00B40E4D"/>
    <w:rsid w:val="00B41298"/>
    <w:rsid w:val="00B421FB"/>
    <w:rsid w:val="00B44349"/>
    <w:rsid w:val="00B446DF"/>
    <w:rsid w:val="00B45371"/>
    <w:rsid w:val="00B456DE"/>
    <w:rsid w:val="00B46BA0"/>
    <w:rsid w:val="00B47041"/>
    <w:rsid w:val="00B47316"/>
    <w:rsid w:val="00B4737A"/>
    <w:rsid w:val="00B476D2"/>
    <w:rsid w:val="00B5109B"/>
    <w:rsid w:val="00B527AE"/>
    <w:rsid w:val="00B53571"/>
    <w:rsid w:val="00B539CD"/>
    <w:rsid w:val="00B5442D"/>
    <w:rsid w:val="00B55643"/>
    <w:rsid w:val="00B55929"/>
    <w:rsid w:val="00B55CCE"/>
    <w:rsid w:val="00B57877"/>
    <w:rsid w:val="00B60961"/>
    <w:rsid w:val="00B62B62"/>
    <w:rsid w:val="00B6350F"/>
    <w:rsid w:val="00B63F43"/>
    <w:rsid w:val="00B6403C"/>
    <w:rsid w:val="00B648E6"/>
    <w:rsid w:val="00B64C09"/>
    <w:rsid w:val="00B64ECF"/>
    <w:rsid w:val="00B64FAC"/>
    <w:rsid w:val="00B6506A"/>
    <w:rsid w:val="00B6516D"/>
    <w:rsid w:val="00B66A99"/>
    <w:rsid w:val="00B66F12"/>
    <w:rsid w:val="00B67E7D"/>
    <w:rsid w:val="00B7120F"/>
    <w:rsid w:val="00B7121F"/>
    <w:rsid w:val="00B71459"/>
    <w:rsid w:val="00B71672"/>
    <w:rsid w:val="00B7232C"/>
    <w:rsid w:val="00B74496"/>
    <w:rsid w:val="00B74A51"/>
    <w:rsid w:val="00B74F85"/>
    <w:rsid w:val="00B754DF"/>
    <w:rsid w:val="00B7617A"/>
    <w:rsid w:val="00B76375"/>
    <w:rsid w:val="00B765FB"/>
    <w:rsid w:val="00B76F89"/>
    <w:rsid w:val="00B77403"/>
    <w:rsid w:val="00B776C4"/>
    <w:rsid w:val="00B77DC4"/>
    <w:rsid w:val="00B80242"/>
    <w:rsid w:val="00B80F72"/>
    <w:rsid w:val="00B81E37"/>
    <w:rsid w:val="00B81FFC"/>
    <w:rsid w:val="00B8229D"/>
    <w:rsid w:val="00B82F29"/>
    <w:rsid w:val="00B83AC5"/>
    <w:rsid w:val="00B846FF"/>
    <w:rsid w:val="00B84C9F"/>
    <w:rsid w:val="00B84FCA"/>
    <w:rsid w:val="00B85124"/>
    <w:rsid w:val="00B8535E"/>
    <w:rsid w:val="00B859F9"/>
    <w:rsid w:val="00B85EFA"/>
    <w:rsid w:val="00B86787"/>
    <w:rsid w:val="00B909F0"/>
    <w:rsid w:val="00B90BF9"/>
    <w:rsid w:val="00B91CFF"/>
    <w:rsid w:val="00B928BE"/>
    <w:rsid w:val="00B92E40"/>
    <w:rsid w:val="00B931E4"/>
    <w:rsid w:val="00B93618"/>
    <w:rsid w:val="00B936B6"/>
    <w:rsid w:val="00B949C6"/>
    <w:rsid w:val="00B94A32"/>
    <w:rsid w:val="00B94D1C"/>
    <w:rsid w:val="00B952EA"/>
    <w:rsid w:val="00B958DD"/>
    <w:rsid w:val="00B97644"/>
    <w:rsid w:val="00B97656"/>
    <w:rsid w:val="00BA00C2"/>
    <w:rsid w:val="00BA096A"/>
    <w:rsid w:val="00BA09D0"/>
    <w:rsid w:val="00BA0B34"/>
    <w:rsid w:val="00BA0B56"/>
    <w:rsid w:val="00BA0E76"/>
    <w:rsid w:val="00BA2FE9"/>
    <w:rsid w:val="00BA35B4"/>
    <w:rsid w:val="00BA49E6"/>
    <w:rsid w:val="00BA4E61"/>
    <w:rsid w:val="00BA5743"/>
    <w:rsid w:val="00BA58A1"/>
    <w:rsid w:val="00BA7DF8"/>
    <w:rsid w:val="00BA7E15"/>
    <w:rsid w:val="00BB1143"/>
    <w:rsid w:val="00BB1DCE"/>
    <w:rsid w:val="00BB3827"/>
    <w:rsid w:val="00BB39BA"/>
    <w:rsid w:val="00BB4285"/>
    <w:rsid w:val="00BB4507"/>
    <w:rsid w:val="00BB55D3"/>
    <w:rsid w:val="00BB7B7D"/>
    <w:rsid w:val="00BB7D29"/>
    <w:rsid w:val="00BB7E0A"/>
    <w:rsid w:val="00BC0A93"/>
    <w:rsid w:val="00BC0D41"/>
    <w:rsid w:val="00BC1FFA"/>
    <w:rsid w:val="00BC32E7"/>
    <w:rsid w:val="00BC4D57"/>
    <w:rsid w:val="00BC5623"/>
    <w:rsid w:val="00BC5B12"/>
    <w:rsid w:val="00BC5C2E"/>
    <w:rsid w:val="00BC5D38"/>
    <w:rsid w:val="00BC6E4E"/>
    <w:rsid w:val="00BD07BD"/>
    <w:rsid w:val="00BD0D34"/>
    <w:rsid w:val="00BD17F6"/>
    <w:rsid w:val="00BD19CD"/>
    <w:rsid w:val="00BD24ED"/>
    <w:rsid w:val="00BD25D0"/>
    <w:rsid w:val="00BD28A6"/>
    <w:rsid w:val="00BD2909"/>
    <w:rsid w:val="00BD2FE0"/>
    <w:rsid w:val="00BD3B1F"/>
    <w:rsid w:val="00BD6E5E"/>
    <w:rsid w:val="00BE01FE"/>
    <w:rsid w:val="00BE0D30"/>
    <w:rsid w:val="00BE17C6"/>
    <w:rsid w:val="00BE17E3"/>
    <w:rsid w:val="00BE2113"/>
    <w:rsid w:val="00BE2A55"/>
    <w:rsid w:val="00BE3480"/>
    <w:rsid w:val="00BE3BD7"/>
    <w:rsid w:val="00BE42A8"/>
    <w:rsid w:val="00BE44E5"/>
    <w:rsid w:val="00BE5488"/>
    <w:rsid w:val="00BE5E91"/>
    <w:rsid w:val="00BE6A6F"/>
    <w:rsid w:val="00BE6D92"/>
    <w:rsid w:val="00BE771C"/>
    <w:rsid w:val="00BE7C7C"/>
    <w:rsid w:val="00BF0EFE"/>
    <w:rsid w:val="00BF0FF3"/>
    <w:rsid w:val="00BF1765"/>
    <w:rsid w:val="00BF2666"/>
    <w:rsid w:val="00BF31FB"/>
    <w:rsid w:val="00BF33DC"/>
    <w:rsid w:val="00BF3497"/>
    <w:rsid w:val="00BF43B4"/>
    <w:rsid w:val="00BF5048"/>
    <w:rsid w:val="00BF54DC"/>
    <w:rsid w:val="00BF6C17"/>
    <w:rsid w:val="00BF6ED9"/>
    <w:rsid w:val="00C004FA"/>
    <w:rsid w:val="00C00A0C"/>
    <w:rsid w:val="00C00F52"/>
    <w:rsid w:val="00C01165"/>
    <w:rsid w:val="00C023AA"/>
    <w:rsid w:val="00C02DCD"/>
    <w:rsid w:val="00C02E57"/>
    <w:rsid w:val="00C03635"/>
    <w:rsid w:val="00C03AC2"/>
    <w:rsid w:val="00C062DC"/>
    <w:rsid w:val="00C064DB"/>
    <w:rsid w:val="00C06E4A"/>
    <w:rsid w:val="00C075F2"/>
    <w:rsid w:val="00C07624"/>
    <w:rsid w:val="00C07673"/>
    <w:rsid w:val="00C10DDB"/>
    <w:rsid w:val="00C10F43"/>
    <w:rsid w:val="00C11568"/>
    <w:rsid w:val="00C122E3"/>
    <w:rsid w:val="00C142C5"/>
    <w:rsid w:val="00C14FDD"/>
    <w:rsid w:val="00C1515E"/>
    <w:rsid w:val="00C16CA4"/>
    <w:rsid w:val="00C171B1"/>
    <w:rsid w:val="00C1798B"/>
    <w:rsid w:val="00C20288"/>
    <w:rsid w:val="00C20A3C"/>
    <w:rsid w:val="00C216B6"/>
    <w:rsid w:val="00C23FFD"/>
    <w:rsid w:val="00C247DA"/>
    <w:rsid w:val="00C24BF5"/>
    <w:rsid w:val="00C2607D"/>
    <w:rsid w:val="00C26AE9"/>
    <w:rsid w:val="00C26B43"/>
    <w:rsid w:val="00C27F9C"/>
    <w:rsid w:val="00C30958"/>
    <w:rsid w:val="00C30DC7"/>
    <w:rsid w:val="00C30F02"/>
    <w:rsid w:val="00C32F14"/>
    <w:rsid w:val="00C33EA5"/>
    <w:rsid w:val="00C34830"/>
    <w:rsid w:val="00C34E83"/>
    <w:rsid w:val="00C3561D"/>
    <w:rsid w:val="00C3637B"/>
    <w:rsid w:val="00C37244"/>
    <w:rsid w:val="00C3740B"/>
    <w:rsid w:val="00C37CD2"/>
    <w:rsid w:val="00C40102"/>
    <w:rsid w:val="00C40D2D"/>
    <w:rsid w:val="00C41B2B"/>
    <w:rsid w:val="00C41B74"/>
    <w:rsid w:val="00C41D01"/>
    <w:rsid w:val="00C42B83"/>
    <w:rsid w:val="00C42DB4"/>
    <w:rsid w:val="00C4308D"/>
    <w:rsid w:val="00C44BCD"/>
    <w:rsid w:val="00C450C8"/>
    <w:rsid w:val="00C45155"/>
    <w:rsid w:val="00C45DD5"/>
    <w:rsid w:val="00C46075"/>
    <w:rsid w:val="00C474AC"/>
    <w:rsid w:val="00C47981"/>
    <w:rsid w:val="00C47A7B"/>
    <w:rsid w:val="00C50556"/>
    <w:rsid w:val="00C50691"/>
    <w:rsid w:val="00C506C4"/>
    <w:rsid w:val="00C51AA8"/>
    <w:rsid w:val="00C51F93"/>
    <w:rsid w:val="00C522C0"/>
    <w:rsid w:val="00C52802"/>
    <w:rsid w:val="00C52810"/>
    <w:rsid w:val="00C52865"/>
    <w:rsid w:val="00C52F33"/>
    <w:rsid w:val="00C55293"/>
    <w:rsid w:val="00C56BBE"/>
    <w:rsid w:val="00C56DE0"/>
    <w:rsid w:val="00C575F3"/>
    <w:rsid w:val="00C578F2"/>
    <w:rsid w:val="00C57DCB"/>
    <w:rsid w:val="00C61886"/>
    <w:rsid w:val="00C631B6"/>
    <w:rsid w:val="00C63D79"/>
    <w:rsid w:val="00C64105"/>
    <w:rsid w:val="00C641EA"/>
    <w:rsid w:val="00C646C2"/>
    <w:rsid w:val="00C64742"/>
    <w:rsid w:val="00C657D0"/>
    <w:rsid w:val="00C66901"/>
    <w:rsid w:val="00C66BED"/>
    <w:rsid w:val="00C7011F"/>
    <w:rsid w:val="00C707D7"/>
    <w:rsid w:val="00C71E73"/>
    <w:rsid w:val="00C72EC5"/>
    <w:rsid w:val="00C73A30"/>
    <w:rsid w:val="00C73A35"/>
    <w:rsid w:val="00C73B42"/>
    <w:rsid w:val="00C73BEC"/>
    <w:rsid w:val="00C74D16"/>
    <w:rsid w:val="00C754A8"/>
    <w:rsid w:val="00C75546"/>
    <w:rsid w:val="00C75778"/>
    <w:rsid w:val="00C75D2D"/>
    <w:rsid w:val="00C76BF7"/>
    <w:rsid w:val="00C77216"/>
    <w:rsid w:val="00C772DB"/>
    <w:rsid w:val="00C7757A"/>
    <w:rsid w:val="00C805F8"/>
    <w:rsid w:val="00C81007"/>
    <w:rsid w:val="00C8133E"/>
    <w:rsid w:val="00C814F1"/>
    <w:rsid w:val="00C81BC1"/>
    <w:rsid w:val="00C83102"/>
    <w:rsid w:val="00C8411C"/>
    <w:rsid w:val="00C8412C"/>
    <w:rsid w:val="00C84BEC"/>
    <w:rsid w:val="00C85938"/>
    <w:rsid w:val="00C85E5D"/>
    <w:rsid w:val="00C86E76"/>
    <w:rsid w:val="00C87229"/>
    <w:rsid w:val="00C874C7"/>
    <w:rsid w:val="00C90A86"/>
    <w:rsid w:val="00C90CB4"/>
    <w:rsid w:val="00C917E7"/>
    <w:rsid w:val="00C92677"/>
    <w:rsid w:val="00C94ADE"/>
    <w:rsid w:val="00C94E1B"/>
    <w:rsid w:val="00C95A77"/>
    <w:rsid w:val="00C960FF"/>
    <w:rsid w:val="00C962E9"/>
    <w:rsid w:val="00C974E6"/>
    <w:rsid w:val="00C97873"/>
    <w:rsid w:val="00CA0494"/>
    <w:rsid w:val="00CA04F6"/>
    <w:rsid w:val="00CA094D"/>
    <w:rsid w:val="00CA0F4E"/>
    <w:rsid w:val="00CA20F5"/>
    <w:rsid w:val="00CA264D"/>
    <w:rsid w:val="00CA357D"/>
    <w:rsid w:val="00CA531C"/>
    <w:rsid w:val="00CA5C23"/>
    <w:rsid w:val="00CA75C7"/>
    <w:rsid w:val="00CA76A5"/>
    <w:rsid w:val="00CA76EA"/>
    <w:rsid w:val="00CB0CB7"/>
    <w:rsid w:val="00CB1380"/>
    <w:rsid w:val="00CB4154"/>
    <w:rsid w:val="00CC00CD"/>
    <w:rsid w:val="00CC0E2B"/>
    <w:rsid w:val="00CC0F34"/>
    <w:rsid w:val="00CC236E"/>
    <w:rsid w:val="00CC2EF9"/>
    <w:rsid w:val="00CC2F57"/>
    <w:rsid w:val="00CC3EC2"/>
    <w:rsid w:val="00CC4829"/>
    <w:rsid w:val="00CC56EC"/>
    <w:rsid w:val="00CC5CB0"/>
    <w:rsid w:val="00CC5D97"/>
    <w:rsid w:val="00CC68DE"/>
    <w:rsid w:val="00CC7902"/>
    <w:rsid w:val="00CD0CE0"/>
    <w:rsid w:val="00CD13CB"/>
    <w:rsid w:val="00CD1C93"/>
    <w:rsid w:val="00CD1D43"/>
    <w:rsid w:val="00CD1DDB"/>
    <w:rsid w:val="00CD1E89"/>
    <w:rsid w:val="00CD2052"/>
    <w:rsid w:val="00CD2D5C"/>
    <w:rsid w:val="00CD2E9D"/>
    <w:rsid w:val="00CD2F12"/>
    <w:rsid w:val="00CD3BB0"/>
    <w:rsid w:val="00CD464A"/>
    <w:rsid w:val="00CD4A23"/>
    <w:rsid w:val="00CD57D4"/>
    <w:rsid w:val="00CD604B"/>
    <w:rsid w:val="00CD6773"/>
    <w:rsid w:val="00CD69C5"/>
    <w:rsid w:val="00CD6CEC"/>
    <w:rsid w:val="00CD6F2D"/>
    <w:rsid w:val="00CE0033"/>
    <w:rsid w:val="00CE13FA"/>
    <w:rsid w:val="00CE1799"/>
    <w:rsid w:val="00CE23AF"/>
    <w:rsid w:val="00CE2E4A"/>
    <w:rsid w:val="00CE3BD5"/>
    <w:rsid w:val="00CE3F79"/>
    <w:rsid w:val="00CF0A03"/>
    <w:rsid w:val="00CF1771"/>
    <w:rsid w:val="00CF1A06"/>
    <w:rsid w:val="00CF2594"/>
    <w:rsid w:val="00CF2BC2"/>
    <w:rsid w:val="00CF2CC9"/>
    <w:rsid w:val="00CF3112"/>
    <w:rsid w:val="00CF467C"/>
    <w:rsid w:val="00CF4ACD"/>
    <w:rsid w:val="00CF4D89"/>
    <w:rsid w:val="00CF5249"/>
    <w:rsid w:val="00CF5514"/>
    <w:rsid w:val="00CF5A1B"/>
    <w:rsid w:val="00CF5C22"/>
    <w:rsid w:val="00CF6106"/>
    <w:rsid w:val="00CF660B"/>
    <w:rsid w:val="00CF67A2"/>
    <w:rsid w:val="00CF7119"/>
    <w:rsid w:val="00CF7E0E"/>
    <w:rsid w:val="00CF7F76"/>
    <w:rsid w:val="00D008AE"/>
    <w:rsid w:val="00D008C9"/>
    <w:rsid w:val="00D02345"/>
    <w:rsid w:val="00D02D7D"/>
    <w:rsid w:val="00D04918"/>
    <w:rsid w:val="00D04B40"/>
    <w:rsid w:val="00D04E34"/>
    <w:rsid w:val="00D05358"/>
    <w:rsid w:val="00D05667"/>
    <w:rsid w:val="00D061EC"/>
    <w:rsid w:val="00D06E5F"/>
    <w:rsid w:val="00D07221"/>
    <w:rsid w:val="00D07BB2"/>
    <w:rsid w:val="00D07BDD"/>
    <w:rsid w:val="00D1030C"/>
    <w:rsid w:val="00D109E4"/>
    <w:rsid w:val="00D11347"/>
    <w:rsid w:val="00D123AC"/>
    <w:rsid w:val="00D12637"/>
    <w:rsid w:val="00D12FA4"/>
    <w:rsid w:val="00D13CAE"/>
    <w:rsid w:val="00D1459A"/>
    <w:rsid w:val="00D14FBD"/>
    <w:rsid w:val="00D151D6"/>
    <w:rsid w:val="00D163AE"/>
    <w:rsid w:val="00D16BCB"/>
    <w:rsid w:val="00D16FF2"/>
    <w:rsid w:val="00D171B3"/>
    <w:rsid w:val="00D17F84"/>
    <w:rsid w:val="00D17FA9"/>
    <w:rsid w:val="00D2007D"/>
    <w:rsid w:val="00D20DBF"/>
    <w:rsid w:val="00D222B6"/>
    <w:rsid w:val="00D23FDC"/>
    <w:rsid w:val="00D24E04"/>
    <w:rsid w:val="00D25AEE"/>
    <w:rsid w:val="00D26669"/>
    <w:rsid w:val="00D26A58"/>
    <w:rsid w:val="00D274FE"/>
    <w:rsid w:val="00D27685"/>
    <w:rsid w:val="00D27728"/>
    <w:rsid w:val="00D30E4C"/>
    <w:rsid w:val="00D317FF"/>
    <w:rsid w:val="00D32E2F"/>
    <w:rsid w:val="00D32ECE"/>
    <w:rsid w:val="00D33156"/>
    <w:rsid w:val="00D331FE"/>
    <w:rsid w:val="00D332AC"/>
    <w:rsid w:val="00D33B4A"/>
    <w:rsid w:val="00D34A88"/>
    <w:rsid w:val="00D35E4F"/>
    <w:rsid w:val="00D36CFF"/>
    <w:rsid w:val="00D37847"/>
    <w:rsid w:val="00D37892"/>
    <w:rsid w:val="00D4173A"/>
    <w:rsid w:val="00D422B1"/>
    <w:rsid w:val="00D42E09"/>
    <w:rsid w:val="00D44C34"/>
    <w:rsid w:val="00D44E58"/>
    <w:rsid w:val="00D4550E"/>
    <w:rsid w:val="00D464CD"/>
    <w:rsid w:val="00D500E8"/>
    <w:rsid w:val="00D51011"/>
    <w:rsid w:val="00D5119F"/>
    <w:rsid w:val="00D5159B"/>
    <w:rsid w:val="00D5370E"/>
    <w:rsid w:val="00D53C2B"/>
    <w:rsid w:val="00D53E6E"/>
    <w:rsid w:val="00D55569"/>
    <w:rsid w:val="00D57184"/>
    <w:rsid w:val="00D57A84"/>
    <w:rsid w:val="00D60554"/>
    <w:rsid w:val="00D61D1A"/>
    <w:rsid w:val="00D622D5"/>
    <w:rsid w:val="00D62519"/>
    <w:rsid w:val="00D64083"/>
    <w:rsid w:val="00D6478A"/>
    <w:rsid w:val="00D647B9"/>
    <w:rsid w:val="00D64FEC"/>
    <w:rsid w:val="00D6558F"/>
    <w:rsid w:val="00D65A1B"/>
    <w:rsid w:val="00D66148"/>
    <w:rsid w:val="00D66415"/>
    <w:rsid w:val="00D66498"/>
    <w:rsid w:val="00D66D4C"/>
    <w:rsid w:val="00D6703C"/>
    <w:rsid w:val="00D7066C"/>
    <w:rsid w:val="00D715B3"/>
    <w:rsid w:val="00D71C66"/>
    <w:rsid w:val="00D72227"/>
    <w:rsid w:val="00D72498"/>
    <w:rsid w:val="00D73427"/>
    <w:rsid w:val="00D74010"/>
    <w:rsid w:val="00D74C8C"/>
    <w:rsid w:val="00D761EA"/>
    <w:rsid w:val="00D773DE"/>
    <w:rsid w:val="00D77588"/>
    <w:rsid w:val="00D7780A"/>
    <w:rsid w:val="00D77931"/>
    <w:rsid w:val="00D77FF8"/>
    <w:rsid w:val="00D8045C"/>
    <w:rsid w:val="00D828F7"/>
    <w:rsid w:val="00D82A84"/>
    <w:rsid w:val="00D82FCB"/>
    <w:rsid w:val="00D83439"/>
    <w:rsid w:val="00D83793"/>
    <w:rsid w:val="00D847A0"/>
    <w:rsid w:val="00D850C2"/>
    <w:rsid w:val="00D854FC"/>
    <w:rsid w:val="00D8590B"/>
    <w:rsid w:val="00D8627A"/>
    <w:rsid w:val="00D86D16"/>
    <w:rsid w:val="00D87C49"/>
    <w:rsid w:val="00D9001A"/>
    <w:rsid w:val="00D910A0"/>
    <w:rsid w:val="00D92520"/>
    <w:rsid w:val="00D92F87"/>
    <w:rsid w:val="00D9384E"/>
    <w:rsid w:val="00D93C56"/>
    <w:rsid w:val="00D940F2"/>
    <w:rsid w:val="00D94946"/>
    <w:rsid w:val="00D94B07"/>
    <w:rsid w:val="00D95FF1"/>
    <w:rsid w:val="00D96492"/>
    <w:rsid w:val="00D96D9E"/>
    <w:rsid w:val="00D96F1A"/>
    <w:rsid w:val="00D97AEF"/>
    <w:rsid w:val="00DA034D"/>
    <w:rsid w:val="00DA1616"/>
    <w:rsid w:val="00DA3006"/>
    <w:rsid w:val="00DA3A69"/>
    <w:rsid w:val="00DA49FC"/>
    <w:rsid w:val="00DA5F89"/>
    <w:rsid w:val="00DA67D4"/>
    <w:rsid w:val="00DA7089"/>
    <w:rsid w:val="00DA7890"/>
    <w:rsid w:val="00DA79DC"/>
    <w:rsid w:val="00DB0A5A"/>
    <w:rsid w:val="00DB0BFB"/>
    <w:rsid w:val="00DB1593"/>
    <w:rsid w:val="00DB15EB"/>
    <w:rsid w:val="00DB4742"/>
    <w:rsid w:val="00DB4ED0"/>
    <w:rsid w:val="00DB5A1C"/>
    <w:rsid w:val="00DB6140"/>
    <w:rsid w:val="00DB649E"/>
    <w:rsid w:val="00DB73EC"/>
    <w:rsid w:val="00DC08BD"/>
    <w:rsid w:val="00DC0D31"/>
    <w:rsid w:val="00DC0F60"/>
    <w:rsid w:val="00DC13CF"/>
    <w:rsid w:val="00DC1674"/>
    <w:rsid w:val="00DC319D"/>
    <w:rsid w:val="00DC31C9"/>
    <w:rsid w:val="00DC4534"/>
    <w:rsid w:val="00DC53A5"/>
    <w:rsid w:val="00DC53C1"/>
    <w:rsid w:val="00DC7D1F"/>
    <w:rsid w:val="00DD0811"/>
    <w:rsid w:val="00DD1039"/>
    <w:rsid w:val="00DD1390"/>
    <w:rsid w:val="00DD1A55"/>
    <w:rsid w:val="00DD2D07"/>
    <w:rsid w:val="00DD343C"/>
    <w:rsid w:val="00DD3784"/>
    <w:rsid w:val="00DD3ADE"/>
    <w:rsid w:val="00DD5350"/>
    <w:rsid w:val="00DD5F2A"/>
    <w:rsid w:val="00DD7040"/>
    <w:rsid w:val="00DD76F7"/>
    <w:rsid w:val="00DD7E5D"/>
    <w:rsid w:val="00DE024A"/>
    <w:rsid w:val="00DE0947"/>
    <w:rsid w:val="00DE1040"/>
    <w:rsid w:val="00DE1179"/>
    <w:rsid w:val="00DE1A23"/>
    <w:rsid w:val="00DE3255"/>
    <w:rsid w:val="00DE380B"/>
    <w:rsid w:val="00DE3F0F"/>
    <w:rsid w:val="00DE4D53"/>
    <w:rsid w:val="00DE571C"/>
    <w:rsid w:val="00DE6450"/>
    <w:rsid w:val="00DE78EE"/>
    <w:rsid w:val="00DF2FBF"/>
    <w:rsid w:val="00DF329D"/>
    <w:rsid w:val="00DF3558"/>
    <w:rsid w:val="00DF50F3"/>
    <w:rsid w:val="00DF5B5C"/>
    <w:rsid w:val="00DF64A4"/>
    <w:rsid w:val="00DF6615"/>
    <w:rsid w:val="00DF6763"/>
    <w:rsid w:val="00DF76D8"/>
    <w:rsid w:val="00DF7AD2"/>
    <w:rsid w:val="00DF7B32"/>
    <w:rsid w:val="00DF7BB2"/>
    <w:rsid w:val="00DF7C8F"/>
    <w:rsid w:val="00E00501"/>
    <w:rsid w:val="00E00D16"/>
    <w:rsid w:val="00E0146F"/>
    <w:rsid w:val="00E021D3"/>
    <w:rsid w:val="00E023C8"/>
    <w:rsid w:val="00E0247F"/>
    <w:rsid w:val="00E02A75"/>
    <w:rsid w:val="00E02F50"/>
    <w:rsid w:val="00E03220"/>
    <w:rsid w:val="00E05F46"/>
    <w:rsid w:val="00E0667A"/>
    <w:rsid w:val="00E06FD6"/>
    <w:rsid w:val="00E0732C"/>
    <w:rsid w:val="00E101FE"/>
    <w:rsid w:val="00E105D3"/>
    <w:rsid w:val="00E10758"/>
    <w:rsid w:val="00E10991"/>
    <w:rsid w:val="00E10F59"/>
    <w:rsid w:val="00E11165"/>
    <w:rsid w:val="00E11AD4"/>
    <w:rsid w:val="00E11B04"/>
    <w:rsid w:val="00E11E87"/>
    <w:rsid w:val="00E1218F"/>
    <w:rsid w:val="00E12742"/>
    <w:rsid w:val="00E12AC5"/>
    <w:rsid w:val="00E12B6C"/>
    <w:rsid w:val="00E12D80"/>
    <w:rsid w:val="00E13212"/>
    <w:rsid w:val="00E149C5"/>
    <w:rsid w:val="00E14B46"/>
    <w:rsid w:val="00E153A4"/>
    <w:rsid w:val="00E15718"/>
    <w:rsid w:val="00E15C3B"/>
    <w:rsid w:val="00E15F4E"/>
    <w:rsid w:val="00E16083"/>
    <w:rsid w:val="00E164A8"/>
    <w:rsid w:val="00E16522"/>
    <w:rsid w:val="00E17FF4"/>
    <w:rsid w:val="00E2093C"/>
    <w:rsid w:val="00E2131C"/>
    <w:rsid w:val="00E2265A"/>
    <w:rsid w:val="00E22BBA"/>
    <w:rsid w:val="00E22C6B"/>
    <w:rsid w:val="00E22D6A"/>
    <w:rsid w:val="00E233CF"/>
    <w:rsid w:val="00E23B0D"/>
    <w:rsid w:val="00E24D51"/>
    <w:rsid w:val="00E2506C"/>
    <w:rsid w:val="00E2551F"/>
    <w:rsid w:val="00E25B9D"/>
    <w:rsid w:val="00E25BBF"/>
    <w:rsid w:val="00E262D3"/>
    <w:rsid w:val="00E263E9"/>
    <w:rsid w:val="00E264BE"/>
    <w:rsid w:val="00E26501"/>
    <w:rsid w:val="00E26C68"/>
    <w:rsid w:val="00E26C8D"/>
    <w:rsid w:val="00E317D3"/>
    <w:rsid w:val="00E3208D"/>
    <w:rsid w:val="00E32429"/>
    <w:rsid w:val="00E34128"/>
    <w:rsid w:val="00E3440B"/>
    <w:rsid w:val="00E34544"/>
    <w:rsid w:val="00E3498C"/>
    <w:rsid w:val="00E3652B"/>
    <w:rsid w:val="00E36AE4"/>
    <w:rsid w:val="00E3712B"/>
    <w:rsid w:val="00E37656"/>
    <w:rsid w:val="00E40011"/>
    <w:rsid w:val="00E420A9"/>
    <w:rsid w:val="00E425B9"/>
    <w:rsid w:val="00E44938"/>
    <w:rsid w:val="00E44E2E"/>
    <w:rsid w:val="00E45C40"/>
    <w:rsid w:val="00E466C8"/>
    <w:rsid w:val="00E47287"/>
    <w:rsid w:val="00E47FE4"/>
    <w:rsid w:val="00E5008B"/>
    <w:rsid w:val="00E5367E"/>
    <w:rsid w:val="00E540EB"/>
    <w:rsid w:val="00E5414F"/>
    <w:rsid w:val="00E54FDB"/>
    <w:rsid w:val="00E552B9"/>
    <w:rsid w:val="00E554FC"/>
    <w:rsid w:val="00E57B69"/>
    <w:rsid w:val="00E607FA"/>
    <w:rsid w:val="00E61B97"/>
    <w:rsid w:val="00E61E8D"/>
    <w:rsid w:val="00E62723"/>
    <w:rsid w:val="00E62FB4"/>
    <w:rsid w:val="00E65C9B"/>
    <w:rsid w:val="00E664AC"/>
    <w:rsid w:val="00E677FE"/>
    <w:rsid w:val="00E719E1"/>
    <w:rsid w:val="00E72555"/>
    <w:rsid w:val="00E72723"/>
    <w:rsid w:val="00E728D1"/>
    <w:rsid w:val="00E72980"/>
    <w:rsid w:val="00E73678"/>
    <w:rsid w:val="00E73B38"/>
    <w:rsid w:val="00E742DD"/>
    <w:rsid w:val="00E75006"/>
    <w:rsid w:val="00E754C9"/>
    <w:rsid w:val="00E755FD"/>
    <w:rsid w:val="00E75EAF"/>
    <w:rsid w:val="00E75FC3"/>
    <w:rsid w:val="00E7728C"/>
    <w:rsid w:val="00E77645"/>
    <w:rsid w:val="00E77A3C"/>
    <w:rsid w:val="00E77B05"/>
    <w:rsid w:val="00E835AB"/>
    <w:rsid w:val="00E83802"/>
    <w:rsid w:val="00E84A40"/>
    <w:rsid w:val="00E8557B"/>
    <w:rsid w:val="00E85E63"/>
    <w:rsid w:val="00E86263"/>
    <w:rsid w:val="00E8647B"/>
    <w:rsid w:val="00E86916"/>
    <w:rsid w:val="00E86A25"/>
    <w:rsid w:val="00E87953"/>
    <w:rsid w:val="00E9056A"/>
    <w:rsid w:val="00E9113F"/>
    <w:rsid w:val="00E91C95"/>
    <w:rsid w:val="00E91E94"/>
    <w:rsid w:val="00E92FB1"/>
    <w:rsid w:val="00E933F8"/>
    <w:rsid w:val="00E93A4E"/>
    <w:rsid w:val="00E93CC0"/>
    <w:rsid w:val="00E95296"/>
    <w:rsid w:val="00E9710E"/>
    <w:rsid w:val="00E9778D"/>
    <w:rsid w:val="00E977F3"/>
    <w:rsid w:val="00EA02F8"/>
    <w:rsid w:val="00EA0B97"/>
    <w:rsid w:val="00EA1A34"/>
    <w:rsid w:val="00EA2365"/>
    <w:rsid w:val="00EA3624"/>
    <w:rsid w:val="00EA3AB2"/>
    <w:rsid w:val="00EA454C"/>
    <w:rsid w:val="00EA48F1"/>
    <w:rsid w:val="00EA50B5"/>
    <w:rsid w:val="00EA64B6"/>
    <w:rsid w:val="00EA6797"/>
    <w:rsid w:val="00EA6D28"/>
    <w:rsid w:val="00EA7E27"/>
    <w:rsid w:val="00EB321A"/>
    <w:rsid w:val="00EB40BE"/>
    <w:rsid w:val="00EB4395"/>
    <w:rsid w:val="00EB561E"/>
    <w:rsid w:val="00EB5B12"/>
    <w:rsid w:val="00EB6875"/>
    <w:rsid w:val="00EB69BB"/>
    <w:rsid w:val="00EB74A5"/>
    <w:rsid w:val="00EC01F6"/>
    <w:rsid w:val="00EC07E1"/>
    <w:rsid w:val="00EC08AB"/>
    <w:rsid w:val="00EC12D7"/>
    <w:rsid w:val="00EC15FF"/>
    <w:rsid w:val="00EC19F3"/>
    <w:rsid w:val="00EC1EFC"/>
    <w:rsid w:val="00EC3716"/>
    <w:rsid w:val="00EC41E9"/>
    <w:rsid w:val="00EC5900"/>
    <w:rsid w:val="00EC67CC"/>
    <w:rsid w:val="00EC680A"/>
    <w:rsid w:val="00EC69EE"/>
    <w:rsid w:val="00EC7934"/>
    <w:rsid w:val="00ED0AE4"/>
    <w:rsid w:val="00ED1A10"/>
    <w:rsid w:val="00ED3AC6"/>
    <w:rsid w:val="00ED3CC8"/>
    <w:rsid w:val="00ED3F72"/>
    <w:rsid w:val="00ED466D"/>
    <w:rsid w:val="00ED67E7"/>
    <w:rsid w:val="00ED6859"/>
    <w:rsid w:val="00ED7214"/>
    <w:rsid w:val="00ED7936"/>
    <w:rsid w:val="00ED7B6B"/>
    <w:rsid w:val="00EE022C"/>
    <w:rsid w:val="00EE0BE5"/>
    <w:rsid w:val="00EE3DE3"/>
    <w:rsid w:val="00EE4107"/>
    <w:rsid w:val="00EE4459"/>
    <w:rsid w:val="00EE46BF"/>
    <w:rsid w:val="00EE5BB9"/>
    <w:rsid w:val="00EE649D"/>
    <w:rsid w:val="00EE6B14"/>
    <w:rsid w:val="00EE7043"/>
    <w:rsid w:val="00EE7187"/>
    <w:rsid w:val="00EE775E"/>
    <w:rsid w:val="00EE7CD0"/>
    <w:rsid w:val="00EF0760"/>
    <w:rsid w:val="00EF181F"/>
    <w:rsid w:val="00EF223D"/>
    <w:rsid w:val="00EF5292"/>
    <w:rsid w:val="00EF5B34"/>
    <w:rsid w:val="00EF5D4F"/>
    <w:rsid w:val="00EF6981"/>
    <w:rsid w:val="00EF6C4E"/>
    <w:rsid w:val="00EF73D5"/>
    <w:rsid w:val="00EF770F"/>
    <w:rsid w:val="00EF7870"/>
    <w:rsid w:val="00F00B89"/>
    <w:rsid w:val="00F00C93"/>
    <w:rsid w:val="00F00D89"/>
    <w:rsid w:val="00F01165"/>
    <w:rsid w:val="00F01371"/>
    <w:rsid w:val="00F0155A"/>
    <w:rsid w:val="00F033CE"/>
    <w:rsid w:val="00F033DC"/>
    <w:rsid w:val="00F04058"/>
    <w:rsid w:val="00F0411F"/>
    <w:rsid w:val="00F060FC"/>
    <w:rsid w:val="00F06121"/>
    <w:rsid w:val="00F0631A"/>
    <w:rsid w:val="00F06810"/>
    <w:rsid w:val="00F07A93"/>
    <w:rsid w:val="00F07BF4"/>
    <w:rsid w:val="00F10217"/>
    <w:rsid w:val="00F10D71"/>
    <w:rsid w:val="00F1173F"/>
    <w:rsid w:val="00F11BA0"/>
    <w:rsid w:val="00F11C6C"/>
    <w:rsid w:val="00F12785"/>
    <w:rsid w:val="00F13101"/>
    <w:rsid w:val="00F15673"/>
    <w:rsid w:val="00F15CF0"/>
    <w:rsid w:val="00F16976"/>
    <w:rsid w:val="00F1776D"/>
    <w:rsid w:val="00F20F80"/>
    <w:rsid w:val="00F215AC"/>
    <w:rsid w:val="00F215EE"/>
    <w:rsid w:val="00F21A75"/>
    <w:rsid w:val="00F21AA3"/>
    <w:rsid w:val="00F22A97"/>
    <w:rsid w:val="00F23399"/>
    <w:rsid w:val="00F237C9"/>
    <w:rsid w:val="00F24C4E"/>
    <w:rsid w:val="00F25365"/>
    <w:rsid w:val="00F26C62"/>
    <w:rsid w:val="00F26D66"/>
    <w:rsid w:val="00F30FA7"/>
    <w:rsid w:val="00F313FF"/>
    <w:rsid w:val="00F31778"/>
    <w:rsid w:val="00F32FBD"/>
    <w:rsid w:val="00F333B5"/>
    <w:rsid w:val="00F337F7"/>
    <w:rsid w:val="00F33D75"/>
    <w:rsid w:val="00F34034"/>
    <w:rsid w:val="00F34038"/>
    <w:rsid w:val="00F3489C"/>
    <w:rsid w:val="00F35BFA"/>
    <w:rsid w:val="00F35E8F"/>
    <w:rsid w:val="00F3626D"/>
    <w:rsid w:val="00F40B77"/>
    <w:rsid w:val="00F40D3C"/>
    <w:rsid w:val="00F41220"/>
    <w:rsid w:val="00F41F08"/>
    <w:rsid w:val="00F4292A"/>
    <w:rsid w:val="00F429D5"/>
    <w:rsid w:val="00F42BD2"/>
    <w:rsid w:val="00F43583"/>
    <w:rsid w:val="00F436FD"/>
    <w:rsid w:val="00F4409B"/>
    <w:rsid w:val="00F4464A"/>
    <w:rsid w:val="00F44CB7"/>
    <w:rsid w:val="00F44CD7"/>
    <w:rsid w:val="00F468B7"/>
    <w:rsid w:val="00F46C89"/>
    <w:rsid w:val="00F4707C"/>
    <w:rsid w:val="00F473E7"/>
    <w:rsid w:val="00F476BB"/>
    <w:rsid w:val="00F5136F"/>
    <w:rsid w:val="00F51849"/>
    <w:rsid w:val="00F52DD5"/>
    <w:rsid w:val="00F5420F"/>
    <w:rsid w:val="00F5452B"/>
    <w:rsid w:val="00F54DEE"/>
    <w:rsid w:val="00F55155"/>
    <w:rsid w:val="00F557AF"/>
    <w:rsid w:val="00F56A4D"/>
    <w:rsid w:val="00F5760E"/>
    <w:rsid w:val="00F577D5"/>
    <w:rsid w:val="00F6084A"/>
    <w:rsid w:val="00F61564"/>
    <w:rsid w:val="00F62508"/>
    <w:rsid w:val="00F62FFE"/>
    <w:rsid w:val="00F63A61"/>
    <w:rsid w:val="00F63C1B"/>
    <w:rsid w:val="00F63FBD"/>
    <w:rsid w:val="00F64290"/>
    <w:rsid w:val="00F65B41"/>
    <w:rsid w:val="00F65B67"/>
    <w:rsid w:val="00F66A6F"/>
    <w:rsid w:val="00F67116"/>
    <w:rsid w:val="00F677AE"/>
    <w:rsid w:val="00F70072"/>
    <w:rsid w:val="00F70741"/>
    <w:rsid w:val="00F71EBA"/>
    <w:rsid w:val="00F730D3"/>
    <w:rsid w:val="00F7320C"/>
    <w:rsid w:val="00F73AF2"/>
    <w:rsid w:val="00F74E31"/>
    <w:rsid w:val="00F74E5A"/>
    <w:rsid w:val="00F75C7B"/>
    <w:rsid w:val="00F760A1"/>
    <w:rsid w:val="00F76753"/>
    <w:rsid w:val="00F77011"/>
    <w:rsid w:val="00F80E14"/>
    <w:rsid w:val="00F81103"/>
    <w:rsid w:val="00F81666"/>
    <w:rsid w:val="00F81A9D"/>
    <w:rsid w:val="00F81CDC"/>
    <w:rsid w:val="00F82C9B"/>
    <w:rsid w:val="00F82FB1"/>
    <w:rsid w:val="00F834DC"/>
    <w:rsid w:val="00F842B1"/>
    <w:rsid w:val="00F84BDE"/>
    <w:rsid w:val="00F851D7"/>
    <w:rsid w:val="00F8531F"/>
    <w:rsid w:val="00F8682C"/>
    <w:rsid w:val="00F875E8"/>
    <w:rsid w:val="00F87EBE"/>
    <w:rsid w:val="00F92931"/>
    <w:rsid w:val="00F93ED3"/>
    <w:rsid w:val="00F960E3"/>
    <w:rsid w:val="00F9719B"/>
    <w:rsid w:val="00F9746B"/>
    <w:rsid w:val="00FA11AC"/>
    <w:rsid w:val="00FA164C"/>
    <w:rsid w:val="00FA2C46"/>
    <w:rsid w:val="00FA2EA1"/>
    <w:rsid w:val="00FA33F6"/>
    <w:rsid w:val="00FA4202"/>
    <w:rsid w:val="00FA44FD"/>
    <w:rsid w:val="00FA454D"/>
    <w:rsid w:val="00FA4F50"/>
    <w:rsid w:val="00FA54F4"/>
    <w:rsid w:val="00FA6727"/>
    <w:rsid w:val="00FA72E9"/>
    <w:rsid w:val="00FA7EE5"/>
    <w:rsid w:val="00FB07FA"/>
    <w:rsid w:val="00FB0DA4"/>
    <w:rsid w:val="00FB141D"/>
    <w:rsid w:val="00FB2690"/>
    <w:rsid w:val="00FB2D89"/>
    <w:rsid w:val="00FB36B1"/>
    <w:rsid w:val="00FB52BC"/>
    <w:rsid w:val="00FB5485"/>
    <w:rsid w:val="00FB5BFF"/>
    <w:rsid w:val="00FB5EFC"/>
    <w:rsid w:val="00FB642F"/>
    <w:rsid w:val="00FB6D87"/>
    <w:rsid w:val="00FB6E2B"/>
    <w:rsid w:val="00FB7AF2"/>
    <w:rsid w:val="00FB7C47"/>
    <w:rsid w:val="00FC06B9"/>
    <w:rsid w:val="00FC4173"/>
    <w:rsid w:val="00FC5B17"/>
    <w:rsid w:val="00FC7369"/>
    <w:rsid w:val="00FC7A11"/>
    <w:rsid w:val="00FD06EC"/>
    <w:rsid w:val="00FD13FC"/>
    <w:rsid w:val="00FD155A"/>
    <w:rsid w:val="00FD1753"/>
    <w:rsid w:val="00FD1EA3"/>
    <w:rsid w:val="00FD237B"/>
    <w:rsid w:val="00FD2CDD"/>
    <w:rsid w:val="00FD2D1B"/>
    <w:rsid w:val="00FD2E95"/>
    <w:rsid w:val="00FD38F0"/>
    <w:rsid w:val="00FD3C4D"/>
    <w:rsid w:val="00FD3F1B"/>
    <w:rsid w:val="00FD44CC"/>
    <w:rsid w:val="00FD4C72"/>
    <w:rsid w:val="00FD6046"/>
    <w:rsid w:val="00FD65A8"/>
    <w:rsid w:val="00FD67E8"/>
    <w:rsid w:val="00FD688C"/>
    <w:rsid w:val="00FD68E7"/>
    <w:rsid w:val="00FD6B84"/>
    <w:rsid w:val="00FD7CAB"/>
    <w:rsid w:val="00FE08F3"/>
    <w:rsid w:val="00FE09BA"/>
    <w:rsid w:val="00FE1CF7"/>
    <w:rsid w:val="00FE23AF"/>
    <w:rsid w:val="00FE2867"/>
    <w:rsid w:val="00FE2B99"/>
    <w:rsid w:val="00FE305A"/>
    <w:rsid w:val="00FE3206"/>
    <w:rsid w:val="00FE33E0"/>
    <w:rsid w:val="00FE34E8"/>
    <w:rsid w:val="00FE3C6C"/>
    <w:rsid w:val="00FE43BD"/>
    <w:rsid w:val="00FE44E9"/>
    <w:rsid w:val="00FE48DE"/>
    <w:rsid w:val="00FE50C4"/>
    <w:rsid w:val="00FE5406"/>
    <w:rsid w:val="00FE54F8"/>
    <w:rsid w:val="00FE5C02"/>
    <w:rsid w:val="00FE5F6D"/>
    <w:rsid w:val="00FE6F7F"/>
    <w:rsid w:val="00FE7009"/>
    <w:rsid w:val="00FE710C"/>
    <w:rsid w:val="00FE77BA"/>
    <w:rsid w:val="00FE79D9"/>
    <w:rsid w:val="00FE7FF1"/>
    <w:rsid w:val="00FF0558"/>
    <w:rsid w:val="00FF070B"/>
    <w:rsid w:val="00FF0F8D"/>
    <w:rsid w:val="00FF1DA9"/>
    <w:rsid w:val="00FF1FF5"/>
    <w:rsid w:val="00FF4960"/>
    <w:rsid w:val="00FF4A62"/>
    <w:rsid w:val="00FF611B"/>
    <w:rsid w:val="00FF66E5"/>
    <w:rsid w:val="00FF66EB"/>
    <w:rsid w:val="210060DE"/>
    <w:rsid w:val="321A22BC"/>
    <w:rsid w:val="3E58AD17"/>
    <w:rsid w:val="4960C63E"/>
    <w:rsid w:val="5CD1CD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23632272"/>
  <w14:defaultImageDpi w14:val="32767"/>
  <w15:chartTrackingRefBased/>
  <w15:docId w15:val="{3662C176-8C17-436C-97C5-8BBA2F877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qFormat="1"/>
    <w:lsdException w:name="List 4" w:semiHidden="1" w:unhideWhenUsed="1" w:qFormat="1"/>
    <w:lsdException w:name="List 5" w:semiHidden="1" w:unhideWhenUsed="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qFormat="1"/>
    <w:lsdException w:name="Body Text 3" w:semiHidden="1" w:unhideWhenUsed="1"/>
    <w:lsdException w:name="Body Text Indent 2" w:semiHidden="1" w:unhideWhenUsed="1" w:qFormat="1"/>
    <w:lsdException w:name="Body Text Indent 3" w:semiHidden="1" w:unhideWhenUsed="1"/>
    <w:lsdException w:name="Block Text" w:semiHidden="1"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qFormat="1"/>
    <w:lsdException w:name="Smart Hyperlink" w:semiHidden="1" w:unhideWhenUsed="1" w:qFormat="1"/>
    <w:lsdException w:name="Smart Link" w:semiHidden="1" w:unhideWhenUsed="1" w:qFormat="1"/>
  </w:latentStyles>
  <w:style w:type="paragraph" w:default="1" w:styleId="Normal">
    <w:name w:val="Normal"/>
    <w:qFormat/>
    <w:rsid w:val="006858E6"/>
    <w:rPr>
      <w:rFonts w:ascii="Verdana" w:hAnsi="Verdana" w:cs="Times New Roman (Body CS)"/>
      <w:color w:val="4D4D4C"/>
      <w:sz w:val="22"/>
      <w14:cntxtAlts/>
    </w:rPr>
  </w:style>
  <w:style w:type="paragraph" w:styleId="Heading1">
    <w:name w:val="heading 1"/>
    <w:basedOn w:val="Normal"/>
    <w:next w:val="Normal"/>
    <w:link w:val="Heading1Char"/>
    <w:autoRedefine/>
    <w:uiPriority w:val="9"/>
    <w:qFormat/>
    <w:rsid w:val="00526774"/>
    <w:pPr>
      <w:snapToGrid w:val="0"/>
      <w:spacing w:before="240" w:after="240" w:line="240" w:lineRule="auto"/>
      <w:contextualSpacing/>
      <w:outlineLvl w:val="0"/>
      <w:pPrChange w:id="0" w:author="Ema Cima" w:date="2023-06-29T09:44:00Z">
        <w:pPr>
          <w:snapToGrid w:val="0"/>
          <w:spacing w:before="240" w:after="240"/>
          <w:contextualSpacing/>
          <w:outlineLvl w:val="0"/>
        </w:pPr>
      </w:pPrChange>
    </w:pPr>
    <w:rPr>
      <w:b/>
      <w:caps/>
      <w:color w:val="00B9BD"/>
      <w:sz w:val="32"/>
      <w:szCs w:val="28"/>
      <w:rPrChange w:id="0" w:author="Ema Cima" w:date="2023-06-29T09:44:00Z">
        <w:rPr>
          <w:rFonts w:ascii="Verdana" w:eastAsiaTheme="minorHAnsi" w:hAnsi="Verdana" w:cs="Times New Roman (Body CS)"/>
          <w:b/>
          <w:caps/>
          <w:color w:val="00B9BD"/>
          <w:sz w:val="32"/>
          <w:szCs w:val="28"/>
          <w:lang w:val="en-US" w:eastAsia="en-US" w:bidi="ar-SA"/>
          <w14:cntxtAlts/>
        </w:rPr>
      </w:rPrChange>
    </w:rPr>
  </w:style>
  <w:style w:type="paragraph" w:styleId="Heading2">
    <w:name w:val="heading 2"/>
    <w:basedOn w:val="Normal"/>
    <w:next w:val="Normal"/>
    <w:link w:val="Heading2Char"/>
    <w:autoRedefine/>
    <w:uiPriority w:val="9"/>
    <w:unhideWhenUsed/>
    <w:qFormat/>
    <w:rsid w:val="00812F7F"/>
    <w:pPr>
      <w:keepNext/>
      <w:keepLines/>
      <w:numPr>
        <w:ilvl w:val="1"/>
        <w:numId w:val="28"/>
      </w:numPr>
      <w:snapToGrid w:val="0"/>
      <w:spacing w:before="240" w:after="120"/>
      <w:outlineLvl w:val="1"/>
    </w:pPr>
    <w:rPr>
      <w:rFonts w:asciiTheme="majorHAnsi" w:eastAsiaTheme="majorEastAsia" w:hAnsiTheme="majorHAnsi" w:cs="Times New Roman (Headings CS)"/>
      <w:b/>
      <w:caps/>
      <w:color w:val="515151" w:themeColor="text1"/>
      <w:sz w:val="24"/>
      <w:szCs w:val="26"/>
    </w:rPr>
  </w:style>
  <w:style w:type="paragraph" w:styleId="Heading3">
    <w:name w:val="heading 3"/>
    <w:basedOn w:val="Normal"/>
    <w:next w:val="Normal"/>
    <w:link w:val="Heading3Char"/>
    <w:autoRedefine/>
    <w:uiPriority w:val="9"/>
    <w:unhideWhenUsed/>
    <w:qFormat/>
    <w:rsid w:val="00633F48"/>
    <w:pPr>
      <w:keepNext/>
      <w:keepLines/>
      <w:numPr>
        <w:ilvl w:val="2"/>
        <w:numId w:val="28"/>
      </w:numPr>
      <w:spacing w:before="360" w:after="240"/>
      <w:outlineLvl w:val="2"/>
    </w:pPr>
    <w:rPr>
      <w:rFonts w:asciiTheme="majorHAnsi" w:eastAsiaTheme="majorEastAsia" w:hAnsiTheme="majorHAnsi" w:cs="Times New Roman (Headings CS)"/>
      <w:b/>
      <w:color w:val="323232"/>
    </w:rPr>
  </w:style>
  <w:style w:type="paragraph" w:styleId="Heading4">
    <w:name w:val="heading 4"/>
    <w:basedOn w:val="Normal"/>
    <w:next w:val="Normal"/>
    <w:link w:val="Heading4Char"/>
    <w:uiPriority w:val="9"/>
    <w:unhideWhenUsed/>
    <w:qFormat/>
    <w:rsid w:val="00E86A25"/>
    <w:pPr>
      <w:keepNext/>
      <w:keepLines/>
      <w:numPr>
        <w:ilvl w:val="3"/>
      </w:numPr>
      <w:spacing w:before="240"/>
      <w:outlineLvl w:val="3"/>
    </w:pPr>
    <w:rPr>
      <w:rFonts w:asciiTheme="majorHAnsi" w:eastAsiaTheme="majorEastAsia" w:hAnsiTheme="majorHAnsi" w:cstheme="majorBidi"/>
      <w:iCs/>
      <w:lang w:val="en-GB"/>
    </w:rPr>
  </w:style>
  <w:style w:type="paragraph" w:styleId="Heading5">
    <w:name w:val="heading 5"/>
    <w:basedOn w:val="Normal"/>
    <w:next w:val="Normal"/>
    <w:link w:val="Heading5Char"/>
    <w:uiPriority w:val="9"/>
    <w:unhideWhenUsed/>
    <w:qFormat/>
    <w:rsid w:val="00E86A25"/>
    <w:pPr>
      <w:keepNext/>
      <w:keepLines/>
      <w:spacing w:before="240" w:after="60"/>
      <w:outlineLvl w:val="4"/>
    </w:pPr>
    <w:rPr>
      <w:rFonts w:eastAsiaTheme="majorEastAsia" w:cs="Times New Roman (Headings CS)"/>
      <w:b/>
      <w:color w:val="323232" w:themeColor="text2"/>
      <w14:ligatures w14:val="standardContextual"/>
      <w14:numForm w14:val="oldStyle"/>
    </w:rPr>
  </w:style>
  <w:style w:type="paragraph" w:styleId="Heading6">
    <w:name w:val="heading 6"/>
    <w:basedOn w:val="Normal"/>
    <w:next w:val="Normal"/>
    <w:link w:val="Heading6Char"/>
    <w:uiPriority w:val="9"/>
    <w:unhideWhenUsed/>
    <w:qFormat/>
    <w:rsid w:val="00E86A25"/>
    <w:pPr>
      <w:keepNext/>
      <w:keepLines/>
      <w:spacing w:before="40"/>
      <w:outlineLvl w:val="5"/>
    </w:pPr>
    <w:rPr>
      <w:rFonts w:asciiTheme="majorHAnsi" w:eastAsiaTheme="majorEastAsia" w:hAnsiTheme="majorHAnsi" w:cstheme="majorBidi"/>
      <w:color w:val="00B9BD" w:themeColor="accent1"/>
    </w:rPr>
  </w:style>
  <w:style w:type="paragraph" w:styleId="Heading7">
    <w:name w:val="heading 7"/>
    <w:basedOn w:val="Normal"/>
    <w:next w:val="Normal"/>
    <w:link w:val="Heading7Char"/>
    <w:uiPriority w:val="9"/>
    <w:unhideWhenUsed/>
    <w:rsid w:val="00E86A25"/>
    <w:pPr>
      <w:keepNext/>
      <w:keepLines/>
      <w:spacing w:before="40"/>
      <w:outlineLvl w:val="6"/>
    </w:pPr>
    <w:rPr>
      <w:rFonts w:asciiTheme="majorHAnsi" w:eastAsiaTheme="majorEastAsia" w:hAnsiTheme="majorHAnsi" w:cs="Times New Roman (Headings CS)"/>
      <w:i/>
      <w:iCs/>
      <w:color w:val="097E80" w:themeColor="accent3"/>
    </w:rPr>
  </w:style>
  <w:style w:type="paragraph" w:styleId="Heading8">
    <w:name w:val="heading 8"/>
    <w:basedOn w:val="TablesHeadingGSCyan"/>
    <w:next w:val="Normal"/>
    <w:link w:val="Heading8Char"/>
    <w:uiPriority w:val="9"/>
    <w:unhideWhenUsed/>
    <w:rsid w:val="00E86A25"/>
    <w:pPr>
      <w:framePr w:hSpace="180" w:wrap="around" w:y="1824"/>
      <w:outlineLvl w:val="7"/>
    </w:pPr>
  </w:style>
  <w:style w:type="paragraph" w:styleId="Heading9">
    <w:name w:val="heading 9"/>
    <w:basedOn w:val="Normal"/>
    <w:next w:val="Normal"/>
    <w:link w:val="Heading9Char"/>
    <w:uiPriority w:val="9"/>
    <w:unhideWhenUsed/>
    <w:rsid w:val="00E86A25"/>
    <w:pPr>
      <w:keepNext/>
      <w:keepLines/>
      <w:spacing w:before="40"/>
      <w:outlineLvl w:val="8"/>
    </w:pPr>
    <w:rPr>
      <w:rFonts w:asciiTheme="majorHAnsi" w:eastAsiaTheme="majorEastAsia" w:hAnsiTheme="majorHAnsi" w:cstheme="majorBidi"/>
      <w:i/>
      <w:iCs/>
      <w:color w:val="6B6B6B"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E86A25"/>
    <w:rPr>
      <w:rFonts w:ascii="Verdana" w:eastAsiaTheme="majorEastAsia" w:hAnsi="Verdana" w:cs="Times New Roman (Headings CS)"/>
      <w:b/>
      <w:color w:val="323232" w:themeColor="text2"/>
      <w:sz w:val="22"/>
      <w14:ligatures w14:val="standardContextual"/>
      <w14:numForm w14:val="oldStyle"/>
      <w14:cntxtAlts/>
    </w:rPr>
  </w:style>
  <w:style w:type="character" w:customStyle="1" w:styleId="Heading1Char">
    <w:name w:val="Heading 1 Char"/>
    <w:basedOn w:val="DefaultParagraphFont"/>
    <w:link w:val="Heading1"/>
    <w:uiPriority w:val="9"/>
    <w:rsid w:val="00526774"/>
    <w:rPr>
      <w:rFonts w:ascii="Verdana" w:hAnsi="Verdana" w:cs="Times New Roman (Body CS)"/>
      <w:b/>
      <w:caps/>
      <w:color w:val="00B9BD"/>
      <w:sz w:val="32"/>
      <w:szCs w:val="28"/>
      <w14:cntxtAlts/>
    </w:rPr>
  </w:style>
  <w:style w:type="paragraph" w:styleId="BalloonText">
    <w:name w:val="Balloon Text"/>
    <w:basedOn w:val="Normal"/>
    <w:link w:val="BalloonTextChar"/>
    <w:uiPriority w:val="99"/>
    <w:semiHidden/>
    <w:unhideWhenUsed/>
    <w:rsid w:val="00E86A25"/>
    <w:pPr>
      <w:spacing w:line="240" w:lineRule="auto"/>
    </w:pPr>
    <w:rPr>
      <w:rFonts w:asciiTheme="minorHAnsi" w:hAnsiTheme="minorHAnsi" w:cs="Times New Roman"/>
      <w:sz w:val="18"/>
      <w:szCs w:val="18"/>
    </w:rPr>
  </w:style>
  <w:style w:type="character" w:customStyle="1" w:styleId="BalloonTextChar">
    <w:name w:val="Balloon Text Char"/>
    <w:basedOn w:val="DefaultParagraphFont"/>
    <w:link w:val="BalloonText"/>
    <w:uiPriority w:val="99"/>
    <w:semiHidden/>
    <w:rsid w:val="00E86A25"/>
    <w:rPr>
      <w:rFonts w:cs="Times New Roman"/>
      <w:color w:val="4D4D4C"/>
      <w:sz w:val="18"/>
      <w:szCs w:val="18"/>
      <w14:cntxtAlts/>
    </w:rPr>
  </w:style>
  <w:style w:type="paragraph" w:styleId="Bibliography">
    <w:name w:val="Bibliography"/>
    <w:basedOn w:val="Normal"/>
    <w:next w:val="Normal"/>
    <w:uiPriority w:val="37"/>
    <w:unhideWhenUsed/>
    <w:rsid w:val="00E86A25"/>
  </w:style>
  <w:style w:type="paragraph" w:customStyle="1" w:styleId="BigTags">
    <w:name w:val="Big Tags"/>
    <w:next w:val="Normal"/>
    <w:qFormat/>
    <w:rsid w:val="00E86A25"/>
    <w:pPr>
      <w:framePr w:vSpace="284" w:wrap="around" w:vAnchor="text" w:hAnchor="text" w:y="1"/>
      <w:shd w:val="clear" w:color="auto" w:fill="00B9BD" w:themeFill="accent1"/>
      <w:adjustRightInd w:val="0"/>
    </w:pPr>
    <w:rPr>
      <w:rFonts w:ascii="Verdana" w:eastAsiaTheme="minorEastAsia" w:hAnsi="Verdana" w:cs="Times New Roman (Body CS)"/>
      <w:iCs/>
      <w:caps/>
      <w:color w:val="FFFFFF" w:themeColor="background1"/>
      <w:sz w:val="20"/>
      <w14:cntxtAlts/>
    </w:rPr>
  </w:style>
  <w:style w:type="paragraph" w:styleId="BlockText">
    <w:name w:val="Block Text"/>
    <w:link w:val="BlockTextChar"/>
    <w:uiPriority w:val="99"/>
    <w:unhideWhenUsed/>
    <w:qFormat/>
    <w:rsid w:val="00E86A25"/>
    <w:pPr>
      <w:framePr w:wrap="around" w:vAnchor="text" w:hAnchor="margin" w:y="1"/>
      <w:pBdr>
        <w:top w:val="single" w:sz="2" w:space="10" w:color="00B9BD" w:themeColor="accent1"/>
        <w:left w:val="single" w:sz="2" w:space="10" w:color="00B9BD" w:themeColor="accent1"/>
        <w:bottom w:val="single" w:sz="2" w:space="4" w:color="00B9BD" w:themeColor="accent1"/>
        <w:right w:val="single" w:sz="2" w:space="10" w:color="00B9BD" w:themeColor="accent1"/>
      </w:pBdr>
      <w:spacing w:after="120"/>
      <w:ind w:right="72"/>
    </w:pPr>
    <w:rPr>
      <w:rFonts w:eastAsiaTheme="minorEastAsia"/>
      <w:iCs/>
      <w:color w:val="00B9BD" w:themeColor="accent1"/>
      <w:sz w:val="22"/>
      <w14:cntxtAlts/>
    </w:rPr>
  </w:style>
  <w:style w:type="character" w:customStyle="1" w:styleId="BlockTextChar">
    <w:name w:val="Block Text Char"/>
    <w:basedOn w:val="DefaultParagraphFont"/>
    <w:link w:val="BlockText"/>
    <w:uiPriority w:val="99"/>
    <w:rsid w:val="00E86A25"/>
    <w:rPr>
      <w:rFonts w:eastAsiaTheme="minorEastAsia"/>
      <w:iCs/>
      <w:color w:val="00B9BD" w:themeColor="accent1"/>
      <w:sz w:val="22"/>
      <w14:cntxtAlts/>
    </w:rPr>
  </w:style>
  <w:style w:type="paragraph" w:styleId="BodyText">
    <w:name w:val="Body Text"/>
    <w:basedOn w:val="Normal"/>
    <w:link w:val="BodyTextChar"/>
    <w:uiPriority w:val="99"/>
    <w:unhideWhenUsed/>
    <w:rsid w:val="00E86A25"/>
  </w:style>
  <w:style w:type="character" w:customStyle="1" w:styleId="BodyTextChar">
    <w:name w:val="Body Text Char"/>
    <w:basedOn w:val="DefaultParagraphFont"/>
    <w:link w:val="BodyText"/>
    <w:uiPriority w:val="99"/>
    <w:rsid w:val="00E86A25"/>
    <w:rPr>
      <w:rFonts w:ascii="Verdana" w:hAnsi="Verdana" w:cs="Times New Roman (Body CS)"/>
      <w:color w:val="4D4D4C"/>
      <w:sz w:val="22"/>
      <w14:cntxtAlts/>
    </w:rPr>
  </w:style>
  <w:style w:type="paragraph" w:styleId="BodyText2">
    <w:name w:val="Body Text 2"/>
    <w:basedOn w:val="Normal"/>
    <w:link w:val="BodyText2Char"/>
    <w:uiPriority w:val="99"/>
    <w:semiHidden/>
    <w:unhideWhenUsed/>
    <w:rsid w:val="00E86A25"/>
    <w:pPr>
      <w:spacing w:line="480" w:lineRule="auto"/>
    </w:pPr>
  </w:style>
  <w:style w:type="character" w:customStyle="1" w:styleId="Heading2Char">
    <w:name w:val="Heading 2 Char"/>
    <w:basedOn w:val="DefaultParagraphFont"/>
    <w:link w:val="Heading2"/>
    <w:uiPriority w:val="9"/>
    <w:rsid w:val="00812F7F"/>
    <w:rPr>
      <w:rFonts w:asciiTheme="majorHAnsi" w:eastAsiaTheme="majorEastAsia" w:hAnsiTheme="majorHAnsi" w:cs="Times New Roman (Headings CS)"/>
      <w:b/>
      <w:caps/>
      <w:color w:val="515151" w:themeColor="text1"/>
      <w:szCs w:val="26"/>
      <w14:cntxtAlts/>
    </w:rPr>
  </w:style>
  <w:style w:type="character" w:customStyle="1" w:styleId="Heading3Char">
    <w:name w:val="Heading 3 Char"/>
    <w:basedOn w:val="DefaultParagraphFont"/>
    <w:link w:val="Heading3"/>
    <w:uiPriority w:val="9"/>
    <w:rsid w:val="00633F48"/>
    <w:rPr>
      <w:rFonts w:asciiTheme="majorHAnsi" w:eastAsiaTheme="majorEastAsia" w:hAnsiTheme="majorHAnsi" w:cs="Times New Roman (Headings CS)"/>
      <w:b/>
      <w:color w:val="323232"/>
      <w:sz w:val="22"/>
      <w14:cntxtAlts/>
    </w:rPr>
  </w:style>
  <w:style w:type="character" w:customStyle="1" w:styleId="Heading4Char">
    <w:name w:val="Heading 4 Char"/>
    <w:basedOn w:val="DefaultParagraphFont"/>
    <w:link w:val="Heading4"/>
    <w:uiPriority w:val="9"/>
    <w:rsid w:val="00E86A25"/>
    <w:rPr>
      <w:rFonts w:asciiTheme="majorHAnsi" w:eastAsiaTheme="majorEastAsia" w:hAnsiTheme="majorHAnsi" w:cstheme="majorBidi"/>
      <w:iCs/>
      <w:color w:val="4D4D4C"/>
      <w:sz w:val="22"/>
      <w:lang w:val="en-GB"/>
      <w14:cntxtAlts/>
    </w:rPr>
  </w:style>
  <w:style w:type="character" w:customStyle="1" w:styleId="BodyText2Char">
    <w:name w:val="Body Text 2 Char"/>
    <w:basedOn w:val="DefaultParagraphFont"/>
    <w:link w:val="BodyText2"/>
    <w:uiPriority w:val="99"/>
    <w:semiHidden/>
    <w:rsid w:val="00E86A25"/>
    <w:rPr>
      <w:rFonts w:ascii="Verdana" w:hAnsi="Verdana" w:cs="Times New Roman (Body CS)"/>
      <w:color w:val="4D4D4C"/>
      <w:sz w:val="22"/>
      <w14:cntxtAlts/>
    </w:rPr>
  </w:style>
  <w:style w:type="paragraph" w:styleId="BodyText3">
    <w:name w:val="Body Text 3"/>
    <w:basedOn w:val="Normal"/>
    <w:link w:val="BodyText3Char"/>
    <w:uiPriority w:val="99"/>
    <w:unhideWhenUsed/>
    <w:rsid w:val="00E86A25"/>
    <w:rPr>
      <w:sz w:val="16"/>
      <w:szCs w:val="16"/>
    </w:rPr>
  </w:style>
  <w:style w:type="character" w:customStyle="1" w:styleId="BodyText3Char">
    <w:name w:val="Body Text 3 Char"/>
    <w:basedOn w:val="DefaultParagraphFont"/>
    <w:link w:val="BodyText3"/>
    <w:uiPriority w:val="99"/>
    <w:rsid w:val="00E86A25"/>
    <w:rPr>
      <w:rFonts w:ascii="Verdana" w:hAnsi="Verdana" w:cs="Times New Roman (Body CS)"/>
      <w:color w:val="4D4D4C"/>
      <w:sz w:val="16"/>
      <w:szCs w:val="16"/>
      <w14:cntxtAlts/>
    </w:rPr>
  </w:style>
  <w:style w:type="paragraph" w:styleId="BodyTextFirstIndent">
    <w:name w:val="Body Text First Indent"/>
    <w:basedOn w:val="BodyText"/>
    <w:link w:val="BodyTextFirstIndentChar"/>
    <w:uiPriority w:val="99"/>
    <w:semiHidden/>
    <w:unhideWhenUsed/>
    <w:rsid w:val="00E86A25"/>
    <w:pPr>
      <w:spacing w:after="200"/>
      <w:ind w:firstLine="360"/>
    </w:pPr>
  </w:style>
  <w:style w:type="character" w:customStyle="1" w:styleId="BodyTextFirstIndentChar">
    <w:name w:val="Body Text First Indent Char"/>
    <w:basedOn w:val="BodyTextChar"/>
    <w:link w:val="BodyTextFirstIndent"/>
    <w:uiPriority w:val="99"/>
    <w:semiHidden/>
    <w:rsid w:val="00E86A25"/>
    <w:rPr>
      <w:rFonts w:ascii="Verdana" w:hAnsi="Verdana" w:cs="Times New Roman (Body CS)"/>
      <w:color w:val="4D4D4C"/>
      <w:sz w:val="22"/>
      <w14:cntxtAlts/>
    </w:rPr>
  </w:style>
  <w:style w:type="paragraph" w:styleId="BodyTextIndent">
    <w:name w:val="Body Text Indent"/>
    <w:basedOn w:val="Normal"/>
    <w:link w:val="BodyTextIndentChar"/>
    <w:uiPriority w:val="99"/>
    <w:semiHidden/>
    <w:unhideWhenUsed/>
    <w:rsid w:val="00E86A25"/>
    <w:pPr>
      <w:ind w:left="283"/>
    </w:pPr>
  </w:style>
  <w:style w:type="character" w:customStyle="1" w:styleId="BodyTextIndentChar">
    <w:name w:val="Body Text Indent Char"/>
    <w:basedOn w:val="DefaultParagraphFont"/>
    <w:link w:val="BodyTextIndent"/>
    <w:uiPriority w:val="99"/>
    <w:semiHidden/>
    <w:rsid w:val="00E86A25"/>
    <w:rPr>
      <w:rFonts w:ascii="Verdana" w:hAnsi="Verdana" w:cs="Times New Roman (Body CS)"/>
      <w:color w:val="4D4D4C"/>
      <w:sz w:val="22"/>
      <w14:cntxtAlts/>
    </w:rPr>
  </w:style>
  <w:style w:type="paragraph" w:styleId="BodyTextFirstIndent2">
    <w:name w:val="Body Text First Indent 2"/>
    <w:basedOn w:val="BodyTextIndent"/>
    <w:link w:val="BodyTextFirstIndent2Char"/>
    <w:uiPriority w:val="99"/>
    <w:semiHidden/>
    <w:unhideWhenUsed/>
    <w:rsid w:val="00E86A25"/>
    <w:pPr>
      <w:spacing w:after="200"/>
      <w:ind w:left="360" w:firstLine="360"/>
    </w:pPr>
  </w:style>
  <w:style w:type="character" w:customStyle="1" w:styleId="BodyTextFirstIndent2Char">
    <w:name w:val="Body Text First Indent 2 Char"/>
    <w:basedOn w:val="BodyTextIndentChar"/>
    <w:link w:val="BodyTextFirstIndent2"/>
    <w:uiPriority w:val="99"/>
    <w:semiHidden/>
    <w:rsid w:val="00E86A25"/>
    <w:rPr>
      <w:rFonts w:ascii="Verdana" w:hAnsi="Verdana" w:cs="Times New Roman (Body CS)"/>
      <w:color w:val="4D4D4C"/>
      <w:sz w:val="22"/>
      <w14:cntxtAlts/>
    </w:rPr>
  </w:style>
  <w:style w:type="paragraph" w:styleId="BodyTextIndent2">
    <w:name w:val="Body Text Indent 2"/>
    <w:basedOn w:val="Normal"/>
    <w:link w:val="BodyTextIndent2Char"/>
    <w:uiPriority w:val="99"/>
    <w:semiHidden/>
    <w:unhideWhenUsed/>
    <w:rsid w:val="00E86A25"/>
    <w:pPr>
      <w:spacing w:line="480" w:lineRule="auto"/>
      <w:ind w:left="283"/>
    </w:pPr>
  </w:style>
  <w:style w:type="character" w:customStyle="1" w:styleId="BodyTextIndent2Char">
    <w:name w:val="Body Text Indent 2 Char"/>
    <w:basedOn w:val="DefaultParagraphFont"/>
    <w:link w:val="BodyTextIndent2"/>
    <w:uiPriority w:val="99"/>
    <w:semiHidden/>
    <w:rsid w:val="00E86A25"/>
    <w:rPr>
      <w:rFonts w:ascii="Verdana" w:hAnsi="Verdana" w:cs="Times New Roman (Body CS)"/>
      <w:color w:val="4D4D4C"/>
      <w:sz w:val="22"/>
      <w14:cntxtAlts/>
    </w:rPr>
  </w:style>
  <w:style w:type="paragraph" w:styleId="BodyTextIndent3">
    <w:name w:val="Body Text Indent 3"/>
    <w:basedOn w:val="Normal"/>
    <w:link w:val="BodyTextIndent3Char"/>
    <w:uiPriority w:val="99"/>
    <w:semiHidden/>
    <w:unhideWhenUsed/>
    <w:rsid w:val="00E86A25"/>
    <w:pPr>
      <w:ind w:left="283"/>
    </w:pPr>
    <w:rPr>
      <w:sz w:val="16"/>
      <w:szCs w:val="16"/>
    </w:rPr>
  </w:style>
  <w:style w:type="character" w:customStyle="1" w:styleId="BodyTextIndent3Char">
    <w:name w:val="Body Text Indent 3 Char"/>
    <w:basedOn w:val="DefaultParagraphFont"/>
    <w:link w:val="BodyTextIndent3"/>
    <w:uiPriority w:val="99"/>
    <w:semiHidden/>
    <w:rsid w:val="00E86A25"/>
    <w:rPr>
      <w:rFonts w:ascii="Verdana" w:hAnsi="Verdana" w:cs="Times New Roman (Body CS)"/>
      <w:color w:val="4D4D4C"/>
      <w:sz w:val="16"/>
      <w:szCs w:val="16"/>
      <w14:cntxtAlts/>
    </w:rPr>
  </w:style>
  <w:style w:type="character" w:styleId="BookTitle">
    <w:name w:val="Book Title"/>
    <w:aliases w:val="Authored Titles"/>
    <w:uiPriority w:val="33"/>
    <w:rsid w:val="00E86A25"/>
    <w:rPr>
      <w:rFonts w:asciiTheme="majorHAnsi" w:hAnsiTheme="majorHAnsi"/>
      <w:b w:val="0"/>
      <w:bCs/>
      <w:i/>
      <w:iCs/>
      <w:spacing w:val="5"/>
      <w:sz w:val="22"/>
    </w:rPr>
  </w:style>
  <w:style w:type="paragraph" w:styleId="Caption">
    <w:name w:val="caption"/>
    <w:basedOn w:val="Normal"/>
    <w:next w:val="Normal"/>
    <w:uiPriority w:val="35"/>
    <w:unhideWhenUsed/>
    <w:qFormat/>
    <w:rsid w:val="00E86A25"/>
    <w:pPr>
      <w:spacing w:before="240" w:line="240" w:lineRule="auto"/>
    </w:pPr>
    <w:rPr>
      <w:iCs/>
      <w:color w:val="323232" w:themeColor="text2"/>
      <w:sz w:val="18"/>
      <w:szCs w:val="18"/>
    </w:rPr>
  </w:style>
  <w:style w:type="paragraph" w:styleId="Closing">
    <w:name w:val="Closing"/>
    <w:basedOn w:val="Normal"/>
    <w:link w:val="ClosingChar"/>
    <w:uiPriority w:val="99"/>
    <w:unhideWhenUsed/>
    <w:rsid w:val="00E86A25"/>
    <w:pPr>
      <w:spacing w:line="240" w:lineRule="auto"/>
      <w:ind w:left="2835"/>
    </w:pPr>
  </w:style>
  <w:style w:type="character" w:customStyle="1" w:styleId="ClosingChar">
    <w:name w:val="Closing Char"/>
    <w:basedOn w:val="DefaultParagraphFont"/>
    <w:link w:val="Closing"/>
    <w:uiPriority w:val="99"/>
    <w:rsid w:val="00E86A25"/>
    <w:rPr>
      <w:rFonts w:ascii="Verdana" w:hAnsi="Verdana" w:cs="Times New Roman (Body CS)"/>
      <w:color w:val="4D4D4C"/>
      <w:sz w:val="22"/>
      <w14:cntxtAlts/>
    </w:rPr>
  </w:style>
  <w:style w:type="character" w:styleId="CommentReference">
    <w:name w:val="annotation reference"/>
    <w:basedOn w:val="DefaultParagraphFont"/>
    <w:uiPriority w:val="99"/>
    <w:semiHidden/>
    <w:unhideWhenUsed/>
    <w:rsid w:val="00E86A25"/>
    <w:rPr>
      <w:sz w:val="16"/>
      <w:szCs w:val="16"/>
    </w:rPr>
  </w:style>
  <w:style w:type="paragraph" w:styleId="CommentText">
    <w:name w:val="annotation text"/>
    <w:basedOn w:val="Normal"/>
    <w:link w:val="CommentTextChar"/>
    <w:uiPriority w:val="99"/>
    <w:unhideWhenUsed/>
    <w:rsid w:val="00E86A25"/>
    <w:pPr>
      <w:spacing w:line="240" w:lineRule="auto"/>
    </w:pPr>
    <w:rPr>
      <w:sz w:val="20"/>
      <w:szCs w:val="20"/>
    </w:rPr>
  </w:style>
  <w:style w:type="character" w:customStyle="1" w:styleId="CommentTextChar">
    <w:name w:val="Comment Text Char"/>
    <w:basedOn w:val="DefaultParagraphFont"/>
    <w:link w:val="CommentText"/>
    <w:uiPriority w:val="99"/>
    <w:rsid w:val="00E86A25"/>
    <w:rPr>
      <w:rFonts w:ascii="Verdana" w:hAnsi="Verdana" w:cs="Times New Roman (Body CS)"/>
      <w:color w:val="4D4D4C"/>
      <w:sz w:val="20"/>
      <w:szCs w:val="20"/>
      <w14:cntxtAlts/>
    </w:rPr>
  </w:style>
  <w:style w:type="paragraph" w:styleId="CommentSubject">
    <w:name w:val="annotation subject"/>
    <w:basedOn w:val="CommentText"/>
    <w:next w:val="CommentText"/>
    <w:link w:val="CommentSubjectChar"/>
    <w:uiPriority w:val="99"/>
    <w:semiHidden/>
    <w:unhideWhenUsed/>
    <w:rsid w:val="00E86A25"/>
    <w:rPr>
      <w:b/>
      <w:bCs/>
    </w:rPr>
  </w:style>
  <w:style w:type="character" w:customStyle="1" w:styleId="Heading6Char">
    <w:name w:val="Heading 6 Char"/>
    <w:basedOn w:val="DefaultParagraphFont"/>
    <w:link w:val="Heading6"/>
    <w:uiPriority w:val="9"/>
    <w:rsid w:val="00E86A25"/>
    <w:rPr>
      <w:rFonts w:asciiTheme="majorHAnsi" w:eastAsiaTheme="majorEastAsia" w:hAnsiTheme="majorHAnsi" w:cstheme="majorBidi"/>
      <w:color w:val="00B9BD" w:themeColor="accent1"/>
      <w:sz w:val="22"/>
      <w14:cntxtAlts/>
    </w:rPr>
  </w:style>
  <w:style w:type="character" w:customStyle="1" w:styleId="Heading7Char">
    <w:name w:val="Heading 7 Char"/>
    <w:basedOn w:val="DefaultParagraphFont"/>
    <w:link w:val="Heading7"/>
    <w:uiPriority w:val="9"/>
    <w:rsid w:val="00E86A25"/>
    <w:rPr>
      <w:rFonts w:asciiTheme="majorHAnsi" w:eastAsiaTheme="majorEastAsia" w:hAnsiTheme="majorHAnsi" w:cs="Times New Roman (Headings CS)"/>
      <w:i/>
      <w:iCs/>
      <w:color w:val="097E80" w:themeColor="accent3"/>
      <w:sz w:val="22"/>
      <w14:cntxtAlts/>
    </w:rPr>
  </w:style>
  <w:style w:type="character" w:customStyle="1" w:styleId="Heading8Char">
    <w:name w:val="Heading 8 Char"/>
    <w:basedOn w:val="DefaultParagraphFont"/>
    <w:link w:val="Heading8"/>
    <w:uiPriority w:val="9"/>
    <w:rsid w:val="00E86A25"/>
    <w:rPr>
      <w:rFonts w:ascii="Verdana" w:hAnsi="Verdana" w:cs="Times New Roman (Body CS)"/>
      <w:caps/>
      <w:color w:val="00B9BD" w:themeColor="accent1"/>
      <w:sz w:val="22"/>
      <w14:cntxtAlts/>
    </w:rPr>
  </w:style>
  <w:style w:type="character" w:customStyle="1" w:styleId="Heading9Char">
    <w:name w:val="Heading 9 Char"/>
    <w:basedOn w:val="DefaultParagraphFont"/>
    <w:link w:val="Heading9"/>
    <w:uiPriority w:val="9"/>
    <w:rsid w:val="00E86A25"/>
    <w:rPr>
      <w:rFonts w:asciiTheme="majorHAnsi" w:eastAsiaTheme="majorEastAsia" w:hAnsiTheme="majorHAnsi" w:cstheme="majorBidi"/>
      <w:i/>
      <w:iCs/>
      <w:color w:val="6B6B6B" w:themeColor="text1" w:themeTint="D8"/>
      <w:sz w:val="21"/>
      <w:szCs w:val="21"/>
      <w14:cntxtAlts/>
    </w:rPr>
  </w:style>
  <w:style w:type="character" w:customStyle="1" w:styleId="CommentSubjectChar">
    <w:name w:val="Comment Subject Char"/>
    <w:basedOn w:val="CommentTextChar"/>
    <w:link w:val="CommentSubject"/>
    <w:uiPriority w:val="99"/>
    <w:semiHidden/>
    <w:rsid w:val="00E86A25"/>
    <w:rPr>
      <w:rFonts w:ascii="Verdana" w:hAnsi="Verdana" w:cs="Times New Roman (Body CS)"/>
      <w:b/>
      <w:bCs/>
      <w:color w:val="4D4D4C"/>
      <w:sz w:val="20"/>
      <w:szCs w:val="20"/>
      <w14:cntxtAlts/>
    </w:rPr>
  </w:style>
  <w:style w:type="paragraph" w:styleId="Date">
    <w:name w:val="Date"/>
    <w:basedOn w:val="Normal"/>
    <w:next w:val="Normal"/>
    <w:link w:val="DateChar"/>
    <w:uiPriority w:val="99"/>
    <w:semiHidden/>
    <w:unhideWhenUsed/>
    <w:rsid w:val="00E86A25"/>
  </w:style>
  <w:style w:type="character" w:customStyle="1" w:styleId="DateChar">
    <w:name w:val="Date Char"/>
    <w:basedOn w:val="DefaultParagraphFont"/>
    <w:link w:val="Date"/>
    <w:uiPriority w:val="99"/>
    <w:semiHidden/>
    <w:rsid w:val="00E86A25"/>
    <w:rPr>
      <w:rFonts w:ascii="Verdana" w:hAnsi="Verdana" w:cs="Times New Roman (Body CS)"/>
      <w:color w:val="4D4D4C"/>
      <w:sz w:val="22"/>
      <w14:cntxtAlts/>
    </w:rPr>
  </w:style>
  <w:style w:type="paragraph" w:styleId="DocumentMap">
    <w:name w:val="Document Map"/>
    <w:basedOn w:val="Normal"/>
    <w:link w:val="DocumentMapChar"/>
    <w:uiPriority w:val="99"/>
    <w:semiHidden/>
    <w:unhideWhenUsed/>
    <w:rsid w:val="00E86A25"/>
    <w:pPr>
      <w:spacing w:line="240" w:lineRule="auto"/>
    </w:pPr>
    <w:rPr>
      <w:rFonts w:asciiTheme="minorHAnsi" w:hAnsiTheme="minorHAnsi"/>
      <w:sz w:val="26"/>
      <w:szCs w:val="26"/>
    </w:rPr>
  </w:style>
  <w:style w:type="character" w:customStyle="1" w:styleId="DocumentMapChar">
    <w:name w:val="Document Map Char"/>
    <w:basedOn w:val="DefaultParagraphFont"/>
    <w:link w:val="DocumentMap"/>
    <w:uiPriority w:val="99"/>
    <w:semiHidden/>
    <w:rsid w:val="00E86A25"/>
    <w:rPr>
      <w:rFonts w:cs="Times New Roman (Body CS)"/>
      <w:color w:val="4D4D4C"/>
      <w:sz w:val="26"/>
      <w:szCs w:val="26"/>
      <w14:cntxtAlts/>
    </w:rPr>
  </w:style>
  <w:style w:type="paragraph" w:styleId="EmailSignature">
    <w:name w:val="E-mail Signature"/>
    <w:basedOn w:val="Normal"/>
    <w:link w:val="EmailSignatureChar"/>
    <w:uiPriority w:val="99"/>
    <w:semiHidden/>
    <w:unhideWhenUsed/>
    <w:rsid w:val="00E86A25"/>
    <w:pPr>
      <w:spacing w:line="240" w:lineRule="auto"/>
    </w:pPr>
  </w:style>
  <w:style w:type="character" w:customStyle="1" w:styleId="EmailSignatureChar">
    <w:name w:val="Email Signature Char"/>
    <w:basedOn w:val="DefaultParagraphFont"/>
    <w:link w:val="EmailSignature"/>
    <w:uiPriority w:val="99"/>
    <w:semiHidden/>
    <w:rsid w:val="00E86A25"/>
    <w:rPr>
      <w:rFonts w:ascii="Verdana" w:hAnsi="Verdana" w:cs="Times New Roman (Body CS)"/>
      <w:color w:val="4D4D4C"/>
      <w:sz w:val="22"/>
      <w14:cntxtAlts/>
    </w:rPr>
  </w:style>
  <w:style w:type="character" w:styleId="Emphasis">
    <w:name w:val="Emphasis"/>
    <w:uiPriority w:val="20"/>
    <w:qFormat/>
    <w:rsid w:val="00E86A25"/>
    <w:rPr>
      <w:rFonts w:asciiTheme="minorHAnsi" w:hAnsiTheme="minorHAnsi"/>
      <w:i/>
      <w:iCs/>
      <w:sz w:val="20"/>
    </w:rPr>
  </w:style>
  <w:style w:type="character" w:styleId="EndnoteReference">
    <w:name w:val="endnote reference"/>
    <w:basedOn w:val="DefaultParagraphFont"/>
    <w:uiPriority w:val="99"/>
    <w:semiHidden/>
    <w:unhideWhenUsed/>
    <w:rsid w:val="00E86A25"/>
    <w:rPr>
      <w:vertAlign w:val="superscript"/>
    </w:rPr>
  </w:style>
  <w:style w:type="paragraph" w:styleId="EndnoteText">
    <w:name w:val="endnote text"/>
    <w:basedOn w:val="Normal"/>
    <w:link w:val="EndnoteTextChar"/>
    <w:uiPriority w:val="99"/>
    <w:semiHidden/>
    <w:unhideWhenUsed/>
    <w:rsid w:val="00E86A25"/>
    <w:pPr>
      <w:spacing w:line="240" w:lineRule="auto"/>
    </w:pPr>
    <w:rPr>
      <w:sz w:val="20"/>
      <w:szCs w:val="20"/>
    </w:rPr>
  </w:style>
  <w:style w:type="character" w:customStyle="1" w:styleId="EndnoteTextChar">
    <w:name w:val="Endnote Text Char"/>
    <w:basedOn w:val="DefaultParagraphFont"/>
    <w:link w:val="EndnoteText"/>
    <w:uiPriority w:val="99"/>
    <w:semiHidden/>
    <w:rsid w:val="00E86A25"/>
    <w:rPr>
      <w:rFonts w:ascii="Verdana" w:hAnsi="Verdana" w:cs="Times New Roman (Body CS)"/>
      <w:color w:val="4D4D4C"/>
      <w:sz w:val="20"/>
      <w:szCs w:val="20"/>
      <w14:cntxtAlts/>
    </w:rPr>
  </w:style>
  <w:style w:type="paragraph" w:styleId="EnvelopeAddress">
    <w:name w:val="envelope address"/>
    <w:basedOn w:val="Normal"/>
    <w:uiPriority w:val="99"/>
    <w:semiHidden/>
    <w:unhideWhenUsed/>
    <w:rsid w:val="00E86A25"/>
    <w:pPr>
      <w:framePr w:w="7920" w:h="1980" w:hRule="exact" w:hSpace="180" w:wrap="auto" w:hAnchor="page" w:xAlign="center" w:yAlign="bottom"/>
      <w:spacing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E86A25"/>
    <w:pPr>
      <w:spacing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E86A25"/>
    <w:rPr>
      <w:color w:val="D3D4D6" w:themeColor="followedHyperlink"/>
      <w:u w:val="single"/>
    </w:rPr>
  </w:style>
  <w:style w:type="paragraph" w:styleId="Footer">
    <w:name w:val="footer"/>
    <w:basedOn w:val="Normal"/>
    <w:link w:val="FooterChar"/>
    <w:uiPriority w:val="99"/>
    <w:unhideWhenUsed/>
    <w:rsid w:val="00E86A25"/>
    <w:pPr>
      <w:tabs>
        <w:tab w:val="center" w:pos="4680"/>
        <w:tab w:val="right" w:pos="9360"/>
      </w:tabs>
      <w:spacing w:line="240" w:lineRule="auto"/>
    </w:pPr>
  </w:style>
  <w:style w:type="character" w:customStyle="1" w:styleId="FooterChar">
    <w:name w:val="Footer Char"/>
    <w:basedOn w:val="DefaultParagraphFont"/>
    <w:link w:val="Footer"/>
    <w:uiPriority w:val="99"/>
    <w:rsid w:val="00E86A25"/>
    <w:rPr>
      <w:rFonts w:ascii="Verdana" w:hAnsi="Verdana" w:cs="Times New Roman (Body CS)"/>
      <w:color w:val="4D4D4C"/>
      <w:sz w:val="22"/>
      <w14:cntxtAlts/>
    </w:rPr>
  </w:style>
  <w:style w:type="character" w:styleId="FootnoteReference">
    <w:name w:val="footnote reference"/>
    <w:basedOn w:val="DefaultParagraphFont"/>
    <w:uiPriority w:val="99"/>
    <w:semiHidden/>
    <w:unhideWhenUsed/>
    <w:rsid w:val="00E86A25"/>
    <w:rPr>
      <w:vertAlign w:val="superscript"/>
    </w:rPr>
  </w:style>
  <w:style w:type="paragraph" w:styleId="FootnoteText">
    <w:name w:val="footnote text"/>
    <w:basedOn w:val="Normal"/>
    <w:link w:val="FootnoteTextChar"/>
    <w:autoRedefine/>
    <w:uiPriority w:val="99"/>
    <w:unhideWhenUsed/>
    <w:qFormat/>
    <w:rsid w:val="00844414"/>
    <w:pPr>
      <w:spacing w:before="100" w:beforeAutospacing="1" w:after="100" w:afterAutospacing="1"/>
    </w:pPr>
    <w:rPr>
      <w:sz w:val="20"/>
      <w:szCs w:val="22"/>
    </w:rPr>
  </w:style>
  <w:style w:type="character" w:customStyle="1" w:styleId="FootnoteTextChar">
    <w:name w:val="Footnote Text Char"/>
    <w:basedOn w:val="DefaultParagraphFont"/>
    <w:link w:val="FootnoteText"/>
    <w:uiPriority w:val="99"/>
    <w:rsid w:val="00844414"/>
    <w:rPr>
      <w:rFonts w:ascii="Verdana" w:hAnsi="Verdana" w:cs="Times New Roman (Body CS)"/>
      <w:color w:val="4D4D4C"/>
      <w:sz w:val="20"/>
      <w:szCs w:val="22"/>
      <w14:cntxtAlts/>
    </w:rPr>
  </w:style>
  <w:style w:type="table" w:styleId="GridTable1Light">
    <w:name w:val="Grid Table 1 Light"/>
    <w:basedOn w:val="TableNormal"/>
    <w:uiPriority w:val="46"/>
    <w:rsid w:val="00E86A25"/>
    <w:tblPr>
      <w:tblStyleRowBandSize w:val="1"/>
      <w:tblStyleColBandSize w:val="1"/>
      <w:tblBorders>
        <w:top w:val="single" w:sz="4" w:space="0" w:color="B9B9B9" w:themeColor="text1" w:themeTint="66"/>
        <w:left w:val="single" w:sz="4" w:space="0" w:color="B9B9B9" w:themeColor="text1" w:themeTint="66"/>
        <w:bottom w:val="single" w:sz="4" w:space="0" w:color="B9B9B9" w:themeColor="text1" w:themeTint="66"/>
        <w:right w:val="single" w:sz="4" w:space="0" w:color="B9B9B9" w:themeColor="text1" w:themeTint="66"/>
        <w:insideH w:val="single" w:sz="4" w:space="0" w:color="B9B9B9" w:themeColor="text1" w:themeTint="66"/>
        <w:insideV w:val="single" w:sz="4" w:space="0" w:color="B9B9B9" w:themeColor="text1" w:themeTint="66"/>
      </w:tblBorders>
    </w:tblPr>
    <w:tblStylePr w:type="firstRow">
      <w:rPr>
        <w:b/>
        <w:bCs/>
      </w:rPr>
      <w:tblPr/>
      <w:tcPr>
        <w:tcBorders>
          <w:bottom w:val="single" w:sz="12" w:space="0" w:color="969696" w:themeColor="text1" w:themeTint="99"/>
        </w:tcBorders>
      </w:tcPr>
    </w:tblStylePr>
    <w:tblStylePr w:type="lastRow">
      <w:rPr>
        <w:b/>
        <w:bCs/>
      </w:rPr>
      <w:tblPr/>
      <w:tcPr>
        <w:tcBorders>
          <w:top w:val="double" w:sz="2" w:space="0" w:color="96969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E86A25"/>
    <w:tblPr>
      <w:tblStyleRowBandSize w:val="1"/>
      <w:tblStyleColBandSize w:val="1"/>
      <w:tblBorders>
        <w:top w:val="single" w:sz="4" w:space="0" w:color="7EFBFF" w:themeColor="accent1" w:themeTint="66"/>
        <w:left w:val="single" w:sz="4" w:space="0" w:color="7EFBFF" w:themeColor="accent1" w:themeTint="66"/>
        <w:bottom w:val="single" w:sz="4" w:space="0" w:color="7EFBFF" w:themeColor="accent1" w:themeTint="66"/>
        <w:right w:val="single" w:sz="4" w:space="0" w:color="7EFBFF" w:themeColor="accent1" w:themeTint="66"/>
        <w:insideH w:val="single" w:sz="4" w:space="0" w:color="7EFBFF" w:themeColor="accent1" w:themeTint="66"/>
        <w:insideV w:val="single" w:sz="4" w:space="0" w:color="7EFBFF" w:themeColor="accent1" w:themeTint="66"/>
      </w:tblBorders>
    </w:tblPr>
    <w:tblStylePr w:type="firstRow">
      <w:rPr>
        <w:b/>
        <w:bCs/>
      </w:rPr>
      <w:tblPr/>
      <w:tcPr>
        <w:tcBorders>
          <w:bottom w:val="single" w:sz="12" w:space="0" w:color="3EFAFF" w:themeColor="accent1" w:themeTint="99"/>
        </w:tcBorders>
      </w:tcPr>
    </w:tblStylePr>
    <w:tblStylePr w:type="lastRow">
      <w:rPr>
        <w:b/>
        <w:bCs/>
      </w:rPr>
      <w:tblPr/>
      <w:tcPr>
        <w:tcBorders>
          <w:top w:val="double" w:sz="2" w:space="0" w:color="3EFAFF" w:themeColor="accent1" w:themeTint="99"/>
        </w:tcBorders>
      </w:tcPr>
    </w:tblStylePr>
    <w:tblStylePr w:type="firstCol">
      <w:rPr>
        <w:b/>
        <w:bCs/>
      </w:rPr>
    </w:tblStylePr>
    <w:tblStylePr w:type="lastCol">
      <w:rPr>
        <w:b/>
        <w:bCs/>
      </w:rPr>
    </w:tblStylePr>
  </w:style>
  <w:style w:type="table" w:styleId="GridTable2-Accent3">
    <w:name w:val="Grid Table 2 Accent 3"/>
    <w:basedOn w:val="TableNormal"/>
    <w:uiPriority w:val="47"/>
    <w:rsid w:val="00E86A25"/>
    <w:tblPr>
      <w:tblStyleRowBandSize w:val="1"/>
      <w:tblStyleColBandSize w:val="1"/>
      <w:tblBorders>
        <w:top w:val="single" w:sz="2" w:space="0" w:color="2DECF0" w:themeColor="accent3" w:themeTint="99"/>
        <w:bottom w:val="single" w:sz="2" w:space="0" w:color="2DECF0" w:themeColor="accent3" w:themeTint="99"/>
        <w:insideH w:val="single" w:sz="2" w:space="0" w:color="2DECF0" w:themeColor="accent3" w:themeTint="99"/>
        <w:insideV w:val="single" w:sz="2" w:space="0" w:color="2DECF0" w:themeColor="accent3" w:themeTint="99"/>
      </w:tblBorders>
    </w:tblPr>
    <w:tblStylePr w:type="firstRow">
      <w:rPr>
        <w:b/>
        <w:bCs/>
      </w:rPr>
      <w:tblPr/>
      <w:tcPr>
        <w:tcBorders>
          <w:top w:val="nil"/>
          <w:bottom w:val="single" w:sz="12" w:space="0" w:color="2DECF0" w:themeColor="accent3" w:themeTint="99"/>
          <w:insideH w:val="nil"/>
          <w:insideV w:val="nil"/>
        </w:tcBorders>
        <w:shd w:val="clear" w:color="auto" w:fill="FFFFFF" w:themeFill="background1"/>
      </w:tcPr>
    </w:tblStylePr>
    <w:tblStylePr w:type="lastRow">
      <w:rPr>
        <w:b/>
        <w:bCs/>
      </w:rPr>
      <w:tblPr/>
      <w:tcPr>
        <w:tcBorders>
          <w:top w:val="double" w:sz="2" w:space="0" w:color="2DECF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styleId="GridTable2-Accent4">
    <w:name w:val="Grid Table 2 Accent 4"/>
    <w:basedOn w:val="TableNormal"/>
    <w:uiPriority w:val="47"/>
    <w:rsid w:val="00E86A25"/>
    <w:tblPr>
      <w:tblStyleRowBandSize w:val="1"/>
      <w:tblStyleColBandSize w:val="1"/>
      <w:tblBorders>
        <w:top w:val="single" w:sz="2" w:space="0" w:color="E6EB8C" w:themeColor="accent4" w:themeTint="99"/>
        <w:bottom w:val="single" w:sz="2" w:space="0" w:color="E6EB8C" w:themeColor="accent4" w:themeTint="99"/>
        <w:insideH w:val="single" w:sz="2" w:space="0" w:color="E6EB8C" w:themeColor="accent4" w:themeTint="99"/>
        <w:insideV w:val="single" w:sz="2" w:space="0" w:color="E6EB8C" w:themeColor="accent4" w:themeTint="99"/>
      </w:tblBorders>
    </w:tblPr>
    <w:tblStylePr w:type="firstRow">
      <w:rPr>
        <w:b/>
        <w:bCs/>
      </w:rPr>
      <w:tblPr/>
      <w:tcPr>
        <w:tcBorders>
          <w:top w:val="nil"/>
          <w:bottom w:val="single" w:sz="12" w:space="0" w:color="E6EB8C" w:themeColor="accent4" w:themeTint="99"/>
          <w:insideH w:val="nil"/>
          <w:insideV w:val="nil"/>
        </w:tcBorders>
        <w:shd w:val="clear" w:color="auto" w:fill="FFFFFF" w:themeFill="background1"/>
      </w:tcPr>
    </w:tblStylePr>
    <w:tblStylePr w:type="lastRow">
      <w:rPr>
        <w:b/>
        <w:bCs/>
      </w:rPr>
      <w:tblPr/>
      <w:tcPr>
        <w:tcBorders>
          <w:top w:val="double" w:sz="2" w:space="0" w:color="E6EB8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F8D8" w:themeFill="accent4" w:themeFillTint="33"/>
      </w:tcPr>
    </w:tblStylePr>
    <w:tblStylePr w:type="band1Horz">
      <w:tblPr/>
      <w:tcPr>
        <w:shd w:val="clear" w:color="auto" w:fill="F6F8D8" w:themeFill="accent4" w:themeFillTint="33"/>
      </w:tcPr>
    </w:tblStylePr>
  </w:style>
  <w:style w:type="table" w:styleId="GridTable2-Accent5">
    <w:name w:val="Grid Table 2 Accent 5"/>
    <w:basedOn w:val="TableNormal"/>
    <w:uiPriority w:val="47"/>
    <w:rsid w:val="00E86A25"/>
    <w:tblPr>
      <w:tblStyleRowBandSize w:val="1"/>
      <w:tblStyleColBandSize w:val="1"/>
      <w:tblBorders>
        <w:top w:val="single" w:sz="2" w:space="0" w:color="D9E088" w:themeColor="accent5" w:themeTint="99"/>
        <w:bottom w:val="single" w:sz="2" w:space="0" w:color="D9E088" w:themeColor="accent5" w:themeTint="99"/>
        <w:insideH w:val="single" w:sz="2" w:space="0" w:color="D9E088" w:themeColor="accent5" w:themeTint="99"/>
        <w:insideV w:val="single" w:sz="2" w:space="0" w:color="D9E088" w:themeColor="accent5" w:themeTint="99"/>
      </w:tblBorders>
    </w:tblPr>
    <w:tblStylePr w:type="firstRow">
      <w:rPr>
        <w:b/>
        <w:bCs/>
      </w:rPr>
      <w:tblPr/>
      <w:tcPr>
        <w:tcBorders>
          <w:top w:val="nil"/>
          <w:bottom w:val="single" w:sz="12" w:space="0" w:color="D9E088" w:themeColor="accent5" w:themeTint="99"/>
          <w:insideH w:val="nil"/>
          <w:insideV w:val="nil"/>
        </w:tcBorders>
        <w:shd w:val="clear" w:color="auto" w:fill="FFFFFF" w:themeFill="background1"/>
      </w:tcPr>
    </w:tblStylePr>
    <w:tblStylePr w:type="lastRow">
      <w:rPr>
        <w:b/>
        <w:bCs/>
      </w:rPr>
      <w:tblPr/>
      <w:tcPr>
        <w:tcBorders>
          <w:top w:val="double" w:sz="2" w:space="0" w:color="D9E08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4D7" w:themeFill="accent5" w:themeFillTint="33"/>
      </w:tcPr>
    </w:tblStylePr>
    <w:tblStylePr w:type="band1Horz">
      <w:tblPr/>
      <w:tcPr>
        <w:shd w:val="clear" w:color="auto" w:fill="F2F4D7" w:themeFill="accent5" w:themeFillTint="33"/>
      </w:tcPr>
    </w:tblStylePr>
  </w:style>
  <w:style w:type="table" w:styleId="GridTable3-Accent4">
    <w:name w:val="Grid Table 3 Accent 4"/>
    <w:basedOn w:val="TableNormal"/>
    <w:uiPriority w:val="48"/>
    <w:rsid w:val="00E86A25"/>
    <w:tblPr>
      <w:tblStyleRowBandSize w:val="1"/>
      <w:tblStyleColBandSize w:val="1"/>
      <w:tblBorders>
        <w:top w:val="single" w:sz="4" w:space="0" w:color="E6EB8C" w:themeColor="accent4" w:themeTint="99"/>
        <w:left w:val="single" w:sz="4" w:space="0" w:color="E6EB8C" w:themeColor="accent4" w:themeTint="99"/>
        <w:bottom w:val="single" w:sz="4" w:space="0" w:color="E6EB8C" w:themeColor="accent4" w:themeTint="99"/>
        <w:right w:val="single" w:sz="4" w:space="0" w:color="E6EB8C" w:themeColor="accent4" w:themeTint="99"/>
        <w:insideH w:val="single" w:sz="4" w:space="0" w:color="E6EB8C" w:themeColor="accent4" w:themeTint="99"/>
        <w:insideV w:val="single" w:sz="4" w:space="0" w:color="E6EB8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F8D8" w:themeFill="accent4" w:themeFillTint="33"/>
      </w:tcPr>
    </w:tblStylePr>
    <w:tblStylePr w:type="band1Horz">
      <w:tblPr/>
      <w:tcPr>
        <w:shd w:val="clear" w:color="auto" w:fill="F6F8D8" w:themeFill="accent4" w:themeFillTint="33"/>
      </w:tcPr>
    </w:tblStylePr>
    <w:tblStylePr w:type="neCell">
      <w:tblPr/>
      <w:tcPr>
        <w:tcBorders>
          <w:bottom w:val="single" w:sz="4" w:space="0" w:color="E6EB8C" w:themeColor="accent4" w:themeTint="99"/>
        </w:tcBorders>
      </w:tcPr>
    </w:tblStylePr>
    <w:tblStylePr w:type="nwCell">
      <w:tblPr/>
      <w:tcPr>
        <w:tcBorders>
          <w:bottom w:val="single" w:sz="4" w:space="0" w:color="E6EB8C" w:themeColor="accent4" w:themeTint="99"/>
        </w:tcBorders>
      </w:tcPr>
    </w:tblStylePr>
    <w:tblStylePr w:type="seCell">
      <w:tblPr/>
      <w:tcPr>
        <w:tcBorders>
          <w:top w:val="single" w:sz="4" w:space="0" w:color="E6EB8C" w:themeColor="accent4" w:themeTint="99"/>
        </w:tcBorders>
      </w:tcPr>
    </w:tblStylePr>
    <w:tblStylePr w:type="swCell">
      <w:tblPr/>
      <w:tcPr>
        <w:tcBorders>
          <w:top w:val="single" w:sz="4" w:space="0" w:color="E6EB8C" w:themeColor="accent4" w:themeTint="99"/>
        </w:tcBorders>
      </w:tcPr>
    </w:tblStylePr>
  </w:style>
  <w:style w:type="table" w:styleId="GridTable5Dark-Accent3">
    <w:name w:val="Grid Table 5 Dark Accent 3"/>
    <w:basedOn w:val="TableNormal"/>
    <w:uiPriority w:val="50"/>
    <w:rsid w:val="00E86A2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9F8F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97E8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97E8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97E8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97E80" w:themeFill="accent3"/>
      </w:tcPr>
    </w:tblStylePr>
    <w:tblStylePr w:type="band1Vert">
      <w:tblPr/>
      <w:tcPr>
        <w:shd w:val="clear" w:color="auto" w:fill="73F2F5" w:themeFill="accent3" w:themeFillTint="66"/>
      </w:tcPr>
    </w:tblStylePr>
    <w:tblStylePr w:type="band1Horz">
      <w:tblPr/>
      <w:tcPr>
        <w:shd w:val="clear" w:color="auto" w:fill="73F2F5" w:themeFill="accent3" w:themeFillTint="66"/>
      </w:tcPr>
    </w:tblStylePr>
  </w:style>
  <w:style w:type="table" w:styleId="GridTable5Dark-Accent5">
    <w:name w:val="Grid Table 5 Dark Accent 5"/>
    <w:basedOn w:val="TableNormal"/>
    <w:uiPriority w:val="50"/>
    <w:rsid w:val="00E86A2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4D7"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1CC3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1CC3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1CC3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1CC3A" w:themeFill="accent5"/>
      </w:tcPr>
    </w:tblStylePr>
    <w:tblStylePr w:type="band1Vert">
      <w:tblPr/>
      <w:tcPr>
        <w:shd w:val="clear" w:color="auto" w:fill="E6EAB0" w:themeFill="accent5" w:themeFillTint="66"/>
      </w:tcPr>
    </w:tblStylePr>
    <w:tblStylePr w:type="band1Horz">
      <w:tblPr/>
      <w:tcPr>
        <w:shd w:val="clear" w:color="auto" w:fill="E6EAB0" w:themeFill="accent5" w:themeFillTint="66"/>
      </w:tcPr>
    </w:tblStylePr>
  </w:style>
  <w:style w:type="table" w:styleId="GridTable6Colourful">
    <w:name w:val="Grid Table 6 Colorful"/>
    <w:basedOn w:val="TableNormal"/>
    <w:uiPriority w:val="51"/>
    <w:rsid w:val="00E86A25"/>
    <w:rPr>
      <w:color w:val="515151" w:themeColor="text1"/>
    </w:rPr>
    <w:tblPr>
      <w:tblStyleRowBandSize w:val="1"/>
      <w:tblStyleColBandSize w:val="1"/>
      <w:tblBorders>
        <w:top w:val="single" w:sz="4" w:space="0" w:color="969696" w:themeColor="text1" w:themeTint="99"/>
        <w:left w:val="single" w:sz="4" w:space="0" w:color="969696" w:themeColor="text1" w:themeTint="99"/>
        <w:bottom w:val="single" w:sz="4" w:space="0" w:color="969696" w:themeColor="text1" w:themeTint="99"/>
        <w:right w:val="single" w:sz="4" w:space="0" w:color="969696" w:themeColor="text1" w:themeTint="99"/>
        <w:insideH w:val="single" w:sz="4" w:space="0" w:color="969696" w:themeColor="text1" w:themeTint="99"/>
        <w:insideV w:val="single" w:sz="4" w:space="0" w:color="969696" w:themeColor="text1" w:themeTint="99"/>
      </w:tblBorders>
    </w:tblPr>
    <w:tblStylePr w:type="firstRow">
      <w:rPr>
        <w:b/>
        <w:bCs/>
      </w:rPr>
      <w:tblPr/>
      <w:tcPr>
        <w:tcBorders>
          <w:bottom w:val="single" w:sz="12" w:space="0" w:color="969696" w:themeColor="text1" w:themeTint="99"/>
        </w:tcBorders>
      </w:tcPr>
    </w:tblStylePr>
    <w:tblStylePr w:type="lastRow">
      <w:rPr>
        <w:b/>
        <w:bCs/>
      </w:rPr>
      <w:tblPr/>
      <w:tcPr>
        <w:tcBorders>
          <w:top w:val="double" w:sz="4" w:space="0" w:color="969696" w:themeColor="text1" w:themeTint="99"/>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styleId="GridTable7ColourfulAccent3">
    <w:name w:val="Grid Table 7 Colorful Accent 3"/>
    <w:basedOn w:val="TableNormal"/>
    <w:uiPriority w:val="52"/>
    <w:rsid w:val="00E86A25"/>
    <w:rPr>
      <w:color w:val="065D5F" w:themeColor="accent3" w:themeShade="BF"/>
    </w:rPr>
    <w:tblPr>
      <w:tblStyleRowBandSize w:val="1"/>
      <w:tblStyleColBandSize w:val="1"/>
      <w:tblBorders>
        <w:top w:val="single" w:sz="4" w:space="0" w:color="2DECF0" w:themeColor="accent3" w:themeTint="99"/>
        <w:left w:val="single" w:sz="4" w:space="0" w:color="2DECF0" w:themeColor="accent3" w:themeTint="99"/>
        <w:bottom w:val="single" w:sz="4" w:space="0" w:color="2DECF0" w:themeColor="accent3" w:themeTint="99"/>
        <w:right w:val="single" w:sz="4" w:space="0" w:color="2DECF0" w:themeColor="accent3" w:themeTint="99"/>
        <w:insideH w:val="single" w:sz="4" w:space="0" w:color="2DECF0" w:themeColor="accent3" w:themeTint="99"/>
        <w:insideV w:val="single" w:sz="4" w:space="0" w:color="2DECF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9F8FA" w:themeFill="accent3" w:themeFillTint="33"/>
      </w:tcPr>
    </w:tblStylePr>
    <w:tblStylePr w:type="band1Horz">
      <w:tblPr/>
      <w:tcPr>
        <w:shd w:val="clear" w:color="auto" w:fill="B9F8FA" w:themeFill="accent3" w:themeFillTint="33"/>
      </w:tcPr>
    </w:tblStylePr>
    <w:tblStylePr w:type="neCell">
      <w:tblPr/>
      <w:tcPr>
        <w:tcBorders>
          <w:bottom w:val="single" w:sz="4" w:space="0" w:color="2DECF0" w:themeColor="accent3" w:themeTint="99"/>
        </w:tcBorders>
      </w:tcPr>
    </w:tblStylePr>
    <w:tblStylePr w:type="nwCell">
      <w:tblPr/>
      <w:tcPr>
        <w:tcBorders>
          <w:bottom w:val="single" w:sz="4" w:space="0" w:color="2DECF0" w:themeColor="accent3" w:themeTint="99"/>
        </w:tcBorders>
      </w:tcPr>
    </w:tblStylePr>
    <w:tblStylePr w:type="seCell">
      <w:tblPr/>
      <w:tcPr>
        <w:tcBorders>
          <w:top w:val="single" w:sz="4" w:space="0" w:color="2DECF0" w:themeColor="accent3" w:themeTint="99"/>
        </w:tcBorders>
      </w:tcPr>
    </w:tblStylePr>
    <w:tblStylePr w:type="swCell">
      <w:tblPr/>
      <w:tcPr>
        <w:tcBorders>
          <w:top w:val="single" w:sz="4" w:space="0" w:color="2DECF0" w:themeColor="accent3" w:themeTint="99"/>
        </w:tcBorders>
      </w:tcPr>
    </w:tblStylePr>
  </w:style>
  <w:style w:type="table" w:styleId="GridTable7ColourfulAccent4">
    <w:name w:val="Grid Table 7 Colorful Accent 4"/>
    <w:basedOn w:val="TableNormal"/>
    <w:uiPriority w:val="52"/>
    <w:rsid w:val="00E86A25"/>
    <w:rPr>
      <w:color w:val="AEB71F" w:themeColor="accent4" w:themeShade="BF"/>
    </w:rPr>
    <w:tblPr>
      <w:tblStyleRowBandSize w:val="1"/>
      <w:tblStyleColBandSize w:val="1"/>
      <w:tblBorders>
        <w:top w:val="single" w:sz="4" w:space="0" w:color="E6EB8C" w:themeColor="accent4" w:themeTint="99"/>
        <w:left w:val="single" w:sz="4" w:space="0" w:color="E6EB8C" w:themeColor="accent4" w:themeTint="99"/>
        <w:bottom w:val="single" w:sz="4" w:space="0" w:color="E6EB8C" w:themeColor="accent4" w:themeTint="99"/>
        <w:right w:val="single" w:sz="4" w:space="0" w:color="E6EB8C" w:themeColor="accent4" w:themeTint="99"/>
        <w:insideH w:val="single" w:sz="4" w:space="0" w:color="E6EB8C" w:themeColor="accent4" w:themeTint="99"/>
        <w:insideV w:val="single" w:sz="4" w:space="0" w:color="E6EB8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F8D8" w:themeFill="accent4" w:themeFillTint="33"/>
      </w:tcPr>
    </w:tblStylePr>
    <w:tblStylePr w:type="band1Horz">
      <w:tblPr/>
      <w:tcPr>
        <w:shd w:val="clear" w:color="auto" w:fill="F6F8D8" w:themeFill="accent4" w:themeFillTint="33"/>
      </w:tcPr>
    </w:tblStylePr>
    <w:tblStylePr w:type="neCell">
      <w:tblPr/>
      <w:tcPr>
        <w:tcBorders>
          <w:bottom w:val="single" w:sz="4" w:space="0" w:color="E6EB8C" w:themeColor="accent4" w:themeTint="99"/>
        </w:tcBorders>
      </w:tcPr>
    </w:tblStylePr>
    <w:tblStylePr w:type="nwCell">
      <w:tblPr/>
      <w:tcPr>
        <w:tcBorders>
          <w:bottom w:val="single" w:sz="4" w:space="0" w:color="E6EB8C" w:themeColor="accent4" w:themeTint="99"/>
        </w:tcBorders>
      </w:tcPr>
    </w:tblStylePr>
    <w:tblStylePr w:type="seCell">
      <w:tblPr/>
      <w:tcPr>
        <w:tcBorders>
          <w:top w:val="single" w:sz="4" w:space="0" w:color="E6EB8C" w:themeColor="accent4" w:themeTint="99"/>
        </w:tcBorders>
      </w:tcPr>
    </w:tblStylePr>
    <w:tblStylePr w:type="swCell">
      <w:tblPr/>
      <w:tcPr>
        <w:tcBorders>
          <w:top w:val="single" w:sz="4" w:space="0" w:color="E6EB8C" w:themeColor="accent4" w:themeTint="99"/>
        </w:tcBorders>
      </w:tcPr>
    </w:tblStylePr>
  </w:style>
  <w:style w:type="table" w:customStyle="1" w:styleId="GSBoldTable">
    <w:name w:val="GS Bold Table"/>
    <w:basedOn w:val="TableNormal"/>
    <w:uiPriority w:val="99"/>
    <w:rsid w:val="00E86A25"/>
    <w:pPr>
      <w:snapToGrid w:val="0"/>
      <w:textboxTightWrap w:val="firstLineOnly"/>
    </w:pPr>
    <w:rPr>
      <w:sz w:val="20"/>
    </w:rPr>
    <w:tblPr>
      <w:tblBorders>
        <w:insideH w:val="single" w:sz="4" w:space="0" w:color="BFBFBF" w:themeColor="background1" w:themeShade="BF"/>
      </w:tblBorders>
      <w:tblCellMar>
        <w:top w:w="28" w:type="dxa"/>
        <w:left w:w="57" w:type="dxa"/>
        <w:right w:w="57" w:type="dxa"/>
      </w:tblCellMar>
    </w:tblPr>
    <w:tcPr>
      <w:vAlign w:val="center"/>
    </w:tcPr>
    <w:tblStylePr w:type="firstRow">
      <w:pPr>
        <w:wordWrap/>
        <w:adjustRightInd/>
        <w:snapToGrid w:val="0"/>
        <w:spacing w:line="240" w:lineRule="auto"/>
        <w:contextualSpacing w:val="0"/>
        <w:mirrorIndents w:val="0"/>
      </w:pPr>
      <w:tblPr/>
      <w:tcPr>
        <w:shd w:val="clear" w:color="auto" w:fill="00B9BD" w:themeFill="accent1"/>
      </w:tcPr>
    </w:tblStylePr>
  </w:style>
  <w:style w:type="table" w:customStyle="1" w:styleId="GSTableBoldline-heightcondensed">
    <w:name w:val="GS Table Bold (line-height condensed)"/>
    <w:basedOn w:val="TableNormal"/>
    <w:uiPriority w:val="99"/>
    <w:rsid w:val="00E86A25"/>
    <w:pPr>
      <w:snapToGrid w:val="0"/>
    </w:pPr>
    <w:rPr>
      <w:rFonts w:cs="Times New Roman (Body CS)"/>
      <w:sz w:val="20"/>
    </w:rPr>
    <w:tblPr>
      <w:tblBorders>
        <w:insideH w:val="single" w:sz="4" w:space="0" w:color="A6A6A6" w:themeColor="background1" w:themeShade="A6"/>
      </w:tblBorders>
      <w:tblCellMar>
        <w:left w:w="0" w:type="dxa"/>
        <w:right w:w="0" w:type="dxa"/>
      </w:tblCellMar>
    </w:tblPr>
    <w:tcPr>
      <w:shd w:val="clear" w:color="auto" w:fill="auto"/>
      <w:noWrap/>
      <w:vAlign w:val="center"/>
    </w:tcPr>
    <w:tblStylePr w:type="firstRow">
      <w:rPr>
        <w:rFonts w:asciiTheme="majorHAnsi" w:hAnsiTheme="majorHAnsi"/>
        <w:b/>
        <w:color w:val="FFFFFF" w:themeColor="background1"/>
        <w:sz w:val="21"/>
      </w:rPr>
      <w:tblPr/>
      <w:tcPr>
        <w:shd w:val="clear" w:color="auto" w:fill="00B9BD" w:themeFill="accent1"/>
      </w:tcPr>
    </w:tblStylePr>
  </w:style>
  <w:style w:type="table" w:customStyle="1" w:styleId="GSTableSimple">
    <w:name w:val="GS Table Simple"/>
    <w:basedOn w:val="TableNormal"/>
    <w:uiPriority w:val="99"/>
    <w:rsid w:val="00E86A25"/>
    <w:pPr>
      <w:snapToGrid w:val="0"/>
    </w:pPr>
    <w:rPr>
      <w:rFonts w:cs="Times New Roman (Body CS)"/>
      <w:color w:val="00B9BD" w:themeColor="accent1"/>
      <w:sz w:val="18"/>
    </w:rPr>
    <w:tblPr>
      <w:tblStyleRowBandSize w:val="1"/>
      <w:tblBorders>
        <w:insideH w:val="single" w:sz="4" w:space="0" w:color="BFBFBF" w:themeColor="background1" w:themeShade="BF"/>
      </w:tblBorders>
      <w:tblCellMar>
        <w:top w:w="57" w:type="dxa"/>
        <w:left w:w="57" w:type="dxa"/>
        <w:bottom w:w="57" w:type="dxa"/>
        <w:right w:w="57" w:type="dxa"/>
      </w:tblCellMar>
    </w:tblPr>
    <w:trPr>
      <w:cantSplit/>
    </w:trPr>
    <w:tcPr>
      <w:shd w:val="clear" w:color="auto" w:fill="auto"/>
      <w:noWrap/>
      <w:tcMar>
        <w:top w:w="57" w:type="dxa"/>
        <w:left w:w="57" w:type="dxa"/>
        <w:bottom w:w="57" w:type="dxa"/>
        <w:right w:w="57" w:type="dxa"/>
      </w:tcMar>
      <w:vAlign w:val="center"/>
    </w:tcPr>
    <w:tblStylePr w:type="firstRow">
      <w:pPr>
        <w:wordWrap/>
        <w:spacing w:line="240" w:lineRule="auto"/>
        <w:jc w:val="left"/>
      </w:pPr>
      <w:rPr>
        <w:rFonts w:ascii="Verdana" w:hAnsi="Verdana"/>
        <w:b w:val="0"/>
        <w:i w:val="0"/>
        <w:color w:val="auto"/>
        <w:sz w:val="10"/>
      </w:rPr>
      <w:tblPr/>
      <w:trPr>
        <w:cantSplit w:val="0"/>
      </w:trPr>
      <w:tcPr>
        <w:tcBorders>
          <w:top w:val="nil"/>
          <w:left w:val="nil"/>
          <w:bottom w:val="single" w:sz="18" w:space="0" w:color="00B9BD" w:themeColor="accent1"/>
          <w:right w:val="nil"/>
          <w:insideH w:val="nil"/>
          <w:insideV w:val="nil"/>
          <w:tl2br w:val="nil"/>
          <w:tr2bl w:val="nil"/>
        </w:tcBorders>
      </w:tcPr>
    </w:tblStylePr>
    <w:tblStylePr w:type="band1Horz">
      <w:pPr>
        <w:jc w:val="left"/>
      </w:pPr>
    </w:tblStylePr>
  </w:style>
  <w:style w:type="character" w:styleId="Hashtag">
    <w:name w:val="Hashtag"/>
    <w:basedOn w:val="BookTitle"/>
    <w:uiPriority w:val="99"/>
    <w:unhideWhenUsed/>
    <w:rsid w:val="00E86A25"/>
    <w:rPr>
      <w:rFonts w:asciiTheme="majorHAnsi" w:hAnsiTheme="majorHAnsi"/>
      <w:b w:val="0"/>
      <w:bCs/>
      <w:i w:val="0"/>
      <w:iCs/>
      <w:color w:val="109B9D" w:themeColor="accent2"/>
      <w:spacing w:val="5"/>
      <w:sz w:val="22"/>
      <w:shd w:val="clear" w:color="auto" w:fill="E1DFDD"/>
    </w:rPr>
  </w:style>
  <w:style w:type="paragraph" w:styleId="Header">
    <w:name w:val="header"/>
    <w:basedOn w:val="Normal"/>
    <w:link w:val="HeaderChar"/>
    <w:uiPriority w:val="99"/>
    <w:unhideWhenUsed/>
    <w:rsid w:val="00E86A25"/>
    <w:pPr>
      <w:tabs>
        <w:tab w:val="center" w:pos="4680"/>
        <w:tab w:val="right" w:pos="9360"/>
      </w:tabs>
      <w:spacing w:line="240" w:lineRule="auto"/>
    </w:pPr>
  </w:style>
  <w:style w:type="character" w:customStyle="1" w:styleId="HeaderChar">
    <w:name w:val="Header Char"/>
    <w:basedOn w:val="DefaultParagraphFont"/>
    <w:link w:val="Header"/>
    <w:uiPriority w:val="99"/>
    <w:rsid w:val="00E86A25"/>
    <w:rPr>
      <w:rFonts w:ascii="Verdana" w:hAnsi="Verdana" w:cs="Times New Roman (Body CS)"/>
      <w:color w:val="4D4D4C"/>
      <w:sz w:val="22"/>
      <w14:cntxtAlts/>
    </w:rPr>
  </w:style>
  <w:style w:type="paragraph" w:customStyle="1" w:styleId="TablesHeadingGSCyan">
    <w:name w:val="Tables Heading GS Cyan"/>
    <w:basedOn w:val="Normal"/>
    <w:next w:val="Normal"/>
    <w:link w:val="TablesHeadingGSCyanChar"/>
    <w:qFormat/>
    <w:rsid w:val="00E86A25"/>
    <w:pPr>
      <w:framePr w:hSpace="181" w:wrap="notBeside" w:vAnchor="page" w:hAnchor="margin" w:y="1827"/>
      <w:snapToGrid w:val="0"/>
      <w:spacing w:line="240" w:lineRule="auto"/>
    </w:pPr>
    <w:rPr>
      <w:caps/>
      <w:color w:val="00B9BD" w:themeColor="accent1"/>
    </w:rPr>
  </w:style>
  <w:style w:type="character" w:customStyle="1" w:styleId="TablesHeadingGSCyanChar">
    <w:name w:val="Tables Heading GS Cyan Char"/>
    <w:basedOn w:val="DefaultParagraphFont"/>
    <w:link w:val="TablesHeadingGSCyan"/>
    <w:rsid w:val="00E86A25"/>
    <w:rPr>
      <w:rFonts w:ascii="Verdana" w:hAnsi="Verdana" w:cs="Times New Roman (Body CS)"/>
      <w:caps/>
      <w:color w:val="00B9BD" w:themeColor="accent1"/>
      <w:sz w:val="22"/>
      <w14:cntxtAlts/>
    </w:rPr>
  </w:style>
  <w:style w:type="character" w:styleId="HTMLAcronym">
    <w:name w:val="HTML Acronym"/>
    <w:basedOn w:val="DefaultParagraphFont"/>
    <w:uiPriority w:val="99"/>
    <w:semiHidden/>
    <w:unhideWhenUsed/>
    <w:rsid w:val="00E86A25"/>
  </w:style>
  <w:style w:type="paragraph" w:styleId="HTMLAddress">
    <w:name w:val="HTML Address"/>
    <w:basedOn w:val="Normal"/>
    <w:link w:val="HTMLAddressChar"/>
    <w:uiPriority w:val="99"/>
    <w:semiHidden/>
    <w:unhideWhenUsed/>
    <w:rsid w:val="00E86A25"/>
    <w:pPr>
      <w:spacing w:line="240" w:lineRule="auto"/>
    </w:pPr>
    <w:rPr>
      <w:i/>
      <w:iCs/>
    </w:rPr>
  </w:style>
  <w:style w:type="character" w:customStyle="1" w:styleId="HTMLAddressChar">
    <w:name w:val="HTML Address Char"/>
    <w:basedOn w:val="DefaultParagraphFont"/>
    <w:link w:val="HTMLAddress"/>
    <w:uiPriority w:val="99"/>
    <w:semiHidden/>
    <w:rsid w:val="00E86A25"/>
    <w:rPr>
      <w:rFonts w:ascii="Verdana" w:hAnsi="Verdana" w:cs="Times New Roman (Body CS)"/>
      <w:i/>
      <w:iCs/>
      <w:color w:val="4D4D4C"/>
      <w:sz w:val="22"/>
      <w14:cntxtAlts/>
    </w:rPr>
  </w:style>
  <w:style w:type="character" w:styleId="HTMLCite">
    <w:name w:val="HTML Cite"/>
    <w:basedOn w:val="DefaultParagraphFont"/>
    <w:uiPriority w:val="99"/>
    <w:semiHidden/>
    <w:unhideWhenUsed/>
    <w:rsid w:val="00E86A25"/>
    <w:rPr>
      <w:i/>
      <w:iCs/>
    </w:rPr>
  </w:style>
  <w:style w:type="character" w:styleId="HTMLCode">
    <w:name w:val="HTML Code"/>
    <w:basedOn w:val="DefaultParagraphFont"/>
    <w:uiPriority w:val="99"/>
    <w:semiHidden/>
    <w:unhideWhenUsed/>
    <w:rsid w:val="00E86A25"/>
    <w:rPr>
      <w:rFonts w:asciiTheme="minorHAnsi" w:hAnsiTheme="minorHAnsi" w:cs="Consolas"/>
      <w:sz w:val="20"/>
      <w:szCs w:val="20"/>
    </w:rPr>
  </w:style>
  <w:style w:type="character" w:styleId="HTMLDefinition">
    <w:name w:val="HTML Definition"/>
    <w:uiPriority w:val="99"/>
    <w:semiHidden/>
    <w:unhideWhenUsed/>
    <w:rsid w:val="00E86A25"/>
    <w:rPr>
      <w:i/>
      <w:iCs/>
    </w:rPr>
  </w:style>
  <w:style w:type="character" w:styleId="HTMLKeyboard">
    <w:name w:val="HTML Keyboard"/>
    <w:basedOn w:val="DefaultParagraphFont"/>
    <w:uiPriority w:val="99"/>
    <w:semiHidden/>
    <w:unhideWhenUsed/>
    <w:rsid w:val="00E86A25"/>
    <w:rPr>
      <w:rFonts w:asciiTheme="minorHAnsi" w:hAnsiTheme="minorHAnsi" w:cs="Consolas"/>
      <w:sz w:val="20"/>
      <w:szCs w:val="20"/>
    </w:rPr>
  </w:style>
  <w:style w:type="paragraph" w:styleId="HTMLPreformatted">
    <w:name w:val="HTML Preformatted"/>
    <w:basedOn w:val="Normal"/>
    <w:link w:val="HTMLPreformattedChar"/>
    <w:uiPriority w:val="99"/>
    <w:semiHidden/>
    <w:unhideWhenUsed/>
    <w:rsid w:val="00E86A25"/>
    <w:pPr>
      <w:spacing w:line="240" w:lineRule="auto"/>
    </w:pPr>
    <w:rPr>
      <w:rFonts w:asciiTheme="minorHAnsi" w:hAnsiTheme="minorHAnsi" w:cs="Consolas"/>
      <w:sz w:val="20"/>
      <w:szCs w:val="20"/>
    </w:rPr>
  </w:style>
  <w:style w:type="character" w:customStyle="1" w:styleId="HTMLPreformattedChar">
    <w:name w:val="HTML Preformatted Char"/>
    <w:basedOn w:val="DefaultParagraphFont"/>
    <w:link w:val="HTMLPreformatted"/>
    <w:uiPriority w:val="99"/>
    <w:semiHidden/>
    <w:rsid w:val="00E86A25"/>
    <w:rPr>
      <w:rFonts w:cs="Consolas"/>
      <w:color w:val="4D4D4C"/>
      <w:sz w:val="20"/>
      <w:szCs w:val="20"/>
      <w14:cntxtAlts/>
    </w:rPr>
  </w:style>
  <w:style w:type="character" w:styleId="HTMLSample">
    <w:name w:val="HTML Sample"/>
    <w:uiPriority w:val="99"/>
    <w:semiHidden/>
    <w:unhideWhenUsed/>
    <w:rsid w:val="00E86A25"/>
    <w:rPr>
      <w:rFonts w:asciiTheme="minorHAnsi" w:hAnsiTheme="minorHAnsi" w:cs="Consolas"/>
      <w:sz w:val="24"/>
      <w:szCs w:val="24"/>
    </w:rPr>
  </w:style>
  <w:style w:type="character" w:styleId="HTMLTypewriter">
    <w:name w:val="HTML Typewriter"/>
    <w:uiPriority w:val="99"/>
    <w:semiHidden/>
    <w:unhideWhenUsed/>
    <w:rsid w:val="00E86A25"/>
    <w:rPr>
      <w:rFonts w:asciiTheme="minorHAnsi" w:hAnsiTheme="minorHAnsi" w:cs="Consolas"/>
      <w:sz w:val="20"/>
      <w:szCs w:val="20"/>
    </w:rPr>
  </w:style>
  <w:style w:type="character" w:styleId="HTMLVariable">
    <w:name w:val="HTML Variable"/>
    <w:uiPriority w:val="99"/>
    <w:semiHidden/>
    <w:unhideWhenUsed/>
    <w:rsid w:val="00E86A25"/>
    <w:rPr>
      <w:i/>
      <w:iCs/>
    </w:rPr>
  </w:style>
  <w:style w:type="character" w:styleId="Hyperlink">
    <w:name w:val="Hyperlink"/>
    <w:uiPriority w:val="99"/>
    <w:unhideWhenUsed/>
    <w:qFormat/>
    <w:rsid w:val="00E86A25"/>
    <w:rPr>
      <w:rFonts w:asciiTheme="minorHAnsi" w:hAnsiTheme="minorHAnsi"/>
      <w:color w:val="00B9BD" w:themeColor="hyperlink"/>
      <w:sz w:val="22"/>
      <w:u w:val="single"/>
    </w:rPr>
  </w:style>
  <w:style w:type="paragraph" w:styleId="Index1">
    <w:name w:val="index 1"/>
    <w:basedOn w:val="Normal"/>
    <w:next w:val="Normal"/>
    <w:uiPriority w:val="99"/>
    <w:unhideWhenUsed/>
    <w:rsid w:val="00E86A25"/>
    <w:pPr>
      <w:spacing w:line="240" w:lineRule="auto"/>
      <w:ind w:left="220" w:hanging="220"/>
    </w:pPr>
  </w:style>
  <w:style w:type="paragraph" w:styleId="Index2">
    <w:name w:val="index 2"/>
    <w:basedOn w:val="Normal"/>
    <w:next w:val="Normal"/>
    <w:uiPriority w:val="99"/>
    <w:unhideWhenUsed/>
    <w:rsid w:val="00E86A25"/>
    <w:pPr>
      <w:spacing w:line="240" w:lineRule="auto"/>
      <w:ind w:left="440" w:hanging="220"/>
    </w:pPr>
  </w:style>
  <w:style w:type="paragraph" w:styleId="Index3">
    <w:name w:val="index 3"/>
    <w:basedOn w:val="Normal"/>
    <w:next w:val="Normal"/>
    <w:uiPriority w:val="99"/>
    <w:unhideWhenUsed/>
    <w:rsid w:val="00E86A25"/>
    <w:pPr>
      <w:spacing w:line="240" w:lineRule="auto"/>
      <w:ind w:left="660" w:hanging="220"/>
    </w:pPr>
  </w:style>
  <w:style w:type="paragraph" w:styleId="Index4">
    <w:name w:val="index 4"/>
    <w:basedOn w:val="Normal"/>
    <w:next w:val="Normal"/>
    <w:uiPriority w:val="99"/>
    <w:semiHidden/>
    <w:unhideWhenUsed/>
    <w:rsid w:val="00E86A25"/>
    <w:pPr>
      <w:spacing w:line="240" w:lineRule="auto"/>
      <w:ind w:left="880" w:hanging="220"/>
    </w:pPr>
  </w:style>
  <w:style w:type="paragraph" w:styleId="Index5">
    <w:name w:val="index 5"/>
    <w:basedOn w:val="Normal"/>
    <w:next w:val="Normal"/>
    <w:uiPriority w:val="99"/>
    <w:semiHidden/>
    <w:unhideWhenUsed/>
    <w:rsid w:val="00E86A25"/>
    <w:pPr>
      <w:spacing w:line="240" w:lineRule="auto"/>
      <w:ind w:left="1100" w:hanging="220"/>
    </w:pPr>
  </w:style>
  <w:style w:type="paragraph" w:styleId="Index7">
    <w:name w:val="index 7"/>
    <w:basedOn w:val="Normal"/>
    <w:next w:val="Normal"/>
    <w:uiPriority w:val="99"/>
    <w:semiHidden/>
    <w:unhideWhenUsed/>
    <w:rsid w:val="00E86A25"/>
    <w:pPr>
      <w:spacing w:line="240" w:lineRule="auto"/>
      <w:ind w:left="1540" w:hanging="220"/>
    </w:pPr>
  </w:style>
  <w:style w:type="paragraph" w:styleId="Index8">
    <w:name w:val="index 8"/>
    <w:basedOn w:val="Normal"/>
    <w:next w:val="Normal"/>
    <w:uiPriority w:val="99"/>
    <w:semiHidden/>
    <w:unhideWhenUsed/>
    <w:rsid w:val="00E86A25"/>
    <w:pPr>
      <w:spacing w:line="240" w:lineRule="auto"/>
      <w:ind w:left="1760" w:hanging="220"/>
    </w:pPr>
  </w:style>
  <w:style w:type="paragraph" w:styleId="Index9">
    <w:name w:val="index 9"/>
    <w:basedOn w:val="Normal"/>
    <w:next w:val="Normal"/>
    <w:uiPriority w:val="99"/>
    <w:semiHidden/>
    <w:unhideWhenUsed/>
    <w:rsid w:val="00E86A25"/>
    <w:pPr>
      <w:spacing w:line="240" w:lineRule="auto"/>
      <w:ind w:left="1980" w:hanging="220"/>
    </w:pPr>
  </w:style>
  <w:style w:type="paragraph" w:styleId="IndexHeading">
    <w:name w:val="index heading"/>
    <w:basedOn w:val="Normal"/>
    <w:next w:val="Index1"/>
    <w:uiPriority w:val="99"/>
    <w:semiHidden/>
    <w:unhideWhenUsed/>
    <w:rsid w:val="00E86A25"/>
    <w:rPr>
      <w:rFonts w:asciiTheme="majorHAnsi" w:eastAsiaTheme="majorEastAsia" w:hAnsiTheme="majorHAnsi" w:cstheme="majorBidi"/>
      <w:b/>
      <w:bCs/>
    </w:rPr>
  </w:style>
  <w:style w:type="character" w:styleId="IntenseEmphasis">
    <w:name w:val="Intense Emphasis"/>
    <w:basedOn w:val="DefaultParagraphFont"/>
    <w:uiPriority w:val="21"/>
    <w:rsid w:val="00E86A25"/>
    <w:rPr>
      <w:i/>
      <w:iCs/>
      <w:color w:val="00B9BD" w:themeColor="accent1"/>
    </w:rPr>
  </w:style>
  <w:style w:type="paragraph" w:styleId="IntenseQuote">
    <w:name w:val="Intense Quote"/>
    <w:basedOn w:val="Normal"/>
    <w:next w:val="Normal"/>
    <w:link w:val="IntenseQuoteChar"/>
    <w:uiPriority w:val="30"/>
    <w:qFormat/>
    <w:rsid w:val="00E86A25"/>
    <w:pPr>
      <w:pBdr>
        <w:left w:val="single" w:sz="36" w:space="10" w:color="00B9BD" w:themeColor="accent1"/>
      </w:pBdr>
      <w:spacing w:before="360"/>
      <w:ind w:left="567" w:right="567"/>
    </w:pPr>
    <w:rPr>
      <w:i/>
      <w:iCs/>
      <w:color w:val="00B9BD" w:themeColor="accent1"/>
      <w:sz w:val="28"/>
    </w:rPr>
  </w:style>
  <w:style w:type="character" w:customStyle="1" w:styleId="IntenseQuoteChar">
    <w:name w:val="Intense Quote Char"/>
    <w:basedOn w:val="DefaultParagraphFont"/>
    <w:link w:val="IntenseQuote"/>
    <w:uiPriority w:val="30"/>
    <w:rsid w:val="00E86A25"/>
    <w:rPr>
      <w:rFonts w:ascii="Verdana" w:hAnsi="Verdana" w:cs="Times New Roman (Body CS)"/>
      <w:i/>
      <w:iCs/>
      <w:color w:val="00B9BD" w:themeColor="accent1"/>
      <w:sz w:val="28"/>
      <w14:cntxtAlts/>
    </w:rPr>
  </w:style>
  <w:style w:type="character" w:styleId="IntenseReference">
    <w:name w:val="Intense Reference"/>
    <w:uiPriority w:val="32"/>
    <w:rsid w:val="00E86A25"/>
    <w:rPr>
      <w:b/>
      <w:bCs/>
      <w:smallCaps/>
      <w:color w:val="00B9BD" w:themeColor="accent1"/>
      <w:spacing w:val="5"/>
    </w:rPr>
  </w:style>
  <w:style w:type="character" w:styleId="LineNumber">
    <w:name w:val="line number"/>
    <w:basedOn w:val="DefaultParagraphFont"/>
    <w:uiPriority w:val="99"/>
    <w:semiHidden/>
    <w:unhideWhenUsed/>
    <w:rsid w:val="00E86A25"/>
    <w:rPr>
      <w:rFonts w:asciiTheme="minorHAnsi" w:hAnsiTheme="minorHAnsi"/>
    </w:rPr>
  </w:style>
  <w:style w:type="paragraph" w:styleId="List">
    <w:name w:val="List"/>
    <w:basedOn w:val="Normal"/>
    <w:uiPriority w:val="99"/>
    <w:unhideWhenUsed/>
    <w:rsid w:val="00E86A25"/>
  </w:style>
  <w:style w:type="paragraph" w:styleId="List2">
    <w:name w:val="List 2"/>
    <w:basedOn w:val="Normal"/>
    <w:uiPriority w:val="99"/>
    <w:unhideWhenUsed/>
    <w:rsid w:val="00E86A25"/>
    <w:pPr>
      <w:ind w:left="566" w:hanging="283"/>
    </w:pPr>
  </w:style>
  <w:style w:type="paragraph" w:styleId="List3">
    <w:name w:val="List 3"/>
    <w:basedOn w:val="Normal"/>
    <w:uiPriority w:val="99"/>
    <w:unhideWhenUsed/>
    <w:rsid w:val="00E86A25"/>
    <w:pPr>
      <w:ind w:left="849" w:hanging="283"/>
    </w:pPr>
  </w:style>
  <w:style w:type="paragraph" w:styleId="List4">
    <w:name w:val="List 4"/>
    <w:basedOn w:val="Normal"/>
    <w:uiPriority w:val="99"/>
    <w:unhideWhenUsed/>
    <w:rsid w:val="00E86A25"/>
    <w:pPr>
      <w:ind w:left="1132" w:hanging="283"/>
    </w:pPr>
  </w:style>
  <w:style w:type="paragraph" w:styleId="List5">
    <w:name w:val="List 5"/>
    <w:basedOn w:val="Normal"/>
    <w:uiPriority w:val="99"/>
    <w:unhideWhenUsed/>
    <w:rsid w:val="00E86A25"/>
    <w:pPr>
      <w:ind w:left="1415" w:hanging="283"/>
    </w:pPr>
  </w:style>
  <w:style w:type="paragraph" w:styleId="ListBullet">
    <w:name w:val="List Bullet"/>
    <w:basedOn w:val="Normal"/>
    <w:uiPriority w:val="99"/>
    <w:unhideWhenUsed/>
    <w:qFormat/>
    <w:rsid w:val="00E86A25"/>
    <w:pPr>
      <w:numPr>
        <w:numId w:val="4"/>
      </w:numPr>
    </w:pPr>
  </w:style>
  <w:style w:type="paragraph" w:styleId="ListBullet2">
    <w:name w:val="List Bullet 2"/>
    <w:basedOn w:val="Normal"/>
    <w:uiPriority w:val="99"/>
    <w:unhideWhenUsed/>
    <w:rsid w:val="00E86A25"/>
    <w:pPr>
      <w:numPr>
        <w:numId w:val="5"/>
      </w:numPr>
    </w:pPr>
  </w:style>
  <w:style w:type="paragraph" w:styleId="ListBullet3">
    <w:name w:val="List Bullet 3"/>
    <w:basedOn w:val="Normal"/>
    <w:uiPriority w:val="99"/>
    <w:unhideWhenUsed/>
    <w:rsid w:val="00E86A25"/>
    <w:pPr>
      <w:numPr>
        <w:numId w:val="6"/>
      </w:numPr>
    </w:pPr>
  </w:style>
  <w:style w:type="paragraph" w:styleId="ListBullet4">
    <w:name w:val="List Bullet 4"/>
    <w:basedOn w:val="Normal"/>
    <w:uiPriority w:val="99"/>
    <w:unhideWhenUsed/>
    <w:rsid w:val="00E86A25"/>
    <w:pPr>
      <w:numPr>
        <w:numId w:val="7"/>
      </w:numPr>
    </w:pPr>
  </w:style>
  <w:style w:type="paragraph" w:styleId="ListBullet5">
    <w:name w:val="List Bullet 5"/>
    <w:basedOn w:val="Normal"/>
    <w:uiPriority w:val="99"/>
    <w:unhideWhenUsed/>
    <w:rsid w:val="00E86A25"/>
    <w:pPr>
      <w:numPr>
        <w:numId w:val="8"/>
      </w:numPr>
    </w:pPr>
  </w:style>
  <w:style w:type="paragraph" w:styleId="ListContinue">
    <w:name w:val="List Continue"/>
    <w:basedOn w:val="Normal"/>
    <w:uiPriority w:val="99"/>
    <w:unhideWhenUsed/>
    <w:rsid w:val="00E86A25"/>
    <w:pPr>
      <w:ind w:left="283"/>
    </w:pPr>
  </w:style>
  <w:style w:type="paragraph" w:styleId="ListContinue2">
    <w:name w:val="List Continue 2"/>
    <w:basedOn w:val="Normal"/>
    <w:uiPriority w:val="99"/>
    <w:unhideWhenUsed/>
    <w:rsid w:val="00E86A25"/>
    <w:pPr>
      <w:ind w:left="566"/>
    </w:pPr>
  </w:style>
  <w:style w:type="paragraph" w:styleId="ListContinue3">
    <w:name w:val="List Continue 3"/>
    <w:basedOn w:val="Normal"/>
    <w:uiPriority w:val="99"/>
    <w:unhideWhenUsed/>
    <w:rsid w:val="00E86A25"/>
    <w:pPr>
      <w:ind w:left="849"/>
    </w:pPr>
  </w:style>
  <w:style w:type="paragraph" w:styleId="ListContinue4">
    <w:name w:val="List Continue 4"/>
    <w:basedOn w:val="Normal"/>
    <w:uiPriority w:val="99"/>
    <w:semiHidden/>
    <w:unhideWhenUsed/>
    <w:rsid w:val="00E86A25"/>
    <w:pPr>
      <w:ind w:left="1132"/>
    </w:pPr>
  </w:style>
  <w:style w:type="paragraph" w:styleId="ListContinue5">
    <w:name w:val="List Continue 5"/>
    <w:basedOn w:val="Normal"/>
    <w:uiPriority w:val="99"/>
    <w:semiHidden/>
    <w:unhideWhenUsed/>
    <w:rsid w:val="00E86A25"/>
    <w:pPr>
      <w:ind w:left="1415"/>
    </w:pPr>
  </w:style>
  <w:style w:type="paragraph" w:customStyle="1" w:styleId="ListGSBullet">
    <w:name w:val="List GS Bullet"/>
    <w:basedOn w:val="Normal"/>
    <w:link w:val="ListGSBulletChar"/>
    <w:qFormat/>
    <w:rsid w:val="00E86A25"/>
    <w:pPr>
      <w:numPr>
        <w:numId w:val="9"/>
      </w:numPr>
    </w:pPr>
  </w:style>
  <w:style w:type="character" w:customStyle="1" w:styleId="ListGSBulletChar">
    <w:name w:val="List GS Bullet Char"/>
    <w:basedOn w:val="DefaultParagraphFont"/>
    <w:link w:val="ListGSBullet"/>
    <w:rsid w:val="00E86A25"/>
    <w:rPr>
      <w:rFonts w:ascii="Verdana" w:hAnsi="Verdana" w:cs="Times New Roman (Body CS)"/>
      <w:color w:val="4D4D4C"/>
      <w:sz w:val="22"/>
      <w14:cntxtAlts/>
    </w:rPr>
  </w:style>
  <w:style w:type="paragraph" w:customStyle="1" w:styleId="ListGsBullet2">
    <w:name w:val="List Gs Bullet 2"/>
    <w:basedOn w:val="ListGSBullet"/>
    <w:rsid w:val="00E86A25"/>
    <w:pPr>
      <w:numPr>
        <w:ilvl w:val="1"/>
      </w:numPr>
      <w:snapToGrid w:val="0"/>
    </w:pPr>
  </w:style>
  <w:style w:type="paragraph" w:customStyle="1" w:styleId="ListGsBullet3">
    <w:name w:val="List Gs Bullet 3"/>
    <w:basedOn w:val="ListGSBullet"/>
    <w:rsid w:val="00E86A25"/>
    <w:pPr>
      <w:numPr>
        <w:ilvl w:val="2"/>
      </w:numPr>
    </w:pPr>
  </w:style>
  <w:style w:type="paragraph" w:customStyle="1" w:styleId="ListGsBullet4">
    <w:name w:val="List Gs Bullet 4"/>
    <w:basedOn w:val="ListGSBullet"/>
    <w:rsid w:val="00E86A25"/>
    <w:pPr>
      <w:numPr>
        <w:ilvl w:val="3"/>
      </w:numPr>
    </w:pPr>
  </w:style>
  <w:style w:type="paragraph" w:customStyle="1" w:styleId="ListGSBullet5">
    <w:name w:val="List GS Bullet 5"/>
    <w:basedOn w:val="ListGSBullet"/>
    <w:rsid w:val="00E86A25"/>
    <w:pPr>
      <w:numPr>
        <w:ilvl w:val="4"/>
      </w:numPr>
    </w:pPr>
  </w:style>
  <w:style w:type="numbering" w:customStyle="1" w:styleId="ListGSBullets">
    <w:name w:val="List GS Bullets"/>
    <w:uiPriority w:val="99"/>
    <w:rsid w:val="00E86A25"/>
    <w:pPr>
      <w:numPr>
        <w:numId w:val="2"/>
      </w:numPr>
    </w:pPr>
  </w:style>
  <w:style w:type="paragraph" w:customStyle="1" w:styleId="H3">
    <w:name w:val="H3"/>
    <w:basedOn w:val="Heading3"/>
    <w:qFormat/>
    <w:rsid w:val="00B45371"/>
    <w:pPr>
      <w:numPr>
        <w:ilvl w:val="0"/>
        <w:numId w:val="0"/>
      </w:numPr>
      <w:snapToGrid w:val="0"/>
      <w:spacing w:after="120"/>
      <w:ind w:left="624" w:hanging="624"/>
    </w:pPr>
    <w:rPr>
      <w:color w:val="2AB9BD"/>
      <w:sz w:val="24"/>
      <w:lang w:val="en-GB"/>
    </w:rPr>
  </w:style>
  <w:style w:type="paragraph" w:customStyle="1" w:styleId="H5">
    <w:name w:val="H5"/>
    <w:basedOn w:val="Heading5"/>
    <w:qFormat/>
    <w:rsid w:val="00E86A25"/>
    <w:pPr>
      <w:ind w:left="680" w:hanging="680"/>
    </w:pPr>
  </w:style>
  <w:style w:type="paragraph" w:styleId="ListNumber">
    <w:name w:val="List Number"/>
    <w:basedOn w:val="Normal"/>
    <w:uiPriority w:val="99"/>
    <w:unhideWhenUsed/>
    <w:qFormat/>
    <w:rsid w:val="00E86A25"/>
  </w:style>
  <w:style w:type="paragraph" w:styleId="ListNumber2">
    <w:name w:val="List Number 2"/>
    <w:basedOn w:val="Normal"/>
    <w:uiPriority w:val="99"/>
    <w:unhideWhenUsed/>
    <w:rsid w:val="00E86A25"/>
    <w:pPr>
      <w:numPr>
        <w:numId w:val="10"/>
      </w:numPr>
    </w:pPr>
  </w:style>
  <w:style w:type="paragraph" w:styleId="ListNumber3">
    <w:name w:val="List Number 3"/>
    <w:basedOn w:val="Normal"/>
    <w:uiPriority w:val="99"/>
    <w:unhideWhenUsed/>
    <w:rsid w:val="00E86A25"/>
    <w:pPr>
      <w:numPr>
        <w:numId w:val="11"/>
      </w:numPr>
    </w:pPr>
  </w:style>
  <w:style w:type="paragraph" w:styleId="ListNumber4">
    <w:name w:val="List Number 4"/>
    <w:basedOn w:val="Normal"/>
    <w:uiPriority w:val="99"/>
    <w:unhideWhenUsed/>
    <w:rsid w:val="00E86A25"/>
    <w:pPr>
      <w:numPr>
        <w:numId w:val="12"/>
      </w:numPr>
    </w:pPr>
  </w:style>
  <w:style w:type="paragraph" w:styleId="ListNumber5">
    <w:name w:val="List Number 5"/>
    <w:basedOn w:val="Normal"/>
    <w:uiPriority w:val="99"/>
    <w:unhideWhenUsed/>
    <w:rsid w:val="00E86A25"/>
    <w:pPr>
      <w:numPr>
        <w:numId w:val="13"/>
      </w:numPr>
    </w:pPr>
  </w:style>
  <w:style w:type="paragraph" w:styleId="ListParagraph">
    <w:name w:val="List Paragraph"/>
    <w:basedOn w:val="Normal"/>
    <w:uiPriority w:val="34"/>
    <w:qFormat/>
    <w:rsid w:val="00540C9B"/>
    <w:pPr>
      <w:numPr>
        <w:ilvl w:val="3"/>
        <w:numId w:val="28"/>
      </w:numPr>
      <w:spacing w:after="60"/>
    </w:pPr>
    <w:rPr>
      <w:lang w:val="en-SG"/>
    </w:rPr>
  </w:style>
  <w:style w:type="table" w:styleId="ListTable1Light">
    <w:name w:val="List Table 1 Light"/>
    <w:basedOn w:val="TableNormal"/>
    <w:uiPriority w:val="46"/>
    <w:rsid w:val="00E86A25"/>
    <w:tblPr>
      <w:tblStyleRowBandSize w:val="1"/>
      <w:tblStyleColBandSize w:val="1"/>
    </w:tblPr>
    <w:tblStylePr w:type="firstRow">
      <w:rPr>
        <w:b/>
        <w:bCs/>
      </w:rPr>
      <w:tblPr/>
      <w:tcPr>
        <w:tcBorders>
          <w:bottom w:val="single" w:sz="4" w:space="0" w:color="969696" w:themeColor="text1" w:themeTint="99"/>
        </w:tcBorders>
      </w:tcPr>
    </w:tblStylePr>
    <w:tblStylePr w:type="lastRow">
      <w:rPr>
        <w:b/>
        <w:bCs/>
      </w:rPr>
      <w:tblPr/>
      <w:tcPr>
        <w:tcBorders>
          <w:top w:val="single" w:sz="4" w:space="0" w:color="969696" w:themeColor="text1" w:themeTint="99"/>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styleId="ListTable1Light-Accent1">
    <w:name w:val="List Table 1 Light Accent 1"/>
    <w:basedOn w:val="TableNormal"/>
    <w:uiPriority w:val="46"/>
    <w:rsid w:val="00E86A25"/>
    <w:tblPr>
      <w:tblStyleRowBandSize w:val="1"/>
      <w:tblStyleColBandSize w:val="1"/>
    </w:tblPr>
    <w:tblStylePr w:type="firstRow">
      <w:rPr>
        <w:b/>
        <w:bCs/>
      </w:rPr>
      <w:tblPr/>
      <w:tcPr>
        <w:tcBorders>
          <w:bottom w:val="single" w:sz="4" w:space="0" w:color="3EFAFF" w:themeColor="accent1" w:themeTint="99"/>
        </w:tcBorders>
      </w:tcPr>
    </w:tblStylePr>
    <w:tblStylePr w:type="lastRow">
      <w:rPr>
        <w:b/>
        <w:bCs/>
      </w:rPr>
      <w:tblPr/>
      <w:tcPr>
        <w:tcBorders>
          <w:top w:val="single" w:sz="4" w:space="0" w:color="3EFAFF" w:themeColor="accent1" w:themeTint="99"/>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table" w:styleId="ListTable1Light-Accent2">
    <w:name w:val="List Table 1 Light Accent 2"/>
    <w:basedOn w:val="TableNormal"/>
    <w:uiPriority w:val="46"/>
    <w:rsid w:val="00E86A25"/>
    <w:tblPr>
      <w:tblStyleRowBandSize w:val="1"/>
      <w:tblStyleColBandSize w:val="1"/>
    </w:tblPr>
    <w:tblStylePr w:type="firstRow">
      <w:rPr>
        <w:b/>
        <w:bCs/>
      </w:rPr>
      <w:tblPr/>
      <w:tcPr>
        <w:tcBorders>
          <w:bottom w:val="single" w:sz="4" w:space="0" w:color="47E9EC" w:themeColor="accent2" w:themeTint="99"/>
        </w:tcBorders>
      </w:tcPr>
    </w:tblStylePr>
    <w:tblStylePr w:type="lastRow">
      <w:rPr>
        <w:b/>
        <w:bCs/>
      </w:rPr>
      <w:tblPr/>
      <w:tcPr>
        <w:tcBorders>
          <w:top w:val="single" w:sz="4" w:space="0" w:color="47E9EC" w:themeColor="accent2" w:themeTint="99"/>
        </w:tcBorders>
      </w:tcPr>
    </w:tblStylePr>
    <w:tblStylePr w:type="firstCol">
      <w:rPr>
        <w:b/>
        <w:bCs/>
      </w:rPr>
    </w:tblStylePr>
    <w:tblStylePr w:type="lastCol">
      <w:rPr>
        <w:b/>
        <w:bCs/>
      </w:rPr>
    </w:tblStylePr>
    <w:tblStylePr w:type="band1Vert">
      <w:tblPr/>
      <w:tcPr>
        <w:shd w:val="clear" w:color="auto" w:fill="C1F7F8" w:themeFill="accent2" w:themeFillTint="33"/>
      </w:tcPr>
    </w:tblStylePr>
    <w:tblStylePr w:type="band1Horz">
      <w:tblPr/>
      <w:tcPr>
        <w:shd w:val="clear" w:color="auto" w:fill="C1F7F8" w:themeFill="accent2" w:themeFillTint="33"/>
      </w:tcPr>
    </w:tblStylePr>
  </w:style>
  <w:style w:type="table" w:styleId="ListTable1Light-Accent3">
    <w:name w:val="List Table 1 Light Accent 3"/>
    <w:basedOn w:val="TableNormal"/>
    <w:uiPriority w:val="46"/>
    <w:rsid w:val="00E86A25"/>
    <w:tblPr>
      <w:tblStyleRowBandSize w:val="1"/>
      <w:tblStyleColBandSize w:val="1"/>
    </w:tblPr>
    <w:tblStylePr w:type="firstRow">
      <w:rPr>
        <w:b/>
        <w:bCs/>
      </w:rPr>
      <w:tblPr/>
      <w:tcPr>
        <w:tcBorders>
          <w:bottom w:val="single" w:sz="4" w:space="0" w:color="2DECF0" w:themeColor="accent3" w:themeTint="99"/>
        </w:tcBorders>
      </w:tcPr>
    </w:tblStylePr>
    <w:tblStylePr w:type="lastRow">
      <w:rPr>
        <w:b/>
        <w:bCs/>
      </w:rPr>
      <w:tblPr/>
      <w:tcPr>
        <w:tcBorders>
          <w:top w:val="single" w:sz="4" w:space="0" w:color="2DECF0" w:themeColor="accent3" w:themeTint="99"/>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E4E4"/>
      </w:tcPr>
    </w:tblStylePr>
    <w:tblStylePr w:type="band1Horz">
      <w:tblPr/>
      <w:tcPr>
        <w:shd w:val="clear" w:color="auto" w:fill="C0E4E4"/>
      </w:tcPr>
    </w:tblStylePr>
    <w:tblStylePr w:type="band2Horz">
      <w:tblPr/>
      <w:tcPr>
        <w:tcBorders>
          <w:top w:val="nil"/>
          <w:left w:val="nil"/>
          <w:bottom w:val="nil"/>
          <w:right w:val="nil"/>
          <w:insideH w:val="nil"/>
          <w:insideV w:val="nil"/>
          <w:tl2br w:val="nil"/>
          <w:tr2bl w:val="nil"/>
        </w:tcBorders>
      </w:tcPr>
    </w:tblStylePr>
  </w:style>
  <w:style w:type="table" w:styleId="ListTable1Light-Accent4">
    <w:name w:val="List Table 1 Light Accent 4"/>
    <w:basedOn w:val="TableNormal"/>
    <w:uiPriority w:val="46"/>
    <w:rsid w:val="00E86A25"/>
    <w:tblPr>
      <w:tblStyleRowBandSize w:val="1"/>
      <w:tblStyleColBandSize w:val="1"/>
    </w:tblPr>
    <w:tblStylePr w:type="firstRow">
      <w:rPr>
        <w:b/>
        <w:bCs/>
      </w:rPr>
      <w:tblPr/>
      <w:tcPr>
        <w:tcBorders>
          <w:bottom w:val="single" w:sz="4" w:space="0" w:color="E6EB8C" w:themeColor="accent4" w:themeTint="99"/>
        </w:tcBorders>
      </w:tcPr>
    </w:tblStylePr>
    <w:tblStylePr w:type="lastRow">
      <w:rPr>
        <w:b/>
        <w:bCs/>
      </w:rPr>
      <w:tblPr/>
      <w:tcPr>
        <w:tcBorders>
          <w:top w:val="single" w:sz="4" w:space="0" w:color="E6EB8C" w:themeColor="accent4" w:themeTint="99"/>
        </w:tcBorders>
      </w:tcPr>
    </w:tblStylePr>
    <w:tblStylePr w:type="firstCol">
      <w:rPr>
        <w:b/>
        <w:bCs/>
      </w:rPr>
    </w:tblStylePr>
    <w:tblStylePr w:type="lastCol">
      <w:rPr>
        <w:b/>
        <w:bCs/>
      </w:rPr>
    </w:tblStylePr>
    <w:tblStylePr w:type="band1Vert">
      <w:tblPr/>
      <w:tcPr>
        <w:shd w:val="clear" w:color="auto" w:fill="F6F8D8" w:themeFill="accent4" w:themeFillTint="33"/>
      </w:tcPr>
    </w:tblStylePr>
    <w:tblStylePr w:type="band1Horz">
      <w:tblPr/>
      <w:tcPr>
        <w:shd w:val="clear" w:color="auto" w:fill="F6F8D8" w:themeFill="accent4" w:themeFillTint="33"/>
      </w:tcPr>
    </w:tblStylePr>
  </w:style>
  <w:style w:type="table" w:styleId="ListTable3-Accent1">
    <w:name w:val="List Table 3 Accent 1"/>
    <w:basedOn w:val="TableNormal"/>
    <w:uiPriority w:val="48"/>
    <w:rsid w:val="00E86A25"/>
    <w:tblPr>
      <w:tblStyleRowBandSize w:val="1"/>
      <w:tblStyleColBandSize w:val="1"/>
      <w:tblBorders>
        <w:top w:val="single" w:sz="4" w:space="0" w:color="00B9BD" w:themeColor="accent1"/>
        <w:left w:val="single" w:sz="4" w:space="0" w:color="00B9BD" w:themeColor="accent1"/>
        <w:bottom w:val="single" w:sz="4" w:space="0" w:color="00B9BD" w:themeColor="accent1"/>
        <w:right w:val="single" w:sz="4" w:space="0" w:color="00B9BD" w:themeColor="accent1"/>
      </w:tblBorders>
    </w:tblPr>
    <w:tblStylePr w:type="firstRow">
      <w:rPr>
        <w:b/>
        <w:bCs/>
        <w:color w:val="FFFFFF" w:themeColor="background1"/>
      </w:rPr>
      <w:tblPr/>
      <w:tcPr>
        <w:shd w:val="clear" w:color="auto" w:fill="00B9BD" w:themeFill="accent1"/>
      </w:tcPr>
    </w:tblStylePr>
    <w:tblStylePr w:type="lastRow">
      <w:rPr>
        <w:b/>
        <w:bCs/>
      </w:rPr>
      <w:tblPr/>
      <w:tcPr>
        <w:tcBorders>
          <w:top w:val="double" w:sz="4" w:space="0" w:color="00B9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B9BD" w:themeColor="accent1"/>
          <w:right w:val="single" w:sz="4" w:space="0" w:color="00B9BD" w:themeColor="accent1"/>
        </w:tcBorders>
      </w:tcPr>
    </w:tblStylePr>
    <w:tblStylePr w:type="band1Horz">
      <w:tblPr/>
      <w:tcPr>
        <w:tcBorders>
          <w:top w:val="single" w:sz="4" w:space="0" w:color="00B9BD" w:themeColor="accent1"/>
          <w:bottom w:val="single" w:sz="4" w:space="0" w:color="00B9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B9BD" w:themeColor="accent1"/>
          <w:left w:val="nil"/>
        </w:tcBorders>
      </w:tcPr>
    </w:tblStylePr>
    <w:tblStylePr w:type="swCell">
      <w:tblPr/>
      <w:tcPr>
        <w:tcBorders>
          <w:top w:val="double" w:sz="4" w:space="0" w:color="00B9BD" w:themeColor="accent1"/>
          <w:right w:val="nil"/>
        </w:tcBorders>
      </w:tcPr>
    </w:tblStylePr>
  </w:style>
  <w:style w:type="table" w:styleId="ListTable3-Accent3">
    <w:name w:val="List Table 3 Accent 3"/>
    <w:basedOn w:val="TableNormal"/>
    <w:uiPriority w:val="48"/>
    <w:rsid w:val="00E86A25"/>
    <w:tblPr>
      <w:tblStyleRowBandSize w:val="1"/>
      <w:tblStyleColBandSize w:val="1"/>
      <w:tblBorders>
        <w:top w:val="single" w:sz="4" w:space="0" w:color="097E80" w:themeColor="accent3"/>
        <w:left w:val="single" w:sz="4" w:space="0" w:color="097E80" w:themeColor="accent3"/>
        <w:bottom w:val="single" w:sz="4" w:space="0" w:color="097E80" w:themeColor="accent3"/>
        <w:right w:val="single" w:sz="4" w:space="0" w:color="097E80" w:themeColor="accent3"/>
      </w:tblBorders>
    </w:tblPr>
    <w:tblStylePr w:type="firstRow">
      <w:rPr>
        <w:b/>
        <w:bCs/>
        <w:color w:val="FFFFFF" w:themeColor="background1"/>
      </w:rPr>
      <w:tblPr/>
      <w:tcPr>
        <w:shd w:val="clear" w:color="auto" w:fill="097E80" w:themeFill="accent3"/>
      </w:tcPr>
    </w:tblStylePr>
    <w:tblStylePr w:type="lastRow">
      <w:rPr>
        <w:b/>
        <w:bCs/>
      </w:rPr>
      <w:tblPr/>
      <w:tcPr>
        <w:tcBorders>
          <w:top w:val="double" w:sz="4" w:space="0" w:color="097E8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97E80" w:themeColor="accent3"/>
          <w:right w:val="single" w:sz="4" w:space="0" w:color="097E80" w:themeColor="accent3"/>
        </w:tcBorders>
      </w:tcPr>
    </w:tblStylePr>
    <w:tblStylePr w:type="band1Horz">
      <w:tblPr/>
      <w:tcPr>
        <w:tcBorders>
          <w:top w:val="single" w:sz="4" w:space="0" w:color="097E80" w:themeColor="accent3"/>
          <w:bottom w:val="single" w:sz="4" w:space="0" w:color="097E8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97E80" w:themeColor="accent3"/>
          <w:left w:val="nil"/>
        </w:tcBorders>
      </w:tcPr>
    </w:tblStylePr>
    <w:tblStylePr w:type="swCell">
      <w:tblPr/>
      <w:tcPr>
        <w:tcBorders>
          <w:top w:val="double" w:sz="4" w:space="0" w:color="097E80" w:themeColor="accent3"/>
          <w:right w:val="nil"/>
        </w:tcBorders>
      </w:tcPr>
    </w:tblStylePr>
  </w:style>
  <w:style w:type="table" w:styleId="ListTable3-Accent4">
    <w:name w:val="List Table 3 Accent 4"/>
    <w:basedOn w:val="TableNormal"/>
    <w:uiPriority w:val="48"/>
    <w:rsid w:val="00E86A25"/>
    <w:tblPr>
      <w:tblStyleRowBandSize w:val="1"/>
      <w:tblStyleColBandSize w:val="1"/>
      <w:tblBorders>
        <w:top w:val="single" w:sz="4" w:space="0" w:color="D6DF40" w:themeColor="accent4"/>
        <w:left w:val="single" w:sz="4" w:space="0" w:color="D6DF40" w:themeColor="accent4"/>
        <w:bottom w:val="single" w:sz="4" w:space="0" w:color="D6DF40" w:themeColor="accent4"/>
        <w:right w:val="single" w:sz="4" w:space="0" w:color="D6DF40" w:themeColor="accent4"/>
      </w:tblBorders>
    </w:tblPr>
    <w:tblStylePr w:type="firstRow">
      <w:rPr>
        <w:b/>
        <w:bCs/>
        <w:color w:val="FFFFFF" w:themeColor="background1"/>
      </w:rPr>
      <w:tblPr/>
      <w:tcPr>
        <w:shd w:val="clear" w:color="auto" w:fill="D6DF40" w:themeFill="accent4"/>
      </w:tcPr>
    </w:tblStylePr>
    <w:tblStylePr w:type="lastRow">
      <w:rPr>
        <w:b/>
        <w:bCs/>
      </w:rPr>
      <w:tblPr/>
      <w:tcPr>
        <w:tcBorders>
          <w:top w:val="double" w:sz="4" w:space="0" w:color="D6DF4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6DF40" w:themeColor="accent4"/>
          <w:right w:val="single" w:sz="4" w:space="0" w:color="D6DF40" w:themeColor="accent4"/>
        </w:tcBorders>
      </w:tcPr>
    </w:tblStylePr>
    <w:tblStylePr w:type="band1Horz">
      <w:tblPr/>
      <w:tcPr>
        <w:tcBorders>
          <w:top w:val="single" w:sz="4" w:space="0" w:color="D6DF40" w:themeColor="accent4"/>
          <w:bottom w:val="single" w:sz="4" w:space="0" w:color="D6DF4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6DF40" w:themeColor="accent4"/>
          <w:left w:val="nil"/>
        </w:tcBorders>
      </w:tcPr>
    </w:tblStylePr>
    <w:tblStylePr w:type="swCell">
      <w:tblPr/>
      <w:tcPr>
        <w:tcBorders>
          <w:top w:val="double" w:sz="4" w:space="0" w:color="D6DF40" w:themeColor="accent4"/>
          <w:right w:val="nil"/>
        </w:tcBorders>
      </w:tcPr>
    </w:tblStylePr>
  </w:style>
  <w:style w:type="table" w:styleId="ListTable6Colourful">
    <w:name w:val="List Table 6 Colorful"/>
    <w:basedOn w:val="TableNormal"/>
    <w:uiPriority w:val="51"/>
    <w:rsid w:val="00E86A25"/>
    <w:rPr>
      <w:color w:val="515151" w:themeColor="text1"/>
    </w:rPr>
    <w:tblPr>
      <w:tblStyleRowBandSize w:val="1"/>
      <w:tblStyleColBandSize w:val="1"/>
      <w:tblBorders>
        <w:top w:val="single" w:sz="4" w:space="0" w:color="515151" w:themeColor="text1"/>
        <w:bottom w:val="single" w:sz="4" w:space="0" w:color="515151" w:themeColor="text1"/>
      </w:tblBorders>
    </w:tblPr>
    <w:tblStylePr w:type="firstRow">
      <w:rPr>
        <w:b/>
        <w:bCs/>
      </w:rPr>
      <w:tblPr/>
      <w:tcPr>
        <w:tcBorders>
          <w:bottom w:val="single" w:sz="4" w:space="0" w:color="515151" w:themeColor="text1"/>
        </w:tcBorders>
      </w:tcPr>
    </w:tblStylePr>
    <w:tblStylePr w:type="lastRow">
      <w:rPr>
        <w:b/>
        <w:bCs/>
      </w:rPr>
      <w:tblPr/>
      <w:tcPr>
        <w:tcBorders>
          <w:top w:val="double" w:sz="4" w:space="0" w:color="515151" w:themeColor="text1"/>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styleId="ListTable6ColourfulAccent1">
    <w:name w:val="List Table 6 Colorful Accent 1"/>
    <w:basedOn w:val="TableNormal"/>
    <w:uiPriority w:val="51"/>
    <w:rsid w:val="00E86A25"/>
    <w:rPr>
      <w:color w:val="008A8D" w:themeColor="accent1" w:themeShade="BF"/>
    </w:rPr>
    <w:tblPr>
      <w:tblStyleRowBandSize w:val="1"/>
      <w:tblStyleColBandSize w:val="1"/>
      <w:tblBorders>
        <w:top w:val="single" w:sz="4" w:space="0" w:color="00B9BD" w:themeColor="accent1"/>
        <w:bottom w:val="single" w:sz="4" w:space="0" w:color="00B9BD" w:themeColor="accent1"/>
      </w:tblBorders>
    </w:tblPr>
    <w:tblStylePr w:type="firstRow">
      <w:rPr>
        <w:b/>
        <w:bCs/>
      </w:rPr>
      <w:tblPr/>
      <w:tcPr>
        <w:tcBorders>
          <w:bottom w:val="single" w:sz="4" w:space="0" w:color="00B9BD" w:themeColor="accent1"/>
        </w:tcBorders>
      </w:tcPr>
    </w:tblStylePr>
    <w:tblStylePr w:type="lastRow">
      <w:rPr>
        <w:b/>
        <w:bCs/>
      </w:rPr>
      <w:tblPr/>
      <w:tcPr>
        <w:tcBorders>
          <w:top w:val="double" w:sz="4" w:space="0" w:color="00B9BD" w:themeColor="accent1"/>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table" w:styleId="ListTable6ColourfulAccent2">
    <w:name w:val="List Table 6 Colorful Accent 2"/>
    <w:basedOn w:val="TableNormal"/>
    <w:uiPriority w:val="51"/>
    <w:rsid w:val="00E86A25"/>
    <w:rPr>
      <w:color w:val="0C7375" w:themeColor="accent2" w:themeShade="BF"/>
    </w:rPr>
    <w:tblPr>
      <w:tblStyleRowBandSize w:val="1"/>
      <w:tblStyleColBandSize w:val="1"/>
      <w:tblBorders>
        <w:top w:val="single" w:sz="4" w:space="0" w:color="109B9D" w:themeColor="accent2"/>
        <w:bottom w:val="single" w:sz="4" w:space="0" w:color="109B9D" w:themeColor="accent2"/>
      </w:tblBorders>
    </w:tblPr>
    <w:tblStylePr w:type="firstRow">
      <w:rPr>
        <w:b/>
        <w:bCs/>
      </w:rPr>
      <w:tblPr/>
      <w:tcPr>
        <w:tcBorders>
          <w:bottom w:val="single" w:sz="4" w:space="0" w:color="109B9D" w:themeColor="accent2"/>
        </w:tcBorders>
      </w:tcPr>
    </w:tblStylePr>
    <w:tblStylePr w:type="lastRow">
      <w:rPr>
        <w:b/>
        <w:bCs/>
      </w:rPr>
      <w:tblPr/>
      <w:tcPr>
        <w:tcBorders>
          <w:top w:val="double" w:sz="4" w:space="0" w:color="109B9D" w:themeColor="accent2"/>
        </w:tcBorders>
      </w:tcPr>
    </w:tblStylePr>
    <w:tblStylePr w:type="firstCol">
      <w:rPr>
        <w:b/>
        <w:bCs/>
      </w:rPr>
    </w:tblStylePr>
    <w:tblStylePr w:type="lastCol">
      <w:rPr>
        <w:b/>
        <w:bCs/>
      </w:rPr>
    </w:tblStylePr>
    <w:tblStylePr w:type="band1Vert">
      <w:tblPr/>
      <w:tcPr>
        <w:shd w:val="clear" w:color="auto" w:fill="C1F7F8" w:themeFill="accent2" w:themeFillTint="33"/>
      </w:tcPr>
    </w:tblStylePr>
    <w:tblStylePr w:type="band1Horz">
      <w:tblPr/>
      <w:tcPr>
        <w:shd w:val="clear" w:color="auto" w:fill="C1F7F8" w:themeFill="accent2" w:themeFillTint="33"/>
      </w:tcPr>
    </w:tblStylePr>
  </w:style>
  <w:style w:type="table" w:styleId="ListTable6ColourfulAccent3">
    <w:name w:val="List Table 6 Colorful Accent 3"/>
    <w:basedOn w:val="TableNormal"/>
    <w:uiPriority w:val="51"/>
    <w:rsid w:val="00E86A25"/>
    <w:rPr>
      <w:color w:val="065D5F" w:themeColor="accent3" w:themeShade="BF"/>
    </w:rPr>
    <w:tblPr>
      <w:tblStyleRowBandSize w:val="1"/>
      <w:tblStyleColBandSize w:val="1"/>
      <w:tblBorders>
        <w:top w:val="single" w:sz="4" w:space="0" w:color="097E80" w:themeColor="accent3"/>
        <w:bottom w:val="single" w:sz="4" w:space="0" w:color="097E80" w:themeColor="accent3"/>
      </w:tblBorders>
    </w:tblPr>
    <w:tblStylePr w:type="firstRow">
      <w:rPr>
        <w:b/>
        <w:bCs/>
      </w:rPr>
      <w:tblPr/>
      <w:tcPr>
        <w:tcBorders>
          <w:bottom w:val="single" w:sz="4" w:space="0" w:color="097E80" w:themeColor="accent3"/>
        </w:tcBorders>
      </w:tcPr>
    </w:tblStylePr>
    <w:tblStylePr w:type="lastRow">
      <w:rPr>
        <w:b/>
        <w:bCs/>
      </w:rPr>
      <w:tblPr/>
      <w:tcPr>
        <w:tcBorders>
          <w:top w:val="double" w:sz="4" w:space="0" w:color="097E80" w:themeColor="accent3"/>
        </w:tcBorders>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styleId="ListTable6ColourfulAccent5">
    <w:name w:val="List Table 6 Colorful Accent 5"/>
    <w:basedOn w:val="TableNormal"/>
    <w:uiPriority w:val="51"/>
    <w:rsid w:val="00E86A25"/>
    <w:rPr>
      <w:color w:val="929B28" w:themeColor="accent5" w:themeShade="BF"/>
    </w:rPr>
    <w:tblPr>
      <w:tblStyleRowBandSize w:val="1"/>
      <w:tblStyleColBandSize w:val="1"/>
      <w:tblBorders>
        <w:top w:val="single" w:sz="4" w:space="0" w:color="C1CC3A" w:themeColor="accent5"/>
        <w:bottom w:val="single" w:sz="4" w:space="0" w:color="C1CC3A" w:themeColor="accent5"/>
      </w:tblBorders>
    </w:tblPr>
    <w:tblStylePr w:type="firstRow">
      <w:rPr>
        <w:b/>
        <w:bCs/>
      </w:rPr>
      <w:tblPr/>
      <w:tcPr>
        <w:tcBorders>
          <w:bottom w:val="single" w:sz="4" w:space="0" w:color="C1CC3A" w:themeColor="accent5"/>
        </w:tcBorders>
      </w:tcPr>
    </w:tblStylePr>
    <w:tblStylePr w:type="lastRow">
      <w:rPr>
        <w:b/>
        <w:bCs/>
      </w:rPr>
      <w:tblPr/>
      <w:tcPr>
        <w:tcBorders>
          <w:top w:val="double" w:sz="4" w:space="0" w:color="C1CC3A" w:themeColor="accent5"/>
        </w:tcBorders>
      </w:tcPr>
    </w:tblStylePr>
    <w:tblStylePr w:type="firstCol">
      <w:rPr>
        <w:b/>
        <w:bCs/>
      </w:rPr>
    </w:tblStylePr>
    <w:tblStylePr w:type="lastCol">
      <w:rPr>
        <w:b/>
        <w:bCs/>
      </w:rPr>
    </w:tblStylePr>
    <w:tblStylePr w:type="band1Vert">
      <w:tblPr/>
      <w:tcPr>
        <w:shd w:val="clear" w:color="auto" w:fill="F2F4D7" w:themeFill="accent5" w:themeFillTint="33"/>
      </w:tcPr>
    </w:tblStylePr>
    <w:tblStylePr w:type="band1Horz">
      <w:tblPr/>
      <w:tcPr>
        <w:shd w:val="clear" w:color="auto" w:fill="F2F4D7" w:themeFill="accent5" w:themeFillTint="33"/>
      </w:tcPr>
    </w:tblStylePr>
  </w:style>
  <w:style w:type="table" w:styleId="ListTable7Colourful">
    <w:name w:val="List Table 7 Colorful"/>
    <w:basedOn w:val="TableNormal"/>
    <w:uiPriority w:val="52"/>
    <w:rsid w:val="00E86A25"/>
    <w:rPr>
      <w:color w:val="515151"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15151"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15151"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15151"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15151" w:themeColor="text1"/>
        </w:tcBorders>
        <w:shd w:val="clear" w:color="auto" w:fill="FFFFFF" w:themeFill="background1"/>
      </w:tcPr>
    </w:tblStylePr>
    <w:tblStylePr w:type="band1Vert">
      <w:tblPr/>
      <w:tcPr>
        <w:shd w:val="clear" w:color="auto" w:fill="DCDCDC" w:themeFill="text1" w:themeFillTint="33"/>
      </w:tcPr>
    </w:tblStylePr>
    <w:tblStylePr w:type="band1Horz">
      <w:tblPr/>
      <w:tcPr>
        <w:shd w:val="clear" w:color="auto" w:fill="DCDCD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E86A25"/>
    <w:rPr>
      <w:color w:val="008A8D" w:themeColor="accent1" w:themeShade="BF"/>
    </w:rPr>
    <w:tblPr>
      <w:tblStyleRowBandSize w:val="1"/>
      <w:tblStyleColBandSize w:val="1"/>
    </w:tblPr>
    <w:tblStylePr w:type="firstRow">
      <w:rPr>
        <w:rFonts w:asciiTheme="majorHAnsi" w:eastAsiaTheme="majorEastAsia" w:hAnsiTheme="majorHAnsi" w:cstheme="majorBidi"/>
        <w:i w:val="0"/>
        <w:iCs/>
        <w:sz w:val="22"/>
      </w:rPr>
      <w:tblPr/>
      <w:tcPr>
        <w:tcBorders>
          <w:bottom w:val="single" w:sz="4" w:space="0" w:color="00B9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B9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B9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B9BD" w:themeColor="accent1"/>
        </w:tcBorders>
        <w:shd w:val="clear" w:color="auto" w:fill="FFFFFF" w:themeFill="background1"/>
      </w:tcPr>
    </w:tblStylePr>
    <w:tblStylePr w:type="band1Vert">
      <w:tblPr/>
      <w:tcPr>
        <w:shd w:val="clear" w:color="auto" w:fill="BEFDFF" w:themeFill="accent1" w:themeFillTint="33"/>
      </w:tcPr>
    </w:tblStylePr>
    <w:tblStylePr w:type="band1Horz">
      <w:tblPr/>
      <w:tcPr>
        <w:shd w:val="clear" w:color="auto" w:fill="BEFD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E86A25"/>
    <w:rPr>
      <w:color w:val="0C737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09B9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09B9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09B9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09B9D" w:themeColor="accent2"/>
        </w:tcBorders>
        <w:shd w:val="clear" w:color="auto" w:fill="FFFFFF" w:themeFill="background1"/>
      </w:tcPr>
    </w:tblStylePr>
    <w:tblStylePr w:type="band1Vert">
      <w:tblPr/>
      <w:tcPr>
        <w:shd w:val="clear" w:color="auto" w:fill="C1F7F8" w:themeFill="accent2" w:themeFillTint="33"/>
      </w:tcPr>
    </w:tblStylePr>
    <w:tblStylePr w:type="band1Horz">
      <w:tblPr/>
      <w:tcPr>
        <w:shd w:val="clear" w:color="auto" w:fill="C1F7F8"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E86A25"/>
    <w:rPr>
      <w:color w:val="065D5F"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97E8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97E8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97E8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97E80" w:themeColor="accent3"/>
        </w:tcBorders>
        <w:shd w:val="clear" w:color="auto" w:fill="FFFFFF" w:themeFill="background1"/>
      </w:tcPr>
    </w:tblStylePr>
    <w:tblStylePr w:type="band1Vert">
      <w:tblPr/>
      <w:tcPr>
        <w:shd w:val="clear" w:color="auto" w:fill="B9F8FA" w:themeFill="accent3" w:themeFillTint="33"/>
      </w:tcPr>
    </w:tblStylePr>
    <w:tblStylePr w:type="band1Horz">
      <w:tblPr/>
      <w:tcPr>
        <w:shd w:val="clear" w:color="auto" w:fill="B9F8F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unhideWhenUsed/>
    <w:rsid w:val="00E86A25"/>
    <w:pPr>
      <w:tabs>
        <w:tab w:val="left" w:pos="480"/>
        <w:tab w:val="left" w:pos="960"/>
        <w:tab w:val="left" w:pos="1440"/>
        <w:tab w:val="left" w:pos="1920"/>
        <w:tab w:val="left" w:pos="2400"/>
        <w:tab w:val="left" w:pos="2880"/>
        <w:tab w:val="left" w:pos="3360"/>
        <w:tab w:val="left" w:pos="3840"/>
        <w:tab w:val="left" w:pos="4320"/>
      </w:tabs>
      <w:spacing w:line="360" w:lineRule="auto"/>
      <w:contextualSpacing/>
    </w:pPr>
    <w:rPr>
      <w:rFonts w:ascii="PT Mono" w:hAnsi="PT Mono" w:cs="Consolas"/>
      <w:color w:val="4D4D4C"/>
      <w:sz w:val="20"/>
      <w:szCs w:val="20"/>
      <w14:cntxtAlts/>
    </w:rPr>
  </w:style>
  <w:style w:type="character" w:customStyle="1" w:styleId="MacroTextChar">
    <w:name w:val="Macro Text Char"/>
    <w:basedOn w:val="DefaultParagraphFont"/>
    <w:link w:val="MacroText"/>
    <w:uiPriority w:val="99"/>
    <w:rsid w:val="00E86A25"/>
    <w:rPr>
      <w:rFonts w:ascii="PT Mono" w:hAnsi="PT Mono" w:cs="Consolas"/>
      <w:color w:val="4D4D4C"/>
      <w:sz w:val="20"/>
      <w:szCs w:val="20"/>
      <w14:cntxtAlts/>
    </w:rPr>
  </w:style>
  <w:style w:type="character" w:styleId="Mention">
    <w:name w:val="Mention"/>
    <w:uiPriority w:val="99"/>
    <w:unhideWhenUsed/>
    <w:qFormat/>
    <w:rsid w:val="00E86A25"/>
    <w:rPr>
      <w:rFonts w:asciiTheme="minorHAnsi" w:hAnsiTheme="minorHAnsi"/>
      <w:color w:val="969696" w:themeColor="text1" w:themeTint="99"/>
      <w:sz w:val="20"/>
      <w:shd w:val="clear" w:color="auto" w:fill="E1DFDD"/>
    </w:rPr>
  </w:style>
  <w:style w:type="paragraph" w:styleId="MessageHeader">
    <w:name w:val="Message Header"/>
    <w:basedOn w:val="Normal"/>
    <w:link w:val="MessageHeaderChar"/>
    <w:uiPriority w:val="99"/>
    <w:unhideWhenUsed/>
    <w:qFormat/>
    <w:rsid w:val="00E86A25"/>
    <w:pPr>
      <w:shd w:val="pct10" w:color="00B9BD" w:themeColor="accent1" w:fill="auto"/>
      <w:spacing w:line="240" w:lineRule="auto"/>
    </w:pPr>
    <w:rPr>
      <w:rFonts w:asciiTheme="minorHAnsi" w:eastAsiaTheme="majorEastAsia" w:hAnsiTheme="minorHAnsi" w:cstheme="majorBidi"/>
    </w:rPr>
  </w:style>
  <w:style w:type="character" w:customStyle="1" w:styleId="MessageHeaderChar">
    <w:name w:val="Message Header Char"/>
    <w:basedOn w:val="DefaultParagraphFont"/>
    <w:link w:val="MessageHeader"/>
    <w:uiPriority w:val="99"/>
    <w:rsid w:val="00E86A25"/>
    <w:rPr>
      <w:rFonts w:eastAsiaTheme="majorEastAsia" w:cstheme="majorBidi"/>
      <w:color w:val="4D4D4C"/>
      <w:sz w:val="22"/>
      <w:shd w:val="pct10" w:color="00B9BD" w:themeColor="accent1" w:fill="auto"/>
      <w14:cntxtAlts/>
    </w:rPr>
  </w:style>
  <w:style w:type="paragraph" w:styleId="NoSpacing">
    <w:name w:val="No Spacing"/>
    <w:uiPriority w:val="1"/>
    <w:rsid w:val="00E86A25"/>
    <w:pPr>
      <w:contextualSpacing/>
    </w:pPr>
    <w:rPr>
      <w:rFonts w:ascii="Verdana" w:hAnsi="Verdana" w:cs="Times New Roman (Body CS)"/>
      <w:color w:val="323232" w:themeColor="text2"/>
      <w:sz w:val="22"/>
      <w14:cntxtAlts/>
    </w:rPr>
  </w:style>
  <w:style w:type="paragraph" w:styleId="NormalWeb">
    <w:name w:val="Normal (Web)"/>
    <w:basedOn w:val="Normal"/>
    <w:uiPriority w:val="99"/>
    <w:unhideWhenUsed/>
    <w:rsid w:val="00E86A25"/>
    <w:rPr>
      <w:rFonts w:asciiTheme="minorHAnsi" w:hAnsiTheme="minorHAnsi" w:cs="Times New Roman"/>
    </w:rPr>
  </w:style>
  <w:style w:type="paragraph" w:styleId="NormalIndent">
    <w:name w:val="Normal Indent"/>
    <w:basedOn w:val="Normal"/>
    <w:uiPriority w:val="99"/>
    <w:unhideWhenUsed/>
    <w:rsid w:val="00E86A25"/>
    <w:pPr>
      <w:ind w:left="720"/>
    </w:pPr>
  </w:style>
  <w:style w:type="paragraph" w:styleId="NoteHeading">
    <w:name w:val="Note Heading"/>
    <w:basedOn w:val="Normal"/>
    <w:next w:val="Normal"/>
    <w:link w:val="NoteHeadingChar"/>
    <w:uiPriority w:val="99"/>
    <w:semiHidden/>
    <w:unhideWhenUsed/>
    <w:rsid w:val="00E86A25"/>
    <w:pPr>
      <w:spacing w:line="240" w:lineRule="auto"/>
    </w:pPr>
  </w:style>
  <w:style w:type="character" w:customStyle="1" w:styleId="NoteHeadingChar">
    <w:name w:val="Note Heading Char"/>
    <w:basedOn w:val="DefaultParagraphFont"/>
    <w:link w:val="NoteHeading"/>
    <w:uiPriority w:val="99"/>
    <w:semiHidden/>
    <w:rsid w:val="00E86A25"/>
    <w:rPr>
      <w:rFonts w:ascii="Verdana" w:hAnsi="Verdana" w:cs="Times New Roman (Body CS)"/>
      <w:color w:val="4D4D4C"/>
      <w:sz w:val="22"/>
      <w14:cntxtAlts/>
    </w:rPr>
  </w:style>
  <w:style w:type="character" w:styleId="PageNumber">
    <w:name w:val="page number"/>
    <w:basedOn w:val="DefaultParagraphFont"/>
    <w:uiPriority w:val="99"/>
    <w:unhideWhenUsed/>
    <w:rsid w:val="00E86A25"/>
    <w:rPr>
      <w:rFonts w:asciiTheme="minorHAnsi" w:hAnsiTheme="minorHAnsi"/>
      <w:sz w:val="20"/>
    </w:rPr>
  </w:style>
  <w:style w:type="character" w:styleId="PlaceholderText">
    <w:name w:val="Placeholder Text"/>
    <w:uiPriority w:val="99"/>
    <w:semiHidden/>
    <w:rsid w:val="00E86A25"/>
    <w:rPr>
      <w:color w:val="808080"/>
    </w:rPr>
  </w:style>
  <w:style w:type="table" w:styleId="PlainTable1">
    <w:name w:val="Plain Table 1"/>
    <w:basedOn w:val="TableNormal"/>
    <w:uiPriority w:val="41"/>
    <w:rsid w:val="00E86A2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86A25"/>
    <w:tblPr>
      <w:tblStyleRowBandSize w:val="1"/>
      <w:tblStyleColBandSize w:val="1"/>
      <w:tblBorders>
        <w:top w:val="single" w:sz="4" w:space="0" w:color="A7A7A7" w:themeColor="text1" w:themeTint="80"/>
        <w:bottom w:val="single" w:sz="4" w:space="0" w:color="A7A7A7" w:themeColor="text1" w:themeTint="80"/>
      </w:tblBorders>
    </w:tblPr>
    <w:tblStylePr w:type="firstRow">
      <w:rPr>
        <w:b/>
        <w:bCs/>
      </w:rPr>
      <w:tblPr/>
      <w:tcPr>
        <w:tcBorders>
          <w:bottom w:val="single" w:sz="4" w:space="0" w:color="A7A7A7" w:themeColor="text1" w:themeTint="80"/>
        </w:tcBorders>
      </w:tcPr>
    </w:tblStylePr>
    <w:tblStylePr w:type="lastRow">
      <w:rPr>
        <w:b/>
        <w:bCs/>
      </w:rPr>
      <w:tblPr/>
      <w:tcPr>
        <w:tcBorders>
          <w:top w:val="single" w:sz="4" w:space="0" w:color="A7A7A7" w:themeColor="text1" w:themeTint="80"/>
        </w:tcBorders>
      </w:tcPr>
    </w:tblStylePr>
    <w:tblStylePr w:type="firstCol">
      <w:rPr>
        <w:b/>
        <w:bCs/>
      </w:rPr>
    </w:tblStylePr>
    <w:tblStylePr w:type="lastCol">
      <w:rPr>
        <w:b/>
        <w:bCs/>
      </w:rPr>
    </w:tblStylePr>
    <w:tblStylePr w:type="band1Vert">
      <w:tblPr/>
      <w:tcPr>
        <w:tcBorders>
          <w:left w:val="single" w:sz="4" w:space="0" w:color="A7A7A7" w:themeColor="text1" w:themeTint="80"/>
          <w:right w:val="single" w:sz="4" w:space="0" w:color="A7A7A7" w:themeColor="text1" w:themeTint="80"/>
        </w:tcBorders>
      </w:tcPr>
    </w:tblStylePr>
    <w:tblStylePr w:type="band2Vert">
      <w:tblPr/>
      <w:tcPr>
        <w:tcBorders>
          <w:left w:val="single" w:sz="4" w:space="0" w:color="A7A7A7" w:themeColor="text1" w:themeTint="80"/>
          <w:right w:val="single" w:sz="4" w:space="0" w:color="A7A7A7" w:themeColor="text1" w:themeTint="80"/>
        </w:tcBorders>
      </w:tcPr>
    </w:tblStylePr>
    <w:tblStylePr w:type="band1Horz">
      <w:tblPr/>
      <w:tcPr>
        <w:tcBorders>
          <w:top w:val="single" w:sz="4" w:space="0" w:color="A7A7A7" w:themeColor="text1" w:themeTint="80"/>
          <w:bottom w:val="single" w:sz="4" w:space="0" w:color="A7A7A7" w:themeColor="text1" w:themeTint="80"/>
        </w:tcBorders>
      </w:tcPr>
    </w:tblStylePr>
  </w:style>
  <w:style w:type="table" w:styleId="PlainTable3">
    <w:name w:val="Plain Table 3"/>
    <w:basedOn w:val="TableNormal"/>
    <w:uiPriority w:val="43"/>
    <w:rsid w:val="00E86A25"/>
    <w:tblPr>
      <w:tblStyleRowBandSize w:val="1"/>
      <w:tblStyleColBandSize w:val="1"/>
    </w:tblPr>
    <w:tblStylePr w:type="firstRow">
      <w:rPr>
        <w:b/>
        <w:bCs/>
        <w:caps/>
      </w:rPr>
      <w:tblPr/>
      <w:tcPr>
        <w:tcBorders>
          <w:bottom w:val="single" w:sz="4" w:space="0" w:color="A7A7A7"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A7A7A7"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PlainText">
    <w:name w:val="Plain Text"/>
    <w:basedOn w:val="Normal"/>
    <w:link w:val="PlainTextChar"/>
    <w:uiPriority w:val="99"/>
    <w:unhideWhenUsed/>
    <w:rsid w:val="00E86A25"/>
    <w:pPr>
      <w:spacing w:line="240" w:lineRule="auto"/>
    </w:pPr>
    <w:rPr>
      <w:rFonts w:ascii="PT Mono" w:hAnsi="PT Mono" w:cs="Consolas"/>
      <w:sz w:val="21"/>
      <w:szCs w:val="21"/>
    </w:rPr>
  </w:style>
  <w:style w:type="character" w:customStyle="1" w:styleId="PlainTextChar">
    <w:name w:val="Plain Text Char"/>
    <w:basedOn w:val="DefaultParagraphFont"/>
    <w:link w:val="PlainText"/>
    <w:uiPriority w:val="99"/>
    <w:rsid w:val="00E86A25"/>
    <w:rPr>
      <w:rFonts w:ascii="PT Mono" w:hAnsi="PT Mono" w:cs="Consolas"/>
      <w:color w:val="4D4D4C"/>
      <w:sz w:val="21"/>
      <w:szCs w:val="21"/>
      <w14:cntxtAlts/>
    </w:rPr>
  </w:style>
  <w:style w:type="paragraph" w:styleId="Quote">
    <w:name w:val="Quote"/>
    <w:basedOn w:val="IntenseQuote"/>
    <w:next w:val="Normal"/>
    <w:link w:val="QuoteChar"/>
    <w:uiPriority w:val="29"/>
    <w:qFormat/>
    <w:rsid w:val="00E86A25"/>
    <w:pPr>
      <w:pBdr>
        <w:left w:val="single" w:sz="36" w:space="10" w:color="969696" w:themeColor="text1" w:themeTint="99"/>
      </w:pBdr>
    </w:pPr>
    <w:rPr>
      <w:color w:val="757171" w:themeColor="background2" w:themeShade="80"/>
    </w:rPr>
  </w:style>
  <w:style w:type="character" w:customStyle="1" w:styleId="QuoteChar">
    <w:name w:val="Quote Char"/>
    <w:basedOn w:val="DefaultParagraphFont"/>
    <w:link w:val="Quote"/>
    <w:uiPriority w:val="29"/>
    <w:rsid w:val="00E86A25"/>
    <w:rPr>
      <w:rFonts w:ascii="Verdana" w:hAnsi="Verdana" w:cs="Times New Roman (Body CS)"/>
      <w:i/>
      <w:iCs/>
      <w:color w:val="757171" w:themeColor="background2" w:themeShade="80"/>
      <w:sz w:val="28"/>
      <w14:cntxtAlts/>
    </w:rPr>
  </w:style>
  <w:style w:type="paragraph" w:styleId="Salutation">
    <w:name w:val="Salutation"/>
    <w:basedOn w:val="Normal"/>
    <w:next w:val="Normal"/>
    <w:link w:val="SalutationChar"/>
    <w:uiPriority w:val="99"/>
    <w:unhideWhenUsed/>
    <w:rsid w:val="00E86A25"/>
  </w:style>
  <w:style w:type="character" w:customStyle="1" w:styleId="SalutationChar">
    <w:name w:val="Salutation Char"/>
    <w:basedOn w:val="DefaultParagraphFont"/>
    <w:link w:val="Salutation"/>
    <w:uiPriority w:val="99"/>
    <w:rsid w:val="00E86A25"/>
    <w:rPr>
      <w:rFonts w:ascii="Verdana" w:hAnsi="Verdana" w:cs="Times New Roman (Body CS)"/>
      <w:color w:val="4D4D4C"/>
      <w:sz w:val="22"/>
      <w14:cntxtAlts/>
    </w:rPr>
  </w:style>
  <w:style w:type="paragraph" w:styleId="Signature">
    <w:name w:val="Signature"/>
    <w:basedOn w:val="Normal"/>
    <w:link w:val="SignatureChar"/>
    <w:uiPriority w:val="99"/>
    <w:unhideWhenUsed/>
    <w:rsid w:val="00E86A25"/>
    <w:pPr>
      <w:spacing w:line="240" w:lineRule="auto"/>
      <w:ind w:left="4252"/>
    </w:pPr>
  </w:style>
  <w:style w:type="character" w:customStyle="1" w:styleId="SignatureChar">
    <w:name w:val="Signature Char"/>
    <w:basedOn w:val="DefaultParagraphFont"/>
    <w:link w:val="Signature"/>
    <w:uiPriority w:val="99"/>
    <w:rsid w:val="00E86A25"/>
    <w:rPr>
      <w:rFonts w:ascii="Verdana" w:hAnsi="Verdana" w:cs="Times New Roman (Body CS)"/>
      <w:color w:val="4D4D4C"/>
      <w:sz w:val="22"/>
      <w14:cntxtAlts/>
    </w:rPr>
  </w:style>
  <w:style w:type="character" w:customStyle="1" w:styleId="SmallTags">
    <w:name w:val="Small Tags"/>
    <w:uiPriority w:val="1"/>
    <w:qFormat/>
    <w:rsid w:val="00E86A25"/>
    <w:rPr>
      <w:rFonts w:asciiTheme="minorHAnsi" w:hAnsiTheme="minorHAnsi"/>
      <w:color w:val="FFFFFF" w:themeColor="background1"/>
      <w:position w:val="2"/>
      <w:sz w:val="16"/>
      <w:bdr w:val="single" w:sz="24" w:space="0" w:color="00B9BD" w:themeColor="accent1"/>
      <w:shd w:val="solid" w:color="00B9BD" w:themeColor="accent1" w:fill="00B9BD" w:themeFill="accent1"/>
    </w:rPr>
  </w:style>
  <w:style w:type="character" w:styleId="SmartHyperlink">
    <w:name w:val="Smart Hyperlink"/>
    <w:uiPriority w:val="99"/>
    <w:unhideWhenUsed/>
    <w:qFormat/>
    <w:rsid w:val="00E86A25"/>
    <w:rPr>
      <w:rFonts w:asciiTheme="minorHAnsi" w:hAnsiTheme="minorHAnsi"/>
      <w:color w:val="323232" w:themeColor="text2"/>
      <w:sz w:val="22"/>
      <w:u w:val="dotted" w:color="00B9BD" w:themeColor="accent1"/>
    </w:rPr>
  </w:style>
  <w:style w:type="character" w:styleId="SmartLink">
    <w:name w:val="Smart Link"/>
    <w:uiPriority w:val="99"/>
    <w:unhideWhenUsed/>
    <w:qFormat/>
    <w:rsid w:val="00717D8C"/>
    <w:rPr>
      <w:rFonts w:asciiTheme="minorHAnsi" w:hAnsiTheme="minorHAnsi"/>
      <w:i/>
      <w:iCs/>
      <w:color w:val="00B9BD" w:themeColor="hyperlink"/>
      <w:sz w:val="18"/>
      <w:szCs w:val="18"/>
      <w:u w:val="single"/>
      <w:shd w:val="clear" w:color="auto" w:fill="E1DFDD"/>
    </w:rPr>
  </w:style>
  <w:style w:type="character" w:styleId="Strong">
    <w:name w:val="Strong"/>
    <w:uiPriority w:val="22"/>
    <w:qFormat/>
    <w:rsid w:val="00E86A25"/>
    <w:rPr>
      <w:b/>
      <w:bCs/>
    </w:rPr>
  </w:style>
  <w:style w:type="paragraph" w:styleId="Subtitle">
    <w:name w:val="Subtitle"/>
    <w:basedOn w:val="Normal"/>
    <w:next w:val="Normal"/>
    <w:link w:val="SubtitleChar"/>
    <w:uiPriority w:val="11"/>
    <w:rsid w:val="00E86A25"/>
    <w:pPr>
      <w:numPr>
        <w:ilvl w:val="1"/>
      </w:numPr>
      <w:spacing w:after="160"/>
    </w:pPr>
    <w:rPr>
      <w:rFonts w:asciiTheme="minorHAnsi" w:eastAsiaTheme="minorEastAsia" w:hAnsiTheme="minorHAnsi" w:cstheme="minorBidi"/>
      <w:color w:val="8E8E8E" w:themeColor="text1" w:themeTint="A5"/>
      <w:spacing w:val="15"/>
      <w:szCs w:val="22"/>
    </w:rPr>
  </w:style>
  <w:style w:type="character" w:customStyle="1" w:styleId="SubtitleChar">
    <w:name w:val="Subtitle Char"/>
    <w:basedOn w:val="DefaultParagraphFont"/>
    <w:link w:val="Subtitle"/>
    <w:uiPriority w:val="11"/>
    <w:rsid w:val="00E86A25"/>
    <w:rPr>
      <w:rFonts w:eastAsiaTheme="minorEastAsia"/>
      <w:color w:val="8E8E8E" w:themeColor="text1" w:themeTint="A5"/>
      <w:spacing w:val="15"/>
      <w:sz w:val="22"/>
      <w:szCs w:val="22"/>
      <w14:cntxtAlts/>
    </w:rPr>
  </w:style>
  <w:style w:type="character" w:styleId="SubtleEmphasis">
    <w:name w:val="Subtle Emphasis"/>
    <w:uiPriority w:val="19"/>
    <w:rsid w:val="00E86A25"/>
    <w:rPr>
      <w:i/>
      <w:iCs/>
      <w:color w:val="7C7C7C" w:themeColor="text1" w:themeTint="BF"/>
    </w:rPr>
  </w:style>
  <w:style w:type="character" w:styleId="SubtleReference">
    <w:name w:val="Subtle Reference"/>
    <w:uiPriority w:val="31"/>
    <w:rsid w:val="00E86A25"/>
    <w:rPr>
      <w:smallCaps/>
      <w:color w:val="8E8E8E" w:themeColor="text1" w:themeTint="A5"/>
    </w:rPr>
  </w:style>
  <w:style w:type="table" w:styleId="TableGrid">
    <w:name w:val="Table Grid"/>
    <w:basedOn w:val="TableNormal"/>
    <w:uiPriority w:val="39"/>
    <w:rsid w:val="00E86A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86A2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Authorities">
    <w:name w:val="table of authorities"/>
    <w:basedOn w:val="Normal"/>
    <w:next w:val="Normal"/>
    <w:uiPriority w:val="99"/>
    <w:semiHidden/>
    <w:unhideWhenUsed/>
    <w:rsid w:val="00E86A25"/>
    <w:pPr>
      <w:ind w:left="220" w:hanging="220"/>
    </w:pPr>
  </w:style>
  <w:style w:type="paragraph" w:styleId="TableofFigures">
    <w:name w:val="table of figures"/>
    <w:basedOn w:val="Normal"/>
    <w:next w:val="Normal"/>
    <w:uiPriority w:val="99"/>
    <w:semiHidden/>
    <w:unhideWhenUsed/>
    <w:rsid w:val="00E86A25"/>
  </w:style>
  <w:style w:type="paragraph" w:customStyle="1" w:styleId="TablesCellsBody">
    <w:name w:val="Tables Cells Body"/>
    <w:basedOn w:val="Normal"/>
    <w:qFormat/>
    <w:rsid w:val="00E86A25"/>
    <w:pPr>
      <w:snapToGrid w:val="0"/>
      <w:spacing w:after="100" w:afterAutospacing="1" w:line="240" w:lineRule="auto"/>
      <w:textboxTightWrap w:val="firstLineOnly"/>
    </w:pPr>
    <w:rPr>
      <w:color w:val="7C7C7C" w:themeColor="text1" w:themeTint="BF"/>
      <w:sz w:val="20"/>
      <w:szCs w:val="20"/>
    </w:rPr>
  </w:style>
  <w:style w:type="paragraph" w:customStyle="1" w:styleId="TablesHeadingsGSWhite">
    <w:name w:val="Tables Headings GS White"/>
    <w:next w:val="Normal"/>
    <w:qFormat/>
    <w:rsid w:val="00E86A25"/>
    <w:pPr>
      <w:textboxTightWrap w:val="firstLineOnly"/>
    </w:pPr>
    <w:rPr>
      <w:rFonts w:ascii="Verdana" w:hAnsi="Verdana" w:cs="Times New Roman (Body CS)"/>
      <w:caps/>
      <w:color w:val="FFFFFF" w:themeColor="background1"/>
      <w:sz w:val="22"/>
      <w14:cntxtAlts/>
    </w:rPr>
  </w:style>
  <w:style w:type="paragraph" w:styleId="TOAHeading">
    <w:name w:val="toa heading"/>
    <w:basedOn w:val="Normal"/>
    <w:next w:val="Normal"/>
    <w:uiPriority w:val="99"/>
    <w:semiHidden/>
    <w:unhideWhenUsed/>
    <w:rsid w:val="00E86A25"/>
    <w:pPr>
      <w:spacing w:before="120"/>
    </w:pPr>
    <w:rPr>
      <w:rFonts w:asciiTheme="majorHAnsi" w:eastAsiaTheme="majorEastAsia" w:hAnsiTheme="majorHAnsi" w:cstheme="majorBidi"/>
      <w:b/>
      <w:bCs/>
      <w:sz w:val="24"/>
    </w:rPr>
  </w:style>
  <w:style w:type="paragraph" w:styleId="TOC1">
    <w:name w:val="toc 1"/>
    <w:next w:val="TOC2"/>
    <w:link w:val="TOC1Char"/>
    <w:uiPriority w:val="39"/>
    <w:unhideWhenUsed/>
    <w:qFormat/>
    <w:rsid w:val="00E86A25"/>
    <w:pPr>
      <w:adjustRightInd w:val="0"/>
      <w:snapToGrid w:val="0"/>
      <w:spacing w:line="360" w:lineRule="auto"/>
    </w:pPr>
    <w:rPr>
      <w:rFonts w:asciiTheme="majorHAnsi" w:hAnsiTheme="majorHAnsi" w:cs="Times New Roman (Body CS)"/>
      <w:bCs/>
      <w:iCs/>
      <w:caps/>
      <w:color w:val="626262" w:themeColor="text1" w:themeTint="E6"/>
      <w:sz w:val="22"/>
      <w14:cntxtAlts/>
    </w:rPr>
  </w:style>
  <w:style w:type="paragraph" w:styleId="TOC2">
    <w:name w:val="toc 2"/>
    <w:basedOn w:val="Normal"/>
    <w:next w:val="Normal"/>
    <w:link w:val="TOC2Char"/>
    <w:uiPriority w:val="39"/>
    <w:unhideWhenUsed/>
    <w:rsid w:val="00BE5E91"/>
    <w:pPr>
      <w:suppressAutoHyphens/>
      <w:snapToGrid w:val="0"/>
    </w:pPr>
    <w:rPr>
      <w:rFonts w:asciiTheme="minorHAnsi" w:hAnsiTheme="minorHAnsi"/>
      <w:bCs/>
      <w:caps/>
      <w:color w:val="626262" w:themeColor="text1" w:themeTint="E6"/>
      <w:szCs w:val="22"/>
    </w:rPr>
  </w:style>
  <w:style w:type="paragraph" w:styleId="TOC3">
    <w:name w:val="toc 3"/>
    <w:basedOn w:val="Normal"/>
    <w:next w:val="Normal"/>
    <w:link w:val="TOC3Char"/>
    <w:uiPriority w:val="39"/>
    <w:unhideWhenUsed/>
    <w:rsid w:val="004B229F"/>
    <w:pPr>
      <w:tabs>
        <w:tab w:val="left" w:pos="284"/>
        <w:tab w:val="left" w:pos="720"/>
        <w:tab w:val="right" w:leader="underscore" w:pos="9622"/>
      </w:tabs>
      <w:suppressAutoHyphens/>
      <w:adjustRightInd w:val="0"/>
      <w:snapToGrid w:val="0"/>
    </w:pPr>
    <w:rPr>
      <w:rFonts w:asciiTheme="minorHAnsi" w:hAnsiTheme="minorHAnsi"/>
      <w:noProof/>
      <w:color w:val="626262" w:themeColor="text1" w:themeTint="E6"/>
      <w:sz w:val="20"/>
      <w:szCs w:val="20"/>
    </w:rPr>
  </w:style>
  <w:style w:type="paragraph" w:styleId="TOC4">
    <w:name w:val="toc 4"/>
    <w:basedOn w:val="Normal"/>
    <w:next w:val="Normal"/>
    <w:uiPriority w:val="39"/>
    <w:semiHidden/>
    <w:unhideWhenUsed/>
    <w:rsid w:val="00E86A25"/>
    <w:pPr>
      <w:ind w:left="660"/>
    </w:pPr>
    <w:rPr>
      <w:rFonts w:asciiTheme="minorHAnsi" w:hAnsiTheme="minorHAnsi"/>
      <w:sz w:val="20"/>
      <w:szCs w:val="20"/>
    </w:rPr>
  </w:style>
  <w:style w:type="paragraph" w:styleId="TOC5">
    <w:name w:val="toc 5"/>
    <w:basedOn w:val="Normal"/>
    <w:next w:val="Normal"/>
    <w:uiPriority w:val="39"/>
    <w:unhideWhenUsed/>
    <w:rsid w:val="00E86A25"/>
    <w:pPr>
      <w:ind w:left="880"/>
    </w:pPr>
    <w:rPr>
      <w:rFonts w:asciiTheme="minorHAnsi" w:hAnsiTheme="minorHAnsi"/>
      <w:sz w:val="20"/>
      <w:szCs w:val="20"/>
    </w:rPr>
  </w:style>
  <w:style w:type="paragraph" w:styleId="TOC6">
    <w:name w:val="toc 6"/>
    <w:basedOn w:val="Normal"/>
    <w:next w:val="Normal"/>
    <w:uiPriority w:val="39"/>
    <w:semiHidden/>
    <w:unhideWhenUsed/>
    <w:rsid w:val="00E86A25"/>
    <w:pPr>
      <w:ind w:left="1100"/>
    </w:pPr>
    <w:rPr>
      <w:rFonts w:asciiTheme="minorHAnsi" w:hAnsiTheme="minorHAnsi"/>
      <w:sz w:val="20"/>
      <w:szCs w:val="20"/>
    </w:rPr>
  </w:style>
  <w:style w:type="paragraph" w:styleId="TOC7">
    <w:name w:val="toc 7"/>
    <w:basedOn w:val="Normal"/>
    <w:next w:val="Normal"/>
    <w:uiPriority w:val="39"/>
    <w:semiHidden/>
    <w:unhideWhenUsed/>
    <w:rsid w:val="00E86A25"/>
    <w:pPr>
      <w:ind w:left="1320"/>
    </w:pPr>
    <w:rPr>
      <w:rFonts w:asciiTheme="minorHAnsi" w:hAnsiTheme="minorHAnsi"/>
      <w:sz w:val="20"/>
      <w:szCs w:val="20"/>
    </w:rPr>
  </w:style>
  <w:style w:type="paragraph" w:styleId="TOC8">
    <w:name w:val="toc 8"/>
    <w:basedOn w:val="Normal"/>
    <w:next w:val="Normal"/>
    <w:uiPriority w:val="39"/>
    <w:semiHidden/>
    <w:unhideWhenUsed/>
    <w:rsid w:val="00E86A25"/>
    <w:pPr>
      <w:ind w:left="1540"/>
    </w:pPr>
    <w:rPr>
      <w:rFonts w:asciiTheme="minorHAnsi" w:hAnsiTheme="minorHAnsi"/>
      <w:sz w:val="20"/>
      <w:szCs w:val="20"/>
    </w:rPr>
  </w:style>
  <w:style w:type="paragraph" w:styleId="TOC9">
    <w:name w:val="toc 9"/>
    <w:basedOn w:val="Normal"/>
    <w:next w:val="Normal"/>
    <w:uiPriority w:val="39"/>
    <w:semiHidden/>
    <w:unhideWhenUsed/>
    <w:rsid w:val="00E86A25"/>
    <w:pPr>
      <w:ind w:left="1760"/>
    </w:pPr>
    <w:rPr>
      <w:rFonts w:asciiTheme="minorHAnsi" w:hAnsiTheme="minorHAnsi"/>
      <w:sz w:val="20"/>
      <w:szCs w:val="20"/>
    </w:rPr>
  </w:style>
  <w:style w:type="paragraph" w:styleId="TOCHeading">
    <w:name w:val="TOC Heading"/>
    <w:basedOn w:val="Normal"/>
    <w:next w:val="Normal"/>
    <w:uiPriority w:val="39"/>
    <w:unhideWhenUsed/>
    <w:rsid w:val="00E86A25"/>
    <w:pPr>
      <w:spacing w:line="240" w:lineRule="auto"/>
    </w:pPr>
    <w:rPr>
      <w:color w:val="00B9BD" w:themeColor="accent1"/>
      <w:sz w:val="32"/>
    </w:rPr>
  </w:style>
  <w:style w:type="character" w:styleId="UnresolvedMention">
    <w:name w:val="Unresolved Mention"/>
    <w:uiPriority w:val="99"/>
    <w:unhideWhenUsed/>
    <w:rsid w:val="00E86A25"/>
    <w:rPr>
      <w:rFonts w:asciiTheme="minorHAnsi" w:hAnsiTheme="minorHAnsi"/>
      <w:color w:val="605E5C"/>
      <w:sz w:val="22"/>
      <w:shd w:val="clear" w:color="auto" w:fill="E1DFDD"/>
    </w:rPr>
  </w:style>
  <w:style w:type="numbering" w:customStyle="1" w:styleId="BulletedListStyle">
    <w:name w:val="Bulleted List Style"/>
    <w:uiPriority w:val="99"/>
    <w:rsid w:val="00E86A25"/>
    <w:pPr>
      <w:numPr>
        <w:numId w:val="1"/>
      </w:numPr>
    </w:pPr>
  </w:style>
  <w:style w:type="paragraph" w:customStyle="1" w:styleId="Default">
    <w:name w:val="Default"/>
    <w:rsid w:val="00E86A25"/>
    <w:pPr>
      <w:autoSpaceDE w:val="0"/>
      <w:autoSpaceDN w:val="0"/>
      <w:adjustRightInd w:val="0"/>
    </w:pPr>
    <w:rPr>
      <w:rFonts w:ascii="Verdana" w:hAnsi="Verdana" w:cs="Verdana"/>
      <w:color w:val="000000"/>
      <w:lang w:val="en-GB"/>
    </w:rPr>
  </w:style>
  <w:style w:type="numbering" w:customStyle="1" w:styleId="GS-Parapgraphsnumbered">
    <w:name w:val="GS-Parapgraphs numbered"/>
    <w:uiPriority w:val="99"/>
    <w:rsid w:val="00E86A25"/>
    <w:pPr>
      <w:numPr>
        <w:numId w:val="3"/>
      </w:numPr>
    </w:pPr>
  </w:style>
  <w:style w:type="paragraph" w:customStyle="1" w:styleId="P">
    <w:name w:val="P"/>
    <w:basedOn w:val="Normal"/>
    <w:qFormat/>
    <w:rsid w:val="00DD7E5D"/>
    <w:pPr>
      <w:numPr>
        <w:ilvl w:val="2"/>
        <w:numId w:val="52"/>
      </w:numPr>
      <w:tabs>
        <w:tab w:val="left" w:pos="1080"/>
      </w:tabs>
      <w:spacing w:before="60" w:after="60"/>
    </w:pPr>
  </w:style>
  <w:style w:type="character" w:customStyle="1" w:styleId="TOC3Char">
    <w:name w:val="TOC 3 Char"/>
    <w:basedOn w:val="DefaultParagraphFont"/>
    <w:link w:val="TOC3"/>
    <w:uiPriority w:val="39"/>
    <w:rsid w:val="004B229F"/>
    <w:rPr>
      <w:rFonts w:cs="Times New Roman (Body CS)"/>
      <w:noProof/>
      <w:color w:val="626262" w:themeColor="text1" w:themeTint="E6"/>
      <w:sz w:val="20"/>
      <w:szCs w:val="20"/>
      <w14:cntxtAlts/>
    </w:rPr>
  </w:style>
  <w:style w:type="character" w:customStyle="1" w:styleId="TOC1Char">
    <w:name w:val="TOC 1 Char"/>
    <w:basedOn w:val="DefaultParagraphFont"/>
    <w:link w:val="TOC1"/>
    <w:uiPriority w:val="39"/>
    <w:rsid w:val="00E86A25"/>
    <w:rPr>
      <w:rFonts w:asciiTheme="majorHAnsi" w:hAnsiTheme="majorHAnsi" w:cs="Times New Roman (Body CS)"/>
      <w:bCs/>
      <w:iCs/>
      <w:caps/>
      <w:color w:val="626262" w:themeColor="text1" w:themeTint="E6"/>
      <w:sz w:val="22"/>
      <w14:cntxtAlts/>
    </w:rPr>
  </w:style>
  <w:style w:type="character" w:customStyle="1" w:styleId="TOC2Char">
    <w:name w:val="TOC 2 Char"/>
    <w:basedOn w:val="DefaultParagraphFont"/>
    <w:link w:val="TOC2"/>
    <w:uiPriority w:val="39"/>
    <w:rsid w:val="00BE5E91"/>
    <w:rPr>
      <w:rFonts w:cs="Times New Roman (Body CS)"/>
      <w:bCs/>
      <w:caps/>
      <w:color w:val="626262" w:themeColor="text1" w:themeTint="E6"/>
      <w:sz w:val="22"/>
      <w:szCs w:val="22"/>
      <w14:cntxtAlts/>
    </w:rPr>
  </w:style>
  <w:style w:type="table" w:customStyle="1" w:styleId="GSBoldTable1">
    <w:name w:val="GS Bold Table1"/>
    <w:basedOn w:val="TableNormal"/>
    <w:uiPriority w:val="99"/>
    <w:rsid w:val="002F537F"/>
    <w:pPr>
      <w:snapToGrid w:val="0"/>
      <w:textboxTightWrap w:val="firstLineOnly"/>
    </w:pPr>
    <w:rPr>
      <w:sz w:val="20"/>
    </w:rPr>
    <w:tblPr>
      <w:tblBorders>
        <w:insideH w:val="single" w:sz="4" w:space="0" w:color="BFBFBF" w:themeColor="background1" w:themeShade="BF"/>
      </w:tblBorders>
      <w:tblCellMar>
        <w:top w:w="28" w:type="dxa"/>
        <w:left w:w="57" w:type="dxa"/>
        <w:right w:w="57" w:type="dxa"/>
      </w:tblCellMar>
    </w:tblPr>
    <w:tcPr>
      <w:vAlign w:val="center"/>
    </w:tcPr>
    <w:tblStylePr w:type="firstRow">
      <w:pPr>
        <w:wordWrap/>
        <w:adjustRightInd/>
        <w:snapToGrid w:val="0"/>
        <w:spacing w:line="240" w:lineRule="auto"/>
        <w:contextualSpacing w:val="0"/>
        <w:mirrorIndents w:val="0"/>
      </w:pPr>
      <w:tblPr/>
      <w:tcPr>
        <w:shd w:val="clear" w:color="auto" w:fill="00B9BD" w:themeFill="accent1"/>
      </w:tcPr>
    </w:tblStylePr>
  </w:style>
  <w:style w:type="paragraph" w:styleId="Revision">
    <w:name w:val="Revision"/>
    <w:hidden/>
    <w:uiPriority w:val="99"/>
    <w:semiHidden/>
    <w:rsid w:val="005F6497"/>
    <w:pPr>
      <w:spacing w:line="240" w:lineRule="auto"/>
    </w:pPr>
    <w:rPr>
      <w:rFonts w:ascii="Verdana" w:hAnsi="Verdana" w:cs="Times New Roman (Body CS)"/>
      <w:color w:val="4D4D4C"/>
      <w:sz w:val="22"/>
      <w14:cntxtAlts/>
    </w:rPr>
  </w:style>
  <w:style w:type="character" w:customStyle="1" w:styleId="A9">
    <w:name w:val="A9"/>
    <w:uiPriority w:val="99"/>
    <w:rsid w:val="00665B13"/>
    <w:rPr>
      <w:color w:val="211D1E"/>
      <w:sz w:val="23"/>
      <w:szCs w:val="23"/>
    </w:rPr>
  </w:style>
  <w:style w:type="paragraph" w:customStyle="1" w:styleId="Pa1">
    <w:name w:val="Pa1"/>
    <w:basedOn w:val="Default"/>
    <w:next w:val="Default"/>
    <w:uiPriority w:val="99"/>
    <w:rsid w:val="004706F3"/>
    <w:pPr>
      <w:spacing w:line="241" w:lineRule="atLeast"/>
    </w:pPr>
    <w:rPr>
      <w:rFonts w:ascii="Calibri" w:hAnsi="Calibri" w:cs="Calibri"/>
      <w:color w:val="auto"/>
      <w:lang w:val="en-US"/>
    </w:rPr>
  </w:style>
  <w:style w:type="character" w:customStyle="1" w:styleId="Style">
    <w:name w:val="Style"/>
    <w:basedOn w:val="SmartLink"/>
    <w:rsid w:val="009D6540"/>
    <w:rPr>
      <w:rFonts w:asciiTheme="minorHAnsi" w:hAnsiTheme="minorHAnsi"/>
      <w:i/>
      <w:iCs/>
      <w:color w:val="00B9BD" w:themeColor="hyperlink"/>
      <w:sz w:val="20"/>
      <w:szCs w:val="18"/>
      <w:u w:val="single"/>
      <w:shd w:val="clear" w:color="auto" w:fill="E1DFDD"/>
    </w:rPr>
  </w:style>
  <w:style w:type="character" w:customStyle="1" w:styleId="SmartLink1">
    <w:name w:val="SmartLink1"/>
    <w:uiPriority w:val="99"/>
    <w:unhideWhenUsed/>
    <w:qFormat/>
    <w:rsid w:val="00F01165"/>
    <w:rPr>
      <w:rFonts w:asciiTheme="minorHAnsi" w:hAnsiTheme="minorHAnsi"/>
      <w:color w:val="00B9BD" w:themeColor="hyperlink"/>
      <w:sz w:val="22"/>
      <w:u w:val="single"/>
      <w:shd w:val="clear" w:color="auto" w:fill="E1DFDD"/>
    </w:rPr>
  </w:style>
  <w:style w:type="character" w:customStyle="1" w:styleId="notion-enable-hover">
    <w:name w:val="notion-enable-hover"/>
    <w:basedOn w:val="DefaultParagraphFont"/>
    <w:rsid w:val="007703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49055">
      <w:bodyDiv w:val="1"/>
      <w:marLeft w:val="0"/>
      <w:marRight w:val="0"/>
      <w:marTop w:val="0"/>
      <w:marBottom w:val="0"/>
      <w:divBdr>
        <w:top w:val="none" w:sz="0" w:space="0" w:color="auto"/>
        <w:left w:val="none" w:sz="0" w:space="0" w:color="auto"/>
        <w:bottom w:val="none" w:sz="0" w:space="0" w:color="auto"/>
        <w:right w:val="none" w:sz="0" w:space="0" w:color="auto"/>
      </w:divBdr>
    </w:div>
    <w:div w:id="133572231">
      <w:bodyDiv w:val="1"/>
      <w:marLeft w:val="0"/>
      <w:marRight w:val="0"/>
      <w:marTop w:val="0"/>
      <w:marBottom w:val="0"/>
      <w:divBdr>
        <w:top w:val="none" w:sz="0" w:space="0" w:color="auto"/>
        <w:left w:val="none" w:sz="0" w:space="0" w:color="auto"/>
        <w:bottom w:val="none" w:sz="0" w:space="0" w:color="auto"/>
        <w:right w:val="none" w:sz="0" w:space="0" w:color="auto"/>
      </w:divBdr>
    </w:div>
    <w:div w:id="269708526">
      <w:bodyDiv w:val="1"/>
      <w:marLeft w:val="0"/>
      <w:marRight w:val="0"/>
      <w:marTop w:val="0"/>
      <w:marBottom w:val="0"/>
      <w:divBdr>
        <w:top w:val="none" w:sz="0" w:space="0" w:color="auto"/>
        <w:left w:val="none" w:sz="0" w:space="0" w:color="auto"/>
        <w:bottom w:val="none" w:sz="0" w:space="0" w:color="auto"/>
        <w:right w:val="none" w:sz="0" w:space="0" w:color="auto"/>
      </w:divBdr>
    </w:div>
    <w:div w:id="344670412">
      <w:bodyDiv w:val="1"/>
      <w:marLeft w:val="0"/>
      <w:marRight w:val="0"/>
      <w:marTop w:val="0"/>
      <w:marBottom w:val="0"/>
      <w:divBdr>
        <w:top w:val="none" w:sz="0" w:space="0" w:color="auto"/>
        <w:left w:val="none" w:sz="0" w:space="0" w:color="auto"/>
        <w:bottom w:val="none" w:sz="0" w:space="0" w:color="auto"/>
        <w:right w:val="none" w:sz="0" w:space="0" w:color="auto"/>
      </w:divBdr>
    </w:div>
    <w:div w:id="567805403">
      <w:bodyDiv w:val="1"/>
      <w:marLeft w:val="0"/>
      <w:marRight w:val="0"/>
      <w:marTop w:val="0"/>
      <w:marBottom w:val="0"/>
      <w:divBdr>
        <w:top w:val="none" w:sz="0" w:space="0" w:color="auto"/>
        <w:left w:val="none" w:sz="0" w:space="0" w:color="auto"/>
        <w:bottom w:val="none" w:sz="0" w:space="0" w:color="auto"/>
        <w:right w:val="none" w:sz="0" w:space="0" w:color="auto"/>
      </w:divBdr>
    </w:div>
    <w:div w:id="614143625">
      <w:bodyDiv w:val="1"/>
      <w:marLeft w:val="0"/>
      <w:marRight w:val="0"/>
      <w:marTop w:val="0"/>
      <w:marBottom w:val="0"/>
      <w:divBdr>
        <w:top w:val="none" w:sz="0" w:space="0" w:color="auto"/>
        <w:left w:val="none" w:sz="0" w:space="0" w:color="auto"/>
        <w:bottom w:val="none" w:sz="0" w:space="0" w:color="auto"/>
        <w:right w:val="none" w:sz="0" w:space="0" w:color="auto"/>
      </w:divBdr>
    </w:div>
    <w:div w:id="691145464">
      <w:bodyDiv w:val="1"/>
      <w:marLeft w:val="0"/>
      <w:marRight w:val="0"/>
      <w:marTop w:val="0"/>
      <w:marBottom w:val="0"/>
      <w:divBdr>
        <w:top w:val="none" w:sz="0" w:space="0" w:color="auto"/>
        <w:left w:val="none" w:sz="0" w:space="0" w:color="auto"/>
        <w:bottom w:val="none" w:sz="0" w:space="0" w:color="auto"/>
        <w:right w:val="none" w:sz="0" w:space="0" w:color="auto"/>
      </w:divBdr>
    </w:div>
    <w:div w:id="858659233">
      <w:bodyDiv w:val="1"/>
      <w:marLeft w:val="0"/>
      <w:marRight w:val="0"/>
      <w:marTop w:val="0"/>
      <w:marBottom w:val="0"/>
      <w:divBdr>
        <w:top w:val="none" w:sz="0" w:space="0" w:color="auto"/>
        <w:left w:val="none" w:sz="0" w:space="0" w:color="auto"/>
        <w:bottom w:val="none" w:sz="0" w:space="0" w:color="auto"/>
        <w:right w:val="none" w:sz="0" w:space="0" w:color="auto"/>
      </w:divBdr>
    </w:div>
    <w:div w:id="943464725">
      <w:bodyDiv w:val="1"/>
      <w:marLeft w:val="0"/>
      <w:marRight w:val="0"/>
      <w:marTop w:val="0"/>
      <w:marBottom w:val="0"/>
      <w:divBdr>
        <w:top w:val="none" w:sz="0" w:space="0" w:color="auto"/>
        <w:left w:val="none" w:sz="0" w:space="0" w:color="auto"/>
        <w:bottom w:val="none" w:sz="0" w:space="0" w:color="auto"/>
        <w:right w:val="none" w:sz="0" w:space="0" w:color="auto"/>
      </w:divBdr>
      <w:divsChild>
        <w:div w:id="1291352281">
          <w:marLeft w:val="0"/>
          <w:marRight w:val="0"/>
          <w:marTop w:val="0"/>
          <w:marBottom w:val="0"/>
          <w:divBdr>
            <w:top w:val="none" w:sz="0" w:space="0" w:color="auto"/>
            <w:left w:val="none" w:sz="0" w:space="0" w:color="auto"/>
            <w:bottom w:val="none" w:sz="0" w:space="0" w:color="auto"/>
            <w:right w:val="none" w:sz="0" w:space="0" w:color="auto"/>
          </w:divBdr>
          <w:divsChild>
            <w:div w:id="1188981439">
              <w:marLeft w:val="0"/>
              <w:marRight w:val="0"/>
              <w:marTop w:val="0"/>
              <w:marBottom w:val="0"/>
              <w:divBdr>
                <w:top w:val="none" w:sz="0" w:space="0" w:color="auto"/>
                <w:left w:val="none" w:sz="0" w:space="0" w:color="auto"/>
                <w:bottom w:val="none" w:sz="0" w:space="0" w:color="auto"/>
                <w:right w:val="none" w:sz="0" w:space="0" w:color="auto"/>
              </w:divBdr>
              <w:divsChild>
                <w:div w:id="36911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621964">
      <w:bodyDiv w:val="1"/>
      <w:marLeft w:val="0"/>
      <w:marRight w:val="0"/>
      <w:marTop w:val="0"/>
      <w:marBottom w:val="0"/>
      <w:divBdr>
        <w:top w:val="none" w:sz="0" w:space="0" w:color="auto"/>
        <w:left w:val="none" w:sz="0" w:space="0" w:color="auto"/>
        <w:bottom w:val="none" w:sz="0" w:space="0" w:color="auto"/>
        <w:right w:val="none" w:sz="0" w:space="0" w:color="auto"/>
      </w:divBdr>
    </w:div>
    <w:div w:id="1031343827">
      <w:bodyDiv w:val="1"/>
      <w:marLeft w:val="0"/>
      <w:marRight w:val="0"/>
      <w:marTop w:val="0"/>
      <w:marBottom w:val="0"/>
      <w:divBdr>
        <w:top w:val="none" w:sz="0" w:space="0" w:color="auto"/>
        <w:left w:val="none" w:sz="0" w:space="0" w:color="auto"/>
        <w:bottom w:val="none" w:sz="0" w:space="0" w:color="auto"/>
        <w:right w:val="none" w:sz="0" w:space="0" w:color="auto"/>
      </w:divBdr>
    </w:div>
    <w:div w:id="1114057172">
      <w:bodyDiv w:val="1"/>
      <w:marLeft w:val="0"/>
      <w:marRight w:val="0"/>
      <w:marTop w:val="0"/>
      <w:marBottom w:val="0"/>
      <w:divBdr>
        <w:top w:val="none" w:sz="0" w:space="0" w:color="auto"/>
        <w:left w:val="none" w:sz="0" w:space="0" w:color="auto"/>
        <w:bottom w:val="none" w:sz="0" w:space="0" w:color="auto"/>
        <w:right w:val="none" w:sz="0" w:space="0" w:color="auto"/>
      </w:divBdr>
    </w:div>
    <w:div w:id="1152137109">
      <w:bodyDiv w:val="1"/>
      <w:marLeft w:val="0"/>
      <w:marRight w:val="0"/>
      <w:marTop w:val="0"/>
      <w:marBottom w:val="0"/>
      <w:divBdr>
        <w:top w:val="none" w:sz="0" w:space="0" w:color="auto"/>
        <w:left w:val="none" w:sz="0" w:space="0" w:color="auto"/>
        <w:bottom w:val="none" w:sz="0" w:space="0" w:color="auto"/>
        <w:right w:val="none" w:sz="0" w:space="0" w:color="auto"/>
      </w:divBdr>
    </w:div>
    <w:div w:id="1168790215">
      <w:bodyDiv w:val="1"/>
      <w:marLeft w:val="0"/>
      <w:marRight w:val="0"/>
      <w:marTop w:val="0"/>
      <w:marBottom w:val="0"/>
      <w:divBdr>
        <w:top w:val="none" w:sz="0" w:space="0" w:color="auto"/>
        <w:left w:val="none" w:sz="0" w:space="0" w:color="auto"/>
        <w:bottom w:val="none" w:sz="0" w:space="0" w:color="auto"/>
        <w:right w:val="none" w:sz="0" w:space="0" w:color="auto"/>
      </w:divBdr>
    </w:div>
    <w:div w:id="1342244965">
      <w:bodyDiv w:val="1"/>
      <w:marLeft w:val="0"/>
      <w:marRight w:val="0"/>
      <w:marTop w:val="0"/>
      <w:marBottom w:val="0"/>
      <w:divBdr>
        <w:top w:val="none" w:sz="0" w:space="0" w:color="auto"/>
        <w:left w:val="none" w:sz="0" w:space="0" w:color="auto"/>
        <w:bottom w:val="none" w:sz="0" w:space="0" w:color="auto"/>
        <w:right w:val="none" w:sz="0" w:space="0" w:color="auto"/>
      </w:divBdr>
      <w:divsChild>
        <w:div w:id="1200052262">
          <w:marLeft w:val="0"/>
          <w:marRight w:val="0"/>
          <w:marTop w:val="0"/>
          <w:marBottom w:val="0"/>
          <w:divBdr>
            <w:top w:val="none" w:sz="0" w:space="0" w:color="auto"/>
            <w:left w:val="none" w:sz="0" w:space="0" w:color="auto"/>
            <w:bottom w:val="none" w:sz="0" w:space="0" w:color="auto"/>
            <w:right w:val="none" w:sz="0" w:space="0" w:color="auto"/>
          </w:divBdr>
          <w:divsChild>
            <w:div w:id="1093623783">
              <w:marLeft w:val="0"/>
              <w:marRight w:val="0"/>
              <w:marTop w:val="0"/>
              <w:marBottom w:val="0"/>
              <w:divBdr>
                <w:top w:val="none" w:sz="0" w:space="0" w:color="auto"/>
                <w:left w:val="none" w:sz="0" w:space="0" w:color="auto"/>
                <w:bottom w:val="none" w:sz="0" w:space="0" w:color="auto"/>
                <w:right w:val="none" w:sz="0" w:space="0" w:color="auto"/>
              </w:divBdr>
              <w:divsChild>
                <w:div w:id="7069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364697">
      <w:bodyDiv w:val="1"/>
      <w:marLeft w:val="0"/>
      <w:marRight w:val="0"/>
      <w:marTop w:val="0"/>
      <w:marBottom w:val="0"/>
      <w:divBdr>
        <w:top w:val="none" w:sz="0" w:space="0" w:color="auto"/>
        <w:left w:val="none" w:sz="0" w:space="0" w:color="auto"/>
        <w:bottom w:val="none" w:sz="0" w:space="0" w:color="auto"/>
        <w:right w:val="none" w:sz="0" w:space="0" w:color="auto"/>
      </w:divBdr>
      <w:divsChild>
        <w:div w:id="1720205642">
          <w:marLeft w:val="0"/>
          <w:marRight w:val="0"/>
          <w:marTop w:val="0"/>
          <w:marBottom w:val="0"/>
          <w:divBdr>
            <w:top w:val="none" w:sz="0" w:space="0" w:color="auto"/>
            <w:left w:val="none" w:sz="0" w:space="0" w:color="auto"/>
            <w:bottom w:val="none" w:sz="0" w:space="0" w:color="auto"/>
            <w:right w:val="none" w:sz="0" w:space="0" w:color="auto"/>
          </w:divBdr>
          <w:divsChild>
            <w:div w:id="2036298189">
              <w:marLeft w:val="0"/>
              <w:marRight w:val="0"/>
              <w:marTop w:val="0"/>
              <w:marBottom w:val="0"/>
              <w:divBdr>
                <w:top w:val="none" w:sz="0" w:space="0" w:color="auto"/>
                <w:left w:val="none" w:sz="0" w:space="0" w:color="auto"/>
                <w:bottom w:val="none" w:sz="0" w:space="0" w:color="auto"/>
                <w:right w:val="none" w:sz="0" w:space="0" w:color="auto"/>
              </w:divBdr>
              <w:divsChild>
                <w:div w:id="13267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305072">
      <w:bodyDiv w:val="1"/>
      <w:marLeft w:val="0"/>
      <w:marRight w:val="0"/>
      <w:marTop w:val="0"/>
      <w:marBottom w:val="0"/>
      <w:divBdr>
        <w:top w:val="none" w:sz="0" w:space="0" w:color="auto"/>
        <w:left w:val="none" w:sz="0" w:space="0" w:color="auto"/>
        <w:bottom w:val="none" w:sz="0" w:space="0" w:color="auto"/>
        <w:right w:val="none" w:sz="0" w:space="0" w:color="auto"/>
      </w:divBdr>
    </w:div>
    <w:div w:id="1576281218">
      <w:bodyDiv w:val="1"/>
      <w:marLeft w:val="0"/>
      <w:marRight w:val="0"/>
      <w:marTop w:val="0"/>
      <w:marBottom w:val="0"/>
      <w:divBdr>
        <w:top w:val="none" w:sz="0" w:space="0" w:color="auto"/>
        <w:left w:val="none" w:sz="0" w:space="0" w:color="auto"/>
        <w:bottom w:val="none" w:sz="0" w:space="0" w:color="auto"/>
        <w:right w:val="none" w:sz="0" w:space="0" w:color="auto"/>
      </w:divBdr>
    </w:div>
    <w:div w:id="1631007834">
      <w:bodyDiv w:val="1"/>
      <w:marLeft w:val="0"/>
      <w:marRight w:val="0"/>
      <w:marTop w:val="0"/>
      <w:marBottom w:val="0"/>
      <w:divBdr>
        <w:top w:val="none" w:sz="0" w:space="0" w:color="auto"/>
        <w:left w:val="none" w:sz="0" w:space="0" w:color="auto"/>
        <w:bottom w:val="none" w:sz="0" w:space="0" w:color="auto"/>
        <w:right w:val="none" w:sz="0" w:space="0" w:color="auto"/>
      </w:divBdr>
    </w:div>
    <w:div w:id="1669291094">
      <w:bodyDiv w:val="1"/>
      <w:marLeft w:val="0"/>
      <w:marRight w:val="0"/>
      <w:marTop w:val="0"/>
      <w:marBottom w:val="0"/>
      <w:divBdr>
        <w:top w:val="none" w:sz="0" w:space="0" w:color="auto"/>
        <w:left w:val="none" w:sz="0" w:space="0" w:color="auto"/>
        <w:bottom w:val="none" w:sz="0" w:space="0" w:color="auto"/>
        <w:right w:val="none" w:sz="0" w:space="0" w:color="auto"/>
      </w:divBdr>
    </w:div>
    <w:div w:id="1738091965">
      <w:bodyDiv w:val="1"/>
      <w:marLeft w:val="0"/>
      <w:marRight w:val="0"/>
      <w:marTop w:val="0"/>
      <w:marBottom w:val="0"/>
      <w:divBdr>
        <w:top w:val="none" w:sz="0" w:space="0" w:color="auto"/>
        <w:left w:val="none" w:sz="0" w:space="0" w:color="auto"/>
        <w:bottom w:val="none" w:sz="0" w:space="0" w:color="auto"/>
        <w:right w:val="none" w:sz="0" w:space="0" w:color="auto"/>
      </w:divBdr>
    </w:div>
    <w:div w:id="1824395499">
      <w:bodyDiv w:val="1"/>
      <w:marLeft w:val="0"/>
      <w:marRight w:val="0"/>
      <w:marTop w:val="0"/>
      <w:marBottom w:val="0"/>
      <w:divBdr>
        <w:top w:val="none" w:sz="0" w:space="0" w:color="auto"/>
        <w:left w:val="none" w:sz="0" w:space="0" w:color="auto"/>
        <w:bottom w:val="none" w:sz="0" w:space="0" w:color="auto"/>
        <w:right w:val="none" w:sz="0" w:space="0" w:color="auto"/>
      </w:divBdr>
    </w:div>
    <w:div w:id="1961448966">
      <w:bodyDiv w:val="1"/>
      <w:marLeft w:val="0"/>
      <w:marRight w:val="0"/>
      <w:marTop w:val="0"/>
      <w:marBottom w:val="0"/>
      <w:divBdr>
        <w:top w:val="none" w:sz="0" w:space="0" w:color="auto"/>
        <w:left w:val="none" w:sz="0" w:space="0" w:color="auto"/>
        <w:bottom w:val="none" w:sz="0" w:space="0" w:color="auto"/>
        <w:right w:val="none" w:sz="0" w:space="0" w:color="auto"/>
      </w:divBdr>
    </w:div>
    <w:div w:id="19969584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nep.org/resources/report/un-environments-environmental-social-and-economic-sustainability-framework" TargetMode="External"/><Relationship Id="rId18" Type="http://schemas.openxmlformats.org/officeDocument/2006/relationships/hyperlink" Target="https://globalgoals.goldstandard.org/102-par-stakeholder-consultation-requirements/" TargetMode="External"/><Relationship Id="rId39" Type="http://schemas.openxmlformats.org/officeDocument/2006/relationships/hyperlink" Target="https://www.unido.org/our-focus-safeguarding-environment-implementation-multilateral-environmental-agreements/stockholm-convention" TargetMode="External"/><Relationship Id="rId21" Type="http://schemas.openxmlformats.org/officeDocument/2006/relationships/hyperlink" Target="https://globalgoals.goldstandard.org/104-par-gender-equality-requirements-and-guidelines/" TargetMode="External"/><Relationship Id="rId34" Type="http://schemas.openxmlformats.org/officeDocument/2006/relationships/hyperlink" Target="https://ozone.unep.org/treaties/montreal-protocol?q=treaties&amp;q=treaties/montreal-protocol" TargetMode="External"/><Relationship Id="rId42" Type="http://schemas.openxmlformats.org/officeDocument/2006/relationships/hyperlink" Target="https://globalgoals.goldstandard.org/203-ar-luf-activity-requirements/" TargetMode="External"/><Relationship Id="rId47" Type="http://schemas.openxmlformats.org/officeDocument/2006/relationships/header" Target="header1.xml"/><Relationship Id="rId50" Type="http://schemas.openxmlformats.org/officeDocument/2006/relationships/footer" Target="footer2.xml"/><Relationship Id="rId55"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globalgoals.goldstandard.org/faqs-glossary/" TargetMode="External"/><Relationship Id="rId29" Type="http://schemas.openxmlformats.org/officeDocument/2006/relationships/image" Target="media/image1.png"/><Relationship Id="rId11" Type="http://schemas.openxmlformats.org/officeDocument/2006/relationships/hyperlink" Target="mailto:help@goldstandard.org" TargetMode="External"/><Relationship Id="rId32" Type="http://schemas.openxmlformats.org/officeDocument/2006/relationships/hyperlink" Target="http://www.ilo.org/ipec/facts/ILOconventionsonchildlabour/lang--en/index.htm" TargetMode="External"/><Relationship Id="rId37" Type="http://schemas.openxmlformats.org/officeDocument/2006/relationships/hyperlink" Target="http://www.pic.int/" TargetMode="External"/><Relationship Id="rId40" Type="http://schemas.openxmlformats.org/officeDocument/2006/relationships/hyperlink" Target="https://ozone.unep.org/treaties/montreal-protocol" TargetMode="External"/><Relationship Id="rId45" Type="http://schemas.openxmlformats.org/officeDocument/2006/relationships/hyperlink" Target="http://www.iucnredlist.org/" TargetMode="External"/><Relationship Id="rId53" Type="http://schemas.openxmlformats.org/officeDocument/2006/relationships/hyperlink" Target="https://eur-lex.europa.eu/legal-content/EN/TXT/?uri=celex%3A22002A0731%2801%29" TargetMode="External"/><Relationship Id="rId5" Type="http://schemas.openxmlformats.org/officeDocument/2006/relationships/numbering" Target="numbering.xml"/><Relationship Id="rId15" Type="http://schemas.openxmlformats.org/officeDocument/2006/relationships/hyperlink" Target="https://www.fao.org/policy-support/tools-and-publications/resources-details/en/c/1026868/" TargetMode="External"/><Relationship Id="rId23" Type="http://schemas.openxmlformats.org/officeDocument/2006/relationships/customXml" Target="ink/ink1.xml"/><Relationship Id="rId36" Type="http://schemas.openxmlformats.org/officeDocument/2006/relationships/hyperlink" Target="http://www.basel.int/" TargetMode="External"/><Relationship Id="rId49"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registry.goldstandard.org/projects?q=&amp;page=1" TargetMode="External"/><Relationship Id="rId31" Type="http://schemas.openxmlformats.org/officeDocument/2006/relationships/hyperlink" Target="https://globalgoals.goldstandard.org/102-par-stakeholder-consultation-requirements/" TargetMode="External"/><Relationship Id="rId44" Type="http://schemas.openxmlformats.org/officeDocument/2006/relationships/hyperlink" Target="https://www.left.ox.ac.uk/" TargetMode="External"/><Relationship Id="rId52"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fc.org/wps/wcm/connect/Topics_Ext_Content/IFC_External_Corporate_Site/Sustainability-At-IFC/Policies-Standards/Performance-Standards/" TargetMode="External"/><Relationship Id="rId22" Type="http://schemas.openxmlformats.org/officeDocument/2006/relationships/hyperlink" Target="https://globalgoals.goldstandard.org/000-6-gov-gender-policy/" TargetMode="External"/><Relationship Id="rId30" Type="http://schemas.openxmlformats.org/officeDocument/2006/relationships/hyperlink" Target="https://info.undp.org/sites/bpps/SES_Toolkit/SitePages/Standard%205.aspx" TargetMode="External"/><Relationship Id="rId35" Type="http://schemas.openxmlformats.org/officeDocument/2006/relationships/hyperlink" Target="http://www.mercuryconvention.org/" TargetMode="External"/><Relationship Id="rId43" Type="http://schemas.openxmlformats.org/officeDocument/2006/relationships/hyperlink" Target="https://globalgoals.goldstandard.org/203-ar-luf-activity-requirements/" TargetMode="External"/><Relationship Id="rId48" Type="http://schemas.openxmlformats.org/officeDocument/2006/relationships/header" Target="header2.xml"/><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eader" Target="header3.xml"/><Relationship Id="rId3" Type="http://schemas.openxmlformats.org/officeDocument/2006/relationships/customXml" Target="../customXml/item3.xml"/><Relationship Id="rId12" Type="http://schemas.openxmlformats.org/officeDocument/2006/relationships/hyperlink" Target="https://www.undp.org/publications/undp-social-and-environmental-standards" TargetMode="External"/><Relationship Id="rId17" Type="http://schemas.openxmlformats.org/officeDocument/2006/relationships/hyperlink" Target="https://globalgoals.goldstandard.org/101-par-principles-requirements/" TargetMode="External"/><Relationship Id="rId33" Type="http://schemas.openxmlformats.org/officeDocument/2006/relationships/hyperlink" Target="https://eur-lex.europa.eu/legal-content/EN/TXT/?uri=celex%3A22002A0731%2801%29" TargetMode="External"/><Relationship Id="rId38" Type="http://schemas.openxmlformats.org/officeDocument/2006/relationships/hyperlink" Target="http://chm.pops.int/" TargetMode="External"/><Relationship Id="rId46" Type="http://schemas.openxmlformats.org/officeDocument/2006/relationships/hyperlink" Target="https://www.ibat-alliance.org/ibat-conservation/login" TargetMode="External"/><Relationship Id="rId20" Type="http://schemas.openxmlformats.org/officeDocument/2006/relationships/hyperlink" Target="https://globalgoals.goldstandard.org/rc-2021-public-disclosure-requirements-for-project-documentation/" TargetMode="External"/><Relationship Id="rId41" Type="http://schemas.openxmlformats.org/officeDocument/2006/relationships/hyperlink" Target="https://www.fao.org/publications/card/en/c/CA5253EN/"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1.emf"/></Relationships>
</file>

<file path=word/_rels/footer3.xml.rels><?xml version="1.0" encoding="UTF-8" standalone="yes"?>
<Relationships xmlns="http://schemas.openxmlformats.org/package/2006/relationships"><Relationship Id="rId3" Type="http://schemas.openxmlformats.org/officeDocument/2006/relationships/image" Target="media/image5.emf"/><Relationship Id="rId2" Type="http://schemas.openxmlformats.org/officeDocument/2006/relationships/image" Target="media/image1.emf"/><Relationship Id="rId1" Type="http://schemas.openxmlformats.org/officeDocument/2006/relationships/image" Target="media/image4.emf"/></Relationships>
</file>

<file path=word/_rels/footnotes.xml.rels><?xml version="1.0" encoding="UTF-8" standalone="yes"?>
<Relationships xmlns="http://schemas.openxmlformats.org/package/2006/relationships"><Relationship Id="rId8" Type="http://schemas.openxmlformats.org/officeDocument/2006/relationships/hyperlink" Target="http://www.basel.int" TargetMode="External"/><Relationship Id="rId13" Type="http://schemas.openxmlformats.org/officeDocument/2006/relationships/hyperlink" Target="https://www.ifc.org/wps/wcm/connect/topics_ext_content/ifc_external_corporate_site/sustainability-at-ifc/publications/publications_gpn_animalwelfare_2014" TargetMode="External"/><Relationship Id="rId3" Type="http://schemas.openxmlformats.org/officeDocument/2006/relationships/hyperlink" Target="https://www.undp.org/content/undp/en/home/librarypage/operations1/undp-social-and-environmental-standards.html" TargetMode="External"/><Relationship Id="rId7" Type="http://schemas.openxmlformats.org/officeDocument/2006/relationships/hyperlink" Target="http://www.ilo.org/ipec/facts/ILOconventionsonchildlabour/lang--en/index.htm" TargetMode="External"/><Relationship Id="rId12" Type="http://schemas.openxmlformats.org/officeDocument/2006/relationships/hyperlink" Target="https://www.ifc.org/wps/wcm/connect/Topics_Ext_Content/IFC_External_Corporate_Site/Sustainability-At-IFC/Policies-Standards/EHS-Guidelines/" TargetMode="External"/><Relationship Id="rId2" Type="http://schemas.openxmlformats.org/officeDocument/2006/relationships/hyperlink" Target="https://www.un.org/en/about-us/un-charter/chapter-1" TargetMode="External"/><Relationship Id="rId16" Type="http://schemas.openxmlformats.org/officeDocument/2006/relationships/hyperlink" Target="https://www.iucnredlist.org/" TargetMode="External"/><Relationship Id="rId1" Type="http://schemas.openxmlformats.org/officeDocument/2006/relationships/hyperlink" Target="https://www.ohchr.org/en/publications/fact-sheets/fact-sheet-no-38-frequently-asked-questions-human-rights-and-climate" TargetMode="External"/><Relationship Id="rId6" Type="http://schemas.openxmlformats.org/officeDocument/2006/relationships/hyperlink" Target="https://www.ilo.org/dyn/normlex/en/f?p=NORMLEXPUB:12100:::NO:12100:P12100_ILO_CODE:C029:NO" TargetMode="External"/><Relationship Id="rId11" Type="http://schemas.openxmlformats.org/officeDocument/2006/relationships/hyperlink" Target="https://www.fao.org/fileadmin/templates/agphome/documents/Pests_Pesticides/Code/CODE_2014Sep_ENG.pdf" TargetMode="External"/><Relationship Id="rId5" Type="http://schemas.openxmlformats.org/officeDocument/2006/relationships/hyperlink" Target="https://www.ilo.org/declaration/thedeclaration/textdeclaration/lang--en/index.htm" TargetMode="External"/><Relationship Id="rId15" Type="http://schemas.openxmlformats.org/officeDocument/2006/relationships/hyperlink" Target="https://global-uploads.webflow.com/624493bb51507d22cf218d50/6286866d8bbf4719b4e1d5af_HCV_Mgmt_Monitoring_final_english.pdf" TargetMode="External"/><Relationship Id="rId10" Type="http://schemas.openxmlformats.org/officeDocument/2006/relationships/hyperlink" Target="http://www.saicm.org/" TargetMode="External"/><Relationship Id="rId4" Type="http://schemas.openxmlformats.org/officeDocument/2006/relationships/hyperlink" Target="https://info.undp.org/sites/bpps/SES_Toolkit/SES%20Document%20Library/Uploaded%20October%202016/UNDP%20SES%20Indigenous%20Peoples%20GN_Final_December%202020.pdf" TargetMode="External"/><Relationship Id="rId9" Type="http://schemas.openxmlformats.org/officeDocument/2006/relationships/hyperlink" Target="http://www.imo.org" TargetMode="External"/><Relationship Id="rId14" Type="http://schemas.openxmlformats.org/officeDocument/2006/relationships/hyperlink" Target="https://global-uploads.webflow.com/624493bb51507d22cf218d50/6286878c1de2255dee34ecfc_HCVCommonGuide_English-07-17-web.pdf" TargetMode="External"/></Relationships>
</file>

<file path=word/_rels/header3.xml.rels><?xml version="1.0" encoding="UTF-8" standalone="yes"?>
<Relationships xmlns="http://schemas.openxmlformats.org/package/2006/relationships"><Relationship Id="rId3" Type="http://schemas.openxmlformats.org/officeDocument/2006/relationships/diagramLayout" Target="diagrams/layout1.xml"/><Relationship Id="rId2" Type="http://schemas.openxmlformats.org/officeDocument/2006/relationships/diagramData" Target="diagrams/data1.xml"/><Relationship Id="rId1" Type="http://schemas.openxmlformats.org/officeDocument/2006/relationships/image" Target="media/image2.emf"/><Relationship Id="rId6" Type="http://schemas.microsoft.com/office/2007/relationships/diagramDrawing" Target="diagrams/drawing1.xml"/><Relationship Id="rId5" Type="http://schemas.openxmlformats.org/officeDocument/2006/relationships/diagramColors" Target="diagrams/colors1.xml"/><Relationship Id="rId4" Type="http://schemas.openxmlformats.org/officeDocument/2006/relationships/diagramQuickStyle" Target="diagrams/quickStyl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kashTalyan\AppData\Roaming\Microsoft\Templates\CORE%20DOCUMENT_TEMPLATE.dotx" TargetMode="External"/></Relationships>
</file>

<file path=word/diagrams/_rels/data1.xml.rels><?xml version="1.0" encoding="UTF-8" standalone="yes"?>
<Relationships xmlns="http://schemas.openxmlformats.org/package/2006/relationships"><Relationship Id="rId1" Type="http://schemas.openxmlformats.org/officeDocument/2006/relationships/image" Target="../media/image3.emf"/></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BBF2B0-60C1-3742-9858-233F576D555B}" type="doc">
      <dgm:prSet loTypeId="urn:microsoft.com/office/officeart/2008/layout/PictureAccentBlocks" loCatId="" qsTypeId="urn:microsoft.com/office/officeart/2005/8/quickstyle/simple3" qsCatId="simple" csTypeId="urn:microsoft.com/office/officeart/2005/8/colors/colorful1" csCatId="colorful" phldr="1"/>
      <dgm:spPr/>
      <dgm:t>
        <a:bodyPr/>
        <a:lstStyle/>
        <a:p>
          <a:endParaRPr lang="en-GB"/>
        </a:p>
      </dgm:t>
    </dgm:pt>
    <dgm:pt modelId="{3A611AAA-098D-704F-BB06-7C3A5CCE11B3}">
      <dgm:prSet/>
      <dgm:spPr/>
      <dgm:t>
        <a:bodyPr/>
        <a:lstStyle/>
        <a:p>
          <a:endParaRPr lang="en-GB"/>
        </a:p>
      </dgm:t>
    </dgm:pt>
    <dgm:pt modelId="{335BD7DD-AC9E-6F44-AFEA-9D76741F05DC}" type="sibTrans" cxnId="{FFA7CE20-E079-4E4F-BB29-F83DB10BB0C9}">
      <dgm:prSet/>
      <dgm:spPr/>
      <dgm:t>
        <a:bodyPr/>
        <a:lstStyle/>
        <a:p>
          <a:endParaRPr lang="en-GB"/>
        </a:p>
      </dgm:t>
    </dgm:pt>
    <dgm:pt modelId="{9EF82370-B373-CB43-B80D-A3A00785EB39}" type="parTrans" cxnId="{FFA7CE20-E079-4E4F-BB29-F83DB10BB0C9}">
      <dgm:prSet/>
      <dgm:spPr/>
      <dgm:t>
        <a:bodyPr/>
        <a:lstStyle/>
        <a:p>
          <a:endParaRPr lang="en-GB"/>
        </a:p>
      </dgm:t>
    </dgm:pt>
    <dgm:pt modelId="{32DFC0E0-F41F-984C-B9CC-5EE3C099885D}" type="pres">
      <dgm:prSet presAssocID="{BFBBF2B0-60C1-3742-9858-233F576D555B}" presName="Name0" presStyleCnt="0">
        <dgm:presLayoutVars>
          <dgm:dir/>
        </dgm:presLayoutVars>
      </dgm:prSet>
      <dgm:spPr/>
    </dgm:pt>
    <dgm:pt modelId="{6EB9AB5F-C7CD-5646-8C4E-2FC5B3FCD748}" type="pres">
      <dgm:prSet presAssocID="{3A611AAA-098D-704F-BB06-7C3A5CCE11B3}" presName="composite" presStyleCnt="0"/>
      <dgm:spPr/>
    </dgm:pt>
    <dgm:pt modelId="{94C23139-828D-AE47-BD45-DFC9DC71CAC6}" type="pres">
      <dgm:prSet presAssocID="{3A611AAA-098D-704F-BB06-7C3A5CCE11B3}" presName="Image" presStyleLbl="alignNode1" presStyleIdx="0" presStyleCnt="1" custScaleX="234556" custScaleY="80110" custLinFactNeighborX="18" custLinFactNeighborY="-9945"/>
      <dgm:spPr>
        <a:prstGeom prst="rect">
          <a:avLst/>
        </a:prstGeom>
        <a:solidFill>
          <a:schemeClr val="bg1"/>
        </a:solidFill>
        <a:ln>
          <a:noFill/>
        </a:ln>
        <a:effectLst/>
      </dgm:spPr>
    </dgm:pt>
    <dgm:pt modelId="{AA104B76-9071-F146-9089-6E8724F6320C}" type="pres">
      <dgm:prSet presAssocID="{3A611AAA-098D-704F-BB06-7C3A5CCE11B3}" presName="Parent" presStyleLbl="revTx" presStyleIdx="0" presStyleCnt="1">
        <dgm:presLayoutVars>
          <dgm:bulletEnabled val="1"/>
        </dgm:presLayoutVars>
      </dgm:prSet>
      <dgm:spPr/>
    </dgm:pt>
  </dgm:ptLst>
  <dgm:cxnLst>
    <dgm:cxn modelId="{FFA7CE20-E079-4E4F-BB29-F83DB10BB0C9}" srcId="{BFBBF2B0-60C1-3742-9858-233F576D555B}" destId="{3A611AAA-098D-704F-BB06-7C3A5CCE11B3}" srcOrd="0" destOrd="0" parTransId="{9EF82370-B373-CB43-B80D-A3A00785EB39}" sibTransId="{335BD7DD-AC9E-6F44-AFEA-9D76741F05DC}"/>
    <dgm:cxn modelId="{AF69FC37-5E69-A442-A32A-D5F1B93F3961}" type="presOf" srcId="{3A611AAA-098D-704F-BB06-7C3A5CCE11B3}" destId="{AA104B76-9071-F146-9089-6E8724F6320C}" srcOrd="0" destOrd="0" presId="urn:microsoft.com/office/officeart/2008/layout/PictureAccentBlocks"/>
    <dgm:cxn modelId="{BDBE5C44-9B97-E94A-A006-7A8E37A16D8E}" type="presOf" srcId="{BFBBF2B0-60C1-3742-9858-233F576D555B}" destId="{32DFC0E0-F41F-984C-B9CC-5EE3C099885D}" srcOrd="0" destOrd="0" presId="urn:microsoft.com/office/officeart/2008/layout/PictureAccentBlocks"/>
    <dgm:cxn modelId="{B494AF59-4C5E-CC44-9D4F-3597C7B7F629}" type="presParOf" srcId="{32DFC0E0-F41F-984C-B9CC-5EE3C099885D}" destId="{6EB9AB5F-C7CD-5646-8C4E-2FC5B3FCD748}" srcOrd="0" destOrd="0" presId="urn:microsoft.com/office/officeart/2008/layout/PictureAccentBlocks"/>
    <dgm:cxn modelId="{8E6A879A-611B-FA4C-8030-6CD3DBD0A9AE}" type="presParOf" srcId="{6EB9AB5F-C7CD-5646-8C4E-2FC5B3FCD748}" destId="{94C23139-828D-AE47-BD45-DFC9DC71CAC6}" srcOrd="0" destOrd="0" presId="urn:microsoft.com/office/officeart/2008/layout/PictureAccentBlocks"/>
    <dgm:cxn modelId="{8DAFDB92-679D-1F4E-A5D9-0C7174252AB0}" type="presParOf" srcId="{6EB9AB5F-C7CD-5646-8C4E-2FC5B3FCD748}" destId="{AA104B76-9071-F146-9089-6E8724F6320C}" srcOrd="1" destOrd="0" presId="urn:microsoft.com/office/officeart/2008/layout/PictureAccentBlocks"/>
  </dgm:cxnLst>
  <dgm:bg>
    <a:blipFill>
      <a:blip xmlns:r="http://schemas.openxmlformats.org/officeDocument/2006/relationships" r:embed="rId1">
        <a:extLst>
          <a:ext uri="{28A0092B-C50C-407E-A947-70E740481C1C}">
            <a14:useLocalDpi xmlns:a14="http://schemas.microsoft.com/office/drawing/2010/main" val="0"/>
          </a:ext>
        </a:extLst>
      </a:blip>
      <a:stretch>
        <a:fillRect/>
      </a:stretch>
    </a:blipFill>
    <a:effectLst/>
  </dgm:bg>
  <dgm:whole/>
  <dgm:extLst>
    <a:ext uri="http://schemas.microsoft.com/office/drawing/2008/diagram">
      <dsp:dataModelExt xmlns:dsp="http://schemas.microsoft.com/office/drawing/2008/diagram" relId="rId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4C23139-828D-AE47-BD45-DFC9DC71CAC6}">
      <dsp:nvSpPr>
        <dsp:cNvPr id="0" name=""/>
        <dsp:cNvSpPr/>
      </dsp:nvSpPr>
      <dsp:spPr>
        <a:xfrm>
          <a:off x="3886558" y="0"/>
          <a:ext cx="3707406" cy="1266223"/>
        </a:xfrm>
        <a:prstGeom prst="rect">
          <a:avLst/>
        </a:prstGeom>
        <a:solidFill>
          <a:schemeClr val="bg1"/>
        </a:solidFill>
        <a:ln w="9525" cap="flat" cmpd="sng" algn="ctr">
          <a:noFill/>
          <a:prstDash val="solid"/>
        </a:ln>
        <a:effectLst/>
      </dsp:spPr>
      <dsp:style>
        <a:lnRef idx="1">
          <a:scrgbClr r="0" g="0" b="0"/>
        </a:lnRef>
        <a:fillRef idx="2">
          <a:scrgbClr r="0" g="0" b="0"/>
        </a:fillRef>
        <a:effectRef idx="1">
          <a:scrgbClr r="0" g="0" b="0"/>
        </a:effectRef>
        <a:fontRef idx="minor">
          <a:schemeClr val="dk1"/>
        </a:fontRef>
      </dsp:style>
    </dsp:sp>
    <dsp:sp modelId="{AA104B76-9071-F146-9089-6E8724F6320C}">
      <dsp:nvSpPr>
        <dsp:cNvPr id="0" name=""/>
        <dsp:cNvSpPr/>
      </dsp:nvSpPr>
      <dsp:spPr>
        <a:xfrm rot="16200000">
          <a:off x="4001595" y="632242"/>
          <a:ext cx="1580606" cy="31612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00" tIns="12700" rIns="12700" bIns="12700" numCol="1" spcCol="1270" anchor="b" anchorCtr="0">
          <a:noAutofit/>
        </a:bodyPr>
        <a:lstStyle/>
        <a:p>
          <a:pPr marL="0" lvl="0" indent="0" algn="l" defTabSz="889000">
            <a:lnSpc>
              <a:spcPct val="90000"/>
            </a:lnSpc>
            <a:spcBef>
              <a:spcPct val="0"/>
            </a:spcBef>
            <a:spcAft>
              <a:spcPct val="35000"/>
            </a:spcAft>
            <a:buNone/>
          </a:pPr>
          <a:endParaRPr lang="en-GB" sz="2000" kern="1200"/>
        </a:p>
      </dsp:txBody>
      <dsp:txXfrm>
        <a:off x="4001595" y="632242"/>
        <a:ext cx="1580606" cy="316121"/>
      </dsp:txXfrm>
    </dsp:sp>
  </dsp:spTree>
</dsp:drawing>
</file>

<file path=word/diagrams/layout1.xml><?xml version="1.0" encoding="utf-8"?>
<dgm:layoutDef xmlns:dgm="http://schemas.openxmlformats.org/drawingml/2006/diagram" xmlns:a="http://schemas.openxmlformats.org/drawingml/2006/main" uniqueId="urn:microsoft.com/office/officeart/2008/layout/PictureAccentBlocks">
  <dgm:title val=""/>
  <dgm:desc val=""/>
  <dgm:catLst>
    <dgm:cat type="picture" pri="12000"/>
    <dgm:cat type="pictureconvert" pri="120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Name0">
    <dgm:varLst>
      <dgm:dir/>
    </dgm:varLst>
    <dgm:choose name="Name1">
      <dgm:if name="Name2" axis="ch" ptType="node" func="cnt" op="gt" val="5">
        <dgm:choose name="Name3">
          <dgm:if name="Name4" func="var" arg="dir" op="equ" val="norm">
            <dgm:alg type="snake">
              <dgm:param type="grDir" val="bL"/>
              <dgm:param type="bkpt" val="fixed"/>
              <dgm:param type="bkPtFixedVal" val="3"/>
              <dgm:param type="off" val="off"/>
              <dgm:param type="horzAlign" val="r"/>
              <dgm:param type="vertAlign" val="b"/>
            </dgm:alg>
          </dgm:if>
          <dgm:else name="Name5">
            <dgm:alg type="snake">
              <dgm:param type="grDir" val="bR"/>
              <dgm:param type="bkpt" val="fixed"/>
              <dgm:param type="bkPtFixedVal" val="3"/>
              <dgm:param type="off" val="off"/>
              <dgm:param type="horzAlign" val="l"/>
              <dgm:param type="vertAlign" val="b"/>
            </dgm:alg>
          </dgm:else>
        </dgm:choose>
      </dgm:if>
      <dgm:else name="Name6">
        <dgm:choose name="Name7">
          <dgm:if name="Name8" func="var" arg="dir" op="equ" val="norm">
            <dgm:alg type="snake">
              <dgm:param type="grDir" val="bL"/>
              <dgm:param type="bkpt" val="fixed"/>
              <dgm:param type="bkPtFixedVal" val="2"/>
              <dgm:param type="off" val="off"/>
              <dgm:param type="horzAlign" val="r"/>
              <dgm:param type="vertAlign" val="b"/>
            </dgm:alg>
          </dgm:if>
          <dgm:else name="Name9">
            <dgm:alg type="snake">
              <dgm:param type="grDir" val="bR"/>
              <dgm:param type="bkpt" val="fixed"/>
              <dgm:param type="bkPtFixedVal" val="2"/>
              <dgm:param type="off" val="off"/>
              <dgm:param type="horzAlign" val="l"/>
              <dgm:param type="vertAlign" val="b"/>
            </dgm:alg>
          </dgm:else>
        </dgm:choose>
      </dgm:else>
    </dgm:choose>
    <dgm:shape xmlns:r="http://schemas.openxmlformats.org/officeDocument/2006/relationships" r:blip="">
      <dgm:adjLst/>
    </dgm:shape>
    <dgm:constrLst>
      <dgm:constr type="alignOff" val="1"/>
      <dgm:constr type="primFontSz" for="des" ptType="node" op="equ" val="65"/>
      <dgm:constr type="w" for="ch" forName="composite" refType="w"/>
      <dgm:constr type="h" for="ch" forName="composite" refType="h"/>
      <dgm:constr type="sp" refType="w" refFor="ch" refForName="composite" op="equ" fact="0.113"/>
      <dgm:constr type="w" for="ch" forName="sibTrans" refType="w" refFor="ch" refForName="composite" op="equ" fact="0.0001"/>
      <dgm:constr type="h" for="ch" forName="sibTrans" refType="w" refFor="ch" refForName="sibTrans" op="equ"/>
    </dgm:constrLst>
    <dgm:forEach name="nodesForEach" axis="ch" ptType="node">
      <dgm:layoutNode name="composite">
        <dgm:alg type="composite">
          <dgm:param type="ar" val="1.2"/>
        </dgm:alg>
        <dgm:shape xmlns:r="http://schemas.openxmlformats.org/officeDocument/2006/relationships" r:blip="">
          <dgm:adjLst/>
        </dgm:shape>
        <dgm:choose name="Name10">
          <dgm:if name="Name11" func="var" arg="dir" op="equ" val="norm">
            <dgm:constrLst>
              <dgm:constr type="l" for="ch" forName="Image" refType="w" refFor="ch" refForName="Image" fact="0.2"/>
              <dgm:constr type="t" for="ch" forName="Image" refType="h" fact="0"/>
              <dgm:constr type="h" for="ch" forName="Image" refType="h"/>
              <dgm:constr type="w" for="ch" forName="Image" refType="h" refFor="ch" refForName="Image" op="equ"/>
              <dgm:constr type="l" for="ch" forName="Parent" refType="w" fact="0"/>
              <dgm:constr type="t" for="ch" forName="Parent" refType="h" fact="0"/>
              <dgm:constr type="w" for="ch" forName="Parent" refType="h" refFor="ch" refForName="Image" op="equ" fact="0.2"/>
              <dgm:constr type="h" for="ch" forName="Parent" refType="h" refFor="ch" refForName="Image" op="equ"/>
            </dgm:constrLst>
          </dgm:if>
          <dgm:else name="Name12">
            <dgm:constrLst>
              <dgm:constr type="l" for="ch" forName="Image" refType="w" fact="0"/>
              <dgm:constr type="t" for="ch" forName="Image" refType="h" fact="0"/>
              <dgm:constr type="h" for="ch" forName="Image" refType="h"/>
              <dgm:constr type="w" for="ch" forName="Image" refType="h" refFor="ch" refForName="Image" op="equ"/>
              <dgm:constr type="l" for="ch" forName="Parent" refType="w" refFor="ch" refForName="Image"/>
              <dgm:constr type="t" for="ch" forName="Parent" refType="h" fact="0"/>
              <dgm:constr type="w" for="ch" forName="Parent" refType="w" refFor="ch" refForName="Image" fact="0.2"/>
              <dgm:constr type="h" for="ch" forName="Parent" refType="h" refFor="ch" refForName="Image"/>
            </dgm:constrLst>
          </dgm:else>
        </dgm:choose>
        <dgm:layoutNode name="Image" styleLbl="alignNode1">
          <dgm:alg type="sp"/>
          <dgm:shape xmlns:r="http://schemas.openxmlformats.org/officeDocument/2006/relationships" type="rect" r:blip="" blipPhldr="1">
            <dgm:adjLst/>
          </dgm:shape>
          <dgm:presOf/>
        </dgm:layoutNode>
        <dgm:layoutNode name="Parent" styleLbl="revTx">
          <dgm:varLst>
            <dgm:bulletEnabled val="1"/>
          </dgm:varLst>
          <dgm:alg type="tx">
            <dgm:param type="parTxLTRAlign" val="l"/>
            <dgm:param type="txAnchorVert" val="b"/>
            <dgm:param type="txAnchorVertCh" val="b"/>
            <dgm:param type="autoTxRot" val="grav"/>
          </dgm:alg>
          <dgm:choose name="Name13">
            <dgm:if name="Name14" func="var" arg="dir" op="equ" val="norm">
              <dgm:shape xmlns:r="http://schemas.openxmlformats.org/officeDocument/2006/relationships" rot="270" type="rect" r:blip="">
                <dgm:adjLst/>
              </dgm:shape>
            </dgm:if>
            <dgm:else name="Name15">
              <dgm:shape xmlns:r="http://schemas.openxmlformats.org/officeDocument/2006/relationships" rot="90" type="rect" r:blip="">
                <dgm:adjLst/>
              </dgm:shape>
            </dgm:else>
          </dgm:choose>
          <dgm:presOf axis="desOr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9T21:30:14.442"/>
    </inkml:context>
    <inkml:brush xml:id="br0">
      <inkml:brushProperty name="width" value="0.05" units="cm"/>
      <inkml:brushProperty name="height" value="0.05" units="cm"/>
    </inkml:brush>
  </inkml:definitions>
  <inkml:trace contextRef="#ctx0" brushRef="#br0">26 15 2969,'64'7'1384,"-78"-15"-560,1 3-312,0 2 48,2 0-128,-2 0-104,2 3-143,4 2-185,0-1-16</inkml:trace>
</inkml:ink>
</file>

<file path=word/theme/theme1.xml><?xml version="1.0" encoding="utf-8"?>
<a:theme xmlns:a="http://schemas.openxmlformats.org/drawingml/2006/main" name="GoldStandard">
  <a:themeElements>
    <a:clrScheme name="GoldStandard Colour Palette">
      <a:dk1>
        <a:srgbClr val="515151"/>
      </a:dk1>
      <a:lt1>
        <a:srgbClr val="FFFFFF"/>
      </a:lt1>
      <a:dk2>
        <a:srgbClr val="323232"/>
      </a:dk2>
      <a:lt2>
        <a:srgbClr val="E6E5E5"/>
      </a:lt2>
      <a:accent1>
        <a:srgbClr val="00B9BD"/>
      </a:accent1>
      <a:accent2>
        <a:srgbClr val="109B9D"/>
      </a:accent2>
      <a:accent3>
        <a:srgbClr val="097E80"/>
      </a:accent3>
      <a:accent4>
        <a:srgbClr val="D6DF40"/>
      </a:accent4>
      <a:accent5>
        <a:srgbClr val="C1CC3A"/>
      </a:accent5>
      <a:accent6>
        <a:srgbClr val="AFB936"/>
      </a:accent6>
      <a:hlink>
        <a:srgbClr val="00B9BD"/>
      </a:hlink>
      <a:folHlink>
        <a:srgbClr val="D3D4D6"/>
      </a:folHlink>
    </a:clrScheme>
    <a:fontScheme name="Test">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bodyPr anchor="t"/>
      <a:lstStyle>
        <a:defPPr>
          <a:defRPr smtClean="0"/>
        </a:defPPr>
      </a:lstStyle>
    </a:txDef>
  </a:objectDefaults>
  <a:extraClrSchemeLst/>
  <a:extLst>
    <a:ext uri="{05A4C25C-085E-4340-85A3-A5531E510DB2}">
      <thm15:themeFamily xmlns:thm15="http://schemas.microsoft.com/office/thememl/2012/main" name="GoldStandard-theme" id="{2EC3FD0D-E269-4A4F-B2C9-6AC141EAB1A5}" vid="{86384915-11BA-5A4A-B8D7-A8323FEA86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B367E7F215A3A48BD10E37FB9526B69" ma:contentTypeVersion="17" ma:contentTypeDescription="Create a new document." ma:contentTypeScope="" ma:versionID="0842e2bcce5c92d57ad69b39c1e02d91">
  <xsd:schema xmlns:xsd="http://www.w3.org/2001/XMLSchema" xmlns:xs="http://www.w3.org/2001/XMLSchema" xmlns:p="http://schemas.microsoft.com/office/2006/metadata/properties" xmlns:ns2="40ff25b3-493e-4851-82b7-4e504def2eba" xmlns:ns3="87d2df8b-a2fd-4f62-8ef6-4a22c6824c33" xmlns:ns4="94d6f73f-29f7-4e77-9e68-180d20b81668" targetNamespace="http://schemas.microsoft.com/office/2006/metadata/properties" ma:root="true" ma:fieldsID="f323e3c59598075027be193c22f69fd5" ns2:_="" ns3:_="" ns4:_="">
    <xsd:import namespace="40ff25b3-493e-4851-82b7-4e504def2eba"/>
    <xsd:import namespace="87d2df8b-a2fd-4f62-8ef6-4a22c6824c33"/>
    <xsd:import namespace="94d6f73f-29f7-4e77-9e68-180d20b81668"/>
    <xsd:element name="properties">
      <xsd:complexType>
        <xsd:sequence>
          <xsd:element name="documentManagement">
            <xsd:complexType>
              <xsd:all>
                <xsd:element ref="ns2:SharedWithUsers" minOccurs="0"/>
                <xsd:element ref="ns2:SharedWithDetails" minOccurs="0"/>
                <xsd:element ref="ns3:LastSharedByUser" minOccurs="0"/>
                <xsd:element ref="ns3:LastSharedByTime"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element ref="ns4:MediaLengthInSeconds" minOccurs="0"/>
                <xsd:element ref="ns4:MediaServiceDateTaken" minOccurs="0"/>
                <xsd:element ref="ns4: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ff25b3-493e-4851-82b7-4e504def2eba"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4" nillable="true" ma:displayName="Taxonomy Catch All Column" ma:hidden="true" ma:list="{6e76a904-278e-435e-b259-2f7e11d2de08}" ma:internalName="TaxCatchAll" ma:showField="CatchAllData" ma:web="40ff25b3-493e-4851-82b7-4e504def2eb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7d2df8b-a2fd-4f62-8ef6-4a22c6824c33" elementFormDefault="qualified">
    <xsd:import namespace="http://schemas.microsoft.com/office/2006/documentManagement/types"/>
    <xsd:import namespace="http://schemas.microsoft.com/office/infopath/2007/PartnerControls"/>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94d6f73f-29f7-4e77-9e68-180d20b81668"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MediaServiceDateTaken" ma:index="21" nillable="true" ma:displayName="MediaServiceDateTaken" ma:hidden="true" ma:internalName="MediaServiceDateTake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c862acf3-5257-4c8e-a7f6-c800878fb93a"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40ff25b3-493e-4851-82b7-4e504def2eba">
      <UserInfo>
        <DisplayName>Richard Iliffe</DisplayName>
        <AccountId>111</AccountId>
        <AccountType/>
      </UserInfo>
      <UserInfo>
        <DisplayName>Vikash Talyan</DisplayName>
        <AccountId>52</AccountId>
        <AccountType/>
      </UserInfo>
      <UserInfo>
        <DisplayName>Caitlin Drake</DisplayName>
        <AccountId>4081</AccountId>
        <AccountType/>
      </UserInfo>
      <UserInfo>
        <DisplayName>Anshika Gupta</DisplayName>
        <AccountId>3218</AccountId>
        <AccountType/>
      </UserInfo>
      <UserInfo>
        <DisplayName>Martha Djourdjin</DisplayName>
        <AccountId>3291</AccountId>
        <AccountType/>
      </UserInfo>
      <UserInfo>
        <DisplayName>Dominika Kaiser Bednarova</DisplayName>
        <AccountId>3963</AccountId>
        <AccountType/>
      </UserInfo>
    </SharedWithUsers>
    <TaxCatchAll xmlns="40ff25b3-493e-4851-82b7-4e504def2eba" xsi:nil="true"/>
    <lcf76f155ced4ddcb4097134ff3c332f xmlns="94d6f73f-29f7-4e77-9e68-180d20b8166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024A7E7-AFA3-4869-96B1-5CD4ABC5C551}">
  <ds:schemaRefs>
    <ds:schemaRef ds:uri="http://schemas.microsoft.com/sharepoint/v3/contenttype/forms"/>
  </ds:schemaRefs>
</ds:datastoreItem>
</file>

<file path=customXml/itemProps2.xml><?xml version="1.0" encoding="utf-8"?>
<ds:datastoreItem xmlns:ds="http://schemas.openxmlformats.org/officeDocument/2006/customXml" ds:itemID="{0B4225A0-BE86-744D-ADB6-636ED02D39A8}">
  <ds:schemaRefs>
    <ds:schemaRef ds:uri="http://schemas.openxmlformats.org/officeDocument/2006/bibliography"/>
  </ds:schemaRefs>
</ds:datastoreItem>
</file>

<file path=customXml/itemProps3.xml><?xml version="1.0" encoding="utf-8"?>
<ds:datastoreItem xmlns:ds="http://schemas.openxmlformats.org/officeDocument/2006/customXml" ds:itemID="{F784C8D2-A127-45D2-93BA-EEA4C55717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ff25b3-493e-4851-82b7-4e504def2eba"/>
    <ds:schemaRef ds:uri="87d2df8b-a2fd-4f62-8ef6-4a22c6824c33"/>
    <ds:schemaRef ds:uri="94d6f73f-29f7-4e77-9e68-180d20b816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3153F2-0737-4EA0-93E9-6C8118C8FBCD}">
  <ds:schemaRefs>
    <ds:schemaRef ds:uri="http://schemas.microsoft.com/office/2006/metadata/properties"/>
    <ds:schemaRef ds:uri="http://schemas.microsoft.com/office/infopath/2007/PartnerControls"/>
    <ds:schemaRef ds:uri="40ff25b3-493e-4851-82b7-4e504def2eba"/>
    <ds:schemaRef ds:uri="94d6f73f-29f7-4e77-9e68-180d20b81668"/>
  </ds:schemaRefs>
</ds:datastoreItem>
</file>

<file path=docProps/app.xml><?xml version="1.0" encoding="utf-8"?>
<Properties xmlns="http://schemas.openxmlformats.org/officeDocument/2006/extended-properties" xmlns:vt="http://schemas.openxmlformats.org/officeDocument/2006/docPropsVTypes">
  <Template>C:\Users\VikashTalyan\AppData\Roaming\Microsoft\Templates\CORE DOCUMENT_TEMPLATE.dotx</Template>
  <TotalTime>1</TotalTime>
  <Pages>45</Pages>
  <Words>19649</Words>
  <Characters>117507</Characters>
  <Application>Microsoft Office Word</Application>
  <DocSecurity>0</DocSecurity>
  <Lines>4896</Lines>
  <Paragraphs>3345</Paragraphs>
  <ScaleCrop>false</ScaleCrop>
  <HeadingPairs>
    <vt:vector size="2" baseType="variant">
      <vt:variant>
        <vt:lpstr>Title</vt:lpstr>
      </vt:variant>
      <vt:variant>
        <vt:i4>1</vt:i4>
      </vt:variant>
    </vt:vector>
  </HeadingPairs>
  <TitlesOfParts>
    <vt:vector size="1" baseType="lpstr">
      <vt:lpstr>CORE DOCUMENT-</vt:lpstr>
    </vt:vector>
  </TitlesOfParts>
  <Manager/>
  <Company/>
  <LinksUpToDate>false</LinksUpToDate>
  <CharactersWithSpaces>133811</CharactersWithSpaces>
  <SharedDoc>false</SharedDoc>
  <HyperlinkBase/>
  <HLinks>
    <vt:vector size="558" baseType="variant">
      <vt:variant>
        <vt:i4>6357100</vt:i4>
      </vt:variant>
      <vt:variant>
        <vt:i4>819</vt:i4>
      </vt:variant>
      <vt:variant>
        <vt:i4>0</vt:i4>
      </vt:variant>
      <vt:variant>
        <vt:i4>5</vt:i4>
      </vt:variant>
      <vt:variant>
        <vt:lpwstr>https://eur-lex.europa.eu/legal-content/EN/TXT/?uri=celex%3A22002A0731%2801%29</vt:lpwstr>
      </vt:variant>
      <vt:variant>
        <vt:lpwstr/>
      </vt:variant>
      <vt:variant>
        <vt:i4>1572933</vt:i4>
      </vt:variant>
      <vt:variant>
        <vt:i4>363</vt:i4>
      </vt:variant>
      <vt:variant>
        <vt:i4>0</vt:i4>
      </vt:variant>
      <vt:variant>
        <vt:i4>5</vt:i4>
      </vt:variant>
      <vt:variant>
        <vt:lpwstr>https://www.ibat-alliance.org/ibat-conservation/login</vt:lpwstr>
      </vt:variant>
      <vt:variant>
        <vt:lpwstr/>
      </vt:variant>
      <vt:variant>
        <vt:i4>2228333</vt:i4>
      </vt:variant>
      <vt:variant>
        <vt:i4>360</vt:i4>
      </vt:variant>
      <vt:variant>
        <vt:i4>0</vt:i4>
      </vt:variant>
      <vt:variant>
        <vt:i4>5</vt:i4>
      </vt:variant>
      <vt:variant>
        <vt:lpwstr>http://www.iucnredlist.org/</vt:lpwstr>
      </vt:variant>
      <vt:variant>
        <vt:lpwstr/>
      </vt:variant>
      <vt:variant>
        <vt:i4>2162744</vt:i4>
      </vt:variant>
      <vt:variant>
        <vt:i4>357</vt:i4>
      </vt:variant>
      <vt:variant>
        <vt:i4>0</vt:i4>
      </vt:variant>
      <vt:variant>
        <vt:i4>5</vt:i4>
      </vt:variant>
      <vt:variant>
        <vt:lpwstr>https://www.left.ox.ac.uk/</vt:lpwstr>
      </vt:variant>
      <vt:variant>
        <vt:lpwstr/>
      </vt:variant>
      <vt:variant>
        <vt:i4>8126573</vt:i4>
      </vt:variant>
      <vt:variant>
        <vt:i4>354</vt:i4>
      </vt:variant>
      <vt:variant>
        <vt:i4>0</vt:i4>
      </vt:variant>
      <vt:variant>
        <vt:i4>5</vt:i4>
      </vt:variant>
      <vt:variant>
        <vt:lpwstr>https://globalgoals.goldstandard.org/203-ar-luf-activity-requirements/</vt:lpwstr>
      </vt:variant>
      <vt:variant>
        <vt:lpwstr/>
      </vt:variant>
      <vt:variant>
        <vt:i4>8126573</vt:i4>
      </vt:variant>
      <vt:variant>
        <vt:i4>351</vt:i4>
      </vt:variant>
      <vt:variant>
        <vt:i4>0</vt:i4>
      </vt:variant>
      <vt:variant>
        <vt:i4>5</vt:i4>
      </vt:variant>
      <vt:variant>
        <vt:lpwstr>https://globalgoals.goldstandard.org/203-ar-luf-activity-requirements/</vt:lpwstr>
      </vt:variant>
      <vt:variant>
        <vt:lpwstr/>
      </vt:variant>
      <vt:variant>
        <vt:i4>5373981</vt:i4>
      </vt:variant>
      <vt:variant>
        <vt:i4>348</vt:i4>
      </vt:variant>
      <vt:variant>
        <vt:i4>0</vt:i4>
      </vt:variant>
      <vt:variant>
        <vt:i4>5</vt:i4>
      </vt:variant>
      <vt:variant>
        <vt:lpwstr>https://www.fao.org/publications/card/en/c/CA5253EN/</vt:lpwstr>
      </vt:variant>
      <vt:variant>
        <vt:lpwstr/>
      </vt:variant>
      <vt:variant>
        <vt:i4>1966148</vt:i4>
      </vt:variant>
      <vt:variant>
        <vt:i4>345</vt:i4>
      </vt:variant>
      <vt:variant>
        <vt:i4>0</vt:i4>
      </vt:variant>
      <vt:variant>
        <vt:i4>5</vt:i4>
      </vt:variant>
      <vt:variant>
        <vt:lpwstr>https://www.who.int/publications/i/item/9789240005662</vt:lpwstr>
      </vt:variant>
      <vt:variant>
        <vt:lpwstr/>
      </vt:variant>
      <vt:variant>
        <vt:i4>2031639</vt:i4>
      </vt:variant>
      <vt:variant>
        <vt:i4>342</vt:i4>
      </vt:variant>
      <vt:variant>
        <vt:i4>0</vt:i4>
      </vt:variant>
      <vt:variant>
        <vt:i4>5</vt:i4>
      </vt:variant>
      <vt:variant>
        <vt:lpwstr>https://ozone.unep.org/treaties/montreal-protocol</vt:lpwstr>
      </vt:variant>
      <vt:variant>
        <vt:lpwstr/>
      </vt:variant>
      <vt:variant>
        <vt:i4>6619189</vt:i4>
      </vt:variant>
      <vt:variant>
        <vt:i4>339</vt:i4>
      </vt:variant>
      <vt:variant>
        <vt:i4>0</vt:i4>
      </vt:variant>
      <vt:variant>
        <vt:i4>5</vt:i4>
      </vt:variant>
      <vt:variant>
        <vt:lpwstr>https://www.unido.org/our-focus-safeguarding-environment-implementation-multilateral-environmental-agreements/stockholm-convention</vt:lpwstr>
      </vt:variant>
      <vt:variant>
        <vt:lpwstr/>
      </vt:variant>
      <vt:variant>
        <vt:i4>4849742</vt:i4>
      </vt:variant>
      <vt:variant>
        <vt:i4>336</vt:i4>
      </vt:variant>
      <vt:variant>
        <vt:i4>0</vt:i4>
      </vt:variant>
      <vt:variant>
        <vt:i4>5</vt:i4>
      </vt:variant>
      <vt:variant>
        <vt:lpwstr>http://chm.pops.int/</vt:lpwstr>
      </vt:variant>
      <vt:variant>
        <vt:lpwstr/>
      </vt:variant>
      <vt:variant>
        <vt:i4>2424953</vt:i4>
      </vt:variant>
      <vt:variant>
        <vt:i4>333</vt:i4>
      </vt:variant>
      <vt:variant>
        <vt:i4>0</vt:i4>
      </vt:variant>
      <vt:variant>
        <vt:i4>5</vt:i4>
      </vt:variant>
      <vt:variant>
        <vt:lpwstr>http://www.pic.int/</vt:lpwstr>
      </vt:variant>
      <vt:variant>
        <vt:lpwstr/>
      </vt:variant>
      <vt:variant>
        <vt:i4>4915220</vt:i4>
      </vt:variant>
      <vt:variant>
        <vt:i4>330</vt:i4>
      </vt:variant>
      <vt:variant>
        <vt:i4>0</vt:i4>
      </vt:variant>
      <vt:variant>
        <vt:i4>5</vt:i4>
      </vt:variant>
      <vt:variant>
        <vt:lpwstr>http://www.basel.int/</vt:lpwstr>
      </vt:variant>
      <vt:variant>
        <vt:lpwstr/>
      </vt:variant>
      <vt:variant>
        <vt:i4>4194315</vt:i4>
      </vt:variant>
      <vt:variant>
        <vt:i4>327</vt:i4>
      </vt:variant>
      <vt:variant>
        <vt:i4>0</vt:i4>
      </vt:variant>
      <vt:variant>
        <vt:i4>5</vt:i4>
      </vt:variant>
      <vt:variant>
        <vt:lpwstr>http://www.mercuryconvention.org/</vt:lpwstr>
      </vt:variant>
      <vt:variant>
        <vt:lpwstr/>
      </vt:variant>
      <vt:variant>
        <vt:i4>4653120</vt:i4>
      </vt:variant>
      <vt:variant>
        <vt:i4>324</vt:i4>
      </vt:variant>
      <vt:variant>
        <vt:i4>0</vt:i4>
      </vt:variant>
      <vt:variant>
        <vt:i4>5</vt:i4>
      </vt:variant>
      <vt:variant>
        <vt:lpwstr>https://ozone.unep.org/treaties/montreal-protocol?q=treaties&amp;q=treaties/montreal-protocol</vt:lpwstr>
      </vt:variant>
      <vt:variant>
        <vt:lpwstr/>
      </vt:variant>
      <vt:variant>
        <vt:i4>6357100</vt:i4>
      </vt:variant>
      <vt:variant>
        <vt:i4>321</vt:i4>
      </vt:variant>
      <vt:variant>
        <vt:i4>0</vt:i4>
      </vt:variant>
      <vt:variant>
        <vt:i4>5</vt:i4>
      </vt:variant>
      <vt:variant>
        <vt:lpwstr>https://eur-lex.europa.eu/legal-content/EN/TXT/?uri=celex%3A22002A0731%2801%29</vt:lpwstr>
      </vt:variant>
      <vt:variant>
        <vt:lpwstr/>
      </vt:variant>
      <vt:variant>
        <vt:i4>5963797</vt:i4>
      </vt:variant>
      <vt:variant>
        <vt:i4>318</vt:i4>
      </vt:variant>
      <vt:variant>
        <vt:i4>0</vt:i4>
      </vt:variant>
      <vt:variant>
        <vt:i4>5</vt:i4>
      </vt:variant>
      <vt:variant>
        <vt:lpwstr>http://www.ilo.org/ipec/facts/ILOconventionsonchildlabour/lang--en/index.htm</vt:lpwstr>
      </vt:variant>
      <vt:variant>
        <vt:lpwstr/>
      </vt:variant>
      <vt:variant>
        <vt:i4>6619178</vt:i4>
      </vt:variant>
      <vt:variant>
        <vt:i4>315</vt:i4>
      </vt:variant>
      <vt:variant>
        <vt:i4>0</vt:i4>
      </vt:variant>
      <vt:variant>
        <vt:i4>5</vt:i4>
      </vt:variant>
      <vt:variant>
        <vt:lpwstr>https://globalgoals.goldstandard.org/102-par-stakeholder-consultation-requirements/</vt:lpwstr>
      </vt:variant>
      <vt:variant>
        <vt:lpwstr/>
      </vt:variant>
      <vt:variant>
        <vt:i4>3407965</vt:i4>
      </vt:variant>
      <vt:variant>
        <vt:i4>312</vt:i4>
      </vt:variant>
      <vt:variant>
        <vt:i4>0</vt:i4>
      </vt:variant>
      <vt:variant>
        <vt:i4>5</vt:i4>
      </vt:variant>
      <vt:variant>
        <vt:lpwstr>https://info.undp.org/sites/bpps/SES_Toolkit/SitePages/Standard 5.aspx</vt:lpwstr>
      </vt:variant>
      <vt:variant>
        <vt:lpwstr/>
      </vt:variant>
      <vt:variant>
        <vt:i4>5963870</vt:i4>
      </vt:variant>
      <vt:variant>
        <vt:i4>309</vt:i4>
      </vt:variant>
      <vt:variant>
        <vt:i4>0</vt:i4>
      </vt:variant>
      <vt:variant>
        <vt:i4>5</vt:i4>
      </vt:variant>
      <vt:variant>
        <vt:lpwstr>https://globalgoals.goldstandard.org/000-6-gov-gender-policy/</vt:lpwstr>
      </vt:variant>
      <vt:variant>
        <vt:lpwstr/>
      </vt:variant>
      <vt:variant>
        <vt:i4>1310807</vt:i4>
      </vt:variant>
      <vt:variant>
        <vt:i4>306</vt:i4>
      </vt:variant>
      <vt:variant>
        <vt:i4>0</vt:i4>
      </vt:variant>
      <vt:variant>
        <vt:i4>5</vt:i4>
      </vt:variant>
      <vt:variant>
        <vt:lpwstr>https://globalgoals.goldstandard.org/104-par-gender-equality-requirements-and-guidelines/</vt:lpwstr>
      </vt:variant>
      <vt:variant>
        <vt:lpwstr/>
      </vt:variant>
      <vt:variant>
        <vt:i4>4325391</vt:i4>
      </vt:variant>
      <vt:variant>
        <vt:i4>303</vt:i4>
      </vt:variant>
      <vt:variant>
        <vt:i4>0</vt:i4>
      </vt:variant>
      <vt:variant>
        <vt:i4>5</vt:i4>
      </vt:variant>
      <vt:variant>
        <vt:lpwstr>https://www.un.org/en/about-us/universal-declaration-of-human-rights</vt:lpwstr>
      </vt:variant>
      <vt:variant>
        <vt:lpwstr/>
      </vt:variant>
      <vt:variant>
        <vt:i4>2555945</vt:i4>
      </vt:variant>
      <vt:variant>
        <vt:i4>297</vt:i4>
      </vt:variant>
      <vt:variant>
        <vt:i4>0</vt:i4>
      </vt:variant>
      <vt:variant>
        <vt:i4>5</vt:i4>
      </vt:variant>
      <vt:variant>
        <vt:lpwstr>https://globalgoals.goldstandard.org/rc-2021-public-disclosure-requirements-for-project-documentation/</vt:lpwstr>
      </vt:variant>
      <vt:variant>
        <vt:lpwstr/>
      </vt:variant>
      <vt:variant>
        <vt:i4>393280</vt:i4>
      </vt:variant>
      <vt:variant>
        <vt:i4>294</vt:i4>
      </vt:variant>
      <vt:variant>
        <vt:i4>0</vt:i4>
      </vt:variant>
      <vt:variant>
        <vt:i4>5</vt:i4>
      </vt:variant>
      <vt:variant>
        <vt:lpwstr>https://registry.goldstandard.org/projects?q=&amp;page=1</vt:lpwstr>
      </vt:variant>
      <vt:variant>
        <vt:lpwstr/>
      </vt:variant>
      <vt:variant>
        <vt:i4>6619178</vt:i4>
      </vt:variant>
      <vt:variant>
        <vt:i4>291</vt:i4>
      </vt:variant>
      <vt:variant>
        <vt:i4>0</vt:i4>
      </vt:variant>
      <vt:variant>
        <vt:i4>5</vt:i4>
      </vt:variant>
      <vt:variant>
        <vt:lpwstr>https://globalgoals.goldstandard.org/102-par-stakeholder-consultation-requirements/</vt:lpwstr>
      </vt:variant>
      <vt:variant>
        <vt:lpwstr/>
      </vt:variant>
      <vt:variant>
        <vt:i4>6815801</vt:i4>
      </vt:variant>
      <vt:variant>
        <vt:i4>288</vt:i4>
      </vt:variant>
      <vt:variant>
        <vt:i4>0</vt:i4>
      </vt:variant>
      <vt:variant>
        <vt:i4>5</vt:i4>
      </vt:variant>
      <vt:variant>
        <vt:lpwstr>https://globalgoals.goldstandard.org/200-activity-requirements/</vt:lpwstr>
      </vt:variant>
      <vt:variant>
        <vt:lpwstr/>
      </vt:variant>
      <vt:variant>
        <vt:i4>1048581</vt:i4>
      </vt:variant>
      <vt:variant>
        <vt:i4>279</vt:i4>
      </vt:variant>
      <vt:variant>
        <vt:i4>0</vt:i4>
      </vt:variant>
      <vt:variant>
        <vt:i4>5</vt:i4>
      </vt:variant>
      <vt:variant>
        <vt:lpwstr>https://globalgoals.goldstandard.org/101-par-principles-requirements/</vt:lpwstr>
      </vt:variant>
      <vt:variant>
        <vt:lpwstr/>
      </vt:variant>
      <vt:variant>
        <vt:i4>7864370</vt:i4>
      </vt:variant>
      <vt:variant>
        <vt:i4>276</vt:i4>
      </vt:variant>
      <vt:variant>
        <vt:i4>0</vt:i4>
      </vt:variant>
      <vt:variant>
        <vt:i4>5</vt:i4>
      </vt:variant>
      <vt:variant>
        <vt:lpwstr>https://globalgoals.goldstandard.org/faqs-glossary/</vt:lpwstr>
      </vt:variant>
      <vt:variant>
        <vt:lpwstr>glossary</vt:lpwstr>
      </vt:variant>
      <vt:variant>
        <vt:i4>1769487</vt:i4>
      </vt:variant>
      <vt:variant>
        <vt:i4>267</vt:i4>
      </vt:variant>
      <vt:variant>
        <vt:i4>0</vt:i4>
      </vt:variant>
      <vt:variant>
        <vt:i4>5</vt:i4>
      </vt:variant>
      <vt:variant>
        <vt:lpwstr>https://www.fao.org/policy-support/tools-and-publications/resources-details/en/c/1026868/</vt:lpwstr>
      </vt:variant>
      <vt:variant>
        <vt:lpwstr/>
      </vt:variant>
      <vt:variant>
        <vt:i4>2686995</vt:i4>
      </vt:variant>
      <vt:variant>
        <vt:i4>264</vt:i4>
      </vt:variant>
      <vt:variant>
        <vt:i4>0</vt:i4>
      </vt:variant>
      <vt:variant>
        <vt:i4>5</vt:i4>
      </vt:variant>
      <vt:variant>
        <vt:lpwstr>https://www.ifc.org/wps/wcm/connect/Topics_Ext_Content/IFC_External_Corporate_Site/Sustainability-At-IFC/Policies-Standards/Performance-Standards/</vt:lpwstr>
      </vt:variant>
      <vt:variant>
        <vt:lpwstr/>
      </vt:variant>
      <vt:variant>
        <vt:i4>4653059</vt:i4>
      </vt:variant>
      <vt:variant>
        <vt:i4>261</vt:i4>
      </vt:variant>
      <vt:variant>
        <vt:i4>0</vt:i4>
      </vt:variant>
      <vt:variant>
        <vt:i4>5</vt:i4>
      </vt:variant>
      <vt:variant>
        <vt:lpwstr>https://www.unep.org/resources/report/un-environments-environmental-social-and-economic-sustainability-framework</vt:lpwstr>
      </vt:variant>
      <vt:variant>
        <vt:lpwstr/>
      </vt:variant>
      <vt:variant>
        <vt:i4>4653059</vt:i4>
      </vt:variant>
      <vt:variant>
        <vt:i4>258</vt:i4>
      </vt:variant>
      <vt:variant>
        <vt:i4>0</vt:i4>
      </vt:variant>
      <vt:variant>
        <vt:i4>5</vt:i4>
      </vt:variant>
      <vt:variant>
        <vt:lpwstr>https://www.unep.org/resources/report/un-environments-environmental-social-and-economic-sustainability-framework</vt:lpwstr>
      </vt:variant>
      <vt:variant>
        <vt:lpwstr/>
      </vt:variant>
      <vt:variant>
        <vt:i4>1900603</vt:i4>
      </vt:variant>
      <vt:variant>
        <vt:i4>251</vt:i4>
      </vt:variant>
      <vt:variant>
        <vt:i4>0</vt:i4>
      </vt:variant>
      <vt:variant>
        <vt:i4>5</vt:i4>
      </vt:variant>
      <vt:variant>
        <vt:lpwstr/>
      </vt:variant>
      <vt:variant>
        <vt:lpwstr>_Toc136058913</vt:lpwstr>
      </vt:variant>
      <vt:variant>
        <vt:i4>1900603</vt:i4>
      </vt:variant>
      <vt:variant>
        <vt:i4>245</vt:i4>
      </vt:variant>
      <vt:variant>
        <vt:i4>0</vt:i4>
      </vt:variant>
      <vt:variant>
        <vt:i4>5</vt:i4>
      </vt:variant>
      <vt:variant>
        <vt:lpwstr/>
      </vt:variant>
      <vt:variant>
        <vt:lpwstr>_Toc136058912</vt:lpwstr>
      </vt:variant>
      <vt:variant>
        <vt:i4>1900603</vt:i4>
      </vt:variant>
      <vt:variant>
        <vt:i4>239</vt:i4>
      </vt:variant>
      <vt:variant>
        <vt:i4>0</vt:i4>
      </vt:variant>
      <vt:variant>
        <vt:i4>5</vt:i4>
      </vt:variant>
      <vt:variant>
        <vt:lpwstr/>
      </vt:variant>
      <vt:variant>
        <vt:lpwstr>_Toc136058911</vt:lpwstr>
      </vt:variant>
      <vt:variant>
        <vt:i4>1900603</vt:i4>
      </vt:variant>
      <vt:variant>
        <vt:i4>233</vt:i4>
      </vt:variant>
      <vt:variant>
        <vt:i4>0</vt:i4>
      </vt:variant>
      <vt:variant>
        <vt:i4>5</vt:i4>
      </vt:variant>
      <vt:variant>
        <vt:lpwstr/>
      </vt:variant>
      <vt:variant>
        <vt:lpwstr>_Toc136058910</vt:lpwstr>
      </vt:variant>
      <vt:variant>
        <vt:i4>1835067</vt:i4>
      </vt:variant>
      <vt:variant>
        <vt:i4>227</vt:i4>
      </vt:variant>
      <vt:variant>
        <vt:i4>0</vt:i4>
      </vt:variant>
      <vt:variant>
        <vt:i4>5</vt:i4>
      </vt:variant>
      <vt:variant>
        <vt:lpwstr/>
      </vt:variant>
      <vt:variant>
        <vt:lpwstr>_Toc136058909</vt:lpwstr>
      </vt:variant>
      <vt:variant>
        <vt:i4>1835067</vt:i4>
      </vt:variant>
      <vt:variant>
        <vt:i4>221</vt:i4>
      </vt:variant>
      <vt:variant>
        <vt:i4>0</vt:i4>
      </vt:variant>
      <vt:variant>
        <vt:i4>5</vt:i4>
      </vt:variant>
      <vt:variant>
        <vt:lpwstr/>
      </vt:variant>
      <vt:variant>
        <vt:lpwstr>_Toc136058908</vt:lpwstr>
      </vt:variant>
      <vt:variant>
        <vt:i4>1835067</vt:i4>
      </vt:variant>
      <vt:variant>
        <vt:i4>215</vt:i4>
      </vt:variant>
      <vt:variant>
        <vt:i4>0</vt:i4>
      </vt:variant>
      <vt:variant>
        <vt:i4>5</vt:i4>
      </vt:variant>
      <vt:variant>
        <vt:lpwstr/>
      </vt:variant>
      <vt:variant>
        <vt:lpwstr>_Toc136058907</vt:lpwstr>
      </vt:variant>
      <vt:variant>
        <vt:i4>1835067</vt:i4>
      </vt:variant>
      <vt:variant>
        <vt:i4>209</vt:i4>
      </vt:variant>
      <vt:variant>
        <vt:i4>0</vt:i4>
      </vt:variant>
      <vt:variant>
        <vt:i4>5</vt:i4>
      </vt:variant>
      <vt:variant>
        <vt:lpwstr/>
      </vt:variant>
      <vt:variant>
        <vt:lpwstr>_Toc136058906</vt:lpwstr>
      </vt:variant>
      <vt:variant>
        <vt:i4>1835067</vt:i4>
      </vt:variant>
      <vt:variant>
        <vt:i4>203</vt:i4>
      </vt:variant>
      <vt:variant>
        <vt:i4>0</vt:i4>
      </vt:variant>
      <vt:variant>
        <vt:i4>5</vt:i4>
      </vt:variant>
      <vt:variant>
        <vt:lpwstr/>
      </vt:variant>
      <vt:variant>
        <vt:lpwstr>_Toc136058905</vt:lpwstr>
      </vt:variant>
      <vt:variant>
        <vt:i4>1835067</vt:i4>
      </vt:variant>
      <vt:variant>
        <vt:i4>197</vt:i4>
      </vt:variant>
      <vt:variant>
        <vt:i4>0</vt:i4>
      </vt:variant>
      <vt:variant>
        <vt:i4>5</vt:i4>
      </vt:variant>
      <vt:variant>
        <vt:lpwstr/>
      </vt:variant>
      <vt:variant>
        <vt:lpwstr>_Toc136058904</vt:lpwstr>
      </vt:variant>
      <vt:variant>
        <vt:i4>1835067</vt:i4>
      </vt:variant>
      <vt:variant>
        <vt:i4>191</vt:i4>
      </vt:variant>
      <vt:variant>
        <vt:i4>0</vt:i4>
      </vt:variant>
      <vt:variant>
        <vt:i4>5</vt:i4>
      </vt:variant>
      <vt:variant>
        <vt:lpwstr/>
      </vt:variant>
      <vt:variant>
        <vt:lpwstr>_Toc136058903</vt:lpwstr>
      </vt:variant>
      <vt:variant>
        <vt:i4>1835067</vt:i4>
      </vt:variant>
      <vt:variant>
        <vt:i4>185</vt:i4>
      </vt:variant>
      <vt:variant>
        <vt:i4>0</vt:i4>
      </vt:variant>
      <vt:variant>
        <vt:i4>5</vt:i4>
      </vt:variant>
      <vt:variant>
        <vt:lpwstr/>
      </vt:variant>
      <vt:variant>
        <vt:lpwstr>_Toc136058902</vt:lpwstr>
      </vt:variant>
      <vt:variant>
        <vt:i4>1835067</vt:i4>
      </vt:variant>
      <vt:variant>
        <vt:i4>179</vt:i4>
      </vt:variant>
      <vt:variant>
        <vt:i4>0</vt:i4>
      </vt:variant>
      <vt:variant>
        <vt:i4>5</vt:i4>
      </vt:variant>
      <vt:variant>
        <vt:lpwstr/>
      </vt:variant>
      <vt:variant>
        <vt:lpwstr>_Toc136058901</vt:lpwstr>
      </vt:variant>
      <vt:variant>
        <vt:i4>1835067</vt:i4>
      </vt:variant>
      <vt:variant>
        <vt:i4>173</vt:i4>
      </vt:variant>
      <vt:variant>
        <vt:i4>0</vt:i4>
      </vt:variant>
      <vt:variant>
        <vt:i4>5</vt:i4>
      </vt:variant>
      <vt:variant>
        <vt:lpwstr/>
      </vt:variant>
      <vt:variant>
        <vt:lpwstr>_Toc136058900</vt:lpwstr>
      </vt:variant>
      <vt:variant>
        <vt:i4>1376314</vt:i4>
      </vt:variant>
      <vt:variant>
        <vt:i4>167</vt:i4>
      </vt:variant>
      <vt:variant>
        <vt:i4>0</vt:i4>
      </vt:variant>
      <vt:variant>
        <vt:i4>5</vt:i4>
      </vt:variant>
      <vt:variant>
        <vt:lpwstr/>
      </vt:variant>
      <vt:variant>
        <vt:lpwstr>_Toc136058899</vt:lpwstr>
      </vt:variant>
      <vt:variant>
        <vt:i4>1376314</vt:i4>
      </vt:variant>
      <vt:variant>
        <vt:i4>161</vt:i4>
      </vt:variant>
      <vt:variant>
        <vt:i4>0</vt:i4>
      </vt:variant>
      <vt:variant>
        <vt:i4>5</vt:i4>
      </vt:variant>
      <vt:variant>
        <vt:lpwstr/>
      </vt:variant>
      <vt:variant>
        <vt:lpwstr>_Toc136058898</vt:lpwstr>
      </vt:variant>
      <vt:variant>
        <vt:i4>1376314</vt:i4>
      </vt:variant>
      <vt:variant>
        <vt:i4>155</vt:i4>
      </vt:variant>
      <vt:variant>
        <vt:i4>0</vt:i4>
      </vt:variant>
      <vt:variant>
        <vt:i4>5</vt:i4>
      </vt:variant>
      <vt:variant>
        <vt:lpwstr/>
      </vt:variant>
      <vt:variant>
        <vt:lpwstr>_Toc136058897</vt:lpwstr>
      </vt:variant>
      <vt:variant>
        <vt:i4>1376314</vt:i4>
      </vt:variant>
      <vt:variant>
        <vt:i4>149</vt:i4>
      </vt:variant>
      <vt:variant>
        <vt:i4>0</vt:i4>
      </vt:variant>
      <vt:variant>
        <vt:i4>5</vt:i4>
      </vt:variant>
      <vt:variant>
        <vt:lpwstr/>
      </vt:variant>
      <vt:variant>
        <vt:lpwstr>_Toc136058896</vt:lpwstr>
      </vt:variant>
      <vt:variant>
        <vt:i4>1376314</vt:i4>
      </vt:variant>
      <vt:variant>
        <vt:i4>143</vt:i4>
      </vt:variant>
      <vt:variant>
        <vt:i4>0</vt:i4>
      </vt:variant>
      <vt:variant>
        <vt:i4>5</vt:i4>
      </vt:variant>
      <vt:variant>
        <vt:lpwstr/>
      </vt:variant>
      <vt:variant>
        <vt:lpwstr>_Toc136058895</vt:lpwstr>
      </vt:variant>
      <vt:variant>
        <vt:i4>1376314</vt:i4>
      </vt:variant>
      <vt:variant>
        <vt:i4>137</vt:i4>
      </vt:variant>
      <vt:variant>
        <vt:i4>0</vt:i4>
      </vt:variant>
      <vt:variant>
        <vt:i4>5</vt:i4>
      </vt:variant>
      <vt:variant>
        <vt:lpwstr/>
      </vt:variant>
      <vt:variant>
        <vt:lpwstr>_Toc136058894</vt:lpwstr>
      </vt:variant>
      <vt:variant>
        <vt:i4>1376314</vt:i4>
      </vt:variant>
      <vt:variant>
        <vt:i4>131</vt:i4>
      </vt:variant>
      <vt:variant>
        <vt:i4>0</vt:i4>
      </vt:variant>
      <vt:variant>
        <vt:i4>5</vt:i4>
      </vt:variant>
      <vt:variant>
        <vt:lpwstr/>
      </vt:variant>
      <vt:variant>
        <vt:lpwstr>_Toc136058893</vt:lpwstr>
      </vt:variant>
      <vt:variant>
        <vt:i4>1376314</vt:i4>
      </vt:variant>
      <vt:variant>
        <vt:i4>125</vt:i4>
      </vt:variant>
      <vt:variant>
        <vt:i4>0</vt:i4>
      </vt:variant>
      <vt:variant>
        <vt:i4>5</vt:i4>
      </vt:variant>
      <vt:variant>
        <vt:lpwstr/>
      </vt:variant>
      <vt:variant>
        <vt:lpwstr>_Toc136058892</vt:lpwstr>
      </vt:variant>
      <vt:variant>
        <vt:i4>1376314</vt:i4>
      </vt:variant>
      <vt:variant>
        <vt:i4>119</vt:i4>
      </vt:variant>
      <vt:variant>
        <vt:i4>0</vt:i4>
      </vt:variant>
      <vt:variant>
        <vt:i4>5</vt:i4>
      </vt:variant>
      <vt:variant>
        <vt:lpwstr/>
      </vt:variant>
      <vt:variant>
        <vt:lpwstr>_Toc136058891</vt:lpwstr>
      </vt:variant>
      <vt:variant>
        <vt:i4>1376314</vt:i4>
      </vt:variant>
      <vt:variant>
        <vt:i4>113</vt:i4>
      </vt:variant>
      <vt:variant>
        <vt:i4>0</vt:i4>
      </vt:variant>
      <vt:variant>
        <vt:i4>5</vt:i4>
      </vt:variant>
      <vt:variant>
        <vt:lpwstr/>
      </vt:variant>
      <vt:variant>
        <vt:lpwstr>_Toc136058890</vt:lpwstr>
      </vt:variant>
      <vt:variant>
        <vt:i4>1310778</vt:i4>
      </vt:variant>
      <vt:variant>
        <vt:i4>107</vt:i4>
      </vt:variant>
      <vt:variant>
        <vt:i4>0</vt:i4>
      </vt:variant>
      <vt:variant>
        <vt:i4>5</vt:i4>
      </vt:variant>
      <vt:variant>
        <vt:lpwstr/>
      </vt:variant>
      <vt:variant>
        <vt:lpwstr>_Toc136058889</vt:lpwstr>
      </vt:variant>
      <vt:variant>
        <vt:i4>1310778</vt:i4>
      </vt:variant>
      <vt:variant>
        <vt:i4>101</vt:i4>
      </vt:variant>
      <vt:variant>
        <vt:i4>0</vt:i4>
      </vt:variant>
      <vt:variant>
        <vt:i4>5</vt:i4>
      </vt:variant>
      <vt:variant>
        <vt:lpwstr/>
      </vt:variant>
      <vt:variant>
        <vt:lpwstr>_Toc136058888</vt:lpwstr>
      </vt:variant>
      <vt:variant>
        <vt:i4>1310778</vt:i4>
      </vt:variant>
      <vt:variant>
        <vt:i4>95</vt:i4>
      </vt:variant>
      <vt:variant>
        <vt:i4>0</vt:i4>
      </vt:variant>
      <vt:variant>
        <vt:i4>5</vt:i4>
      </vt:variant>
      <vt:variant>
        <vt:lpwstr/>
      </vt:variant>
      <vt:variant>
        <vt:lpwstr>_Toc136058887</vt:lpwstr>
      </vt:variant>
      <vt:variant>
        <vt:i4>1310778</vt:i4>
      </vt:variant>
      <vt:variant>
        <vt:i4>89</vt:i4>
      </vt:variant>
      <vt:variant>
        <vt:i4>0</vt:i4>
      </vt:variant>
      <vt:variant>
        <vt:i4>5</vt:i4>
      </vt:variant>
      <vt:variant>
        <vt:lpwstr/>
      </vt:variant>
      <vt:variant>
        <vt:lpwstr>_Toc136058886</vt:lpwstr>
      </vt:variant>
      <vt:variant>
        <vt:i4>1310778</vt:i4>
      </vt:variant>
      <vt:variant>
        <vt:i4>83</vt:i4>
      </vt:variant>
      <vt:variant>
        <vt:i4>0</vt:i4>
      </vt:variant>
      <vt:variant>
        <vt:i4>5</vt:i4>
      </vt:variant>
      <vt:variant>
        <vt:lpwstr/>
      </vt:variant>
      <vt:variant>
        <vt:lpwstr>_Toc136058885</vt:lpwstr>
      </vt:variant>
      <vt:variant>
        <vt:i4>1310778</vt:i4>
      </vt:variant>
      <vt:variant>
        <vt:i4>77</vt:i4>
      </vt:variant>
      <vt:variant>
        <vt:i4>0</vt:i4>
      </vt:variant>
      <vt:variant>
        <vt:i4>5</vt:i4>
      </vt:variant>
      <vt:variant>
        <vt:lpwstr/>
      </vt:variant>
      <vt:variant>
        <vt:lpwstr>_Toc136058884</vt:lpwstr>
      </vt:variant>
      <vt:variant>
        <vt:i4>1310778</vt:i4>
      </vt:variant>
      <vt:variant>
        <vt:i4>71</vt:i4>
      </vt:variant>
      <vt:variant>
        <vt:i4>0</vt:i4>
      </vt:variant>
      <vt:variant>
        <vt:i4>5</vt:i4>
      </vt:variant>
      <vt:variant>
        <vt:lpwstr/>
      </vt:variant>
      <vt:variant>
        <vt:lpwstr>_Toc136058883</vt:lpwstr>
      </vt:variant>
      <vt:variant>
        <vt:i4>1310778</vt:i4>
      </vt:variant>
      <vt:variant>
        <vt:i4>65</vt:i4>
      </vt:variant>
      <vt:variant>
        <vt:i4>0</vt:i4>
      </vt:variant>
      <vt:variant>
        <vt:i4>5</vt:i4>
      </vt:variant>
      <vt:variant>
        <vt:lpwstr/>
      </vt:variant>
      <vt:variant>
        <vt:lpwstr>_Toc136058882</vt:lpwstr>
      </vt:variant>
      <vt:variant>
        <vt:i4>1310778</vt:i4>
      </vt:variant>
      <vt:variant>
        <vt:i4>59</vt:i4>
      </vt:variant>
      <vt:variant>
        <vt:i4>0</vt:i4>
      </vt:variant>
      <vt:variant>
        <vt:i4>5</vt:i4>
      </vt:variant>
      <vt:variant>
        <vt:lpwstr/>
      </vt:variant>
      <vt:variant>
        <vt:lpwstr>_Toc136058881</vt:lpwstr>
      </vt:variant>
      <vt:variant>
        <vt:i4>1310778</vt:i4>
      </vt:variant>
      <vt:variant>
        <vt:i4>53</vt:i4>
      </vt:variant>
      <vt:variant>
        <vt:i4>0</vt:i4>
      </vt:variant>
      <vt:variant>
        <vt:i4>5</vt:i4>
      </vt:variant>
      <vt:variant>
        <vt:lpwstr/>
      </vt:variant>
      <vt:variant>
        <vt:lpwstr>_Toc136058880</vt:lpwstr>
      </vt:variant>
      <vt:variant>
        <vt:i4>1769530</vt:i4>
      </vt:variant>
      <vt:variant>
        <vt:i4>47</vt:i4>
      </vt:variant>
      <vt:variant>
        <vt:i4>0</vt:i4>
      </vt:variant>
      <vt:variant>
        <vt:i4>5</vt:i4>
      </vt:variant>
      <vt:variant>
        <vt:lpwstr/>
      </vt:variant>
      <vt:variant>
        <vt:lpwstr>_Toc136058879</vt:lpwstr>
      </vt:variant>
      <vt:variant>
        <vt:i4>1769530</vt:i4>
      </vt:variant>
      <vt:variant>
        <vt:i4>41</vt:i4>
      </vt:variant>
      <vt:variant>
        <vt:i4>0</vt:i4>
      </vt:variant>
      <vt:variant>
        <vt:i4>5</vt:i4>
      </vt:variant>
      <vt:variant>
        <vt:lpwstr/>
      </vt:variant>
      <vt:variant>
        <vt:lpwstr>_Toc136058878</vt:lpwstr>
      </vt:variant>
      <vt:variant>
        <vt:i4>1769530</vt:i4>
      </vt:variant>
      <vt:variant>
        <vt:i4>35</vt:i4>
      </vt:variant>
      <vt:variant>
        <vt:i4>0</vt:i4>
      </vt:variant>
      <vt:variant>
        <vt:i4>5</vt:i4>
      </vt:variant>
      <vt:variant>
        <vt:lpwstr/>
      </vt:variant>
      <vt:variant>
        <vt:lpwstr>_Toc136058877</vt:lpwstr>
      </vt:variant>
      <vt:variant>
        <vt:i4>1769530</vt:i4>
      </vt:variant>
      <vt:variant>
        <vt:i4>29</vt:i4>
      </vt:variant>
      <vt:variant>
        <vt:i4>0</vt:i4>
      </vt:variant>
      <vt:variant>
        <vt:i4>5</vt:i4>
      </vt:variant>
      <vt:variant>
        <vt:lpwstr/>
      </vt:variant>
      <vt:variant>
        <vt:lpwstr>_Toc136058876</vt:lpwstr>
      </vt:variant>
      <vt:variant>
        <vt:i4>1769530</vt:i4>
      </vt:variant>
      <vt:variant>
        <vt:i4>23</vt:i4>
      </vt:variant>
      <vt:variant>
        <vt:i4>0</vt:i4>
      </vt:variant>
      <vt:variant>
        <vt:i4>5</vt:i4>
      </vt:variant>
      <vt:variant>
        <vt:lpwstr/>
      </vt:variant>
      <vt:variant>
        <vt:lpwstr>_Toc136058875</vt:lpwstr>
      </vt:variant>
      <vt:variant>
        <vt:i4>1769530</vt:i4>
      </vt:variant>
      <vt:variant>
        <vt:i4>17</vt:i4>
      </vt:variant>
      <vt:variant>
        <vt:i4>0</vt:i4>
      </vt:variant>
      <vt:variant>
        <vt:i4>5</vt:i4>
      </vt:variant>
      <vt:variant>
        <vt:lpwstr/>
      </vt:variant>
      <vt:variant>
        <vt:lpwstr>_Toc136058874</vt:lpwstr>
      </vt:variant>
      <vt:variant>
        <vt:i4>1769530</vt:i4>
      </vt:variant>
      <vt:variant>
        <vt:i4>11</vt:i4>
      </vt:variant>
      <vt:variant>
        <vt:i4>0</vt:i4>
      </vt:variant>
      <vt:variant>
        <vt:i4>5</vt:i4>
      </vt:variant>
      <vt:variant>
        <vt:lpwstr/>
      </vt:variant>
      <vt:variant>
        <vt:lpwstr>_Toc136058873</vt:lpwstr>
      </vt:variant>
      <vt:variant>
        <vt:i4>1769530</vt:i4>
      </vt:variant>
      <vt:variant>
        <vt:i4>5</vt:i4>
      </vt:variant>
      <vt:variant>
        <vt:i4>0</vt:i4>
      </vt:variant>
      <vt:variant>
        <vt:i4>5</vt:i4>
      </vt:variant>
      <vt:variant>
        <vt:lpwstr/>
      </vt:variant>
      <vt:variant>
        <vt:lpwstr>_Toc136058872</vt:lpwstr>
      </vt:variant>
      <vt:variant>
        <vt:i4>3801100</vt:i4>
      </vt:variant>
      <vt:variant>
        <vt:i4>0</vt:i4>
      </vt:variant>
      <vt:variant>
        <vt:i4>0</vt:i4>
      </vt:variant>
      <vt:variant>
        <vt:i4>5</vt:i4>
      </vt:variant>
      <vt:variant>
        <vt:lpwstr>mailto:help@goldstandard.org</vt:lpwstr>
      </vt:variant>
      <vt:variant>
        <vt:lpwstr/>
      </vt:variant>
      <vt:variant>
        <vt:i4>5898313</vt:i4>
      </vt:variant>
      <vt:variant>
        <vt:i4>54</vt:i4>
      </vt:variant>
      <vt:variant>
        <vt:i4>0</vt:i4>
      </vt:variant>
      <vt:variant>
        <vt:i4>5</vt:i4>
      </vt:variant>
      <vt:variant>
        <vt:lpwstr>https://www.iucnredlist.org/</vt:lpwstr>
      </vt:variant>
      <vt:variant>
        <vt:lpwstr/>
      </vt:variant>
      <vt:variant>
        <vt:i4>655397</vt:i4>
      </vt:variant>
      <vt:variant>
        <vt:i4>51</vt:i4>
      </vt:variant>
      <vt:variant>
        <vt:i4>0</vt:i4>
      </vt:variant>
      <vt:variant>
        <vt:i4>5</vt:i4>
      </vt:variant>
      <vt:variant>
        <vt:lpwstr>https://global-uploads.webflow.com/624493bb51507d22cf218d50/6286866d8bbf4719b4e1d5af_HCV_Mgmt_Monitoring_final_english.pdf</vt:lpwstr>
      </vt:variant>
      <vt:variant>
        <vt:lpwstr/>
      </vt:variant>
      <vt:variant>
        <vt:i4>3473442</vt:i4>
      </vt:variant>
      <vt:variant>
        <vt:i4>48</vt:i4>
      </vt:variant>
      <vt:variant>
        <vt:i4>0</vt:i4>
      </vt:variant>
      <vt:variant>
        <vt:i4>5</vt:i4>
      </vt:variant>
      <vt:variant>
        <vt:lpwstr>https://global-uploads.webflow.com/624493bb51507d22cf218d50/6286878c1de2255dee34ecfc_HCVCommonGuide_English-07-17-web.pdf</vt:lpwstr>
      </vt:variant>
      <vt:variant>
        <vt:lpwstr/>
      </vt:variant>
      <vt:variant>
        <vt:i4>655397</vt:i4>
      </vt:variant>
      <vt:variant>
        <vt:i4>45</vt:i4>
      </vt:variant>
      <vt:variant>
        <vt:i4>0</vt:i4>
      </vt:variant>
      <vt:variant>
        <vt:i4>5</vt:i4>
      </vt:variant>
      <vt:variant>
        <vt:lpwstr>https://global-uploads.webflow.com/624493bb51507d22cf218d50/6286866d8bbf4719b4e1d5af_HCV_Mgmt_Monitoring_final_english.pdf</vt:lpwstr>
      </vt:variant>
      <vt:variant>
        <vt:lpwstr/>
      </vt:variant>
      <vt:variant>
        <vt:i4>3473442</vt:i4>
      </vt:variant>
      <vt:variant>
        <vt:i4>42</vt:i4>
      </vt:variant>
      <vt:variant>
        <vt:i4>0</vt:i4>
      </vt:variant>
      <vt:variant>
        <vt:i4>5</vt:i4>
      </vt:variant>
      <vt:variant>
        <vt:lpwstr>https://global-uploads.webflow.com/624493bb51507d22cf218d50/6286878c1de2255dee34ecfc_HCVCommonGuide_English-07-17-web.pdf</vt:lpwstr>
      </vt:variant>
      <vt:variant>
        <vt:lpwstr/>
      </vt:variant>
      <vt:variant>
        <vt:i4>1835018</vt:i4>
      </vt:variant>
      <vt:variant>
        <vt:i4>39</vt:i4>
      </vt:variant>
      <vt:variant>
        <vt:i4>0</vt:i4>
      </vt:variant>
      <vt:variant>
        <vt:i4>5</vt:i4>
      </vt:variant>
      <vt:variant>
        <vt:lpwstr>https://www.ifc.org/wps/wcm/connect/topics_ext_content/ifc_external_corporate_site/sustainability-at-ifc/publications/publications_gpn_animalwelfare_2014</vt:lpwstr>
      </vt:variant>
      <vt:variant>
        <vt:lpwstr/>
      </vt:variant>
      <vt:variant>
        <vt:i4>6422558</vt:i4>
      </vt:variant>
      <vt:variant>
        <vt:i4>36</vt:i4>
      </vt:variant>
      <vt:variant>
        <vt:i4>0</vt:i4>
      </vt:variant>
      <vt:variant>
        <vt:i4>5</vt:i4>
      </vt:variant>
      <vt:variant>
        <vt:lpwstr>https://www.ifc.org/wps/wcm/connect/Topics_Ext_Content/IFC_External_Corporate_Site/Sustainability-At-IFC/Policies-Standards/EHS-Guidelines/</vt:lpwstr>
      </vt:variant>
      <vt:variant>
        <vt:lpwstr/>
      </vt:variant>
      <vt:variant>
        <vt:i4>4063302</vt:i4>
      </vt:variant>
      <vt:variant>
        <vt:i4>33</vt:i4>
      </vt:variant>
      <vt:variant>
        <vt:i4>0</vt:i4>
      </vt:variant>
      <vt:variant>
        <vt:i4>5</vt:i4>
      </vt:variant>
      <vt:variant>
        <vt:lpwstr>https://www.fao.org/fileadmin/templates/agphome/documents/Pests_Pesticides/Code/CODE_2014Sep_ENG.pdf</vt:lpwstr>
      </vt:variant>
      <vt:variant>
        <vt:lpwstr/>
      </vt:variant>
      <vt:variant>
        <vt:i4>5505038</vt:i4>
      </vt:variant>
      <vt:variant>
        <vt:i4>30</vt:i4>
      </vt:variant>
      <vt:variant>
        <vt:i4>0</vt:i4>
      </vt:variant>
      <vt:variant>
        <vt:i4>5</vt:i4>
      </vt:variant>
      <vt:variant>
        <vt:lpwstr>http://www.saicm.org/</vt:lpwstr>
      </vt:variant>
      <vt:variant>
        <vt:lpwstr/>
      </vt:variant>
      <vt:variant>
        <vt:i4>2424929</vt:i4>
      </vt:variant>
      <vt:variant>
        <vt:i4>27</vt:i4>
      </vt:variant>
      <vt:variant>
        <vt:i4>0</vt:i4>
      </vt:variant>
      <vt:variant>
        <vt:i4>5</vt:i4>
      </vt:variant>
      <vt:variant>
        <vt:lpwstr>http://www.imo.org/</vt:lpwstr>
      </vt:variant>
      <vt:variant>
        <vt:lpwstr/>
      </vt:variant>
      <vt:variant>
        <vt:i4>4915220</vt:i4>
      </vt:variant>
      <vt:variant>
        <vt:i4>24</vt:i4>
      </vt:variant>
      <vt:variant>
        <vt:i4>0</vt:i4>
      </vt:variant>
      <vt:variant>
        <vt:i4>5</vt:i4>
      </vt:variant>
      <vt:variant>
        <vt:lpwstr>http://www.basel.int/</vt:lpwstr>
      </vt:variant>
      <vt:variant>
        <vt:lpwstr/>
      </vt:variant>
      <vt:variant>
        <vt:i4>1572870</vt:i4>
      </vt:variant>
      <vt:variant>
        <vt:i4>21</vt:i4>
      </vt:variant>
      <vt:variant>
        <vt:i4>0</vt:i4>
      </vt:variant>
      <vt:variant>
        <vt:i4>5</vt:i4>
      </vt:variant>
      <vt:variant>
        <vt:lpwstr>https://unece.org/convention-and-its-achievements</vt:lpwstr>
      </vt:variant>
      <vt:variant>
        <vt:lpwstr/>
      </vt:variant>
      <vt:variant>
        <vt:i4>5963797</vt:i4>
      </vt:variant>
      <vt:variant>
        <vt:i4>18</vt:i4>
      </vt:variant>
      <vt:variant>
        <vt:i4>0</vt:i4>
      </vt:variant>
      <vt:variant>
        <vt:i4>5</vt:i4>
      </vt:variant>
      <vt:variant>
        <vt:lpwstr>http://www.ilo.org/ipec/facts/ILOconventionsonchildlabour/lang--en/index.htm</vt:lpwstr>
      </vt:variant>
      <vt:variant>
        <vt:lpwstr/>
      </vt:variant>
      <vt:variant>
        <vt:i4>4718614</vt:i4>
      </vt:variant>
      <vt:variant>
        <vt:i4>15</vt:i4>
      </vt:variant>
      <vt:variant>
        <vt:i4>0</vt:i4>
      </vt:variant>
      <vt:variant>
        <vt:i4>5</vt:i4>
      </vt:variant>
      <vt:variant>
        <vt:lpwstr>https://www.ilo.org/declaration/thedeclaration/textdeclaration/lang--en/index.htm</vt:lpwstr>
      </vt:variant>
      <vt:variant>
        <vt:lpwstr/>
      </vt:variant>
      <vt:variant>
        <vt:i4>2097236</vt:i4>
      </vt:variant>
      <vt:variant>
        <vt:i4>12</vt:i4>
      </vt:variant>
      <vt:variant>
        <vt:i4>0</vt:i4>
      </vt:variant>
      <vt:variant>
        <vt:i4>5</vt:i4>
      </vt:variant>
      <vt:variant>
        <vt:lpwstr>https://info.undp.org/sites/bpps/SES_Toolkit/SES Document Library/Uploaded October 2016/UNDP SES Indigenous Peoples GN_Final_December 2020.pdf</vt:lpwstr>
      </vt:variant>
      <vt:variant>
        <vt:lpwstr/>
      </vt:variant>
      <vt:variant>
        <vt:i4>2293818</vt:i4>
      </vt:variant>
      <vt:variant>
        <vt:i4>9</vt:i4>
      </vt:variant>
      <vt:variant>
        <vt:i4>0</vt:i4>
      </vt:variant>
      <vt:variant>
        <vt:i4>5</vt:i4>
      </vt:variant>
      <vt:variant>
        <vt:lpwstr>https://www.undp.org/content/undp/en/home/librarypage/operations1/undp-social-and-environmental-standards.html</vt:lpwstr>
      </vt:variant>
      <vt:variant>
        <vt:lpwstr/>
      </vt:variant>
      <vt:variant>
        <vt:i4>7667814</vt:i4>
      </vt:variant>
      <vt:variant>
        <vt:i4>3</vt:i4>
      </vt:variant>
      <vt:variant>
        <vt:i4>0</vt:i4>
      </vt:variant>
      <vt:variant>
        <vt:i4>5</vt:i4>
      </vt:variant>
      <vt:variant>
        <vt:lpwstr>https://www.un.org/en/about-us/un-charter/chapter-1</vt:lpwstr>
      </vt:variant>
      <vt:variant>
        <vt:lpwstr/>
      </vt:variant>
      <vt:variant>
        <vt:i4>3997737</vt:i4>
      </vt:variant>
      <vt:variant>
        <vt:i4>0</vt:i4>
      </vt:variant>
      <vt:variant>
        <vt:i4>0</vt:i4>
      </vt:variant>
      <vt:variant>
        <vt:i4>5</vt:i4>
      </vt:variant>
      <vt:variant>
        <vt:lpwstr>https://www.ohchr.org/en/publications/fact-sheets/fact-sheet-no-38-frequently-asked-questions-human-rights-and-climate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 DOCUMENT-</dc:title>
  <dc:subject/>
  <dc:creator>AGu</dc:creator>
  <cp:keywords/>
  <dc:description/>
  <cp:lastModifiedBy>Ema Cima</cp:lastModifiedBy>
  <cp:revision>2</cp:revision>
  <cp:lastPrinted>2017-11-02T15:08:00Z</cp:lastPrinted>
  <dcterms:created xsi:type="dcterms:W3CDTF">2023-06-29T07:45:00Z</dcterms:created>
  <dcterms:modified xsi:type="dcterms:W3CDTF">2023-06-29T07:45:00Z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0x0101000B367E7F215A3A48BD10E37FB9526B69</vt:lpwstr>
  </property>
  <property fmtid="{D5CDD505-2E9C-101B-9397-08002B2CF9AE}" pid="3" name="Order">
    <vt:r8>1273200</vt:r8>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ComplianceAssetId">
    <vt:lpwstr/>
  </property>
  <property fmtid="{D5CDD505-2E9C-101B-9397-08002B2CF9AE}" pid="8" name="MediaServiceImageTags">
    <vt:lpwstr/>
  </property>
</Properties>
</file>