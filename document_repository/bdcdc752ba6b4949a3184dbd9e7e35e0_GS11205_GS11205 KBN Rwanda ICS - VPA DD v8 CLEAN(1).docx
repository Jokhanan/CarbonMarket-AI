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B804E0" w14:textId="435DF4BD" w:rsidR="00974F10" w:rsidRPr="00974F10" w:rsidRDefault="00974F10" w:rsidP="00AA2706">
      <w:pPr>
        <w:pStyle w:val="Heading1"/>
        <w:rPr>
          <w:lang w:val="en-GB"/>
        </w:rPr>
      </w:pPr>
      <w:r w:rsidRPr="00974F10">
        <w:rPr>
          <w:lang w:val="en-GB"/>
        </w:rPr>
        <w:t>Key Project Information &amp; VPA Design Document (</w:t>
      </w:r>
      <w:r w:rsidR="002551D8">
        <w:rPr>
          <w:lang w:val="en-GB"/>
        </w:rPr>
        <w:t xml:space="preserve">VPA </w:t>
      </w:r>
      <w:r w:rsidRPr="00974F10">
        <w:rPr>
          <w:lang w:val="en-GB"/>
        </w:rPr>
        <w:t>DD)</w:t>
      </w:r>
    </w:p>
    <w:p w14:paraId="3CD7A092" w14:textId="73C680BB" w:rsidR="00F92931" w:rsidRPr="00211D67" w:rsidRDefault="00000000" w:rsidP="002E5DB5">
      <w:pPr>
        <w:rPr>
          <w:lang w:val="fr-FR"/>
        </w:rPr>
      </w:pPr>
      <w:r>
        <w:rPr>
          <w:noProof/>
          <w14:cntxtAlts w14:val="0"/>
        </w:rPr>
        <w:pict w14:anchorId="370BF709">
          <v:rect id="_x0000_i1026" alt="" style="width:451.3pt;height:.05pt;mso-width-percent:0;mso-height-percent:0;mso-width-percent:0;mso-height-percent:0" o:hralign="center" o:hrstd="t" o:hr="t" fillcolor="#a0a0a0" stroked="f"/>
        </w:pict>
      </w:r>
    </w:p>
    <w:p w14:paraId="6F1298D9" w14:textId="3C0F711A" w:rsidR="002551D8" w:rsidRDefault="0002272D" w:rsidP="03AB9010">
      <w:pPr>
        <w:pStyle w:val="Heading6"/>
      </w:pPr>
      <w:r w:rsidRPr="03AB9010">
        <w:rPr>
          <w:sz w:val="24"/>
        </w:rPr>
        <w:t xml:space="preserve">PUBLICATION DATE </w:t>
      </w:r>
      <w:r>
        <w:t xml:space="preserve"> </w:t>
      </w:r>
      <w:bookmarkStart w:id="0" w:name="_Hlk128433555"/>
      <w:r w:rsidR="001A4692">
        <w:rPr>
          <w:b/>
          <w:bCs/>
          <w:color w:val="515151" w:themeColor="text1"/>
        </w:rPr>
        <w:t>14.04.</w:t>
      </w:r>
      <w:r w:rsidR="002551D8">
        <w:rPr>
          <w:b/>
          <w:bCs/>
          <w:color w:val="515151" w:themeColor="text1"/>
        </w:rPr>
        <w:t>2023</w:t>
      </w:r>
      <w:bookmarkEnd w:id="0"/>
      <w:r w:rsidRPr="00AA5B89">
        <w:rPr>
          <w:b/>
          <w:bCs/>
          <w:color w:val="auto"/>
        </w:rPr>
        <w:br/>
      </w:r>
      <w:r w:rsidR="00CD41BB" w:rsidRPr="03AB9010">
        <w:rPr>
          <w:sz w:val="24"/>
        </w:rPr>
        <w:t xml:space="preserve">VERSION </w:t>
      </w:r>
      <w:r>
        <w:t xml:space="preserve"> </w:t>
      </w:r>
      <w:r w:rsidRPr="03AB9010">
        <w:rPr>
          <w:b/>
          <w:bCs/>
          <w:color w:val="515151" w:themeColor="text1"/>
        </w:rPr>
        <w:t>v. 2.</w:t>
      </w:r>
      <w:r w:rsidR="002551D8">
        <w:rPr>
          <w:b/>
          <w:bCs/>
          <w:color w:val="515151" w:themeColor="text1"/>
        </w:rPr>
        <w:t>1</w:t>
      </w:r>
      <w:r w:rsidR="002551D8" w:rsidRPr="03AB9010">
        <w:rPr>
          <w:b/>
          <w:bCs/>
          <w:color w:val="515151" w:themeColor="text1"/>
        </w:rPr>
        <w:t xml:space="preserve"> </w:t>
      </w:r>
      <w:r>
        <w:br/>
      </w:r>
      <w:r w:rsidR="00A96321" w:rsidRPr="03AB9010">
        <w:rPr>
          <w:sz w:val="24"/>
        </w:rPr>
        <w:t xml:space="preserve">RELATED </w:t>
      </w:r>
      <w:r w:rsidR="00206434" w:rsidRPr="03AB9010">
        <w:rPr>
          <w:sz w:val="24"/>
        </w:rPr>
        <w:t>SUPPORT</w:t>
      </w:r>
      <w:r w:rsidR="00A96321" w:rsidRPr="03AB9010">
        <w:rPr>
          <w:sz w:val="24"/>
        </w:rPr>
        <w:t xml:space="preserve">  </w:t>
      </w:r>
      <w:r w:rsidR="00AA5B89">
        <w:t xml:space="preserve"> </w:t>
      </w:r>
    </w:p>
    <w:p w14:paraId="3737D389" w14:textId="34565549" w:rsidR="00635A56" w:rsidRDefault="00000000" w:rsidP="03AB9010">
      <w:pPr>
        <w:pStyle w:val="Heading6"/>
        <w:rPr>
          <w:rStyle w:val="Hyperlink"/>
          <w:rFonts w:ascii="Verdana" w:hAnsi="Verdana"/>
        </w:rPr>
      </w:pPr>
      <w:hyperlink r:id="rId11" w:history="1">
        <w:r w:rsidR="00AA5B89">
          <w:rPr>
            <w:rStyle w:val="Hyperlink"/>
            <w:rFonts w:ascii="Verdana" w:hAnsi="Verdana"/>
          </w:rPr>
          <w:t>- P</w:t>
        </w:r>
        <w:r w:rsidR="00822F9D" w:rsidRPr="0028730B">
          <w:rPr>
            <w:rStyle w:val="Hyperlink"/>
            <w:rFonts w:ascii="Verdana" w:hAnsi="Verdana"/>
          </w:rPr>
          <w:t>rogramme of Activity requirements</w:t>
        </w:r>
      </w:hyperlink>
    </w:p>
    <w:p w14:paraId="67B04D29" w14:textId="544216D7" w:rsidR="002551D8" w:rsidRPr="001D04BE" w:rsidRDefault="002551D8" w:rsidP="009D5FB4">
      <w:pPr>
        <w:rPr>
          <w:rStyle w:val="Hyperlink"/>
          <w:rFonts w:ascii="Verdana" w:hAnsi="Verdana"/>
          <w:sz w:val="24"/>
          <w:lang w:val="it-IT"/>
        </w:rPr>
      </w:pPr>
      <w:r w:rsidRPr="001D04BE">
        <w:rPr>
          <w:rStyle w:val="Hyperlink"/>
          <w:rFonts w:ascii="Verdana" w:hAnsi="Verdana"/>
          <w:sz w:val="24"/>
          <w:lang w:val="it-IT"/>
        </w:rPr>
        <w:t xml:space="preserve">- </w:t>
      </w:r>
      <w:hyperlink r:id="rId12" w:history="1">
        <w:r w:rsidRPr="001D04BE">
          <w:rPr>
            <w:rStyle w:val="Hyperlink"/>
            <w:rFonts w:ascii="Verdana" w:hAnsi="Verdana"/>
            <w:sz w:val="24"/>
            <w:lang w:val="it-IT"/>
          </w:rPr>
          <w:t>TEMPLATE GUIDE</w:t>
        </w:r>
        <w:r w:rsidR="009D5FB4" w:rsidRPr="001D04BE">
          <w:rPr>
            <w:rStyle w:val="Hyperlink"/>
            <w:rFonts w:ascii="Verdana" w:hAnsi="Verdana"/>
            <w:sz w:val="24"/>
            <w:lang w:val="it-IT"/>
          </w:rPr>
          <w:t xml:space="preserve"> </w:t>
        </w:r>
        <w:r w:rsidRPr="001D04BE">
          <w:rPr>
            <w:rStyle w:val="Hyperlink"/>
            <w:rFonts w:ascii="Verdana" w:hAnsi="Verdana"/>
            <w:sz w:val="24"/>
            <w:lang w:val="it-IT"/>
          </w:rPr>
          <w:t xml:space="preserve">VPA Design Document v.2.1 </w:t>
        </w:r>
      </w:hyperlink>
    </w:p>
    <w:p w14:paraId="4322A8F9" w14:textId="77777777" w:rsidR="002551D8" w:rsidRPr="001D04BE" w:rsidRDefault="002551D8" w:rsidP="002551D8">
      <w:pPr>
        <w:rPr>
          <w:lang w:val="it-IT"/>
        </w:rPr>
      </w:pPr>
    </w:p>
    <w:p w14:paraId="73BB0815" w14:textId="77777777" w:rsidR="00F92931" w:rsidRPr="00947B25" w:rsidRDefault="00000000" w:rsidP="002923CF">
      <w:r>
        <w:rPr>
          <w:noProof/>
          <w14:cntxtAlts w14:val="0"/>
        </w:rPr>
        <w:pict w14:anchorId="50F7DACE">
          <v:rect id="_x0000_i1027" alt="" style="width:451.3pt;height:.05pt;mso-width-percent:0;mso-height-percent:0;mso-width-percent:0;mso-height-percent:0" o:hralign="center" o:hrstd="t" o:hr="t" fillcolor="#a0a0a0" stroked="f"/>
        </w:pict>
      </w:r>
    </w:p>
    <w:p w14:paraId="6931FB3F" w14:textId="77777777" w:rsidR="00C30F02" w:rsidRDefault="00C30F02" w:rsidP="00C30F02">
      <w:pPr>
        <w:rPr>
          <w:lang w:val="en-GB"/>
        </w:rPr>
      </w:pPr>
    </w:p>
    <w:p w14:paraId="3D809633" w14:textId="77777777" w:rsidR="007D2F0B" w:rsidRPr="00C30F02" w:rsidRDefault="007D2F0B" w:rsidP="00C30F02">
      <w:pPr>
        <w:rPr>
          <w:lang w:val="en-GB"/>
        </w:rPr>
      </w:pPr>
    </w:p>
    <w:p w14:paraId="090EF51A" w14:textId="5EFF5E3E" w:rsidR="006D53FE" w:rsidRDefault="006D53FE" w:rsidP="004C3B1A"/>
    <w:p w14:paraId="072A833E" w14:textId="3B984C31" w:rsidR="00177268" w:rsidRPr="00974F10" w:rsidRDefault="00974F10" w:rsidP="00974F10">
      <w:pPr>
        <w:rPr>
          <w:lang w:val="en-GB"/>
        </w:rPr>
      </w:pPr>
      <w:r w:rsidRPr="00974F10">
        <w:rPr>
          <w:lang w:val="en-GB"/>
        </w:rPr>
        <w:t xml:space="preserve">This document contains the following Sections </w:t>
      </w:r>
    </w:p>
    <w:p w14:paraId="49F588AF" w14:textId="5CAFCBEA" w:rsidR="00974F10" w:rsidRPr="00974F10" w:rsidRDefault="00974F10" w:rsidP="00974F10">
      <w:pPr>
        <w:rPr>
          <w:lang w:val="en-GB"/>
        </w:rPr>
      </w:pPr>
    </w:p>
    <w:p w14:paraId="6B897F28" w14:textId="4E0EDDF7" w:rsidR="00974F10" w:rsidRPr="00974F10" w:rsidRDefault="00974F10" w:rsidP="00974F10">
      <w:pPr>
        <w:rPr>
          <w:u w:val="single"/>
          <w:lang w:val="en-GB"/>
        </w:rPr>
      </w:pPr>
      <w:r w:rsidRPr="00974F10">
        <w:rPr>
          <w:u w:val="single"/>
          <w:lang w:val="en-GB"/>
        </w:rPr>
        <w:fldChar w:fldCharType="begin"/>
      </w:r>
      <w:r w:rsidRPr="00974F10">
        <w:rPr>
          <w:u w:val="single"/>
          <w:lang w:val="en-GB"/>
        </w:rPr>
        <w:instrText xml:space="preserve"> REF _Ref49515919 \r \h  \* MERGEFORMAT </w:instrText>
      </w:r>
      <w:r w:rsidRPr="00974F10">
        <w:rPr>
          <w:u w:val="single"/>
          <w:lang w:val="en-GB"/>
        </w:rPr>
      </w:r>
      <w:r w:rsidRPr="00974F10">
        <w:rPr>
          <w:u w:val="single"/>
          <w:lang w:val="en-GB"/>
        </w:rPr>
        <w:fldChar w:fldCharType="separate"/>
      </w:r>
      <w:r w:rsidR="00AA4098">
        <w:rPr>
          <w:u w:val="single"/>
          <w:lang w:val="en-GB"/>
        </w:rPr>
        <w:t>Section A</w:t>
      </w:r>
      <w:r w:rsidRPr="00974F10">
        <w:rPr>
          <w:lang w:val="en-GB"/>
        </w:rPr>
        <w:fldChar w:fldCharType="end"/>
      </w:r>
      <w:r w:rsidRPr="00974F10">
        <w:rPr>
          <w:lang w:val="en-GB"/>
        </w:rPr>
        <w:t xml:space="preserve"> –</w:t>
      </w:r>
      <w:r w:rsidRPr="00974F10">
        <w:rPr>
          <w:u w:val="single"/>
          <w:lang w:val="en-GB"/>
        </w:rPr>
        <w:t xml:space="preserve"> </w:t>
      </w:r>
      <w:r w:rsidRPr="00974F10">
        <w:rPr>
          <w:lang w:val="en-GB"/>
        </w:rPr>
        <w:t>Description of project</w:t>
      </w:r>
    </w:p>
    <w:p w14:paraId="14E01CB7" w14:textId="08360879" w:rsidR="00974F10" w:rsidRPr="00974F10" w:rsidRDefault="00974F10" w:rsidP="00974F10">
      <w:pPr>
        <w:rPr>
          <w:lang w:val="en-GB"/>
        </w:rPr>
      </w:pPr>
      <w:r w:rsidRPr="00974F10">
        <w:rPr>
          <w:u w:val="single"/>
          <w:lang w:val="en-GB"/>
        </w:rPr>
        <w:fldChar w:fldCharType="begin"/>
      </w:r>
      <w:r w:rsidRPr="00974F10">
        <w:rPr>
          <w:u w:val="single"/>
          <w:lang w:val="en-GB"/>
        </w:rPr>
        <w:instrText xml:space="preserve"> REF _Ref49515954 \r \h  \* MERGEFORMAT </w:instrText>
      </w:r>
      <w:r w:rsidRPr="00974F10">
        <w:rPr>
          <w:u w:val="single"/>
          <w:lang w:val="en-GB"/>
        </w:rPr>
      </w:r>
      <w:r w:rsidRPr="00974F10">
        <w:rPr>
          <w:u w:val="single"/>
          <w:lang w:val="en-GB"/>
        </w:rPr>
        <w:fldChar w:fldCharType="separate"/>
      </w:r>
      <w:r w:rsidR="00AA4098">
        <w:rPr>
          <w:u w:val="single"/>
          <w:lang w:val="en-GB"/>
        </w:rPr>
        <w:t>Section B</w:t>
      </w:r>
      <w:r w:rsidRPr="00974F10">
        <w:rPr>
          <w:lang w:val="en-GB"/>
        </w:rPr>
        <w:fldChar w:fldCharType="end"/>
      </w:r>
      <w:r w:rsidRPr="00974F10">
        <w:rPr>
          <w:lang w:val="en-GB"/>
        </w:rPr>
        <w:t xml:space="preserve"> - Application of approved Gold Standard Methodology (</w:t>
      </w:r>
      <w:proofErr w:type="spellStart"/>
      <w:r w:rsidRPr="00974F10">
        <w:rPr>
          <w:lang w:val="en-GB"/>
        </w:rPr>
        <w:t>ies</w:t>
      </w:r>
      <w:proofErr w:type="spellEnd"/>
      <w:r w:rsidRPr="00974F10">
        <w:rPr>
          <w:lang w:val="en-GB"/>
        </w:rPr>
        <w:t>) and/or demonstration of SDG Contributions</w:t>
      </w:r>
    </w:p>
    <w:p w14:paraId="74BA63A1" w14:textId="60952B23" w:rsidR="00974F10" w:rsidRPr="00974F10" w:rsidRDefault="002551D8" w:rsidP="00974F10">
      <w:pPr>
        <w:rPr>
          <w:lang w:val="en-GB"/>
        </w:rPr>
      </w:pPr>
      <w:r>
        <w:rPr>
          <w:u w:val="single"/>
          <w:lang w:val="en-GB"/>
        </w:rPr>
        <w:t>Section C</w:t>
      </w:r>
      <w:r w:rsidR="00974F10" w:rsidRPr="00974F10">
        <w:rPr>
          <w:lang w:val="en-GB"/>
        </w:rPr>
        <w:t xml:space="preserve"> – Duration and crediting period</w:t>
      </w:r>
    </w:p>
    <w:p w14:paraId="2D8D1ECF" w14:textId="55A4D41A" w:rsidR="00974F10" w:rsidRPr="002551D8" w:rsidRDefault="002551D8" w:rsidP="00974F10">
      <w:pPr>
        <w:rPr>
          <w:lang w:val="en-GB"/>
        </w:rPr>
      </w:pPr>
      <w:r>
        <w:rPr>
          <w:u w:val="single"/>
          <w:lang w:val="en-GB"/>
        </w:rPr>
        <w:t>Section D</w:t>
      </w:r>
      <w:r w:rsidR="00974F10" w:rsidRPr="00974F10">
        <w:rPr>
          <w:lang w:val="en-GB"/>
        </w:rPr>
        <w:t xml:space="preserve"> – Summary of Safeguarding Principles and </w:t>
      </w:r>
      <w:r w:rsidR="00974F10" w:rsidRPr="002551D8">
        <w:rPr>
          <w:lang w:val="en-GB"/>
        </w:rPr>
        <w:t>Gender Sensitive Assessment</w:t>
      </w:r>
    </w:p>
    <w:p w14:paraId="4EF60E95" w14:textId="2F69C2FC" w:rsidR="00510C60" w:rsidRPr="002551D8" w:rsidRDefault="002551D8" w:rsidP="00510C60">
      <w:pPr>
        <w:rPr>
          <w:lang w:val="en-GB"/>
        </w:rPr>
      </w:pPr>
      <w:r w:rsidRPr="002551D8">
        <w:rPr>
          <w:u w:val="single"/>
          <w:lang w:val="en-GB"/>
        </w:rPr>
        <w:t>Section E</w:t>
      </w:r>
      <w:r w:rsidR="00974F10" w:rsidRPr="002551D8">
        <w:rPr>
          <w:u w:val="single"/>
          <w:lang w:val="en-GB"/>
        </w:rPr>
        <w:t xml:space="preserve"> </w:t>
      </w:r>
      <w:r w:rsidR="00974F10" w:rsidRPr="002551D8">
        <w:rPr>
          <w:lang w:val="en-GB"/>
        </w:rPr>
        <w:t>– Summary of Local stakeholder consultation</w:t>
      </w:r>
    </w:p>
    <w:p w14:paraId="61D8DC01" w14:textId="076A19B6" w:rsidR="00510C60" w:rsidRPr="002551D8" w:rsidRDefault="002551D8" w:rsidP="00042FBE">
      <w:pPr>
        <w:rPr>
          <w:lang w:val="en-GB"/>
        </w:rPr>
      </w:pPr>
      <w:r w:rsidRPr="002551D8">
        <w:rPr>
          <w:u w:val="single"/>
          <w:lang w:val="en-GB"/>
        </w:rPr>
        <w:t>Section F</w:t>
      </w:r>
      <w:r w:rsidR="00510C60" w:rsidRPr="002551D8">
        <w:rPr>
          <w:lang w:val="en-GB"/>
        </w:rPr>
        <w:t xml:space="preserve"> - </w:t>
      </w:r>
      <w:r w:rsidR="00510C60" w:rsidRPr="002551D8">
        <w:rPr>
          <w14:ligatures w14:val="standardContextual"/>
          <w14:numForm w14:val="oldStyle"/>
        </w:rPr>
        <w:t xml:space="preserve">Eligibility and inclusion criteria for VPAs inclusion </w:t>
      </w:r>
    </w:p>
    <w:p w14:paraId="5131D813" w14:textId="77777777" w:rsidR="00DE14DF" w:rsidRPr="002551D8" w:rsidRDefault="00DE14DF" w:rsidP="00974F10">
      <w:pPr>
        <w:rPr>
          <w:u w:val="single"/>
          <w:lang w:val="en-GB"/>
        </w:rPr>
      </w:pPr>
    </w:p>
    <w:p w14:paraId="524FDF33" w14:textId="224D1676" w:rsidR="00974F10" w:rsidRPr="002551D8" w:rsidRDefault="00000000" w:rsidP="00F71AA8">
      <w:pPr>
        <w:ind w:firstLine="426"/>
        <w:rPr>
          <w:lang w:val="en-GB"/>
        </w:rPr>
      </w:pPr>
      <w:hyperlink w:anchor="_Appendix_1_-" w:history="1">
        <w:r w:rsidR="003578B0" w:rsidRPr="002551D8">
          <w:rPr>
            <w:rStyle w:val="Hyperlink"/>
            <w:rFonts w:ascii="Verdana" w:hAnsi="Verdana"/>
            <w:color w:val="515151" w:themeColor="text1"/>
            <w:u w:val="none"/>
            <w:lang w:val="en-GB"/>
          </w:rPr>
          <w:t>Appendix 1</w:t>
        </w:r>
      </w:hyperlink>
      <w:r w:rsidR="003578B0" w:rsidRPr="002551D8">
        <w:rPr>
          <w:color w:val="515151" w:themeColor="text1"/>
          <w:lang w:val="en-GB"/>
        </w:rPr>
        <w:t xml:space="preserve"> </w:t>
      </w:r>
      <w:r w:rsidR="00974F10" w:rsidRPr="002551D8">
        <w:rPr>
          <w:lang w:val="en-GB"/>
        </w:rPr>
        <w:t>– Safeguarding Principles Assessment (mandatory)</w:t>
      </w:r>
    </w:p>
    <w:p w14:paraId="5D32911A" w14:textId="65CC0FC0" w:rsidR="00974F10" w:rsidRPr="002551D8" w:rsidRDefault="002551D8" w:rsidP="00615C39">
      <w:pPr>
        <w:ind w:left="76" w:firstLine="350"/>
        <w:rPr>
          <w:lang w:val="en-GB"/>
        </w:rPr>
      </w:pPr>
      <w:r w:rsidRPr="002551D8">
        <w:rPr>
          <w:lang w:val="en-GB"/>
        </w:rPr>
        <w:fldChar w:fldCharType="begin"/>
      </w:r>
      <w:r w:rsidRPr="002551D8">
        <w:rPr>
          <w:lang w:val="en-GB"/>
        </w:rPr>
        <w:instrText xml:space="preserve"> REF _Ref49516032 \h  \* MERGEFORMAT </w:instrText>
      </w:r>
      <w:r w:rsidRPr="002551D8">
        <w:rPr>
          <w:lang w:val="en-GB"/>
        </w:rPr>
      </w:r>
      <w:r w:rsidRPr="002551D8">
        <w:rPr>
          <w:lang w:val="en-GB"/>
        </w:rPr>
        <w:fldChar w:fldCharType="separate"/>
      </w:r>
      <w:r w:rsidR="00AA4098">
        <w:t xml:space="preserve">Appendix 2- </w:t>
      </w:r>
      <w:r w:rsidR="00AA4098" w:rsidRPr="00AA4098">
        <w:rPr>
          <w:lang w:val="en-GB"/>
        </w:rPr>
        <w:t>Contact</w:t>
      </w:r>
      <w:r w:rsidR="00AA4098" w:rsidRPr="00B71A2B">
        <w:t xml:space="preserve"> information of VPA Implementer</w:t>
      </w:r>
      <w:r w:rsidRPr="002551D8">
        <w:rPr>
          <w:lang w:val="en-GB"/>
        </w:rPr>
        <w:fldChar w:fldCharType="end"/>
      </w:r>
      <w:r w:rsidR="009F606C">
        <w:rPr>
          <w:lang w:val="en-GB"/>
        </w:rPr>
        <w:t xml:space="preserve"> </w:t>
      </w:r>
      <w:r w:rsidR="00974F10" w:rsidRPr="002551D8">
        <w:rPr>
          <w:lang w:val="en-GB"/>
        </w:rPr>
        <w:t>(mandatory)</w:t>
      </w:r>
    </w:p>
    <w:p w14:paraId="06E397CC" w14:textId="10B44FF7" w:rsidR="00BD119F" w:rsidRPr="002551D8" w:rsidRDefault="00BD119F" w:rsidP="00BD119F">
      <w:pPr>
        <w:ind w:left="76" w:firstLine="350"/>
        <w:rPr>
          <w:lang w:val="en-GB"/>
        </w:rPr>
      </w:pPr>
      <w:r w:rsidRPr="002551D8">
        <w:rPr>
          <w:lang w:val="en-GB"/>
        </w:rPr>
        <w:t>Appendix 3</w:t>
      </w:r>
      <w:r w:rsidR="00177268">
        <w:rPr>
          <w:lang w:val="en-GB"/>
        </w:rPr>
        <w:t xml:space="preserve"> </w:t>
      </w:r>
      <w:r w:rsidR="00177268" w:rsidRPr="002551D8">
        <w:rPr>
          <w:lang w:val="en-GB"/>
        </w:rPr>
        <w:t>–</w:t>
      </w:r>
      <w:r w:rsidRPr="002551D8">
        <w:rPr>
          <w:lang w:val="en-GB"/>
        </w:rPr>
        <w:t xml:space="preserve"> LUF Additional Information</w:t>
      </w:r>
      <w:r w:rsidR="002551D8" w:rsidRPr="002551D8">
        <w:rPr>
          <w:lang w:val="en-GB"/>
        </w:rPr>
        <w:t xml:space="preserve"> (VPA specific)</w:t>
      </w:r>
    </w:p>
    <w:p w14:paraId="0E2F49B8" w14:textId="4AD05A60" w:rsidR="00211D67" w:rsidRDefault="002551D8" w:rsidP="009F606C">
      <w:pPr>
        <w:spacing w:line="276" w:lineRule="auto"/>
        <w:ind w:firstLine="426"/>
        <w:contextualSpacing w:val="0"/>
        <w:rPr>
          <w:lang w:val="en-GB"/>
        </w:rPr>
      </w:pPr>
      <w:r w:rsidRPr="002551D8">
        <w:rPr>
          <w:lang w:val="en-GB"/>
        </w:rPr>
        <w:fldChar w:fldCharType="begin"/>
      </w:r>
      <w:r w:rsidRPr="002551D8">
        <w:rPr>
          <w:lang w:val="en-GB"/>
        </w:rPr>
        <w:instrText xml:space="preserve"> REF _Ref128485055 \h  \* MERGEFORMAT </w:instrText>
      </w:r>
      <w:r w:rsidRPr="002551D8">
        <w:rPr>
          <w:lang w:val="en-GB"/>
        </w:rPr>
      </w:r>
      <w:r w:rsidRPr="002551D8">
        <w:rPr>
          <w:lang w:val="en-GB"/>
        </w:rPr>
        <w:fldChar w:fldCharType="separate"/>
      </w:r>
      <w:r w:rsidR="00AA4098">
        <w:t xml:space="preserve">Appendix 4 </w:t>
      </w:r>
      <w:r w:rsidR="00AA4098" w:rsidRPr="00AA4098">
        <w:rPr>
          <w:lang w:val="en-GB"/>
        </w:rPr>
        <w:t>-</w:t>
      </w:r>
      <w:r w:rsidR="00AA4098">
        <w:t xml:space="preserve"> D</w:t>
      </w:r>
      <w:r w:rsidR="00AA4098" w:rsidRPr="007C1D64">
        <w:t xml:space="preserve">esign </w:t>
      </w:r>
      <w:r w:rsidR="00AA4098">
        <w:t>C</w:t>
      </w:r>
      <w:r w:rsidR="00AA4098" w:rsidRPr="007C1D64">
        <w:t>hanges</w:t>
      </w:r>
      <w:r w:rsidRPr="002551D8">
        <w:rPr>
          <w:lang w:val="en-GB"/>
        </w:rPr>
        <w:fldChar w:fldCharType="end"/>
      </w:r>
      <w:r w:rsidR="00974F10" w:rsidRPr="00974F10">
        <w:rPr>
          <w:lang w:val="en-GB"/>
        </w:rPr>
        <w:t xml:space="preserve"> </w:t>
      </w:r>
      <w:r w:rsidR="00211D67">
        <w:rPr>
          <w:lang w:val="en-GB"/>
        </w:rPr>
        <w:br w:type="page"/>
      </w:r>
    </w:p>
    <w:p w14:paraId="2A3AF73E" w14:textId="16C35A49" w:rsidR="006D53FE" w:rsidRPr="00F751F2" w:rsidRDefault="005344A4" w:rsidP="00F751F2">
      <w:pPr>
        <w:pStyle w:val="Heading3"/>
      </w:pPr>
      <w:r w:rsidRPr="00C45525">
        <w:lastRenderedPageBreak/>
        <w:t>KEY PROJECT INFORMATION</w:t>
      </w:r>
    </w:p>
    <w:tbl>
      <w:tblPr>
        <w:tblStyle w:val="GridTable5Dark-Accent1"/>
        <w:tblW w:w="9442" w:type="dxa"/>
        <w:tblLook w:val="0680" w:firstRow="0" w:lastRow="0" w:firstColumn="1" w:lastColumn="0" w:noHBand="1" w:noVBand="1"/>
      </w:tblPr>
      <w:tblGrid>
        <w:gridCol w:w="4390"/>
        <w:gridCol w:w="5052"/>
      </w:tblGrid>
      <w:tr w:rsidR="005D04BB" w:rsidRPr="00211D67" w14:paraId="089E3D70"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A728D7A" w14:textId="748958A5" w:rsidR="005D04BB" w:rsidRPr="00974F10" w:rsidRDefault="005D04BB" w:rsidP="00974F10">
            <w:pPr>
              <w:pStyle w:val="SectionTitle"/>
              <w:numPr>
                <w:ilvl w:val="0"/>
                <w:numId w:val="0"/>
              </w:numPr>
              <w:rPr>
                <w:rFonts w:asciiTheme="minorHAnsi" w:hAnsiTheme="minorHAnsi"/>
                <w:color w:val="FFFFFF" w:themeColor="background1"/>
                <w:sz w:val="20"/>
              </w:rPr>
            </w:pPr>
            <w:r>
              <w:rPr>
                <w:rFonts w:asciiTheme="minorHAnsi" w:hAnsiTheme="minorHAnsi"/>
                <w:color w:val="FFFFFF" w:themeColor="background1"/>
                <w:sz w:val="20"/>
              </w:rPr>
              <w:t>Type of VPA</w:t>
            </w:r>
          </w:p>
        </w:tc>
        <w:tc>
          <w:tcPr>
            <w:tcW w:w="5052" w:type="dxa"/>
          </w:tcPr>
          <w:p w14:paraId="126A89B2" w14:textId="2F2E43D5" w:rsidR="005D04BB" w:rsidRDefault="00000000"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rFonts w:asciiTheme="minorHAnsi" w:hAnsiTheme="minorHAnsi" w:cs="Arial"/>
                  <w:sz w:val="20"/>
                  <w:szCs w:val="20"/>
                </w:rPr>
                <w:id w:val="-563720254"/>
                <w14:checkbox>
                  <w14:checked w14:val="0"/>
                  <w14:checkedState w14:val="2612" w14:font="MS Gothic"/>
                  <w14:uncheckedState w14:val="2610" w14:font="MS Gothic"/>
                </w14:checkbox>
              </w:sdtPr>
              <w:sdtContent>
                <w:r w:rsidR="00822F9D">
                  <w:rPr>
                    <w:rFonts w:ascii="MS Gothic" w:eastAsia="MS Gothic" w:hAnsi="MS Gothic" w:cs="Arial" w:hint="eastAsia"/>
                    <w:sz w:val="20"/>
                    <w:szCs w:val="20"/>
                  </w:rPr>
                  <w:t>☐</w:t>
                </w:r>
              </w:sdtContent>
            </w:sdt>
            <w:r w:rsidR="00C14517">
              <w:rPr>
                <w:rFonts w:asciiTheme="minorHAnsi" w:hAnsiTheme="minorHAnsi" w:cs="Arial"/>
                <w:sz w:val="20"/>
                <w:szCs w:val="20"/>
              </w:rPr>
              <w:t xml:space="preserve"> </w:t>
            </w:r>
            <w:r w:rsidR="005D04BB">
              <w:rPr>
                <w:rFonts w:asciiTheme="minorHAnsi" w:hAnsiTheme="minorHAnsi" w:cs="Arial"/>
                <w:sz w:val="20"/>
                <w:szCs w:val="20"/>
              </w:rPr>
              <w:t>Real case VPA</w:t>
            </w:r>
          </w:p>
          <w:p w14:paraId="137155C8" w14:textId="384703B3" w:rsidR="005D04BB" w:rsidRDefault="00000000"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rFonts w:asciiTheme="minorHAnsi" w:hAnsiTheme="minorHAnsi" w:cs="Arial"/>
                  <w:sz w:val="20"/>
                  <w:szCs w:val="20"/>
                </w:rPr>
                <w:id w:val="-799306528"/>
                <w14:checkbox>
                  <w14:checked w14:val="0"/>
                  <w14:checkedState w14:val="2612" w14:font="MS Gothic"/>
                  <w14:uncheckedState w14:val="2610" w14:font="MS Gothic"/>
                </w14:checkbox>
              </w:sdtPr>
              <w:sdtContent>
                <w:r w:rsidR="0088037C">
                  <w:rPr>
                    <w:rFonts w:ascii="MS Gothic" w:eastAsia="MS Gothic" w:hAnsi="MS Gothic" w:cs="Arial" w:hint="eastAsia"/>
                    <w:sz w:val="20"/>
                    <w:szCs w:val="20"/>
                  </w:rPr>
                  <w:t>☐</w:t>
                </w:r>
              </w:sdtContent>
            </w:sdt>
            <w:r w:rsidR="005D04BB">
              <w:rPr>
                <w:rFonts w:asciiTheme="minorHAnsi" w:hAnsiTheme="minorHAnsi" w:cs="Arial"/>
                <w:sz w:val="20"/>
                <w:szCs w:val="20"/>
              </w:rPr>
              <w:t xml:space="preserve"> Regular VPA</w:t>
            </w:r>
          </w:p>
          <w:p w14:paraId="67AA3ACA" w14:textId="419D9DE5" w:rsidR="0088037C" w:rsidRPr="00211D67" w:rsidRDefault="00000000" w:rsidP="00974F10">
            <w:pPr>
              <w:cnfStyle w:val="000000000000" w:firstRow="0" w:lastRow="0" w:firstColumn="0" w:lastColumn="0" w:oddVBand="0" w:evenVBand="0" w:oddHBand="0" w:evenHBand="0" w:firstRowFirstColumn="0" w:firstRowLastColumn="0" w:lastRowFirstColumn="0" w:lastRowLastColumn="0"/>
              <w:rPr>
                <w:lang w:val="en-GB"/>
              </w:rPr>
            </w:pPr>
            <w:sdt>
              <w:sdtPr>
                <w:rPr>
                  <w:rFonts w:asciiTheme="minorHAnsi" w:hAnsiTheme="minorHAnsi" w:cs="Arial"/>
                  <w:sz w:val="20"/>
                  <w:szCs w:val="20"/>
                </w:rPr>
                <w:id w:val="686329206"/>
                <w14:checkbox>
                  <w14:checked w14:val="1"/>
                  <w14:checkedState w14:val="2612" w14:font="MS Gothic"/>
                  <w14:uncheckedState w14:val="2610" w14:font="MS Gothic"/>
                </w14:checkbox>
              </w:sdtPr>
              <w:sdtContent>
                <w:r w:rsidR="0088037C">
                  <w:rPr>
                    <w:rFonts w:ascii="MS Gothic" w:eastAsia="MS Gothic" w:hAnsi="MS Gothic" w:cs="Arial" w:hint="eastAsia"/>
                    <w:sz w:val="20"/>
                    <w:szCs w:val="20"/>
                  </w:rPr>
                  <w:t>☒</w:t>
                </w:r>
              </w:sdtContent>
            </w:sdt>
            <w:r w:rsidR="0088037C">
              <w:rPr>
                <w:rFonts w:asciiTheme="minorHAnsi" w:hAnsiTheme="minorHAnsi" w:cs="Arial"/>
                <w:sz w:val="20"/>
                <w:szCs w:val="20"/>
              </w:rPr>
              <w:t xml:space="preserve"> VPA/CPA</w:t>
            </w:r>
          </w:p>
        </w:tc>
      </w:tr>
      <w:tr w:rsidR="00822F9D" w:rsidRPr="00211D67" w14:paraId="2AD87A72"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B405CAD" w14:textId="77777777" w:rsidR="003546B8" w:rsidRPr="00C14517" w:rsidRDefault="00822F9D" w:rsidP="003546B8">
            <w:pPr>
              <w:pStyle w:val="SectionTitle"/>
              <w:numPr>
                <w:ilvl w:val="0"/>
                <w:numId w:val="0"/>
              </w:numPr>
              <w:rPr>
                <w:rFonts w:asciiTheme="minorHAnsi" w:hAnsiTheme="minorHAnsi"/>
                <w:bCs w:val="0"/>
                <w:color w:val="FFFFFF" w:themeColor="background1"/>
                <w:sz w:val="20"/>
                <w:szCs w:val="20"/>
              </w:rPr>
            </w:pPr>
            <w:r w:rsidRPr="00C14517">
              <w:rPr>
                <w:rFonts w:asciiTheme="minorHAnsi" w:hAnsiTheme="minorHAnsi"/>
                <w:color w:val="FFFFFF" w:themeColor="background1"/>
                <w:sz w:val="20"/>
                <w:szCs w:val="20"/>
              </w:rPr>
              <w:t>Scale of VPA</w:t>
            </w:r>
          </w:p>
          <w:p w14:paraId="0395FF2E" w14:textId="18C2ECC0" w:rsidR="003546B8" w:rsidRPr="00C14517" w:rsidRDefault="003546B8" w:rsidP="00C14517">
            <w:pPr>
              <w:pStyle w:val="SectionTitle"/>
              <w:numPr>
                <w:ilvl w:val="0"/>
                <w:numId w:val="0"/>
              </w:numPr>
              <w:rPr>
                <w:sz w:val="20"/>
                <w:szCs w:val="20"/>
              </w:rPr>
            </w:pPr>
            <w:r w:rsidRPr="00C14517">
              <w:rPr>
                <w:rFonts w:asciiTheme="minorHAnsi" w:hAnsiTheme="minorHAnsi"/>
                <w:color w:val="FFFFFF" w:themeColor="background1"/>
                <w:sz w:val="20"/>
                <w:szCs w:val="20"/>
              </w:rPr>
              <w:t xml:space="preserve">Note that </w:t>
            </w:r>
            <w:r w:rsidR="00C14517" w:rsidRPr="00C14517">
              <w:rPr>
                <w:rFonts w:asciiTheme="minorHAnsi" w:hAnsiTheme="minorHAnsi"/>
                <w:color w:val="FFFFFF" w:themeColor="background1"/>
                <w:sz w:val="20"/>
                <w:szCs w:val="20"/>
              </w:rPr>
              <w:t>a VPA can be of one scale. Please select applicable scale accordingly.</w:t>
            </w:r>
            <w:r w:rsidR="00C14517" w:rsidRPr="00C14517">
              <w:rPr>
                <w:sz w:val="20"/>
                <w:szCs w:val="20"/>
              </w:rPr>
              <w:t xml:space="preserve"> </w:t>
            </w:r>
          </w:p>
        </w:tc>
        <w:tc>
          <w:tcPr>
            <w:tcW w:w="5052" w:type="dxa"/>
          </w:tcPr>
          <w:p w14:paraId="343A20AF" w14:textId="77777777" w:rsidR="00BA3A8B" w:rsidRPr="00C14517" w:rsidRDefault="00000000" w:rsidP="00BA3A8B">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szCs w:val="20"/>
              </w:rPr>
            </w:pPr>
            <w:sdt>
              <w:sdtPr>
                <w:rPr>
                  <w:rFonts w:asciiTheme="minorHAnsi" w:hAnsiTheme="minorHAnsi" w:cs="Arial"/>
                  <w:color w:val="515151" w:themeColor="text1"/>
                  <w:sz w:val="20"/>
                  <w:szCs w:val="20"/>
                </w:rPr>
                <w:id w:val="844598356"/>
                <w14:checkbox>
                  <w14:checked w14:val="0"/>
                  <w14:checkedState w14:val="2612" w14:font="MS Gothic"/>
                  <w14:uncheckedState w14:val="2610" w14:font="MS Gothic"/>
                </w14:checkbox>
              </w:sdtPr>
              <w:sdtContent>
                <w:r w:rsidR="00BA3A8B" w:rsidRPr="00C14517">
                  <w:rPr>
                    <w:rFonts w:ascii="MS Gothic" w:eastAsia="MS Gothic" w:hAnsi="MS Gothic" w:cs="Arial" w:hint="eastAsia"/>
                    <w:color w:val="515151" w:themeColor="text1"/>
                    <w:sz w:val="20"/>
                    <w:szCs w:val="20"/>
                  </w:rPr>
                  <w:t>☐</w:t>
                </w:r>
              </w:sdtContent>
            </w:sdt>
            <w:r w:rsidR="00BA3A8B" w:rsidRPr="00C14517">
              <w:rPr>
                <w:rFonts w:asciiTheme="minorHAnsi" w:hAnsiTheme="minorHAnsi" w:cs="Arial"/>
                <w:color w:val="515151" w:themeColor="text1"/>
                <w:sz w:val="20"/>
                <w:szCs w:val="20"/>
              </w:rPr>
              <w:t xml:space="preserve">Microscale </w:t>
            </w:r>
          </w:p>
          <w:p w14:paraId="350497B1" w14:textId="3E887934" w:rsidR="00BA3A8B" w:rsidRPr="00C14517" w:rsidRDefault="00000000" w:rsidP="00BA3A8B">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color w:val="515151" w:themeColor="text1"/>
                <w:sz w:val="20"/>
                <w:szCs w:val="20"/>
              </w:rPr>
            </w:pPr>
            <w:sdt>
              <w:sdtPr>
                <w:rPr>
                  <w:rFonts w:asciiTheme="minorHAnsi" w:hAnsiTheme="minorHAnsi" w:cs="Arial"/>
                  <w:color w:val="515151" w:themeColor="text1"/>
                  <w:sz w:val="20"/>
                  <w:szCs w:val="20"/>
                </w:rPr>
                <w:id w:val="-1302768319"/>
                <w14:checkbox>
                  <w14:checked w14:val="1"/>
                  <w14:checkedState w14:val="2612" w14:font="MS Gothic"/>
                  <w14:uncheckedState w14:val="2610" w14:font="MS Gothic"/>
                </w14:checkbox>
              </w:sdtPr>
              <w:sdtContent>
                <w:r w:rsidR="005B3B67">
                  <w:rPr>
                    <w:rFonts w:ascii="MS Gothic" w:eastAsia="MS Gothic" w:hAnsi="MS Gothic" w:cs="Arial" w:hint="eastAsia"/>
                    <w:color w:val="515151" w:themeColor="text1"/>
                    <w:sz w:val="20"/>
                    <w:szCs w:val="20"/>
                  </w:rPr>
                  <w:t>☒</w:t>
                </w:r>
              </w:sdtContent>
            </w:sdt>
            <w:r w:rsidR="00BA3A8B" w:rsidRPr="00C14517">
              <w:rPr>
                <w:rFonts w:asciiTheme="minorHAnsi" w:hAnsiTheme="minorHAnsi" w:cs="Arial"/>
                <w:color w:val="515151" w:themeColor="text1"/>
                <w:sz w:val="20"/>
                <w:szCs w:val="20"/>
              </w:rPr>
              <w:t xml:space="preserve">Small scale </w:t>
            </w:r>
          </w:p>
          <w:p w14:paraId="2C6B48E6" w14:textId="0C3C2B09" w:rsidR="00822F9D" w:rsidRPr="00C14517" w:rsidRDefault="00000000" w:rsidP="00BA3A8B">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rFonts w:asciiTheme="minorHAnsi" w:hAnsiTheme="minorHAnsi" w:cs="Arial"/>
                  <w:color w:val="515151" w:themeColor="text1"/>
                  <w:sz w:val="20"/>
                  <w:szCs w:val="20"/>
                </w:rPr>
                <w:id w:val="1415739865"/>
                <w14:checkbox>
                  <w14:checked w14:val="0"/>
                  <w14:checkedState w14:val="2612" w14:font="MS Gothic"/>
                  <w14:uncheckedState w14:val="2610" w14:font="MS Gothic"/>
                </w14:checkbox>
              </w:sdtPr>
              <w:sdtContent>
                <w:r w:rsidR="00BA3A8B" w:rsidRPr="00C14517">
                  <w:rPr>
                    <w:rFonts w:ascii="MS Gothic" w:eastAsia="MS Gothic" w:hAnsi="MS Gothic" w:cs="Arial" w:hint="eastAsia"/>
                    <w:color w:val="515151" w:themeColor="text1"/>
                    <w:sz w:val="20"/>
                    <w:szCs w:val="20"/>
                  </w:rPr>
                  <w:t>☐</w:t>
                </w:r>
              </w:sdtContent>
            </w:sdt>
            <w:r w:rsidR="00BA3A8B" w:rsidRPr="00C14517">
              <w:rPr>
                <w:rFonts w:asciiTheme="minorHAnsi" w:hAnsiTheme="minorHAnsi" w:cs="Arial"/>
                <w:color w:val="515151" w:themeColor="text1"/>
                <w:sz w:val="20"/>
                <w:szCs w:val="20"/>
              </w:rPr>
              <w:t>Large scale</w:t>
            </w:r>
          </w:p>
        </w:tc>
      </w:tr>
      <w:tr w:rsidR="00D20DAE" w:rsidRPr="00211D67" w14:paraId="4F89B65F"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4FE3787C" w14:textId="732F9EC3" w:rsidR="00D20DAE" w:rsidRDefault="00D20DAE" w:rsidP="00974F10">
            <w:pPr>
              <w:pStyle w:val="SectionTitle"/>
              <w:numPr>
                <w:ilvl w:val="0"/>
                <w:numId w:val="0"/>
              </w:numPr>
              <w:rPr>
                <w:rFonts w:asciiTheme="minorHAnsi" w:hAnsiTheme="minorHAnsi"/>
                <w:color w:val="FFFFFF" w:themeColor="background1"/>
                <w:sz w:val="20"/>
              </w:rPr>
            </w:pPr>
            <w:r>
              <w:rPr>
                <w:rFonts w:asciiTheme="minorHAnsi" w:hAnsiTheme="minorHAnsi"/>
                <w:color w:val="FFFFFF" w:themeColor="background1"/>
                <w:sz w:val="20"/>
              </w:rPr>
              <w:t>Title of corresponding real case VPA (if applicable)</w:t>
            </w:r>
          </w:p>
        </w:tc>
        <w:tc>
          <w:tcPr>
            <w:tcW w:w="5052" w:type="dxa"/>
          </w:tcPr>
          <w:p w14:paraId="6491FC52" w14:textId="1E0C882E" w:rsidR="00D20DAE" w:rsidRPr="00974F10" w:rsidRDefault="003D7767"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N/A</w:t>
            </w:r>
          </w:p>
        </w:tc>
      </w:tr>
      <w:tr w:rsidR="00D20DAE" w:rsidRPr="00211D67" w14:paraId="62C2D29E"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3FD17F9D" w14:textId="1F935849" w:rsidR="00D20DAE" w:rsidRDefault="00D20DAE" w:rsidP="00974F10">
            <w:pPr>
              <w:pStyle w:val="SectionTitle"/>
              <w:numPr>
                <w:ilvl w:val="0"/>
                <w:numId w:val="0"/>
              </w:numPr>
              <w:rPr>
                <w:rFonts w:asciiTheme="minorHAnsi" w:hAnsiTheme="minorHAnsi"/>
                <w:color w:val="FFFFFF" w:themeColor="background1"/>
                <w:sz w:val="20"/>
              </w:rPr>
            </w:pPr>
            <w:r>
              <w:rPr>
                <w:rFonts w:asciiTheme="minorHAnsi" w:hAnsiTheme="minorHAnsi"/>
                <w:color w:val="FFFFFF" w:themeColor="background1"/>
                <w:sz w:val="20"/>
              </w:rPr>
              <w:t xml:space="preserve">GS ID of real case VPA </w:t>
            </w:r>
            <w:r>
              <w:rPr>
                <w:rFonts w:asciiTheme="minorHAnsi" w:hAnsiTheme="minorHAnsi"/>
                <w:color w:val="FFFFFF" w:themeColor="background1"/>
                <w:sz w:val="20"/>
              </w:rPr>
              <w:br/>
              <w:t xml:space="preserve">(if applicable) </w:t>
            </w:r>
          </w:p>
        </w:tc>
        <w:tc>
          <w:tcPr>
            <w:tcW w:w="5052" w:type="dxa"/>
          </w:tcPr>
          <w:p w14:paraId="631975A3" w14:textId="4BBE7E53" w:rsidR="00D20DAE" w:rsidRPr="00974F10" w:rsidRDefault="003D7767" w:rsidP="00974F10">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r>
              <w:rPr>
                <w:rFonts w:asciiTheme="minorHAnsi" w:hAnsiTheme="minorHAnsi" w:cs="Arial"/>
                <w:sz w:val="20"/>
                <w:szCs w:val="20"/>
              </w:rPr>
              <w:t>N/A</w:t>
            </w:r>
          </w:p>
        </w:tc>
      </w:tr>
      <w:tr w:rsidR="00085E2B" w:rsidRPr="00211D67" w14:paraId="6C55902D"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4B17763F" w14:textId="73C0D6AE" w:rsidR="00085E2B" w:rsidRPr="00974F10" w:rsidRDefault="00085E2B" w:rsidP="00085E2B">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 xml:space="preserve">GS ID of </w:t>
            </w:r>
            <w:r>
              <w:rPr>
                <w:rFonts w:asciiTheme="minorHAnsi" w:hAnsiTheme="minorHAnsi"/>
                <w:color w:val="FFFFFF" w:themeColor="background1"/>
                <w:sz w:val="20"/>
              </w:rPr>
              <w:t>VPA</w:t>
            </w:r>
            <w:r w:rsidRPr="00974F10">
              <w:rPr>
                <w:rFonts w:asciiTheme="minorHAnsi" w:hAnsiTheme="minorHAnsi"/>
                <w:color w:val="FFFFFF" w:themeColor="background1"/>
                <w:sz w:val="20"/>
              </w:rPr>
              <w:t xml:space="preserve"> </w:t>
            </w:r>
          </w:p>
        </w:tc>
        <w:tc>
          <w:tcPr>
            <w:tcW w:w="5052" w:type="dxa"/>
          </w:tcPr>
          <w:p w14:paraId="2DB3F89E" w14:textId="6789681D" w:rsidR="00085E2B" w:rsidRPr="00211D67" w:rsidRDefault="00085E2B" w:rsidP="00085E2B">
            <w:pPr>
              <w:spacing w:after="200"/>
              <w:cnfStyle w:val="000000000000" w:firstRow="0" w:lastRow="0" w:firstColumn="0" w:lastColumn="0" w:oddVBand="0" w:evenVBand="0" w:oddHBand="0" w:evenHBand="0" w:firstRowFirstColumn="0" w:firstRowLastColumn="0" w:lastRowFirstColumn="0" w:lastRowLastColumn="0"/>
              <w:rPr>
                <w:lang w:val="en-GB"/>
              </w:rPr>
            </w:pPr>
            <w:r w:rsidRPr="00BC6343">
              <w:rPr>
                <w:lang w:val="en-GB"/>
              </w:rPr>
              <w:t>GS11205</w:t>
            </w:r>
          </w:p>
        </w:tc>
      </w:tr>
      <w:tr w:rsidR="00085E2B" w:rsidRPr="00211D67" w14:paraId="5C9FE6E8"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14EF206A" w14:textId="47F8CE57" w:rsidR="00085E2B" w:rsidRPr="00974F10" w:rsidRDefault="00085E2B" w:rsidP="00085E2B">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 xml:space="preserve">Title of </w:t>
            </w:r>
            <w:r>
              <w:rPr>
                <w:rFonts w:asciiTheme="minorHAnsi" w:hAnsiTheme="minorHAnsi"/>
                <w:color w:val="FFFFFF" w:themeColor="background1"/>
                <w:sz w:val="20"/>
              </w:rPr>
              <w:t>VPA</w:t>
            </w:r>
          </w:p>
        </w:tc>
        <w:tc>
          <w:tcPr>
            <w:tcW w:w="5052" w:type="dxa"/>
          </w:tcPr>
          <w:p w14:paraId="05D878D3" w14:textId="42BCB7B6" w:rsidR="00085E2B" w:rsidRPr="00211D67" w:rsidRDefault="00B31C42" w:rsidP="00085E2B">
            <w:pPr>
              <w:spacing w:after="200"/>
              <w:cnfStyle w:val="000000000000" w:firstRow="0" w:lastRow="0" w:firstColumn="0" w:lastColumn="0" w:oddVBand="0" w:evenVBand="0" w:oddHBand="0" w:evenHBand="0" w:firstRowFirstColumn="0" w:firstRowLastColumn="0" w:lastRowFirstColumn="0" w:lastRowLastColumn="0"/>
              <w:rPr>
                <w:lang w:val="en-GB"/>
              </w:rPr>
            </w:pPr>
            <w:r w:rsidRPr="00B31C42">
              <w:rPr>
                <w:lang w:val="en-GB"/>
              </w:rPr>
              <w:t>GS7591 VPA 46 Improved Cookstove Distribution in Kayonza, Bugesera and Nyamasheke Districts of Rwanda (GS11205)</w:t>
            </w:r>
          </w:p>
        </w:tc>
      </w:tr>
      <w:tr w:rsidR="00085E2B" w:rsidRPr="00211D67" w14:paraId="0B981DAE"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F297E2B" w14:textId="039461C7" w:rsidR="00085E2B" w:rsidRPr="00974F10" w:rsidRDefault="00085E2B" w:rsidP="00085E2B">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 xml:space="preserve">Time of First Submission Date </w:t>
            </w:r>
          </w:p>
        </w:tc>
        <w:tc>
          <w:tcPr>
            <w:tcW w:w="5052" w:type="dxa"/>
          </w:tcPr>
          <w:p w14:paraId="6D08F47C" w14:textId="4DAFF9B6" w:rsidR="00085E2B" w:rsidRPr="00211D67" w:rsidRDefault="00455A56" w:rsidP="00085E2B">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10/08/2021</w:t>
            </w:r>
          </w:p>
        </w:tc>
      </w:tr>
      <w:tr w:rsidR="00085E2B" w:rsidRPr="00211D67" w14:paraId="5D33791F"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54286F3C" w14:textId="6E77C324" w:rsidR="00085E2B" w:rsidRPr="00974F10" w:rsidRDefault="00085E2B" w:rsidP="00085E2B">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Date of Design Certification</w:t>
            </w:r>
          </w:p>
        </w:tc>
        <w:tc>
          <w:tcPr>
            <w:tcW w:w="5052" w:type="dxa"/>
          </w:tcPr>
          <w:p w14:paraId="4428683B" w14:textId="2F1A25ED" w:rsidR="00085E2B" w:rsidRPr="00211D67" w:rsidRDefault="007067CC" w:rsidP="00085E2B">
            <w:pPr>
              <w:spacing w:after="200"/>
              <w:cnfStyle w:val="000000000000" w:firstRow="0" w:lastRow="0" w:firstColumn="0" w:lastColumn="0" w:oddVBand="0" w:evenVBand="0" w:oddHBand="0" w:evenHBand="0" w:firstRowFirstColumn="0" w:firstRowLastColumn="0" w:lastRowFirstColumn="0" w:lastRowLastColumn="0"/>
              <w:rPr>
                <w:lang w:val="en-GB"/>
              </w:rPr>
            </w:pPr>
            <w:r w:rsidRPr="004D3FE0">
              <w:rPr>
                <w:lang w:val="en-GB"/>
              </w:rPr>
              <w:t>22/08/2023</w:t>
            </w:r>
          </w:p>
        </w:tc>
      </w:tr>
      <w:tr w:rsidR="00085E2B" w:rsidRPr="00211D67" w14:paraId="1506A991"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71E69BE6" w14:textId="03863098" w:rsidR="00085E2B" w:rsidRPr="00974F10" w:rsidRDefault="00085E2B" w:rsidP="00085E2B">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Version number of the VPA-DD</w:t>
            </w:r>
          </w:p>
        </w:tc>
        <w:tc>
          <w:tcPr>
            <w:tcW w:w="5052" w:type="dxa"/>
          </w:tcPr>
          <w:p w14:paraId="00749F0F" w14:textId="192DCF2A" w:rsidR="00085E2B" w:rsidRPr="00211D67" w:rsidRDefault="007067CC" w:rsidP="00085E2B">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8</w:t>
            </w:r>
          </w:p>
        </w:tc>
      </w:tr>
      <w:tr w:rsidR="0087087F" w:rsidRPr="00211D67" w14:paraId="6D507BE2"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565802D9" w14:textId="4E02FC14" w:rsidR="0087087F" w:rsidRPr="00974F10" w:rsidRDefault="0087087F" w:rsidP="0087087F">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Completion date of version</w:t>
            </w:r>
          </w:p>
        </w:tc>
        <w:tc>
          <w:tcPr>
            <w:tcW w:w="5052" w:type="dxa"/>
          </w:tcPr>
          <w:p w14:paraId="15DA2880" w14:textId="0D713E7A" w:rsidR="0087087F" w:rsidRPr="00211D67" w:rsidRDefault="000624AD" w:rsidP="0087087F">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29/08/2023</w:t>
            </w:r>
          </w:p>
        </w:tc>
      </w:tr>
      <w:tr w:rsidR="0087087F" w:rsidRPr="00211D67" w14:paraId="70DA5DD0"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7C624B09" w14:textId="638D6255" w:rsidR="0087087F" w:rsidRPr="00974F10" w:rsidRDefault="0087087F" w:rsidP="0087087F">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 xml:space="preserve">Coordinating/managing entity </w:t>
            </w:r>
          </w:p>
        </w:tc>
        <w:tc>
          <w:tcPr>
            <w:tcW w:w="5052" w:type="dxa"/>
          </w:tcPr>
          <w:p w14:paraId="6F78301B" w14:textId="151CB75B" w:rsidR="0087087F" w:rsidRPr="00211D67" w:rsidRDefault="0087087F" w:rsidP="0087087F">
            <w:pPr>
              <w:spacing w:after="200"/>
              <w:cnfStyle w:val="000000000000" w:firstRow="0" w:lastRow="0" w:firstColumn="0" w:lastColumn="0" w:oddVBand="0" w:evenVBand="0" w:oddHBand="0" w:evenHBand="0" w:firstRowFirstColumn="0" w:firstRowLastColumn="0" w:lastRowFirstColumn="0" w:lastRowLastColumn="0"/>
              <w:rPr>
                <w:lang w:val="en-GB"/>
              </w:rPr>
            </w:pPr>
            <w:r w:rsidRPr="00017561">
              <w:rPr>
                <w:lang w:val="en-GB"/>
              </w:rPr>
              <w:t>CO2</w:t>
            </w:r>
            <w:r>
              <w:rPr>
                <w:lang w:val="en-GB"/>
              </w:rPr>
              <w:t>b</w:t>
            </w:r>
            <w:r w:rsidRPr="00017561">
              <w:rPr>
                <w:lang w:val="en-GB"/>
              </w:rPr>
              <w:t>lance UK Ltd.</w:t>
            </w:r>
          </w:p>
        </w:tc>
      </w:tr>
      <w:tr w:rsidR="0087087F" w:rsidRPr="00211D67" w14:paraId="64AD9DD0"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41000127" w14:textId="42023344" w:rsidR="0087087F" w:rsidRPr="00974F10" w:rsidRDefault="0087087F" w:rsidP="0087087F">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VPA Implementer (s)</w:t>
            </w:r>
          </w:p>
        </w:tc>
        <w:tc>
          <w:tcPr>
            <w:tcW w:w="5052" w:type="dxa"/>
          </w:tcPr>
          <w:p w14:paraId="3B52705E" w14:textId="7772B6E5" w:rsidR="0087087F" w:rsidRPr="00211D67" w:rsidRDefault="0087087F" w:rsidP="0087087F">
            <w:pPr>
              <w:spacing w:after="200"/>
              <w:cnfStyle w:val="000000000000" w:firstRow="0" w:lastRow="0" w:firstColumn="0" w:lastColumn="0" w:oddVBand="0" w:evenVBand="0" w:oddHBand="0" w:evenHBand="0" w:firstRowFirstColumn="0" w:firstRowLastColumn="0" w:lastRowFirstColumn="0" w:lastRowLastColumn="0"/>
              <w:rPr>
                <w:lang w:val="en-GB"/>
              </w:rPr>
            </w:pPr>
            <w:r w:rsidRPr="00133993">
              <w:rPr>
                <w:lang w:val="en-GB"/>
              </w:rPr>
              <w:t>CO2</w:t>
            </w:r>
            <w:r>
              <w:rPr>
                <w:lang w:val="en-GB"/>
              </w:rPr>
              <w:t>b</w:t>
            </w:r>
            <w:r w:rsidRPr="00133993">
              <w:rPr>
                <w:lang w:val="en-GB"/>
              </w:rPr>
              <w:t>alance</w:t>
            </w:r>
            <w:r>
              <w:rPr>
                <w:lang w:val="en-GB"/>
              </w:rPr>
              <w:t xml:space="preserve"> UK Ltd.</w:t>
            </w:r>
          </w:p>
        </w:tc>
      </w:tr>
      <w:tr w:rsidR="0087087F" w:rsidRPr="00211D67" w14:paraId="4C70EDA9"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1A81E64" w14:textId="6975901E" w:rsidR="0087087F" w:rsidRPr="00974F10" w:rsidRDefault="0087087F" w:rsidP="0087087F">
            <w:pPr>
              <w:pStyle w:val="SectionTitle"/>
              <w:numPr>
                <w:ilvl w:val="0"/>
                <w:numId w:val="0"/>
              </w:numPr>
              <w:rPr>
                <w:rFonts w:asciiTheme="minorHAnsi" w:hAnsiTheme="minorHAnsi"/>
                <w:color w:val="FFFFFF" w:themeColor="background1"/>
                <w:sz w:val="22"/>
              </w:rPr>
            </w:pPr>
            <w:r w:rsidRPr="00974F10">
              <w:rPr>
                <w:rFonts w:asciiTheme="minorHAnsi" w:hAnsiTheme="minorHAnsi"/>
                <w:color w:val="FFFFFF" w:themeColor="background1"/>
                <w:sz w:val="20"/>
              </w:rPr>
              <w:t xml:space="preserve">Project Participants and any communities involved </w:t>
            </w:r>
          </w:p>
        </w:tc>
        <w:tc>
          <w:tcPr>
            <w:tcW w:w="5052" w:type="dxa"/>
          </w:tcPr>
          <w:p w14:paraId="620DF4B0" w14:textId="2B45B024" w:rsidR="0087087F" w:rsidRPr="00211D67" w:rsidRDefault="0087087F" w:rsidP="0087087F">
            <w:pPr>
              <w:spacing w:after="200"/>
              <w:cnfStyle w:val="000000000000" w:firstRow="0" w:lastRow="0" w:firstColumn="0" w:lastColumn="0" w:oddVBand="0" w:evenVBand="0" w:oddHBand="0" w:evenHBand="0" w:firstRowFirstColumn="0" w:firstRowLastColumn="0" w:lastRowFirstColumn="0" w:lastRowLastColumn="0"/>
              <w:rPr>
                <w:lang w:val="en-GB"/>
              </w:rPr>
            </w:pPr>
            <w:r w:rsidRPr="007D7210">
              <w:rPr>
                <w:lang w:val="en-GB"/>
              </w:rPr>
              <w:t>Rwandans for Peace and Progress (RPP)</w:t>
            </w:r>
          </w:p>
        </w:tc>
      </w:tr>
      <w:tr w:rsidR="0087087F" w:rsidRPr="00211D67" w14:paraId="5BDC7379"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5E7C2472" w14:textId="5E26B5A0" w:rsidR="0087087F" w:rsidRPr="00974F10" w:rsidRDefault="0087087F" w:rsidP="0087087F">
            <w:pPr>
              <w:spacing w:line="240" w:lineRule="auto"/>
              <w:rPr>
                <w:rFonts w:asciiTheme="minorHAnsi" w:hAnsiTheme="minorHAnsi" w:cs="Arial"/>
                <w:color w:val="FFFFFF" w:themeColor="background1"/>
                <w:szCs w:val="22"/>
              </w:rPr>
            </w:pPr>
            <w:r w:rsidRPr="00974F10">
              <w:rPr>
                <w:rFonts w:asciiTheme="minorHAnsi" w:hAnsiTheme="minorHAnsi" w:cs="Arial"/>
                <w:color w:val="FFFFFF" w:themeColor="background1"/>
                <w:sz w:val="20"/>
              </w:rPr>
              <w:t>Host Country (</w:t>
            </w:r>
            <w:proofErr w:type="spellStart"/>
            <w:r w:rsidRPr="00974F10">
              <w:rPr>
                <w:rFonts w:asciiTheme="minorHAnsi" w:hAnsiTheme="minorHAnsi" w:cs="Arial"/>
                <w:color w:val="FFFFFF" w:themeColor="background1"/>
                <w:sz w:val="20"/>
              </w:rPr>
              <w:t>ies</w:t>
            </w:r>
            <w:proofErr w:type="spellEnd"/>
            <w:r w:rsidRPr="00974F10">
              <w:rPr>
                <w:rFonts w:asciiTheme="minorHAnsi" w:hAnsiTheme="minorHAnsi" w:cs="Arial"/>
                <w:color w:val="FFFFFF" w:themeColor="background1"/>
                <w:sz w:val="20"/>
              </w:rPr>
              <w:t>)</w:t>
            </w:r>
          </w:p>
        </w:tc>
        <w:tc>
          <w:tcPr>
            <w:tcW w:w="5052" w:type="dxa"/>
          </w:tcPr>
          <w:p w14:paraId="5AF749F0" w14:textId="2B8330A4" w:rsidR="0087087F" w:rsidRPr="00211D67" w:rsidRDefault="0087087F" w:rsidP="0087087F">
            <w:pPr>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Republic of Rwanda</w:t>
            </w:r>
          </w:p>
        </w:tc>
      </w:tr>
      <w:tr w:rsidR="0087087F" w:rsidRPr="00211D67" w14:paraId="443E8D60"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1B01F937" w14:textId="0E129617" w:rsidR="0087087F" w:rsidRPr="00974F10" w:rsidRDefault="0087087F" w:rsidP="0087087F">
            <w:pPr>
              <w:spacing w:line="240" w:lineRule="auto"/>
              <w:rPr>
                <w:rFonts w:asciiTheme="minorHAnsi" w:hAnsiTheme="minorHAnsi" w:cs="Arial"/>
                <w:color w:val="FFFFFF" w:themeColor="background1"/>
                <w:szCs w:val="22"/>
              </w:rPr>
            </w:pPr>
            <w:r w:rsidRPr="00974F10">
              <w:rPr>
                <w:rFonts w:asciiTheme="minorHAnsi" w:hAnsiTheme="minorHAnsi" w:cs="Arial"/>
                <w:color w:val="FFFFFF" w:themeColor="background1"/>
                <w:sz w:val="20"/>
              </w:rPr>
              <w:t>GS ID and Title of applicable Design Certified VPA</w:t>
            </w:r>
          </w:p>
        </w:tc>
        <w:tc>
          <w:tcPr>
            <w:tcW w:w="5052" w:type="dxa"/>
          </w:tcPr>
          <w:p w14:paraId="3F1FDBC3" w14:textId="2EA500DE" w:rsidR="0087087F" w:rsidRPr="00211D67" w:rsidRDefault="0087087F" w:rsidP="0087087F">
            <w:pPr>
              <w:cnfStyle w:val="000000000000" w:firstRow="0" w:lastRow="0" w:firstColumn="0" w:lastColumn="0" w:oddVBand="0" w:evenVBand="0" w:oddHBand="0" w:evenHBand="0" w:firstRowFirstColumn="0" w:firstRowLastColumn="0" w:lastRowFirstColumn="0" w:lastRowLastColumn="0"/>
              <w:rPr>
                <w:lang w:val="en-GB"/>
              </w:rPr>
            </w:pPr>
            <w:r>
              <w:rPr>
                <w:lang w:val="en-GB"/>
              </w:rPr>
              <w:t>N/A</w:t>
            </w:r>
          </w:p>
        </w:tc>
      </w:tr>
      <w:tr w:rsidR="0087087F" w:rsidRPr="00211D67" w14:paraId="06576D0D"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25F3473" w14:textId="7A14B776" w:rsidR="0087087F" w:rsidRPr="00974F10" w:rsidRDefault="0087087F" w:rsidP="0087087F">
            <w:pPr>
              <w:spacing w:line="240" w:lineRule="auto"/>
              <w:rPr>
                <w:rFonts w:asciiTheme="minorHAnsi" w:hAnsiTheme="minorHAnsi" w:cs="Arial"/>
                <w:color w:val="FFFFFF" w:themeColor="background1"/>
                <w:szCs w:val="22"/>
              </w:rPr>
            </w:pPr>
            <w:r w:rsidRPr="00974F10">
              <w:rPr>
                <w:rFonts w:asciiTheme="minorHAnsi" w:hAnsiTheme="minorHAnsi" w:cs="Arial"/>
                <w:color w:val="FFFFFF" w:themeColor="background1"/>
                <w:sz w:val="20"/>
              </w:rPr>
              <w:t>GS ID and Title of applicable Performance Certified VPA</w:t>
            </w:r>
          </w:p>
        </w:tc>
        <w:tc>
          <w:tcPr>
            <w:tcW w:w="5052" w:type="dxa"/>
          </w:tcPr>
          <w:p w14:paraId="72A6DC1E" w14:textId="1627B5F8" w:rsidR="0087087F" w:rsidRPr="00A37E03" w:rsidRDefault="0087087F" w:rsidP="0087087F">
            <w:pPr>
              <w:spacing w:after="200"/>
              <w:cnfStyle w:val="000000000000" w:firstRow="0" w:lastRow="0" w:firstColumn="0" w:lastColumn="0" w:oddVBand="0" w:evenVBand="0" w:oddHBand="0" w:evenHBand="0" w:firstRowFirstColumn="0" w:firstRowLastColumn="0" w:lastRowFirstColumn="0" w:lastRowLastColumn="0"/>
            </w:pPr>
            <w:r w:rsidRPr="00A37E03">
              <w:t>N/A</w:t>
            </w:r>
          </w:p>
        </w:tc>
      </w:tr>
      <w:tr w:rsidR="0087087F" w:rsidRPr="00211D67" w14:paraId="04033246"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7CF122C" w14:textId="77777777" w:rsidR="0087087F" w:rsidRPr="00974F10" w:rsidRDefault="0087087F" w:rsidP="0087087F">
            <w:pPr>
              <w:tabs>
                <w:tab w:val="left" w:pos="3536"/>
              </w:tabs>
              <w:rPr>
                <w:rFonts w:asciiTheme="minorHAnsi" w:hAnsiTheme="minorHAnsi" w:cs="Arial"/>
                <w:color w:val="FFFFFF" w:themeColor="background1"/>
                <w:sz w:val="20"/>
              </w:rPr>
            </w:pPr>
            <w:r w:rsidRPr="00974F10">
              <w:rPr>
                <w:rFonts w:asciiTheme="minorHAnsi" w:hAnsiTheme="minorHAnsi" w:cs="Arial"/>
                <w:color w:val="FFFFFF" w:themeColor="background1"/>
                <w:sz w:val="20"/>
              </w:rPr>
              <w:t>Activity Requirements applied</w:t>
            </w:r>
          </w:p>
          <w:p w14:paraId="58B0F4FE" w14:textId="77777777" w:rsidR="0087087F" w:rsidRPr="00974F10" w:rsidRDefault="0087087F" w:rsidP="0087087F">
            <w:pPr>
              <w:spacing w:line="276" w:lineRule="auto"/>
              <w:rPr>
                <w:rFonts w:asciiTheme="minorHAnsi" w:hAnsiTheme="minorHAnsi"/>
                <w:bCs w:val="0"/>
                <w:color w:val="FFFFFF" w:themeColor="background1"/>
                <w:lang w:val="en-GB"/>
              </w:rPr>
            </w:pPr>
          </w:p>
        </w:tc>
        <w:tc>
          <w:tcPr>
            <w:tcW w:w="5052" w:type="dxa"/>
          </w:tcPr>
          <w:p w14:paraId="69E8E746" w14:textId="0D939D81" w:rsidR="0087087F" w:rsidRPr="00974F10" w:rsidRDefault="00000000" w:rsidP="0087087F">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rFonts w:asciiTheme="minorHAnsi" w:hAnsiTheme="minorHAnsi" w:cs="Arial"/>
                  <w:sz w:val="20"/>
                  <w:szCs w:val="20"/>
                </w:rPr>
                <w:id w:val="1377279563"/>
                <w14:checkbox>
                  <w14:checked w14:val="1"/>
                  <w14:checkedState w14:val="2612" w14:font="MS Gothic"/>
                  <w14:uncheckedState w14:val="2610" w14:font="MS Gothic"/>
                </w14:checkbox>
              </w:sdtPr>
              <w:sdtContent>
                <w:r w:rsidR="0087087F">
                  <w:rPr>
                    <w:rFonts w:ascii="MS Gothic" w:eastAsia="MS Gothic" w:hAnsi="MS Gothic" w:cs="Arial" w:hint="eastAsia"/>
                    <w:sz w:val="20"/>
                    <w:szCs w:val="20"/>
                  </w:rPr>
                  <w:t>☒</w:t>
                </w:r>
              </w:sdtContent>
            </w:sdt>
            <w:r w:rsidR="0087087F" w:rsidRPr="00974F10">
              <w:rPr>
                <w:rFonts w:asciiTheme="minorHAnsi" w:hAnsiTheme="minorHAnsi" w:cs="Arial"/>
                <w:sz w:val="20"/>
                <w:szCs w:val="20"/>
              </w:rPr>
              <w:t xml:space="preserve"> Community Services Activities </w:t>
            </w:r>
          </w:p>
          <w:p w14:paraId="26FD4FC2" w14:textId="015F968B" w:rsidR="0087087F" w:rsidRPr="00974F10" w:rsidRDefault="00000000" w:rsidP="0087087F">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rFonts w:asciiTheme="minorHAnsi" w:hAnsiTheme="minorHAnsi" w:cs="Arial"/>
                  <w:sz w:val="20"/>
                  <w:szCs w:val="20"/>
                </w:rPr>
                <w:id w:val="1828716640"/>
                <w14:checkbox>
                  <w14:checked w14:val="0"/>
                  <w14:checkedState w14:val="2612" w14:font="MS Gothic"/>
                  <w14:uncheckedState w14:val="2610" w14:font="MS Gothic"/>
                </w14:checkbox>
              </w:sdtPr>
              <w:sdtContent>
                <w:r w:rsidR="0087087F">
                  <w:rPr>
                    <w:rFonts w:ascii="MS Gothic" w:eastAsia="MS Gothic" w:hAnsi="MS Gothic" w:cs="Arial" w:hint="eastAsia"/>
                    <w:sz w:val="20"/>
                    <w:szCs w:val="20"/>
                  </w:rPr>
                  <w:t>☐</w:t>
                </w:r>
              </w:sdtContent>
            </w:sdt>
            <w:r w:rsidR="0087087F" w:rsidRPr="00974F10">
              <w:rPr>
                <w:rFonts w:asciiTheme="minorHAnsi" w:hAnsiTheme="minorHAnsi" w:cs="Arial"/>
                <w:sz w:val="20"/>
                <w:szCs w:val="20"/>
              </w:rPr>
              <w:t xml:space="preserve"> Renewable Energy Activities</w:t>
            </w:r>
          </w:p>
          <w:p w14:paraId="5EE98B75" w14:textId="613DD676" w:rsidR="0087087F" w:rsidRPr="00974F10" w:rsidRDefault="00000000" w:rsidP="0087087F">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rFonts w:asciiTheme="minorHAnsi" w:hAnsiTheme="minorHAnsi" w:cs="Arial"/>
                  <w:sz w:val="20"/>
                  <w:szCs w:val="20"/>
                </w:rPr>
                <w:id w:val="1405412966"/>
                <w14:checkbox>
                  <w14:checked w14:val="0"/>
                  <w14:checkedState w14:val="2612" w14:font="MS Gothic"/>
                  <w14:uncheckedState w14:val="2610" w14:font="MS Gothic"/>
                </w14:checkbox>
              </w:sdtPr>
              <w:sdtContent>
                <w:r w:rsidR="0087087F">
                  <w:rPr>
                    <w:rFonts w:ascii="MS Gothic" w:eastAsia="MS Gothic" w:hAnsi="MS Gothic" w:cs="Arial" w:hint="eastAsia"/>
                    <w:sz w:val="20"/>
                    <w:szCs w:val="20"/>
                  </w:rPr>
                  <w:t>☐</w:t>
                </w:r>
              </w:sdtContent>
            </w:sdt>
            <w:r w:rsidR="0087087F" w:rsidRPr="00974F10">
              <w:rPr>
                <w:rFonts w:asciiTheme="minorHAnsi" w:hAnsiTheme="minorHAnsi" w:cs="Arial"/>
                <w:sz w:val="20"/>
                <w:szCs w:val="20"/>
              </w:rPr>
              <w:t xml:space="preserve"> Land Use and Forestry Activities/Risks &amp; Capacities</w:t>
            </w:r>
          </w:p>
          <w:p w14:paraId="78197750" w14:textId="57DF847E" w:rsidR="0087087F" w:rsidRPr="00211D67" w:rsidRDefault="00000000" w:rsidP="0087087F">
            <w:pPr>
              <w:spacing w:after="20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sdt>
              <w:sdtPr>
                <w:rPr>
                  <w:rFonts w:asciiTheme="minorHAnsi" w:hAnsiTheme="minorHAnsi" w:cs="Arial"/>
                  <w:sz w:val="20"/>
                  <w:szCs w:val="20"/>
                </w:rPr>
                <w:id w:val="354392354"/>
                <w14:checkbox>
                  <w14:checked w14:val="0"/>
                  <w14:checkedState w14:val="2612" w14:font="MS Gothic"/>
                  <w14:uncheckedState w14:val="2610" w14:font="MS Gothic"/>
                </w14:checkbox>
              </w:sdtPr>
              <w:sdtContent>
                <w:r w:rsidR="0087087F">
                  <w:rPr>
                    <w:rFonts w:ascii="MS Gothic" w:eastAsia="MS Gothic" w:hAnsi="MS Gothic" w:cs="Arial" w:hint="eastAsia"/>
                    <w:sz w:val="20"/>
                    <w:szCs w:val="20"/>
                  </w:rPr>
                  <w:t>☐</w:t>
                </w:r>
              </w:sdtContent>
            </w:sdt>
            <w:r w:rsidR="0087087F" w:rsidRPr="00974F10">
              <w:rPr>
                <w:rFonts w:asciiTheme="minorHAnsi" w:hAnsiTheme="minorHAnsi"/>
                <w:sz w:val="20"/>
                <w:szCs w:val="20"/>
              </w:rPr>
              <w:t xml:space="preserve"> </w:t>
            </w:r>
            <w:r w:rsidR="0087087F" w:rsidRPr="00974F10">
              <w:rPr>
                <w:rFonts w:asciiTheme="minorHAnsi" w:hAnsiTheme="minorHAnsi" w:cs="Arial"/>
                <w:sz w:val="20"/>
                <w:szCs w:val="20"/>
              </w:rPr>
              <w:t xml:space="preserve">N/A </w:t>
            </w:r>
          </w:p>
        </w:tc>
      </w:tr>
      <w:tr w:rsidR="0087087F" w:rsidRPr="00211D67" w14:paraId="5667F5B4"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75030F7E" w14:textId="3D3BEBE3" w:rsidR="0087087F" w:rsidRPr="00974F10" w:rsidRDefault="0087087F" w:rsidP="0087087F">
            <w:pPr>
              <w:spacing w:line="276" w:lineRule="auto"/>
              <w:rPr>
                <w:rFonts w:asciiTheme="minorHAnsi" w:hAnsiTheme="minorHAnsi"/>
                <w:bCs w:val="0"/>
                <w:color w:val="FFFFFF" w:themeColor="background1"/>
                <w:lang w:val="en-GB"/>
              </w:rPr>
            </w:pPr>
            <w:r w:rsidRPr="00974F10">
              <w:rPr>
                <w:rFonts w:asciiTheme="minorHAnsi" w:hAnsiTheme="minorHAnsi" w:cs="Arial"/>
                <w:color w:val="FFFFFF" w:themeColor="background1"/>
                <w:sz w:val="20"/>
              </w:rPr>
              <w:lastRenderedPageBreak/>
              <w:t>Other Requirements applied</w:t>
            </w:r>
          </w:p>
        </w:tc>
        <w:tc>
          <w:tcPr>
            <w:tcW w:w="5052" w:type="dxa"/>
          </w:tcPr>
          <w:p w14:paraId="2483267B" w14:textId="7E862B83" w:rsidR="0087087F" w:rsidRPr="00974F10" w:rsidRDefault="000624AD" w:rsidP="0087087F">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Pr>
                <w:rFonts w:asciiTheme="minorHAnsi" w:hAnsiTheme="minorHAnsi"/>
                <w:sz w:val="20"/>
                <w:szCs w:val="20"/>
                <w:lang w:val="en-GB"/>
              </w:rPr>
              <w:t>N/A</w:t>
            </w:r>
          </w:p>
        </w:tc>
      </w:tr>
      <w:tr w:rsidR="0087087F" w:rsidRPr="00211D67" w14:paraId="7D7B1E07"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00B88E66" w14:textId="3ED52D45" w:rsidR="0087087F" w:rsidRPr="00974F10" w:rsidRDefault="0087087F" w:rsidP="0087087F">
            <w:pPr>
              <w:spacing w:line="276" w:lineRule="auto"/>
              <w:rPr>
                <w:rFonts w:asciiTheme="minorHAnsi" w:hAnsiTheme="minorHAnsi"/>
                <w:bCs w:val="0"/>
                <w:color w:val="FFFFFF" w:themeColor="background1"/>
                <w:lang w:val="en-GB"/>
              </w:rPr>
            </w:pPr>
            <w:r w:rsidRPr="00974F10">
              <w:rPr>
                <w:rFonts w:asciiTheme="minorHAnsi" w:hAnsiTheme="minorHAnsi" w:cs="Arial"/>
                <w:color w:val="FFFFFF" w:themeColor="background1"/>
                <w:sz w:val="20"/>
              </w:rPr>
              <w:t>Methodology (</w:t>
            </w:r>
            <w:proofErr w:type="spellStart"/>
            <w:r w:rsidRPr="00974F10">
              <w:rPr>
                <w:rFonts w:asciiTheme="minorHAnsi" w:hAnsiTheme="minorHAnsi" w:cs="Arial"/>
                <w:color w:val="FFFFFF" w:themeColor="background1"/>
                <w:sz w:val="20"/>
              </w:rPr>
              <w:t>ies</w:t>
            </w:r>
            <w:proofErr w:type="spellEnd"/>
            <w:r w:rsidRPr="00974F10">
              <w:rPr>
                <w:rFonts w:asciiTheme="minorHAnsi" w:hAnsiTheme="minorHAnsi" w:cs="Arial"/>
                <w:color w:val="FFFFFF" w:themeColor="background1"/>
                <w:sz w:val="20"/>
              </w:rPr>
              <w:t>) applied and version number</w:t>
            </w:r>
          </w:p>
        </w:tc>
        <w:tc>
          <w:tcPr>
            <w:tcW w:w="5052" w:type="dxa"/>
          </w:tcPr>
          <w:p w14:paraId="7F97CC07" w14:textId="34DA81DC" w:rsidR="0087087F" w:rsidRPr="00974F10" w:rsidRDefault="0087087F" w:rsidP="0087087F">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Pr>
                <w:rFonts w:asciiTheme="minorHAnsi" w:hAnsiTheme="minorHAnsi"/>
                <w:sz w:val="20"/>
                <w:szCs w:val="20"/>
                <w:lang w:val="en-GB"/>
              </w:rPr>
              <w:t>TPDDTEC v3.1</w:t>
            </w:r>
          </w:p>
        </w:tc>
      </w:tr>
      <w:tr w:rsidR="0087087F" w:rsidRPr="00211D67" w14:paraId="30A727EE"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61AD4357" w14:textId="133686B0" w:rsidR="0087087F" w:rsidRPr="00974F10" w:rsidRDefault="0087087F" w:rsidP="0087087F">
            <w:pPr>
              <w:spacing w:line="276" w:lineRule="auto"/>
              <w:rPr>
                <w:rFonts w:asciiTheme="minorHAnsi" w:hAnsiTheme="minorHAnsi"/>
                <w:bCs w:val="0"/>
                <w:color w:val="FFFFFF" w:themeColor="background1"/>
                <w:lang w:val="en-GB"/>
              </w:rPr>
            </w:pPr>
            <w:r w:rsidRPr="00974F10">
              <w:rPr>
                <w:rFonts w:asciiTheme="minorHAnsi" w:hAnsiTheme="minorHAnsi" w:cs="Arial"/>
                <w:color w:val="FFFFFF" w:themeColor="background1"/>
                <w:sz w:val="20"/>
              </w:rPr>
              <w:t>Product Requirements applied</w:t>
            </w:r>
          </w:p>
        </w:tc>
        <w:tc>
          <w:tcPr>
            <w:tcW w:w="5052" w:type="dxa"/>
          </w:tcPr>
          <w:p w14:paraId="7C7D8D3D" w14:textId="073418E1" w:rsidR="0087087F" w:rsidRPr="00974F10" w:rsidRDefault="00000000" w:rsidP="0087087F">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rFonts w:asciiTheme="minorHAnsi" w:hAnsiTheme="minorHAnsi" w:cs="Arial"/>
                  <w:sz w:val="20"/>
                  <w:szCs w:val="20"/>
                </w:rPr>
                <w:id w:val="1685863658"/>
                <w14:checkbox>
                  <w14:checked w14:val="1"/>
                  <w14:checkedState w14:val="2612" w14:font="MS Gothic"/>
                  <w14:uncheckedState w14:val="2610" w14:font="MS Gothic"/>
                </w14:checkbox>
              </w:sdtPr>
              <w:sdtContent>
                <w:r w:rsidR="0087087F">
                  <w:rPr>
                    <w:rFonts w:ascii="MS Gothic" w:eastAsia="MS Gothic" w:hAnsi="MS Gothic" w:cs="Arial" w:hint="eastAsia"/>
                    <w:sz w:val="20"/>
                    <w:szCs w:val="20"/>
                  </w:rPr>
                  <w:t>☒</w:t>
                </w:r>
              </w:sdtContent>
            </w:sdt>
            <w:r w:rsidR="0087087F" w:rsidRPr="00974F10">
              <w:rPr>
                <w:rFonts w:asciiTheme="minorHAnsi" w:hAnsiTheme="minorHAnsi" w:cs="Arial"/>
                <w:sz w:val="20"/>
                <w:szCs w:val="20"/>
              </w:rPr>
              <w:t xml:space="preserve"> GHG Emissions Reduction &amp; Sequestration </w:t>
            </w:r>
          </w:p>
          <w:p w14:paraId="77A0636E" w14:textId="292C5645" w:rsidR="0087087F" w:rsidRPr="00974F10" w:rsidRDefault="00000000" w:rsidP="0087087F">
            <w:pPr>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rFonts w:asciiTheme="minorHAnsi" w:hAnsiTheme="minorHAnsi" w:cs="Arial"/>
                  <w:sz w:val="20"/>
                  <w:szCs w:val="20"/>
                </w:rPr>
                <w:id w:val="-1863127227"/>
                <w14:checkbox>
                  <w14:checked w14:val="0"/>
                  <w14:checkedState w14:val="2612" w14:font="MS Gothic"/>
                  <w14:uncheckedState w14:val="2610" w14:font="MS Gothic"/>
                </w14:checkbox>
              </w:sdtPr>
              <w:sdtContent>
                <w:r w:rsidR="0087087F">
                  <w:rPr>
                    <w:rFonts w:ascii="MS Gothic" w:eastAsia="MS Gothic" w:hAnsi="MS Gothic" w:cs="Arial" w:hint="eastAsia"/>
                    <w:sz w:val="20"/>
                    <w:szCs w:val="20"/>
                  </w:rPr>
                  <w:t>☐</w:t>
                </w:r>
              </w:sdtContent>
            </w:sdt>
            <w:r w:rsidR="0087087F" w:rsidRPr="00974F10">
              <w:rPr>
                <w:rFonts w:asciiTheme="minorHAnsi" w:hAnsiTheme="minorHAnsi" w:cs="Arial"/>
                <w:sz w:val="20"/>
                <w:szCs w:val="20"/>
              </w:rPr>
              <w:t xml:space="preserve"> Renewable Energy Label </w:t>
            </w:r>
          </w:p>
          <w:p w14:paraId="58F10058" w14:textId="70D0E098" w:rsidR="0087087F" w:rsidRPr="00974F10" w:rsidRDefault="00000000" w:rsidP="0087087F">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sdt>
              <w:sdtPr>
                <w:rPr>
                  <w:rFonts w:asciiTheme="minorHAnsi" w:hAnsiTheme="minorHAnsi" w:cs="Arial"/>
                  <w:sz w:val="20"/>
                  <w:szCs w:val="20"/>
                </w:rPr>
                <w:id w:val="951359238"/>
                <w14:checkbox>
                  <w14:checked w14:val="0"/>
                  <w14:checkedState w14:val="2612" w14:font="MS Gothic"/>
                  <w14:uncheckedState w14:val="2610" w14:font="MS Gothic"/>
                </w14:checkbox>
              </w:sdtPr>
              <w:sdtContent>
                <w:r w:rsidR="0087087F">
                  <w:rPr>
                    <w:rFonts w:ascii="MS Gothic" w:eastAsia="MS Gothic" w:hAnsi="MS Gothic" w:cs="Arial" w:hint="eastAsia"/>
                    <w:sz w:val="20"/>
                    <w:szCs w:val="20"/>
                  </w:rPr>
                  <w:t>☐</w:t>
                </w:r>
              </w:sdtContent>
            </w:sdt>
            <w:r w:rsidR="0087087F" w:rsidRPr="00974F10">
              <w:rPr>
                <w:rFonts w:asciiTheme="minorHAnsi" w:hAnsiTheme="minorHAnsi" w:cs="Arial"/>
                <w:sz w:val="20"/>
                <w:szCs w:val="20"/>
              </w:rPr>
              <w:t xml:space="preserve"> N/A </w:t>
            </w:r>
          </w:p>
        </w:tc>
      </w:tr>
      <w:tr w:rsidR="0087087F" w:rsidRPr="00211D67" w14:paraId="2B924C4E" w14:textId="77777777" w:rsidTr="00974F10">
        <w:tc>
          <w:tcPr>
            <w:cnfStyle w:val="001000000000" w:firstRow="0" w:lastRow="0" w:firstColumn="1" w:lastColumn="0" w:oddVBand="0" w:evenVBand="0" w:oddHBand="0" w:evenHBand="0" w:firstRowFirstColumn="0" w:firstRowLastColumn="0" w:lastRowFirstColumn="0" w:lastRowLastColumn="0"/>
            <w:tcW w:w="4390" w:type="dxa"/>
          </w:tcPr>
          <w:p w14:paraId="68F37CD1" w14:textId="757207F6" w:rsidR="0087087F" w:rsidRPr="00974F10" w:rsidRDefault="0087087F" w:rsidP="0087087F">
            <w:pPr>
              <w:spacing w:line="276" w:lineRule="auto"/>
              <w:rPr>
                <w:rFonts w:asciiTheme="minorHAnsi" w:hAnsiTheme="minorHAnsi"/>
                <w:bCs w:val="0"/>
                <w:color w:val="FFFFFF" w:themeColor="background1"/>
                <w:lang w:val="en-GB"/>
              </w:rPr>
            </w:pPr>
            <w:r>
              <w:rPr>
                <w:rFonts w:asciiTheme="minorHAnsi" w:hAnsiTheme="minorHAnsi" w:cs="Arial"/>
                <w:color w:val="FFFFFF" w:themeColor="background1"/>
                <w:sz w:val="20"/>
              </w:rPr>
              <w:t>VPA</w:t>
            </w:r>
            <w:r w:rsidRPr="00974F10">
              <w:rPr>
                <w:rFonts w:asciiTheme="minorHAnsi" w:hAnsiTheme="minorHAnsi" w:cs="Arial"/>
                <w:color w:val="FFFFFF" w:themeColor="background1"/>
                <w:sz w:val="20"/>
              </w:rPr>
              <w:t xml:space="preserve"> Cycle:</w:t>
            </w:r>
          </w:p>
        </w:tc>
        <w:tc>
          <w:tcPr>
            <w:tcW w:w="5052" w:type="dxa"/>
          </w:tcPr>
          <w:p w14:paraId="0556051E" w14:textId="2D7E6065" w:rsidR="0087087F" w:rsidRPr="00974F10" w:rsidRDefault="00000000" w:rsidP="0087087F">
            <w:pPr>
              <w:tabs>
                <w:tab w:val="left" w:pos="3536"/>
              </w:tabs>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0"/>
              </w:rPr>
            </w:pPr>
            <w:sdt>
              <w:sdtPr>
                <w:rPr>
                  <w:rFonts w:asciiTheme="minorHAnsi" w:hAnsiTheme="minorHAnsi" w:cs="Arial"/>
                  <w:sz w:val="20"/>
                  <w:szCs w:val="20"/>
                </w:rPr>
                <w:id w:val="1496076110"/>
                <w14:checkbox>
                  <w14:checked w14:val="1"/>
                  <w14:checkedState w14:val="2612" w14:font="MS Gothic"/>
                  <w14:uncheckedState w14:val="2610" w14:font="MS Gothic"/>
                </w14:checkbox>
              </w:sdtPr>
              <w:sdtContent>
                <w:r w:rsidR="0087087F">
                  <w:rPr>
                    <w:rFonts w:ascii="MS Gothic" w:eastAsia="MS Gothic" w:hAnsi="MS Gothic" w:cs="Arial" w:hint="eastAsia"/>
                    <w:sz w:val="20"/>
                    <w:szCs w:val="20"/>
                  </w:rPr>
                  <w:t>☒</w:t>
                </w:r>
              </w:sdtContent>
            </w:sdt>
            <w:r w:rsidR="0087087F" w:rsidRPr="00974F10">
              <w:rPr>
                <w:rFonts w:asciiTheme="minorHAnsi" w:hAnsiTheme="minorHAnsi" w:cs="Arial"/>
                <w:sz w:val="20"/>
                <w:szCs w:val="20"/>
              </w:rPr>
              <w:t xml:space="preserve"> Regular</w:t>
            </w:r>
          </w:p>
          <w:p w14:paraId="391667A1" w14:textId="219410AE" w:rsidR="0087087F" w:rsidRPr="00974F10" w:rsidRDefault="00000000" w:rsidP="0087087F">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sdt>
              <w:sdtPr>
                <w:rPr>
                  <w:rFonts w:asciiTheme="minorHAnsi" w:hAnsiTheme="minorHAnsi" w:cs="Arial"/>
                  <w:sz w:val="20"/>
                  <w:szCs w:val="20"/>
                </w:rPr>
                <w:id w:val="-559946180"/>
                <w14:checkbox>
                  <w14:checked w14:val="0"/>
                  <w14:checkedState w14:val="2612" w14:font="MS Gothic"/>
                  <w14:uncheckedState w14:val="2610" w14:font="MS Gothic"/>
                </w14:checkbox>
              </w:sdtPr>
              <w:sdtContent>
                <w:r w:rsidR="0087087F">
                  <w:rPr>
                    <w:rFonts w:ascii="MS Gothic" w:eastAsia="MS Gothic" w:hAnsi="MS Gothic" w:cs="Arial" w:hint="eastAsia"/>
                    <w:sz w:val="20"/>
                    <w:szCs w:val="20"/>
                  </w:rPr>
                  <w:t>☐</w:t>
                </w:r>
              </w:sdtContent>
            </w:sdt>
            <w:r w:rsidR="0087087F" w:rsidRPr="00974F10">
              <w:rPr>
                <w:rFonts w:asciiTheme="minorHAnsi" w:hAnsiTheme="minorHAnsi" w:cs="Arial"/>
                <w:sz w:val="20"/>
                <w:szCs w:val="20"/>
              </w:rPr>
              <w:t xml:space="preserve"> Retroactive </w:t>
            </w:r>
          </w:p>
        </w:tc>
      </w:tr>
    </w:tbl>
    <w:p w14:paraId="219ACE23" w14:textId="77777777" w:rsidR="009823F5" w:rsidRDefault="009823F5" w:rsidP="009823F5">
      <w:pPr>
        <w:spacing w:line="276" w:lineRule="auto"/>
        <w:contextualSpacing w:val="0"/>
        <w:rPr>
          <w:b/>
          <w:bCs/>
          <w:lang w:val="en-GB"/>
        </w:rPr>
      </w:pPr>
    </w:p>
    <w:p w14:paraId="0FE630AF" w14:textId="77777777" w:rsidR="006C544B" w:rsidRDefault="006C544B" w:rsidP="009823F5">
      <w:pPr>
        <w:spacing w:line="276" w:lineRule="auto"/>
        <w:contextualSpacing w:val="0"/>
        <w:rPr>
          <w:b/>
          <w:bCs/>
          <w:lang w:val="en-GB"/>
        </w:rPr>
      </w:pPr>
    </w:p>
    <w:p w14:paraId="30BC7DA3" w14:textId="7FA09AB3" w:rsidR="009823F5" w:rsidRDefault="009823F5" w:rsidP="009823F5">
      <w:pPr>
        <w:pStyle w:val="Heading5"/>
        <w:rPr>
          <w:lang w:val="en-GB"/>
        </w:rPr>
      </w:pPr>
      <w:r w:rsidRPr="009823F5">
        <w:rPr>
          <w:lang w:val="en-GB"/>
        </w:rPr>
        <w:t xml:space="preserve">Table </w:t>
      </w:r>
      <w:r w:rsidRPr="009823F5">
        <w:rPr>
          <w:lang w:val="en-GB"/>
        </w:rPr>
        <w:fldChar w:fldCharType="begin"/>
      </w:r>
      <w:r w:rsidRPr="009823F5">
        <w:rPr>
          <w:lang w:val="en-GB"/>
        </w:rPr>
        <w:instrText xml:space="preserve"> SEQ Table \* ARABIC </w:instrText>
      </w:r>
      <w:r w:rsidRPr="009823F5">
        <w:rPr>
          <w:lang w:val="en-GB"/>
        </w:rPr>
        <w:fldChar w:fldCharType="separate"/>
      </w:r>
      <w:r w:rsidR="00AA4098">
        <w:rPr>
          <w:noProof/>
          <w:lang w:val="en-GB"/>
        </w:rPr>
        <w:t>1</w:t>
      </w:r>
      <w:r w:rsidRPr="009823F5">
        <w:rPr>
          <w:lang w:val="en-GB"/>
        </w:rPr>
        <w:fldChar w:fldCharType="end"/>
      </w:r>
      <w:r w:rsidRPr="009823F5">
        <w:rPr>
          <w:lang w:val="en-GB"/>
        </w:rPr>
        <w:t xml:space="preserve"> – Estimated Sustainable Development Contributions</w:t>
      </w:r>
    </w:p>
    <w:p w14:paraId="009EAFCC" w14:textId="77777777" w:rsidR="009823F5" w:rsidRPr="009823F5" w:rsidRDefault="009823F5" w:rsidP="009823F5">
      <w:pPr>
        <w:rPr>
          <w:lang w:val="en-GB"/>
        </w:rPr>
      </w:pPr>
    </w:p>
    <w:tbl>
      <w:tblPr>
        <w:tblStyle w:val="GSTableSimple"/>
        <w:tblW w:w="5000" w:type="pct"/>
        <w:tblLayout w:type="fixed"/>
        <w:tblLook w:val="0620" w:firstRow="1" w:lastRow="0" w:firstColumn="0" w:lastColumn="0" w:noHBand="1" w:noVBand="1"/>
      </w:tblPr>
      <w:tblGrid>
        <w:gridCol w:w="3275"/>
        <w:gridCol w:w="2393"/>
        <w:gridCol w:w="1984"/>
        <w:gridCol w:w="1980"/>
      </w:tblGrid>
      <w:tr w:rsidR="00E25A2D" w:rsidRPr="00E25A2D" w14:paraId="0CEAFCA5" w14:textId="77777777" w:rsidTr="00E25A2D">
        <w:trPr>
          <w:cnfStyle w:val="100000000000" w:firstRow="1" w:lastRow="0" w:firstColumn="0" w:lastColumn="0" w:oddVBand="0" w:evenVBand="0" w:oddHBand="0" w:evenHBand="0" w:firstRowFirstColumn="0" w:firstRowLastColumn="0" w:lastRowFirstColumn="0" w:lastRowLastColumn="0"/>
          <w:trHeight w:val="306"/>
        </w:trPr>
        <w:tc>
          <w:tcPr>
            <w:tcW w:w="1700" w:type="pct"/>
          </w:tcPr>
          <w:p w14:paraId="2B29BDD4" w14:textId="5761D1A0" w:rsidR="00D54690" w:rsidRPr="00E25A2D" w:rsidRDefault="00E25A2D" w:rsidP="00E25A2D">
            <w:pPr>
              <w:spacing w:after="200" w:line="240" w:lineRule="auto"/>
              <w:jc w:val="center"/>
              <w:outlineLvl w:val="1"/>
              <w:rPr>
                <w:rFonts w:asciiTheme="minorHAnsi" w:hAnsiTheme="minorHAnsi"/>
                <w:color w:val="00BABE"/>
                <w:lang w:val="en-GB" w:eastAsia="de-DE"/>
              </w:rPr>
            </w:pPr>
            <w:r w:rsidRPr="00E25A2D">
              <w:rPr>
                <w:rFonts w:asciiTheme="minorHAnsi" w:hAnsiTheme="minorHAnsi" w:cs="Arial"/>
                <w:color w:val="00BABE"/>
                <w:sz w:val="20"/>
              </w:rPr>
              <w:t>SUSTAINABLE DEVELOPMENT GOALS TARGETED</w:t>
            </w:r>
          </w:p>
        </w:tc>
        <w:tc>
          <w:tcPr>
            <w:tcW w:w="1242" w:type="pct"/>
          </w:tcPr>
          <w:p w14:paraId="7B6428FB" w14:textId="4155B47A" w:rsidR="00D54690" w:rsidRPr="00E25A2D" w:rsidRDefault="00E25A2D" w:rsidP="00E25A2D">
            <w:pPr>
              <w:spacing w:after="200" w:line="240" w:lineRule="auto"/>
              <w:jc w:val="center"/>
              <w:outlineLvl w:val="1"/>
              <w:rPr>
                <w:rFonts w:asciiTheme="minorHAnsi" w:hAnsiTheme="minorHAnsi"/>
                <w:color w:val="00BABE"/>
                <w:lang w:val="en-GB" w:eastAsia="de-DE"/>
              </w:rPr>
            </w:pPr>
            <w:r w:rsidRPr="00E25A2D">
              <w:rPr>
                <w:rFonts w:asciiTheme="minorHAnsi" w:hAnsiTheme="minorHAnsi" w:cs="Arial"/>
                <w:color w:val="00BABE"/>
                <w:sz w:val="20"/>
              </w:rPr>
              <w:t xml:space="preserve">SDG IMPACT </w:t>
            </w:r>
            <w:r w:rsidRPr="00E25A2D">
              <w:rPr>
                <w:rFonts w:asciiTheme="minorHAnsi" w:hAnsiTheme="minorHAnsi" w:cs="Arial"/>
                <w:color w:val="00BABE"/>
                <w:sz w:val="20"/>
              </w:rPr>
              <w:br/>
              <w:t>(DEFINED IN B.6.)</w:t>
            </w:r>
          </w:p>
        </w:tc>
        <w:tc>
          <w:tcPr>
            <w:tcW w:w="1030" w:type="pct"/>
          </w:tcPr>
          <w:p w14:paraId="2AB03C05" w14:textId="7772F8D9" w:rsidR="00D54690" w:rsidRPr="00E25A2D" w:rsidRDefault="00E25A2D" w:rsidP="00E25A2D">
            <w:pPr>
              <w:spacing w:line="240" w:lineRule="auto"/>
              <w:jc w:val="center"/>
              <w:outlineLvl w:val="1"/>
              <w:rPr>
                <w:rFonts w:asciiTheme="minorHAnsi" w:hAnsiTheme="minorHAnsi" w:cs="Arial"/>
                <w:color w:val="00BABE"/>
                <w:sz w:val="20"/>
              </w:rPr>
            </w:pPr>
            <w:r w:rsidRPr="00E25A2D">
              <w:rPr>
                <w:rFonts w:asciiTheme="minorHAnsi" w:hAnsiTheme="minorHAnsi" w:cs="Arial"/>
                <w:color w:val="00BABE"/>
                <w:sz w:val="20"/>
              </w:rPr>
              <w:t>ESTIMATED ANNUAL AVERAGE</w:t>
            </w:r>
          </w:p>
        </w:tc>
        <w:tc>
          <w:tcPr>
            <w:tcW w:w="1028" w:type="pct"/>
          </w:tcPr>
          <w:p w14:paraId="45FB6714" w14:textId="75F840FD" w:rsidR="00D54690" w:rsidRPr="00E25A2D" w:rsidRDefault="00E25A2D" w:rsidP="00E25A2D">
            <w:pPr>
              <w:spacing w:line="240" w:lineRule="auto"/>
              <w:jc w:val="center"/>
              <w:outlineLvl w:val="1"/>
              <w:rPr>
                <w:rFonts w:asciiTheme="minorHAnsi" w:hAnsiTheme="minorHAnsi" w:cs="Arial"/>
                <w:color w:val="00BABE"/>
                <w:sz w:val="20"/>
              </w:rPr>
            </w:pPr>
            <w:r w:rsidRPr="00E25A2D">
              <w:rPr>
                <w:rFonts w:asciiTheme="minorHAnsi" w:hAnsiTheme="minorHAnsi" w:cs="Arial"/>
                <w:color w:val="00BABE"/>
                <w:sz w:val="20"/>
              </w:rPr>
              <w:t>UNITS OR PRODUCTS</w:t>
            </w:r>
          </w:p>
        </w:tc>
      </w:tr>
      <w:tr w:rsidR="000E77C1" w:rsidRPr="00D7300E" w14:paraId="7A1831B9" w14:textId="77777777" w:rsidTr="00E25A2D">
        <w:trPr>
          <w:trHeight w:val="197"/>
        </w:trPr>
        <w:tc>
          <w:tcPr>
            <w:tcW w:w="1700" w:type="pct"/>
          </w:tcPr>
          <w:p w14:paraId="31D641B4" w14:textId="2EDAC541" w:rsidR="000E77C1" w:rsidRPr="00D7300E" w:rsidRDefault="000E77C1" w:rsidP="000E77C1">
            <w:pPr>
              <w:spacing w:after="200" w:line="276" w:lineRule="auto"/>
              <w:outlineLvl w:val="1"/>
              <w:rPr>
                <w:rFonts w:asciiTheme="minorHAnsi" w:hAnsiTheme="minorHAnsi"/>
                <w:lang w:val="en-GB" w:eastAsia="de-DE"/>
              </w:rPr>
            </w:pPr>
            <w:r w:rsidRPr="00D7300E">
              <w:rPr>
                <w:rFonts w:asciiTheme="minorHAnsi" w:hAnsiTheme="minorHAnsi"/>
                <w:lang w:val="en-GB" w:eastAsia="de-DE"/>
              </w:rPr>
              <w:t>13</w:t>
            </w:r>
            <w:r w:rsidRPr="00B85932">
              <w:rPr>
                <w:rFonts w:asciiTheme="minorHAnsi" w:hAnsiTheme="minorHAnsi"/>
                <w:lang w:val="en-GB" w:eastAsia="de-DE"/>
              </w:rPr>
              <w:t xml:space="preserve"> </w:t>
            </w:r>
            <w:r w:rsidRPr="00D7300E">
              <w:rPr>
                <w:rFonts w:asciiTheme="minorHAnsi" w:hAnsiTheme="minorHAnsi"/>
                <w:lang w:val="en-GB" w:eastAsia="de-DE"/>
              </w:rPr>
              <w:t>Climate Action (mandatory)</w:t>
            </w:r>
          </w:p>
        </w:tc>
        <w:tc>
          <w:tcPr>
            <w:tcW w:w="1242" w:type="pct"/>
          </w:tcPr>
          <w:p w14:paraId="03A36BBD" w14:textId="19CE28E8" w:rsidR="000E77C1" w:rsidRPr="00D7300E" w:rsidRDefault="000E77C1" w:rsidP="000E77C1">
            <w:pPr>
              <w:spacing w:after="200" w:line="276" w:lineRule="auto"/>
              <w:outlineLvl w:val="1"/>
              <w:rPr>
                <w:rFonts w:asciiTheme="minorHAnsi" w:hAnsiTheme="minorHAnsi"/>
                <w:lang w:val="en-GB" w:eastAsia="de-DE"/>
              </w:rPr>
            </w:pPr>
            <w:r>
              <w:rPr>
                <w:rFonts w:asciiTheme="minorHAnsi" w:hAnsiTheme="minorHAnsi"/>
                <w:lang w:val="en-GB" w:eastAsia="de-DE"/>
              </w:rPr>
              <w:t>Emission reductions</w:t>
            </w:r>
          </w:p>
        </w:tc>
        <w:tc>
          <w:tcPr>
            <w:tcW w:w="1030" w:type="pct"/>
          </w:tcPr>
          <w:p w14:paraId="658768C2" w14:textId="22CE0DF0" w:rsidR="000E77C1" w:rsidRPr="00885529" w:rsidRDefault="000E77C1" w:rsidP="000E77C1">
            <w:pPr>
              <w:spacing w:line="276" w:lineRule="auto"/>
              <w:outlineLvl w:val="1"/>
              <w:rPr>
                <w:rFonts w:asciiTheme="minorHAnsi" w:hAnsiTheme="minorHAnsi"/>
                <w:lang w:val="en-GB" w:eastAsia="de-DE"/>
              </w:rPr>
            </w:pPr>
            <w:r w:rsidRPr="00885529">
              <w:rPr>
                <w:rFonts w:asciiTheme="minorHAnsi" w:hAnsiTheme="minorHAnsi"/>
                <w:lang w:val="en-GB" w:eastAsia="de-DE"/>
              </w:rPr>
              <w:t>3</w:t>
            </w:r>
            <w:r w:rsidR="00A7791A" w:rsidRPr="00885529">
              <w:rPr>
                <w:rFonts w:asciiTheme="minorHAnsi" w:hAnsiTheme="minorHAnsi"/>
                <w:lang w:val="en-GB" w:eastAsia="de-DE"/>
              </w:rPr>
              <w:t>4,199</w:t>
            </w:r>
          </w:p>
        </w:tc>
        <w:tc>
          <w:tcPr>
            <w:tcW w:w="1028" w:type="pct"/>
          </w:tcPr>
          <w:p w14:paraId="16CAB897" w14:textId="32309032" w:rsidR="000E77C1" w:rsidRPr="00D7300E" w:rsidRDefault="001E775A" w:rsidP="000E77C1">
            <w:pPr>
              <w:spacing w:line="276" w:lineRule="auto"/>
              <w:outlineLvl w:val="1"/>
              <w:rPr>
                <w:rFonts w:asciiTheme="minorHAnsi" w:hAnsiTheme="minorHAnsi"/>
                <w:lang w:val="en-GB" w:eastAsia="de-DE"/>
              </w:rPr>
            </w:pPr>
            <w:r w:rsidRPr="001E775A">
              <w:rPr>
                <w:rFonts w:asciiTheme="minorHAnsi" w:hAnsiTheme="minorHAnsi"/>
                <w:lang w:val="en-GB" w:eastAsia="de-DE"/>
              </w:rPr>
              <w:t>Number</w:t>
            </w:r>
          </w:p>
        </w:tc>
      </w:tr>
      <w:tr w:rsidR="000E77C1" w:rsidRPr="00D7300E" w14:paraId="2B752668" w14:textId="77777777" w:rsidTr="00E25A2D">
        <w:trPr>
          <w:trHeight w:val="100"/>
        </w:trPr>
        <w:tc>
          <w:tcPr>
            <w:tcW w:w="1700" w:type="pct"/>
          </w:tcPr>
          <w:p w14:paraId="0D38813E" w14:textId="42348715" w:rsidR="000E77C1" w:rsidRPr="00D7300E" w:rsidRDefault="000E77C1" w:rsidP="000E77C1">
            <w:pPr>
              <w:spacing w:after="200" w:line="276" w:lineRule="auto"/>
              <w:outlineLvl w:val="1"/>
              <w:rPr>
                <w:rFonts w:asciiTheme="minorHAnsi" w:hAnsiTheme="minorHAnsi"/>
                <w:lang w:val="en-GB" w:eastAsia="de-DE"/>
              </w:rPr>
            </w:pPr>
            <w:r>
              <w:rPr>
                <w:rFonts w:asciiTheme="minorHAnsi" w:hAnsiTheme="minorHAnsi"/>
                <w:lang w:val="en-GB" w:eastAsia="de-DE"/>
              </w:rPr>
              <w:t>3 Good Health and Wellbeing</w:t>
            </w:r>
          </w:p>
        </w:tc>
        <w:tc>
          <w:tcPr>
            <w:tcW w:w="1242" w:type="pct"/>
          </w:tcPr>
          <w:p w14:paraId="4BC2E4E4" w14:textId="742F0D9D" w:rsidR="000E77C1" w:rsidRPr="00D7300E" w:rsidRDefault="000E77C1" w:rsidP="000E77C1">
            <w:pPr>
              <w:spacing w:after="200" w:line="276" w:lineRule="auto"/>
              <w:outlineLvl w:val="1"/>
              <w:rPr>
                <w:rFonts w:asciiTheme="minorHAnsi" w:hAnsiTheme="minorHAnsi"/>
                <w:lang w:val="en-GB" w:eastAsia="de-DE"/>
              </w:rPr>
            </w:pPr>
            <w:r>
              <w:rPr>
                <w:rFonts w:asciiTheme="minorHAnsi" w:hAnsiTheme="minorHAnsi"/>
                <w:lang w:val="en-GB" w:eastAsia="de-DE"/>
              </w:rPr>
              <w:t>Total reduction in household air pollution</w:t>
            </w:r>
          </w:p>
        </w:tc>
        <w:tc>
          <w:tcPr>
            <w:tcW w:w="1030" w:type="pct"/>
          </w:tcPr>
          <w:p w14:paraId="6ED01970" w14:textId="4C2A29D5" w:rsidR="000E77C1" w:rsidRPr="00885529" w:rsidRDefault="000E77C1" w:rsidP="000E77C1">
            <w:pPr>
              <w:spacing w:line="276" w:lineRule="auto"/>
              <w:outlineLvl w:val="1"/>
              <w:rPr>
                <w:rFonts w:asciiTheme="minorHAnsi" w:hAnsiTheme="minorHAnsi"/>
                <w:lang w:val="en-GB" w:eastAsia="de-DE"/>
              </w:rPr>
            </w:pPr>
            <w:r w:rsidRPr="00885529">
              <w:rPr>
                <w:rFonts w:asciiTheme="minorHAnsi" w:hAnsiTheme="minorHAnsi"/>
                <w:lang w:val="en-GB" w:eastAsia="de-DE"/>
              </w:rPr>
              <w:t>20%</w:t>
            </w:r>
          </w:p>
        </w:tc>
        <w:tc>
          <w:tcPr>
            <w:tcW w:w="1028" w:type="pct"/>
          </w:tcPr>
          <w:p w14:paraId="406CDD5E" w14:textId="25238BE1" w:rsidR="000E77C1" w:rsidRPr="00D7300E" w:rsidRDefault="001E775A" w:rsidP="000E77C1">
            <w:pPr>
              <w:spacing w:line="276" w:lineRule="auto"/>
              <w:outlineLvl w:val="1"/>
              <w:rPr>
                <w:rFonts w:asciiTheme="minorHAnsi" w:hAnsiTheme="minorHAnsi"/>
                <w:lang w:val="en-GB" w:eastAsia="de-DE"/>
              </w:rPr>
            </w:pPr>
            <w:r>
              <w:rPr>
                <w:rFonts w:asciiTheme="minorHAnsi" w:hAnsiTheme="minorHAnsi"/>
                <w:lang w:val="en-GB" w:eastAsia="de-DE"/>
              </w:rPr>
              <w:t>%</w:t>
            </w:r>
          </w:p>
        </w:tc>
      </w:tr>
      <w:tr w:rsidR="000E77C1" w:rsidRPr="00D7300E" w14:paraId="6EB4018A" w14:textId="77777777" w:rsidTr="00E25A2D">
        <w:trPr>
          <w:trHeight w:val="100"/>
        </w:trPr>
        <w:tc>
          <w:tcPr>
            <w:tcW w:w="1700" w:type="pct"/>
          </w:tcPr>
          <w:p w14:paraId="25A54327" w14:textId="26B35876" w:rsidR="000E77C1" w:rsidRPr="00D7300E" w:rsidRDefault="000E77C1" w:rsidP="000E77C1">
            <w:pPr>
              <w:spacing w:line="276" w:lineRule="auto"/>
              <w:outlineLvl w:val="1"/>
              <w:rPr>
                <w:rFonts w:asciiTheme="minorHAnsi" w:hAnsiTheme="minorHAnsi"/>
                <w:lang w:val="en-GB" w:eastAsia="de-DE"/>
              </w:rPr>
            </w:pPr>
            <w:r>
              <w:rPr>
                <w:rFonts w:asciiTheme="minorHAnsi" w:hAnsiTheme="minorHAnsi"/>
                <w:lang w:val="en-GB" w:eastAsia="de-DE"/>
              </w:rPr>
              <w:t>5 Gender Equality</w:t>
            </w:r>
          </w:p>
        </w:tc>
        <w:tc>
          <w:tcPr>
            <w:tcW w:w="1242" w:type="pct"/>
          </w:tcPr>
          <w:p w14:paraId="500E0662" w14:textId="4955782A" w:rsidR="000E77C1" w:rsidRPr="00D7300E" w:rsidRDefault="000E77C1" w:rsidP="000E77C1">
            <w:pPr>
              <w:spacing w:line="276" w:lineRule="auto"/>
              <w:outlineLvl w:val="1"/>
              <w:rPr>
                <w:rFonts w:asciiTheme="minorHAnsi" w:hAnsiTheme="minorHAnsi"/>
                <w:lang w:val="en-GB" w:eastAsia="de-DE"/>
              </w:rPr>
            </w:pPr>
            <w:r w:rsidRPr="00BB46BE">
              <w:rPr>
                <w:lang w:val="en-GB"/>
              </w:rPr>
              <w:t>Total reduction time spent collecting fuel and cooking</w:t>
            </w:r>
          </w:p>
        </w:tc>
        <w:tc>
          <w:tcPr>
            <w:tcW w:w="1030" w:type="pct"/>
          </w:tcPr>
          <w:p w14:paraId="4517C7ED" w14:textId="6EEFC02B" w:rsidR="000E77C1" w:rsidRPr="00885529" w:rsidRDefault="000E77C1" w:rsidP="000E77C1">
            <w:pPr>
              <w:spacing w:line="276" w:lineRule="auto"/>
              <w:outlineLvl w:val="1"/>
              <w:rPr>
                <w:rFonts w:asciiTheme="minorHAnsi" w:hAnsiTheme="minorHAnsi"/>
                <w:lang w:val="en-GB" w:eastAsia="de-DE"/>
              </w:rPr>
            </w:pPr>
            <w:r w:rsidRPr="00885529">
              <w:rPr>
                <w:rFonts w:asciiTheme="minorHAnsi" w:hAnsiTheme="minorHAnsi"/>
                <w:lang w:val="en-GB" w:eastAsia="de-DE"/>
              </w:rPr>
              <w:t>22%</w:t>
            </w:r>
          </w:p>
        </w:tc>
        <w:tc>
          <w:tcPr>
            <w:tcW w:w="1028" w:type="pct"/>
          </w:tcPr>
          <w:p w14:paraId="3C5D9F45" w14:textId="7CAE16E1" w:rsidR="000E77C1" w:rsidRPr="00D7300E" w:rsidRDefault="001E775A" w:rsidP="000E77C1">
            <w:pPr>
              <w:spacing w:line="276" w:lineRule="auto"/>
              <w:outlineLvl w:val="1"/>
              <w:rPr>
                <w:rFonts w:asciiTheme="minorHAnsi" w:hAnsiTheme="minorHAnsi"/>
                <w:lang w:val="en-GB" w:eastAsia="de-DE"/>
              </w:rPr>
            </w:pPr>
            <w:r>
              <w:rPr>
                <w:rFonts w:asciiTheme="minorHAnsi" w:hAnsiTheme="minorHAnsi"/>
                <w:lang w:val="en-GB" w:eastAsia="de-DE"/>
              </w:rPr>
              <w:t>%</w:t>
            </w:r>
          </w:p>
        </w:tc>
      </w:tr>
      <w:tr w:rsidR="000E77C1" w:rsidRPr="00D7300E" w14:paraId="24098B8F" w14:textId="77777777" w:rsidTr="00E25A2D">
        <w:trPr>
          <w:trHeight w:val="100"/>
        </w:trPr>
        <w:tc>
          <w:tcPr>
            <w:tcW w:w="1700" w:type="pct"/>
          </w:tcPr>
          <w:p w14:paraId="2976B3C3" w14:textId="2A997019" w:rsidR="000E77C1" w:rsidRPr="00D7300E" w:rsidRDefault="000E77C1" w:rsidP="000E77C1">
            <w:pPr>
              <w:spacing w:line="276" w:lineRule="auto"/>
              <w:outlineLvl w:val="1"/>
              <w:rPr>
                <w:rFonts w:asciiTheme="minorHAnsi" w:hAnsiTheme="minorHAnsi"/>
                <w:lang w:val="en-GB" w:eastAsia="de-DE"/>
              </w:rPr>
            </w:pPr>
            <w:r>
              <w:rPr>
                <w:rFonts w:asciiTheme="minorHAnsi" w:hAnsiTheme="minorHAnsi"/>
                <w:lang w:val="en-GB" w:eastAsia="de-DE"/>
              </w:rPr>
              <w:t>7 Affordable and Clean Energy</w:t>
            </w:r>
          </w:p>
        </w:tc>
        <w:tc>
          <w:tcPr>
            <w:tcW w:w="1242" w:type="pct"/>
          </w:tcPr>
          <w:p w14:paraId="49DAF603" w14:textId="5B6E2D59" w:rsidR="000E77C1" w:rsidRPr="00D7300E" w:rsidRDefault="000E77C1" w:rsidP="000E77C1">
            <w:pPr>
              <w:spacing w:line="276" w:lineRule="auto"/>
              <w:outlineLvl w:val="1"/>
              <w:rPr>
                <w:rFonts w:asciiTheme="minorHAnsi" w:hAnsiTheme="minorHAnsi"/>
                <w:lang w:val="en-GB" w:eastAsia="de-DE"/>
              </w:rPr>
            </w:pPr>
            <w:r w:rsidRPr="00205917">
              <w:t>Project ICS active</w:t>
            </w:r>
          </w:p>
        </w:tc>
        <w:tc>
          <w:tcPr>
            <w:tcW w:w="1030" w:type="pct"/>
          </w:tcPr>
          <w:p w14:paraId="701CB770" w14:textId="2CCE8700" w:rsidR="000E77C1" w:rsidRPr="00885529" w:rsidRDefault="000E77C1" w:rsidP="000E77C1">
            <w:pPr>
              <w:spacing w:line="276" w:lineRule="auto"/>
              <w:outlineLvl w:val="1"/>
              <w:rPr>
                <w:rFonts w:asciiTheme="minorHAnsi" w:hAnsiTheme="minorHAnsi"/>
                <w:lang w:val="en-GB" w:eastAsia="de-DE"/>
              </w:rPr>
            </w:pPr>
            <w:r w:rsidRPr="00885529">
              <w:rPr>
                <w:rFonts w:asciiTheme="minorHAnsi" w:hAnsiTheme="minorHAnsi"/>
                <w:lang w:val="en-GB" w:eastAsia="de-DE"/>
              </w:rPr>
              <w:t>15,360</w:t>
            </w:r>
          </w:p>
        </w:tc>
        <w:tc>
          <w:tcPr>
            <w:tcW w:w="1028" w:type="pct"/>
          </w:tcPr>
          <w:p w14:paraId="18B6488A" w14:textId="3DD3A0A6" w:rsidR="000E77C1" w:rsidRPr="00D7300E" w:rsidRDefault="001E775A" w:rsidP="000E77C1">
            <w:pPr>
              <w:spacing w:line="276" w:lineRule="auto"/>
              <w:outlineLvl w:val="1"/>
              <w:rPr>
                <w:rFonts w:asciiTheme="minorHAnsi" w:hAnsiTheme="minorHAnsi"/>
                <w:lang w:val="en-GB" w:eastAsia="de-DE"/>
              </w:rPr>
            </w:pPr>
            <w:r w:rsidRPr="001E775A">
              <w:rPr>
                <w:rFonts w:asciiTheme="minorHAnsi" w:hAnsiTheme="minorHAnsi"/>
                <w:lang w:val="en-GB" w:eastAsia="de-DE"/>
              </w:rPr>
              <w:t>Number</w:t>
            </w:r>
          </w:p>
        </w:tc>
      </w:tr>
      <w:tr w:rsidR="00D54690" w:rsidRPr="00D7300E" w14:paraId="23EA02A6" w14:textId="77777777" w:rsidTr="00E25A2D">
        <w:trPr>
          <w:trHeight w:val="96"/>
        </w:trPr>
        <w:tc>
          <w:tcPr>
            <w:tcW w:w="1700" w:type="pct"/>
          </w:tcPr>
          <w:p w14:paraId="484F33A8" w14:textId="77777777" w:rsidR="00D54690" w:rsidRPr="00D7300E" w:rsidRDefault="00D54690" w:rsidP="005576AD">
            <w:pPr>
              <w:spacing w:after="200" w:line="276" w:lineRule="auto"/>
              <w:outlineLvl w:val="1"/>
              <w:rPr>
                <w:rFonts w:asciiTheme="minorHAnsi" w:hAnsiTheme="minorHAnsi"/>
                <w:lang w:val="en-GB" w:eastAsia="de-DE"/>
              </w:rPr>
            </w:pPr>
          </w:p>
        </w:tc>
        <w:tc>
          <w:tcPr>
            <w:tcW w:w="1242" w:type="pct"/>
          </w:tcPr>
          <w:p w14:paraId="217D7FA3" w14:textId="77777777" w:rsidR="00D54690" w:rsidRPr="00D7300E" w:rsidRDefault="00D54690" w:rsidP="005576AD">
            <w:pPr>
              <w:spacing w:after="200" w:line="276" w:lineRule="auto"/>
              <w:outlineLvl w:val="1"/>
              <w:rPr>
                <w:rFonts w:asciiTheme="minorHAnsi" w:hAnsiTheme="minorHAnsi"/>
                <w:lang w:val="en-GB" w:eastAsia="de-DE"/>
              </w:rPr>
            </w:pPr>
          </w:p>
        </w:tc>
        <w:tc>
          <w:tcPr>
            <w:tcW w:w="1030" w:type="pct"/>
          </w:tcPr>
          <w:p w14:paraId="2F44FCBD" w14:textId="77777777" w:rsidR="00D54690" w:rsidRPr="00D7300E" w:rsidRDefault="00D54690" w:rsidP="005576AD">
            <w:pPr>
              <w:spacing w:line="276" w:lineRule="auto"/>
              <w:outlineLvl w:val="1"/>
              <w:rPr>
                <w:rFonts w:asciiTheme="minorHAnsi" w:hAnsiTheme="minorHAnsi"/>
                <w:lang w:val="en-GB" w:eastAsia="de-DE"/>
              </w:rPr>
            </w:pPr>
          </w:p>
        </w:tc>
        <w:tc>
          <w:tcPr>
            <w:tcW w:w="1028" w:type="pct"/>
          </w:tcPr>
          <w:p w14:paraId="04A0B26F" w14:textId="77777777" w:rsidR="00D54690" w:rsidRPr="00D7300E" w:rsidRDefault="00D54690" w:rsidP="005576AD">
            <w:pPr>
              <w:spacing w:line="276" w:lineRule="auto"/>
              <w:outlineLvl w:val="1"/>
              <w:rPr>
                <w:rFonts w:asciiTheme="minorHAnsi" w:hAnsiTheme="minorHAnsi"/>
                <w:lang w:val="en-GB" w:eastAsia="de-DE"/>
              </w:rPr>
            </w:pPr>
          </w:p>
        </w:tc>
      </w:tr>
    </w:tbl>
    <w:p w14:paraId="164C4152" w14:textId="52BB5D3F" w:rsidR="009823F5" w:rsidRDefault="00F751F2">
      <w:pPr>
        <w:spacing w:line="276" w:lineRule="auto"/>
        <w:contextualSpacing w:val="0"/>
        <w:rPr>
          <w:lang w:val="en-GB"/>
        </w:rPr>
      </w:pPr>
      <w:r>
        <w:rPr>
          <w:lang w:val="en-GB"/>
        </w:rPr>
        <w:br w:type="page"/>
      </w:r>
    </w:p>
    <w:p w14:paraId="7256B330" w14:textId="266154BF" w:rsidR="00310BA7" w:rsidRPr="00310BA7" w:rsidRDefault="009823F5" w:rsidP="00310BA7">
      <w:pPr>
        <w:pStyle w:val="SectionTitle"/>
      </w:pPr>
      <w:bookmarkStart w:id="1" w:name="_Ref49515919"/>
      <w:r w:rsidRPr="009823F5">
        <w:rPr>
          <w:lang w:val="en-US"/>
        </w:rPr>
        <w:lastRenderedPageBreak/>
        <w:t>DESCRIPTION OF PROJECT</w:t>
      </w:r>
      <w:bookmarkEnd w:id="1"/>
    </w:p>
    <w:p w14:paraId="23FFDBF7" w14:textId="27A61796" w:rsidR="009823F5" w:rsidRDefault="009823F5" w:rsidP="00762E5F">
      <w:pPr>
        <w:pStyle w:val="SectionList"/>
      </w:pPr>
      <w:r w:rsidRPr="007C1D64">
        <w:t xml:space="preserve">Purpose and general description of project </w:t>
      </w:r>
    </w:p>
    <w:p w14:paraId="345A0A86" w14:textId="6147F2B6" w:rsidR="00F751F2" w:rsidRDefault="00F751F2" w:rsidP="009823F5">
      <w:pPr>
        <w:rPr>
          <w:lang w:eastAsia="de-DE"/>
        </w:rPr>
      </w:pPr>
      <w:r w:rsidRPr="000C5DE6">
        <w:rPr>
          <w:lang w:eastAsia="de-DE"/>
        </w:rPr>
        <w:t>&gt;&gt;</w:t>
      </w:r>
    </w:p>
    <w:p w14:paraId="76CD3B55" w14:textId="02D06455" w:rsidR="006E02E2" w:rsidRDefault="006E02E2" w:rsidP="006E02E2">
      <w:pPr>
        <w:jc w:val="both"/>
        <w:rPr>
          <w:lang w:eastAsia="de-DE"/>
        </w:rPr>
      </w:pPr>
      <w:r>
        <w:rPr>
          <w:lang w:eastAsia="de-DE"/>
        </w:rPr>
        <w:t xml:space="preserve">This project involves the distribution and installation of </w:t>
      </w:r>
      <w:r w:rsidR="001A32D7">
        <w:rPr>
          <w:lang w:eastAsia="de-DE"/>
        </w:rPr>
        <w:t>approximately 32</w:t>
      </w:r>
      <w:r>
        <w:rPr>
          <w:lang w:eastAsia="de-DE"/>
        </w:rPr>
        <w:t xml:space="preserve">,000 fuel-efficient improved cookstoves (ICS) within households in the Kayonza, Bugesera and Nyamasheke Districts of Rwanda. The ICS distributed under this project will be the single pot, in-situ Canarumwe stove, which will be built into domestic kitchens. </w:t>
      </w:r>
    </w:p>
    <w:p w14:paraId="3A6A33E0" w14:textId="77777777" w:rsidR="006E02E2" w:rsidRDefault="006E02E2" w:rsidP="006E02E2">
      <w:pPr>
        <w:jc w:val="both"/>
        <w:rPr>
          <w:lang w:eastAsia="de-DE"/>
        </w:rPr>
      </w:pPr>
    </w:p>
    <w:p w14:paraId="02CC6862" w14:textId="3B7A6240" w:rsidR="006E02E2" w:rsidRDefault="006E02E2" w:rsidP="00BC2C54">
      <w:pPr>
        <w:jc w:val="both"/>
        <w:rPr>
          <w:lang w:eastAsia="de-DE"/>
        </w:rPr>
      </w:pPr>
      <w:r>
        <w:rPr>
          <w:lang w:eastAsia="de-DE"/>
        </w:rPr>
        <w:t>The purpose of the Project is to reduce greenhouse gas emissions at a household level through the distribution of improved cookstoves which reduce wood consumption. As well as reducing greenhouse gas emissions, the Project will provide various benefits to the end user households and communities whilst helping to meet the UN Sustainable Development Goals (SDG) targets. Benefits include improved health through reduction in indoor air pollution, saving women time on unpaid chores, and reducing the income expenditure on fuelwood for stove recipients. The SDG impacts of the distribution of efficient cook stoves will be explored at greater detail, in later sections.</w:t>
      </w:r>
    </w:p>
    <w:p w14:paraId="7211CE42" w14:textId="77777777" w:rsidR="00BC2C54" w:rsidRDefault="00BC2C54" w:rsidP="00BC2C54">
      <w:pPr>
        <w:jc w:val="both"/>
        <w:rPr>
          <w:lang w:eastAsia="de-DE"/>
        </w:rPr>
      </w:pPr>
    </w:p>
    <w:p w14:paraId="67D94AED" w14:textId="3C1CED30" w:rsidR="00BC2C54" w:rsidRDefault="00BC2C54" w:rsidP="00BC2C54">
      <w:pPr>
        <w:jc w:val="both"/>
        <w:rPr>
          <w:lang w:eastAsia="de-DE"/>
        </w:rPr>
      </w:pPr>
      <w:r>
        <w:rPr>
          <w:lang w:eastAsia="de-DE"/>
        </w:rPr>
        <w:t>Biomass, principally firewood, holds huge importance in Rwanda, accounting for at least 79% of energy consumption</w:t>
      </w:r>
      <w:r>
        <w:rPr>
          <w:rStyle w:val="FootnoteReference"/>
          <w:lang w:eastAsia="de-DE"/>
        </w:rPr>
        <w:footnoteReference w:id="1"/>
      </w:r>
      <w:r>
        <w:rPr>
          <w:lang w:eastAsia="de-DE"/>
        </w:rPr>
        <w:t>. Wood fuel is in particularly high demand, especially in rural areas where 98% of households rely on wood as their main cooking fuel</w:t>
      </w:r>
      <w:r>
        <w:rPr>
          <w:rStyle w:val="FootnoteReference"/>
          <w:lang w:eastAsia="de-DE"/>
        </w:rPr>
        <w:footnoteReference w:id="2"/>
      </w:r>
      <w:r>
        <w:rPr>
          <w:lang w:eastAsia="de-DE"/>
        </w:rPr>
        <w:t>.  Traditionally, families in the Kayonza District cook using a three-stone open fire. This method is inefficient and leads to the unsustainable usage of non-renewable biomass in the cooking process. The replacement fuel-efficient stove can lead to an annual saving between 25-65% per stove per household when used correctly</w:t>
      </w:r>
      <w:r>
        <w:rPr>
          <w:rStyle w:val="FootnoteReference"/>
          <w:lang w:eastAsia="de-DE"/>
        </w:rPr>
        <w:footnoteReference w:id="3"/>
      </w:r>
      <w:r>
        <w:rPr>
          <w:lang w:eastAsia="de-DE"/>
        </w:rPr>
        <w:t>.</w:t>
      </w:r>
    </w:p>
    <w:p w14:paraId="161C512C" w14:textId="77777777" w:rsidR="00BC2C54" w:rsidRDefault="00BC2C54" w:rsidP="00BC2C54">
      <w:pPr>
        <w:jc w:val="both"/>
        <w:rPr>
          <w:lang w:eastAsia="de-DE"/>
        </w:rPr>
      </w:pPr>
    </w:p>
    <w:p w14:paraId="5762CE1D" w14:textId="5E739FC5" w:rsidR="00BC2C54" w:rsidRDefault="00BC2C54" w:rsidP="00BC2C54">
      <w:pPr>
        <w:jc w:val="both"/>
        <w:rPr>
          <w:lang w:eastAsia="de-DE"/>
        </w:rPr>
      </w:pPr>
      <w:r w:rsidRPr="00885529">
        <w:rPr>
          <w:lang w:eastAsia="de-DE"/>
        </w:rPr>
        <w:t>The estimated average annual GHG emission reduction from this VPA is 3</w:t>
      </w:r>
      <w:r w:rsidR="00885529" w:rsidRPr="00885529">
        <w:rPr>
          <w:lang w:eastAsia="de-DE"/>
        </w:rPr>
        <w:t xml:space="preserve">4,199 </w:t>
      </w:r>
      <w:r w:rsidRPr="00885529">
        <w:rPr>
          <w:lang w:eastAsia="de-DE"/>
        </w:rPr>
        <w:t>tCO2e and the total GHG emission reduction estimated for the whole crediting period from the project activity is 17</w:t>
      </w:r>
      <w:r w:rsidR="00885529" w:rsidRPr="00885529">
        <w:rPr>
          <w:lang w:eastAsia="de-DE"/>
        </w:rPr>
        <w:t>0,996</w:t>
      </w:r>
      <w:r w:rsidRPr="00885529">
        <w:rPr>
          <w:lang w:eastAsia="de-DE"/>
        </w:rPr>
        <w:t xml:space="preserve"> tCO2e.</w:t>
      </w:r>
    </w:p>
    <w:p w14:paraId="224C5E82" w14:textId="299FDFB7" w:rsidR="009823F5" w:rsidRDefault="009823F5" w:rsidP="009823F5">
      <w:pPr>
        <w:pStyle w:val="SectionList2nd"/>
      </w:pPr>
      <w:r w:rsidRPr="008005A7">
        <w:lastRenderedPageBreak/>
        <w:t xml:space="preserve">Eligibility of the </w:t>
      </w:r>
      <w:r w:rsidR="00FB53B5">
        <w:t>VPA</w:t>
      </w:r>
      <w:r w:rsidR="00FB53B5" w:rsidRPr="008005A7">
        <w:t xml:space="preserve"> </w:t>
      </w:r>
      <w:r w:rsidRPr="008005A7">
        <w:t>under approved PoA</w:t>
      </w:r>
    </w:p>
    <w:p w14:paraId="01125D0D" w14:textId="6715D291" w:rsidR="00EA6E97" w:rsidRPr="009842EE" w:rsidRDefault="00EA6E97" w:rsidP="00042FBE">
      <w:pPr>
        <w:pStyle w:val="SectionList2nd"/>
        <w:numPr>
          <w:ilvl w:val="0"/>
          <w:numId w:val="0"/>
        </w:numPr>
      </w:pPr>
      <w:r>
        <w:t>&gt;&gt;</w:t>
      </w:r>
    </w:p>
    <w:p w14:paraId="20371EDD" w14:textId="2397D229" w:rsidR="009823F5" w:rsidRPr="00DF4934" w:rsidRDefault="0011166F" w:rsidP="009823F5">
      <w:pPr>
        <w:rPr>
          <w:b/>
          <w:bCs/>
        </w:rPr>
      </w:pPr>
      <w:r w:rsidRPr="00DF4934">
        <w:rPr>
          <w:b/>
          <w:bCs/>
          <w:lang w:val="en-GB"/>
        </w:rPr>
        <w:t xml:space="preserve">Table </w:t>
      </w:r>
      <w:r w:rsidRPr="00DF4934">
        <w:rPr>
          <w:b/>
          <w:bCs/>
          <w:lang w:val="en-GB"/>
        </w:rPr>
        <w:fldChar w:fldCharType="begin"/>
      </w:r>
      <w:r w:rsidRPr="00DF4934">
        <w:rPr>
          <w:b/>
          <w:bCs/>
          <w:lang w:val="en-GB"/>
        </w:rPr>
        <w:instrText xml:space="preserve"> SEQ Table \* ARABIC </w:instrText>
      </w:r>
      <w:r w:rsidRPr="00DF4934">
        <w:rPr>
          <w:b/>
          <w:bCs/>
          <w:lang w:val="en-GB"/>
        </w:rPr>
        <w:fldChar w:fldCharType="separate"/>
      </w:r>
      <w:r w:rsidR="00AA4098">
        <w:rPr>
          <w:b/>
          <w:bCs/>
          <w:noProof/>
          <w:lang w:val="en-GB"/>
        </w:rPr>
        <w:t>2</w:t>
      </w:r>
      <w:r w:rsidRPr="00DF4934">
        <w:rPr>
          <w:b/>
          <w:bCs/>
          <w:lang w:val="en-GB"/>
        </w:rPr>
        <w:fldChar w:fldCharType="end"/>
      </w:r>
      <w:r w:rsidR="00CB2E84" w:rsidRPr="00DF4934">
        <w:rPr>
          <w:b/>
          <w:bCs/>
          <w:lang w:val="en-GB"/>
        </w:rPr>
        <w:t xml:space="preserve"> </w:t>
      </w:r>
      <w:r w:rsidR="002C4428" w:rsidRPr="00DF4934">
        <w:rPr>
          <w:b/>
          <w:bCs/>
          <w:lang w:val="en-GB"/>
        </w:rPr>
        <w:t>Eligibility</w:t>
      </w:r>
      <w:r w:rsidR="00CB2E84" w:rsidRPr="00DF4934">
        <w:rPr>
          <w:b/>
          <w:bCs/>
          <w:lang w:val="en-GB"/>
        </w:rPr>
        <w:t xml:space="preserve"> for </w:t>
      </w:r>
      <w:r w:rsidR="005B0AE0" w:rsidRPr="00DF4934">
        <w:rPr>
          <w:b/>
          <w:bCs/>
          <w:lang w:val="en-GB"/>
        </w:rPr>
        <w:t xml:space="preserve">VPA </w:t>
      </w:r>
      <w:r w:rsidR="00CB2E84" w:rsidRPr="00DF4934">
        <w:rPr>
          <w:b/>
          <w:bCs/>
          <w:lang w:val="en-GB"/>
        </w:rPr>
        <w:t>in</w:t>
      </w:r>
      <w:r w:rsidR="002C4428" w:rsidRPr="00DF4934">
        <w:rPr>
          <w:b/>
          <w:bCs/>
          <w:lang w:val="en-GB"/>
        </w:rPr>
        <w:t xml:space="preserve">clusion as per PoA requirements  </w:t>
      </w:r>
    </w:p>
    <w:p w14:paraId="66D905FC" w14:textId="77777777" w:rsidR="009D0C2F" w:rsidRDefault="009D0C2F" w:rsidP="009D0C2F"/>
    <w:tbl>
      <w:tblPr>
        <w:tblStyle w:val="GSTableBoldline-heightcondensed"/>
        <w:tblW w:w="9923" w:type="dxa"/>
        <w:tblLayout w:type="fixed"/>
        <w:tblLook w:val="0160" w:firstRow="1" w:lastRow="1" w:firstColumn="0" w:lastColumn="1" w:noHBand="0" w:noVBand="0"/>
      </w:tblPr>
      <w:tblGrid>
        <w:gridCol w:w="561"/>
        <w:gridCol w:w="1424"/>
        <w:gridCol w:w="283"/>
        <w:gridCol w:w="3969"/>
        <w:gridCol w:w="142"/>
        <w:gridCol w:w="3544"/>
      </w:tblGrid>
      <w:tr w:rsidR="009D0C2F" w:rsidRPr="009823F5" w14:paraId="3B0C7FEC" w14:textId="77777777" w:rsidTr="00270A60">
        <w:trPr>
          <w:cnfStyle w:val="100000000000" w:firstRow="1" w:lastRow="0" w:firstColumn="0" w:lastColumn="0" w:oddVBand="0" w:evenVBand="0" w:oddHBand="0" w:evenHBand="0" w:firstRowFirstColumn="0" w:firstRowLastColumn="0" w:lastRowFirstColumn="0" w:lastRowLastColumn="0"/>
          <w:trHeight w:val="905"/>
        </w:trPr>
        <w:tc>
          <w:tcPr>
            <w:tcW w:w="561" w:type="dxa"/>
            <w:vAlign w:val="top"/>
          </w:tcPr>
          <w:p w14:paraId="2EC78850" w14:textId="77777777" w:rsidR="009D0C2F" w:rsidRPr="00E07005" w:rsidRDefault="009D0C2F" w:rsidP="009D35F6">
            <w:pPr>
              <w:spacing w:after="200" w:line="240" w:lineRule="auto"/>
              <w:rPr>
                <w:rFonts w:asciiTheme="minorHAnsi" w:hAnsiTheme="minorHAnsi"/>
                <w:color w:val="FFFFFF" w:themeColor="background1"/>
                <w:szCs w:val="22"/>
                <w:lang w:val="en-GB"/>
              </w:rPr>
            </w:pPr>
            <w:r w:rsidRPr="00E07005">
              <w:rPr>
                <w:rFonts w:asciiTheme="minorHAnsi" w:hAnsiTheme="minorHAnsi"/>
                <w:color w:val="FFFFFF" w:themeColor="background1"/>
                <w:szCs w:val="22"/>
                <w:lang w:val="en-GB"/>
              </w:rPr>
              <w:t>No.</w:t>
            </w:r>
          </w:p>
        </w:tc>
        <w:tc>
          <w:tcPr>
            <w:tcW w:w="1424" w:type="dxa"/>
            <w:vAlign w:val="top"/>
          </w:tcPr>
          <w:p w14:paraId="37C530E4" w14:textId="77777777" w:rsidR="009D0C2F" w:rsidRPr="00E07005" w:rsidRDefault="009D0C2F" w:rsidP="009D35F6">
            <w:pPr>
              <w:spacing w:after="200" w:line="240" w:lineRule="auto"/>
              <w:rPr>
                <w:rFonts w:asciiTheme="minorHAnsi" w:hAnsiTheme="minorHAnsi"/>
                <w:color w:val="FFFFFF" w:themeColor="background1"/>
                <w:szCs w:val="22"/>
                <w:lang w:val="en-GB"/>
              </w:rPr>
            </w:pPr>
            <w:r w:rsidRPr="00E07005">
              <w:rPr>
                <w:rFonts w:asciiTheme="minorHAnsi" w:hAnsiTheme="minorHAnsi"/>
                <w:color w:val="FFFFFF" w:themeColor="background1"/>
                <w:szCs w:val="22"/>
                <w:lang w:val="en-GB"/>
              </w:rPr>
              <w:t>Eligibility Criterion</w:t>
            </w:r>
          </w:p>
          <w:p w14:paraId="22F16DC7" w14:textId="77777777" w:rsidR="009D0C2F" w:rsidRPr="00E07005" w:rsidRDefault="009D0C2F" w:rsidP="009D35F6">
            <w:pPr>
              <w:spacing w:after="200" w:line="240" w:lineRule="auto"/>
              <w:rPr>
                <w:rFonts w:asciiTheme="minorHAnsi" w:hAnsiTheme="minorHAnsi"/>
                <w:color w:val="FFFFFF" w:themeColor="background1"/>
                <w:szCs w:val="22"/>
                <w:lang w:val="en-GB"/>
              </w:rPr>
            </w:pPr>
          </w:p>
        </w:tc>
        <w:tc>
          <w:tcPr>
            <w:tcW w:w="4394" w:type="dxa"/>
            <w:gridSpan w:val="3"/>
            <w:vAlign w:val="top"/>
          </w:tcPr>
          <w:p w14:paraId="230D21B1" w14:textId="77777777" w:rsidR="009D0C2F" w:rsidRPr="00E07005" w:rsidRDefault="009D0C2F" w:rsidP="009D35F6">
            <w:pPr>
              <w:spacing w:after="200" w:line="240" w:lineRule="auto"/>
              <w:ind w:left="286" w:right="277"/>
              <w:rPr>
                <w:rFonts w:asciiTheme="minorHAnsi" w:hAnsiTheme="minorHAnsi"/>
                <w:color w:val="FFFFFF" w:themeColor="background1"/>
                <w:szCs w:val="22"/>
                <w:lang w:val="en-GB"/>
              </w:rPr>
            </w:pPr>
            <w:r w:rsidRPr="00E07005">
              <w:rPr>
                <w:rFonts w:asciiTheme="minorHAnsi" w:hAnsiTheme="minorHAnsi"/>
                <w:color w:val="FFFFFF" w:themeColor="background1"/>
                <w:szCs w:val="22"/>
                <w:lang w:val="en-GB"/>
              </w:rPr>
              <w:t>Description/</w:t>
            </w:r>
          </w:p>
          <w:p w14:paraId="49D25832" w14:textId="77777777" w:rsidR="009D0C2F" w:rsidRPr="00E07005" w:rsidRDefault="009D0C2F" w:rsidP="009D35F6">
            <w:pPr>
              <w:spacing w:after="200" w:line="240" w:lineRule="auto"/>
              <w:ind w:left="286" w:right="277"/>
              <w:rPr>
                <w:rFonts w:asciiTheme="minorHAnsi" w:hAnsiTheme="minorHAnsi"/>
                <w:color w:val="FFFFFF" w:themeColor="background1"/>
                <w:szCs w:val="22"/>
                <w:lang w:val="en-GB"/>
              </w:rPr>
            </w:pPr>
            <w:r w:rsidRPr="00E07005">
              <w:rPr>
                <w:rFonts w:asciiTheme="minorHAnsi" w:hAnsiTheme="minorHAnsi"/>
                <w:color w:val="FFFFFF" w:themeColor="background1"/>
                <w:szCs w:val="22"/>
                <w:lang w:val="en-GB"/>
              </w:rPr>
              <w:t>Required condition</w:t>
            </w:r>
          </w:p>
        </w:tc>
        <w:tc>
          <w:tcPr>
            <w:tcW w:w="3544" w:type="dxa"/>
            <w:vAlign w:val="top"/>
          </w:tcPr>
          <w:p w14:paraId="3A4E828B" w14:textId="77777777" w:rsidR="00270A60" w:rsidRPr="00270A60" w:rsidRDefault="00270A60" w:rsidP="00270A60">
            <w:pPr>
              <w:spacing w:line="240" w:lineRule="auto"/>
              <w:rPr>
                <w:rFonts w:asciiTheme="minorHAnsi" w:hAnsiTheme="minorHAnsi"/>
                <w:color w:val="FFFFFF" w:themeColor="background1"/>
                <w:szCs w:val="22"/>
                <w:lang w:val="en-GB"/>
              </w:rPr>
            </w:pPr>
            <w:r w:rsidRPr="00270A60">
              <w:rPr>
                <w:rFonts w:asciiTheme="minorHAnsi" w:hAnsiTheme="minorHAnsi"/>
                <w:color w:val="FFFFFF" w:themeColor="background1"/>
                <w:szCs w:val="22"/>
                <w:lang w:val="en-GB"/>
              </w:rPr>
              <w:t>DESCRIPTION OF THE VPA IN RELATION TO THE CRITERIA,</w:t>
            </w:r>
          </w:p>
          <w:p w14:paraId="70F2D6CD" w14:textId="77777777" w:rsidR="00270A60" w:rsidRPr="00270A60" w:rsidRDefault="00270A60" w:rsidP="00270A60">
            <w:pPr>
              <w:spacing w:line="240" w:lineRule="auto"/>
              <w:rPr>
                <w:rFonts w:asciiTheme="minorHAnsi" w:hAnsiTheme="minorHAnsi"/>
                <w:color w:val="FFFFFF" w:themeColor="background1"/>
                <w:szCs w:val="22"/>
                <w:lang w:val="en-GB"/>
              </w:rPr>
            </w:pPr>
            <w:r w:rsidRPr="00270A60">
              <w:rPr>
                <w:rFonts w:asciiTheme="minorHAnsi" w:hAnsiTheme="minorHAnsi"/>
                <w:color w:val="FFFFFF" w:themeColor="background1"/>
                <w:szCs w:val="22"/>
                <w:lang w:val="en-GB"/>
              </w:rPr>
              <w:t>MEANS OF VERIFICATION AND SUPPORTING EVIDENCE</w:t>
            </w:r>
          </w:p>
          <w:p w14:paraId="5E77F55B" w14:textId="5FC37B08" w:rsidR="009D0C2F" w:rsidRPr="00E07005" w:rsidRDefault="00270A60" w:rsidP="009D35F6">
            <w:pPr>
              <w:spacing w:after="200" w:line="240" w:lineRule="auto"/>
              <w:rPr>
                <w:rFonts w:asciiTheme="minorHAnsi" w:hAnsiTheme="minorHAnsi"/>
                <w:color w:val="FFFFFF" w:themeColor="background1"/>
                <w:szCs w:val="22"/>
                <w:lang w:val="en-GB"/>
              </w:rPr>
            </w:pPr>
            <w:r w:rsidRPr="00270A60">
              <w:rPr>
                <w:rFonts w:asciiTheme="minorHAnsi" w:hAnsiTheme="minorHAnsi"/>
                <w:color w:val="FFFFFF" w:themeColor="background1"/>
                <w:szCs w:val="22"/>
                <w:lang w:val="en-GB"/>
              </w:rPr>
              <w:t>FOR INCLUSION</w:t>
            </w:r>
          </w:p>
        </w:tc>
      </w:tr>
      <w:tr w:rsidR="009D0C2F" w:rsidRPr="009823F5" w14:paraId="43C40866" w14:textId="77777777" w:rsidTr="009D35F6">
        <w:tc>
          <w:tcPr>
            <w:tcW w:w="561" w:type="dxa"/>
            <w:vAlign w:val="top"/>
          </w:tcPr>
          <w:p w14:paraId="69944EBC" w14:textId="77777777" w:rsidR="009D0C2F" w:rsidRPr="00E07005" w:rsidRDefault="009D0C2F" w:rsidP="009D35F6">
            <w:pPr>
              <w:spacing w:after="200"/>
            </w:pPr>
            <w:r w:rsidRPr="00E07005">
              <w:t>1</w:t>
            </w:r>
          </w:p>
        </w:tc>
        <w:tc>
          <w:tcPr>
            <w:tcW w:w="1424" w:type="dxa"/>
            <w:vAlign w:val="top"/>
          </w:tcPr>
          <w:p w14:paraId="799D5F81" w14:textId="77777777" w:rsidR="009D0C2F" w:rsidRPr="00E07005" w:rsidRDefault="009D0C2F" w:rsidP="009D35F6">
            <w:pPr>
              <w:spacing w:after="200"/>
            </w:pPr>
            <w:r w:rsidRPr="00E07005">
              <w:t>Types of Project</w:t>
            </w:r>
          </w:p>
        </w:tc>
        <w:tc>
          <w:tcPr>
            <w:tcW w:w="4394" w:type="dxa"/>
            <w:gridSpan w:val="3"/>
            <w:vAlign w:val="top"/>
          </w:tcPr>
          <w:p w14:paraId="2565D692" w14:textId="77777777" w:rsidR="009D0C2F" w:rsidRPr="00E07005" w:rsidRDefault="009D0C2F" w:rsidP="009D35F6">
            <w:pPr>
              <w:spacing w:after="200"/>
              <w:ind w:left="286" w:right="277"/>
            </w:pPr>
            <w:r w:rsidRPr="00E07005">
              <w:t xml:space="preserve">Eligible Projects shall include physical action/implementation on the ground. </w:t>
            </w:r>
          </w:p>
        </w:tc>
        <w:tc>
          <w:tcPr>
            <w:tcW w:w="3544" w:type="dxa"/>
            <w:vAlign w:val="top"/>
          </w:tcPr>
          <w:p w14:paraId="4EE55882" w14:textId="77777777" w:rsidR="009D0C2F" w:rsidRPr="00E07005" w:rsidRDefault="009D0C2F" w:rsidP="009D35F6">
            <w:pPr>
              <w:pStyle w:val="NoSpacing"/>
              <w:spacing w:line="360" w:lineRule="auto"/>
              <w:rPr>
                <w:color w:val="4D4D4C"/>
              </w:rPr>
            </w:pPr>
            <w:r w:rsidRPr="00E07005">
              <w:rPr>
                <w:color w:val="4D4D4C"/>
              </w:rPr>
              <w:t xml:space="preserve">Projects will involve the distribution of improved cookstoves </w:t>
            </w:r>
            <w:r>
              <w:rPr>
                <w:color w:val="4D4D4C"/>
              </w:rPr>
              <w:t>with</w:t>
            </w:r>
            <w:r w:rsidRPr="00E07005">
              <w:rPr>
                <w:color w:val="4D4D4C"/>
              </w:rPr>
              <w:t>in the Kayonza</w:t>
            </w:r>
            <w:r>
              <w:rPr>
                <w:color w:val="4D4D4C"/>
              </w:rPr>
              <w:t>, Bugesera and Nyamasheke</w:t>
            </w:r>
            <w:r w:rsidRPr="00E07005">
              <w:rPr>
                <w:color w:val="4D4D4C"/>
              </w:rPr>
              <w:t xml:space="preserve"> District</w:t>
            </w:r>
            <w:r>
              <w:rPr>
                <w:color w:val="4D4D4C"/>
              </w:rPr>
              <w:t>s in Rwanda</w:t>
            </w:r>
            <w:r w:rsidRPr="00E07005">
              <w:rPr>
                <w:color w:val="4D4D4C"/>
              </w:rPr>
              <w:t xml:space="preserve">. </w:t>
            </w:r>
          </w:p>
          <w:p w14:paraId="4F815947" w14:textId="77777777" w:rsidR="009D0C2F" w:rsidRPr="00E07005" w:rsidRDefault="009D0C2F" w:rsidP="009D35F6">
            <w:pPr>
              <w:pStyle w:val="NoSpacing"/>
              <w:spacing w:line="360" w:lineRule="auto"/>
              <w:rPr>
                <w:color w:val="4D4D4C"/>
              </w:rPr>
            </w:pPr>
          </w:p>
          <w:p w14:paraId="304AE1C5" w14:textId="77777777" w:rsidR="009D0C2F" w:rsidRPr="00E07005" w:rsidRDefault="009D0C2F" w:rsidP="009D35F6">
            <w:pPr>
              <w:spacing w:after="200"/>
            </w:pPr>
            <w:r w:rsidRPr="00E07005">
              <w:t>Project types are eligible under Community Services Activity Requirements s.3.1.1(b) and s3.1.1(d).</w:t>
            </w:r>
          </w:p>
        </w:tc>
      </w:tr>
      <w:tr w:rsidR="009D0C2F" w:rsidRPr="009823F5" w14:paraId="52CED944" w14:textId="77777777" w:rsidTr="009D35F6">
        <w:tc>
          <w:tcPr>
            <w:tcW w:w="561" w:type="dxa"/>
            <w:vAlign w:val="top"/>
          </w:tcPr>
          <w:p w14:paraId="528315FB" w14:textId="77777777" w:rsidR="009D0C2F" w:rsidRPr="00E07005" w:rsidRDefault="009D0C2F" w:rsidP="009D35F6">
            <w:pPr>
              <w:spacing w:after="200"/>
            </w:pPr>
            <w:r w:rsidRPr="00E07005">
              <w:t>2</w:t>
            </w:r>
          </w:p>
        </w:tc>
        <w:tc>
          <w:tcPr>
            <w:tcW w:w="1424" w:type="dxa"/>
            <w:vAlign w:val="top"/>
          </w:tcPr>
          <w:p w14:paraId="09EF31BA" w14:textId="77777777" w:rsidR="009D0C2F" w:rsidRPr="00E07005" w:rsidRDefault="009D0C2F" w:rsidP="009D35F6">
            <w:pPr>
              <w:spacing w:after="200"/>
            </w:pPr>
            <w:r w:rsidRPr="00E07005">
              <w:t>Location of Project</w:t>
            </w:r>
          </w:p>
        </w:tc>
        <w:tc>
          <w:tcPr>
            <w:tcW w:w="4394" w:type="dxa"/>
            <w:gridSpan w:val="3"/>
            <w:vAlign w:val="top"/>
          </w:tcPr>
          <w:p w14:paraId="3853637E" w14:textId="77777777" w:rsidR="009D0C2F" w:rsidRPr="00E07005" w:rsidRDefault="009D0C2F" w:rsidP="009D35F6">
            <w:pPr>
              <w:spacing w:after="200"/>
              <w:ind w:left="286" w:right="277"/>
            </w:pPr>
            <w:r w:rsidRPr="00E07005">
              <w:t>Projects may be located in any part of the world.</w:t>
            </w:r>
          </w:p>
        </w:tc>
        <w:tc>
          <w:tcPr>
            <w:tcW w:w="3544" w:type="dxa"/>
            <w:vAlign w:val="top"/>
          </w:tcPr>
          <w:p w14:paraId="721CB814" w14:textId="77777777" w:rsidR="009D0C2F" w:rsidRPr="00E07005" w:rsidRDefault="009D0C2F" w:rsidP="009D35F6">
            <w:pPr>
              <w:spacing w:after="200"/>
            </w:pPr>
            <w:r w:rsidRPr="00E07005">
              <w:t xml:space="preserve">The VPA is in </w:t>
            </w:r>
            <w:r>
              <w:t xml:space="preserve">the </w:t>
            </w:r>
            <w:r w:rsidRPr="002B7322">
              <w:t>Kayonza, Bugesera and Nyamasheke Districts in Rwanda</w:t>
            </w:r>
            <w:r w:rsidRPr="00E07005">
              <w:t>, as specified in Section A.4.4 of this document. Rwanda is one of the countries outlined in the PoA-DD. The VPA is uniquely defined by a range of GPS coordinates and current administrative maps to define the project boundary</w:t>
            </w:r>
          </w:p>
        </w:tc>
      </w:tr>
      <w:tr w:rsidR="009D0C2F" w:rsidRPr="009823F5" w14:paraId="1DB3EDAB" w14:textId="77777777" w:rsidTr="009D35F6">
        <w:tc>
          <w:tcPr>
            <w:tcW w:w="561" w:type="dxa"/>
            <w:tcBorders>
              <w:bottom w:val="single" w:sz="4" w:space="0" w:color="A6A6A6" w:themeColor="background1" w:themeShade="A6"/>
            </w:tcBorders>
            <w:vAlign w:val="top"/>
          </w:tcPr>
          <w:p w14:paraId="6471E53C" w14:textId="77777777" w:rsidR="009D0C2F" w:rsidRPr="00E07005" w:rsidRDefault="009D0C2F" w:rsidP="009D35F6">
            <w:pPr>
              <w:spacing w:after="200"/>
            </w:pPr>
            <w:r w:rsidRPr="00E07005">
              <w:t>3</w:t>
            </w:r>
          </w:p>
        </w:tc>
        <w:tc>
          <w:tcPr>
            <w:tcW w:w="1424" w:type="dxa"/>
            <w:tcBorders>
              <w:bottom w:val="single" w:sz="4" w:space="0" w:color="A6A6A6" w:themeColor="background1" w:themeShade="A6"/>
            </w:tcBorders>
            <w:vAlign w:val="top"/>
          </w:tcPr>
          <w:p w14:paraId="00741F58" w14:textId="77777777" w:rsidR="009D0C2F" w:rsidRPr="00E07005" w:rsidRDefault="009D0C2F" w:rsidP="009D35F6">
            <w:pPr>
              <w:spacing w:after="200"/>
            </w:pPr>
            <w:r w:rsidRPr="00E07005">
              <w:t xml:space="preserve">Project Area, Project </w:t>
            </w:r>
            <w:r w:rsidRPr="00E07005">
              <w:lastRenderedPageBreak/>
              <w:t xml:space="preserve">Boundary and Scale </w:t>
            </w:r>
          </w:p>
        </w:tc>
        <w:tc>
          <w:tcPr>
            <w:tcW w:w="4394" w:type="dxa"/>
            <w:gridSpan w:val="3"/>
            <w:tcBorders>
              <w:bottom w:val="single" w:sz="4" w:space="0" w:color="A6A6A6" w:themeColor="background1" w:themeShade="A6"/>
            </w:tcBorders>
            <w:vAlign w:val="top"/>
          </w:tcPr>
          <w:p w14:paraId="01E31FB4" w14:textId="77777777" w:rsidR="009D0C2F" w:rsidRPr="00E07005" w:rsidRDefault="009D0C2F" w:rsidP="009D35F6">
            <w:pPr>
              <w:pStyle w:val="NoSpacing"/>
              <w:spacing w:line="360" w:lineRule="auto"/>
              <w:ind w:left="286" w:right="277"/>
              <w:rPr>
                <w:color w:val="4D4D4C"/>
              </w:rPr>
            </w:pPr>
            <w:r w:rsidRPr="00E07005">
              <w:rPr>
                <w:color w:val="4D4D4C"/>
              </w:rPr>
              <w:lastRenderedPageBreak/>
              <w:t xml:space="preserve">The Project Area and Project Boundary shall be defined. Projects may be developed at any scale although certain rules, </w:t>
            </w:r>
            <w:r w:rsidRPr="00E07005">
              <w:rPr>
                <w:color w:val="4D4D4C"/>
              </w:rPr>
              <w:lastRenderedPageBreak/>
              <w:t xml:space="preserve">requirements and limitations may apply under specific Activity Requirements, Impact Quantification Methodologies and Products Requirements. </w:t>
            </w:r>
          </w:p>
          <w:p w14:paraId="014400BB" w14:textId="77777777" w:rsidR="009D0C2F" w:rsidRPr="00E07005" w:rsidRDefault="009D0C2F" w:rsidP="009D35F6">
            <w:pPr>
              <w:pStyle w:val="NoSpacing"/>
              <w:spacing w:line="360" w:lineRule="auto"/>
              <w:ind w:left="286" w:right="277"/>
              <w:jc w:val="both"/>
              <w:rPr>
                <w:color w:val="4D4D4C"/>
              </w:rPr>
            </w:pPr>
          </w:p>
          <w:p w14:paraId="28DCB7B9" w14:textId="77777777" w:rsidR="009D0C2F" w:rsidRPr="00E07005" w:rsidRDefault="009D0C2F" w:rsidP="009D35F6">
            <w:pPr>
              <w:spacing w:after="200"/>
              <w:ind w:left="286" w:right="277"/>
            </w:pPr>
            <w:r w:rsidRPr="00E07005">
              <w:t>In order to avoid double counting the Project shall not be included in any other voluntary or compliance standards programme unless approved by Gold Standard (for example through dual certification). Also, if the Project Area overlaps with that of another Gold Standard or other voluntary or compliance standard programme of a similar nature, the project shall demonstrate that there is no double counting of impacts at design and performance certification (for example use of similar technology or practices through which the potential arises for double counting or misestimation of impacts amongst projects).</w:t>
            </w:r>
          </w:p>
        </w:tc>
        <w:tc>
          <w:tcPr>
            <w:tcW w:w="3544" w:type="dxa"/>
            <w:tcBorders>
              <w:bottom w:val="single" w:sz="4" w:space="0" w:color="A6A6A6" w:themeColor="background1" w:themeShade="A6"/>
            </w:tcBorders>
            <w:vAlign w:val="top"/>
          </w:tcPr>
          <w:p w14:paraId="3680FEBB" w14:textId="77777777" w:rsidR="009D0C2F" w:rsidRDefault="009D0C2F" w:rsidP="009D35F6">
            <w:pPr>
              <w:spacing w:after="200"/>
            </w:pPr>
            <w:r w:rsidRPr="00E07005">
              <w:lastRenderedPageBreak/>
              <w:t>The project boundary, including GPS co-ordinates and maps are included in Section B.3</w:t>
            </w:r>
            <w:r>
              <w:t>.</w:t>
            </w:r>
            <w:r w:rsidRPr="00E07005">
              <w:t xml:space="preserve"> </w:t>
            </w:r>
          </w:p>
          <w:p w14:paraId="0DB92EF4" w14:textId="77777777" w:rsidR="009D0C2F" w:rsidRDefault="009D0C2F" w:rsidP="009D35F6">
            <w:pPr>
              <w:spacing w:after="200"/>
            </w:pPr>
          </w:p>
          <w:p w14:paraId="144B0EBA" w14:textId="77777777" w:rsidR="009D0C2F" w:rsidRPr="00E07005" w:rsidRDefault="009D0C2F" w:rsidP="009D35F6">
            <w:pPr>
              <w:spacing w:after="200"/>
            </w:pPr>
            <w:r w:rsidRPr="00E07005">
              <w:lastRenderedPageBreak/>
              <w:t>This VPA is not included by any other carbon standard and will be capped at an energy output of 60Gwh (180GWhth) per year as per CDM small-scale requirements.</w:t>
            </w:r>
          </w:p>
          <w:p w14:paraId="1E809F02" w14:textId="77777777" w:rsidR="009D0C2F" w:rsidRPr="00E07005" w:rsidRDefault="009D0C2F" w:rsidP="009D35F6">
            <w:pPr>
              <w:spacing w:after="200"/>
            </w:pPr>
          </w:p>
          <w:p w14:paraId="4760D45C" w14:textId="77777777" w:rsidR="009D0C2F" w:rsidRPr="00E07005" w:rsidRDefault="009D0C2F" w:rsidP="009D35F6">
            <w:pPr>
              <w:spacing w:after="200"/>
            </w:pPr>
            <w:r w:rsidRPr="00E07005">
              <w:t>The project will ensure it does not overlap with the GS1247 Kayonza district borehole project, by not implementing stoves in cells which borehole projects are located in.</w:t>
            </w:r>
          </w:p>
          <w:p w14:paraId="68BFB5F2" w14:textId="77777777" w:rsidR="009D0C2F" w:rsidRPr="00E07005" w:rsidRDefault="009D0C2F" w:rsidP="009D35F6">
            <w:pPr>
              <w:spacing w:after="200"/>
            </w:pPr>
            <w:r w:rsidRPr="00E07005">
              <w:t xml:space="preserve"> </w:t>
            </w:r>
          </w:p>
        </w:tc>
      </w:tr>
      <w:tr w:rsidR="009D0C2F" w:rsidRPr="009823F5" w14:paraId="771E8377" w14:textId="77777777" w:rsidTr="009D35F6">
        <w:tc>
          <w:tcPr>
            <w:tcW w:w="561" w:type="dxa"/>
            <w:tcBorders>
              <w:top w:val="single" w:sz="4" w:space="0" w:color="A6A6A6" w:themeColor="background1" w:themeShade="A6"/>
              <w:bottom w:val="single" w:sz="8" w:space="0" w:color="DCDCDC" w:themeColor="text1" w:themeTint="33"/>
            </w:tcBorders>
            <w:vAlign w:val="top"/>
          </w:tcPr>
          <w:p w14:paraId="1AB16A0D" w14:textId="77777777" w:rsidR="009D0C2F" w:rsidRPr="00E07005" w:rsidRDefault="009D0C2F" w:rsidP="009D35F6">
            <w:pPr>
              <w:spacing w:after="200"/>
            </w:pPr>
            <w:r w:rsidRPr="00E07005">
              <w:lastRenderedPageBreak/>
              <w:t>4</w:t>
            </w:r>
          </w:p>
        </w:tc>
        <w:tc>
          <w:tcPr>
            <w:tcW w:w="1424" w:type="dxa"/>
            <w:tcBorders>
              <w:top w:val="single" w:sz="4" w:space="0" w:color="A6A6A6" w:themeColor="background1" w:themeShade="A6"/>
              <w:bottom w:val="single" w:sz="8" w:space="0" w:color="DCDCDC" w:themeColor="text1" w:themeTint="33"/>
            </w:tcBorders>
            <w:vAlign w:val="top"/>
          </w:tcPr>
          <w:p w14:paraId="233E3FA7" w14:textId="77777777" w:rsidR="009D0C2F" w:rsidRPr="00E07005" w:rsidRDefault="009D0C2F" w:rsidP="009D35F6">
            <w:pPr>
              <w:pStyle w:val="NoSpacing"/>
              <w:spacing w:line="360" w:lineRule="auto"/>
              <w:rPr>
                <w:color w:val="4D4D4C"/>
              </w:rPr>
            </w:pPr>
            <w:r w:rsidRPr="00E07005">
              <w:rPr>
                <w:color w:val="4D4D4C"/>
              </w:rPr>
              <w:t xml:space="preserve">Host Country Requirements </w:t>
            </w:r>
          </w:p>
          <w:p w14:paraId="261CB5B9" w14:textId="77777777" w:rsidR="009D0C2F" w:rsidRPr="00E07005" w:rsidRDefault="009D0C2F" w:rsidP="009D35F6">
            <w:pPr>
              <w:spacing w:after="200"/>
            </w:pPr>
          </w:p>
        </w:tc>
        <w:tc>
          <w:tcPr>
            <w:tcW w:w="4394" w:type="dxa"/>
            <w:gridSpan w:val="3"/>
            <w:tcBorders>
              <w:top w:val="single" w:sz="4" w:space="0" w:color="A6A6A6" w:themeColor="background1" w:themeShade="A6"/>
              <w:bottom w:val="single" w:sz="8" w:space="0" w:color="DCDCDC" w:themeColor="text1" w:themeTint="33"/>
            </w:tcBorders>
            <w:vAlign w:val="top"/>
          </w:tcPr>
          <w:p w14:paraId="36743BB2" w14:textId="77777777" w:rsidR="009D0C2F" w:rsidRPr="00E07005" w:rsidRDefault="009D0C2F" w:rsidP="009D35F6">
            <w:pPr>
              <w:spacing w:after="200"/>
              <w:ind w:left="286" w:right="277"/>
            </w:pPr>
            <w:r w:rsidRPr="00E07005">
              <w:t xml:space="preserve">Projects shall be in compliance with applicable Host Country’s legal, environmental, ecological and social regulations. </w:t>
            </w:r>
          </w:p>
        </w:tc>
        <w:tc>
          <w:tcPr>
            <w:tcW w:w="3544" w:type="dxa"/>
            <w:tcBorders>
              <w:top w:val="single" w:sz="4" w:space="0" w:color="A6A6A6" w:themeColor="background1" w:themeShade="A6"/>
              <w:bottom w:val="single" w:sz="8" w:space="0" w:color="DCDCDC" w:themeColor="text1" w:themeTint="33"/>
            </w:tcBorders>
            <w:vAlign w:val="top"/>
          </w:tcPr>
          <w:p w14:paraId="2422EC10" w14:textId="77777777" w:rsidR="009D0C2F" w:rsidRPr="00E07005" w:rsidRDefault="009D0C2F" w:rsidP="009D35F6">
            <w:r w:rsidRPr="00E07005">
              <w:t>The Project Activity does not violate any of the Host Country’s legal, environmental, ecological</w:t>
            </w:r>
          </w:p>
          <w:p w14:paraId="6AC6F7D4" w14:textId="77777777" w:rsidR="009D0C2F" w:rsidRPr="00E07005" w:rsidRDefault="009D0C2F" w:rsidP="009D35F6">
            <w:r w:rsidRPr="00E07005">
              <w:t>and social regulations. The</w:t>
            </w:r>
          </w:p>
          <w:p w14:paraId="6E1E6DEF" w14:textId="77777777" w:rsidR="009D0C2F" w:rsidRPr="00E07005" w:rsidRDefault="009D0C2F" w:rsidP="009D35F6">
            <w:r w:rsidRPr="00E07005">
              <w:t xml:space="preserve">Project Activity reduces firewood consumption, which is in line with local forest </w:t>
            </w:r>
            <w:r w:rsidRPr="00E07005">
              <w:lastRenderedPageBreak/>
              <w:t>harvesting regulations; and the economic empowerment of local cooperatives, who will manufacture the stoves.</w:t>
            </w:r>
          </w:p>
          <w:p w14:paraId="206C55A6" w14:textId="77777777" w:rsidR="009D0C2F" w:rsidRPr="00E07005" w:rsidRDefault="009D0C2F" w:rsidP="009D35F6">
            <w:pPr>
              <w:spacing w:after="200"/>
            </w:pPr>
          </w:p>
        </w:tc>
      </w:tr>
      <w:tr w:rsidR="009D0C2F" w:rsidRPr="009823F5" w14:paraId="798C66E3" w14:textId="77777777" w:rsidTr="009D35F6">
        <w:tc>
          <w:tcPr>
            <w:tcW w:w="561" w:type="dxa"/>
            <w:tcBorders>
              <w:top w:val="single" w:sz="4" w:space="0" w:color="A6A6A6" w:themeColor="background1" w:themeShade="A6"/>
              <w:bottom w:val="single" w:sz="8" w:space="0" w:color="DCDCDC" w:themeColor="text1" w:themeTint="33"/>
            </w:tcBorders>
            <w:vAlign w:val="top"/>
          </w:tcPr>
          <w:p w14:paraId="68A654FA" w14:textId="77777777" w:rsidR="009D0C2F" w:rsidRPr="00E07005" w:rsidRDefault="009D0C2F" w:rsidP="009D35F6">
            <w:r w:rsidRPr="00E07005">
              <w:lastRenderedPageBreak/>
              <w:t>5</w:t>
            </w:r>
          </w:p>
        </w:tc>
        <w:tc>
          <w:tcPr>
            <w:tcW w:w="1424" w:type="dxa"/>
            <w:tcBorders>
              <w:top w:val="single" w:sz="4" w:space="0" w:color="A6A6A6" w:themeColor="background1" w:themeShade="A6"/>
              <w:bottom w:val="single" w:sz="8" w:space="0" w:color="DCDCDC" w:themeColor="text1" w:themeTint="33"/>
            </w:tcBorders>
            <w:vAlign w:val="top"/>
          </w:tcPr>
          <w:p w14:paraId="5016F8A0" w14:textId="77777777" w:rsidR="009D0C2F" w:rsidRPr="00E07005" w:rsidRDefault="009D0C2F" w:rsidP="009D35F6">
            <w:r w:rsidRPr="00E07005">
              <w:t>Contact Details</w:t>
            </w:r>
          </w:p>
        </w:tc>
        <w:tc>
          <w:tcPr>
            <w:tcW w:w="4394" w:type="dxa"/>
            <w:gridSpan w:val="3"/>
            <w:tcBorders>
              <w:top w:val="single" w:sz="4" w:space="0" w:color="A6A6A6" w:themeColor="background1" w:themeShade="A6"/>
              <w:bottom w:val="single" w:sz="8" w:space="0" w:color="DCDCDC" w:themeColor="text1" w:themeTint="33"/>
            </w:tcBorders>
            <w:vAlign w:val="top"/>
          </w:tcPr>
          <w:p w14:paraId="1C4CEAFE" w14:textId="77777777" w:rsidR="009D0C2F" w:rsidRPr="00E07005" w:rsidRDefault="009D0C2F" w:rsidP="009D35F6">
            <w:pPr>
              <w:pStyle w:val="NoSpacing"/>
              <w:spacing w:line="360" w:lineRule="auto"/>
              <w:ind w:left="286" w:right="277"/>
              <w:jc w:val="both"/>
              <w:rPr>
                <w:color w:val="4D4D4C"/>
              </w:rPr>
            </w:pPr>
            <w:r w:rsidRPr="00E07005">
              <w:rPr>
                <w:color w:val="4D4D4C"/>
              </w:rPr>
              <w:t xml:space="preserve">As part of the Project Documentation the Project Developer shall provide </w:t>
            </w:r>
          </w:p>
          <w:p w14:paraId="4DDFD615" w14:textId="77777777" w:rsidR="009D0C2F" w:rsidRPr="00E07005" w:rsidRDefault="009D0C2F" w:rsidP="009D35F6">
            <w:pPr>
              <w:ind w:left="286" w:right="277"/>
            </w:pPr>
            <w:r w:rsidRPr="00E07005">
              <w:t>(</w:t>
            </w:r>
            <w:proofErr w:type="spellStart"/>
            <w:r w:rsidRPr="00E07005">
              <w:t>i</w:t>
            </w:r>
            <w:proofErr w:type="spellEnd"/>
            <w:r w:rsidRPr="00E07005">
              <w:t xml:space="preserve">) name and (ii) contact details of all Project Participants; AND in case of an </w:t>
            </w:r>
            <w:proofErr w:type="spellStart"/>
            <w:r w:rsidRPr="00E07005">
              <w:t>organisation</w:t>
            </w:r>
            <w:proofErr w:type="spellEnd"/>
            <w:r w:rsidRPr="00E07005">
              <w:t xml:space="preserve"> (iii) the legal registration details and (iv) documentation by the governing jurisdiction that proves that the entity is in good standing (defined as being a legal or other appropriate entity registered in or allowed to operate within the required jurisdiction and with no evidence of insolvency or legal/criminal notices placed against it or any of its Directors). Gold Standard retains the right (at its own discretion) to refuse use of the Standard where reputational concerns are highlighted.</w:t>
            </w:r>
          </w:p>
        </w:tc>
        <w:tc>
          <w:tcPr>
            <w:tcW w:w="3544" w:type="dxa"/>
            <w:tcBorders>
              <w:top w:val="single" w:sz="4" w:space="0" w:color="A6A6A6" w:themeColor="background1" w:themeShade="A6"/>
              <w:bottom w:val="single" w:sz="8" w:space="0" w:color="DCDCDC" w:themeColor="text1" w:themeTint="33"/>
            </w:tcBorders>
            <w:vAlign w:val="top"/>
          </w:tcPr>
          <w:p w14:paraId="1F24CC3B" w14:textId="77777777" w:rsidR="009D0C2F" w:rsidRPr="00E07005" w:rsidRDefault="009D0C2F" w:rsidP="009D35F6">
            <w:r w:rsidRPr="00E07005">
              <w:t>Contact details of the Project</w:t>
            </w:r>
          </w:p>
          <w:p w14:paraId="61BBBCC9" w14:textId="77777777" w:rsidR="009D0C2F" w:rsidRPr="00E07005" w:rsidRDefault="009D0C2F" w:rsidP="009D35F6">
            <w:r w:rsidRPr="00E07005">
              <w:t xml:space="preserve">Developer </w:t>
            </w:r>
            <w:r>
              <w:t xml:space="preserve">and project implementor </w:t>
            </w:r>
            <w:r w:rsidRPr="00E07005">
              <w:t>are included in</w:t>
            </w:r>
          </w:p>
          <w:p w14:paraId="7A46648D" w14:textId="77777777" w:rsidR="009D0C2F" w:rsidRPr="00E07005" w:rsidRDefault="009D0C2F" w:rsidP="009D35F6">
            <w:r w:rsidRPr="00E07005">
              <w:t>Appendix 1.</w:t>
            </w:r>
          </w:p>
        </w:tc>
      </w:tr>
      <w:tr w:rsidR="009D0C2F" w:rsidRPr="009823F5" w14:paraId="34252AA3" w14:textId="77777777" w:rsidTr="009D35F6">
        <w:tc>
          <w:tcPr>
            <w:tcW w:w="561" w:type="dxa"/>
            <w:tcBorders>
              <w:top w:val="single" w:sz="4" w:space="0" w:color="A6A6A6" w:themeColor="background1" w:themeShade="A6"/>
              <w:bottom w:val="single" w:sz="8" w:space="0" w:color="DCDCDC" w:themeColor="text1" w:themeTint="33"/>
            </w:tcBorders>
            <w:vAlign w:val="top"/>
          </w:tcPr>
          <w:p w14:paraId="1A540170" w14:textId="77777777" w:rsidR="009D0C2F" w:rsidRPr="00E07005" w:rsidRDefault="009D0C2F" w:rsidP="009D35F6">
            <w:r w:rsidRPr="00E07005">
              <w:t>6</w:t>
            </w:r>
          </w:p>
        </w:tc>
        <w:tc>
          <w:tcPr>
            <w:tcW w:w="1424" w:type="dxa"/>
            <w:tcBorders>
              <w:top w:val="single" w:sz="4" w:space="0" w:color="A6A6A6" w:themeColor="background1" w:themeShade="A6"/>
              <w:bottom w:val="single" w:sz="8" w:space="0" w:color="DCDCDC" w:themeColor="text1" w:themeTint="33"/>
            </w:tcBorders>
            <w:vAlign w:val="top"/>
          </w:tcPr>
          <w:p w14:paraId="23C7D99D" w14:textId="77777777" w:rsidR="009D0C2F" w:rsidRPr="00E07005" w:rsidRDefault="009D0C2F" w:rsidP="009D35F6">
            <w:r w:rsidRPr="00E07005">
              <w:t xml:space="preserve"> Legal Ownership </w:t>
            </w:r>
          </w:p>
        </w:tc>
        <w:tc>
          <w:tcPr>
            <w:tcW w:w="4394" w:type="dxa"/>
            <w:gridSpan w:val="3"/>
            <w:tcBorders>
              <w:top w:val="single" w:sz="4" w:space="0" w:color="A6A6A6" w:themeColor="background1" w:themeShade="A6"/>
              <w:bottom w:val="single" w:sz="8" w:space="0" w:color="DCDCDC" w:themeColor="text1" w:themeTint="33"/>
            </w:tcBorders>
            <w:vAlign w:val="top"/>
          </w:tcPr>
          <w:p w14:paraId="44F43127" w14:textId="77777777" w:rsidR="009D0C2F" w:rsidRPr="00FB0C00" w:rsidRDefault="009D0C2F" w:rsidP="009D35F6">
            <w:pPr>
              <w:pStyle w:val="NoSpacing"/>
              <w:spacing w:line="360" w:lineRule="auto"/>
              <w:ind w:left="286" w:right="277"/>
              <w:jc w:val="both"/>
            </w:pPr>
            <w:r w:rsidRPr="00FB0C00">
              <w:rPr>
                <w:color w:val="4D4D4C"/>
              </w:rPr>
              <w:t xml:space="preserve">Full and uncontested legal ownership of any Products that are generated under Gold Standard Certification, (for example carbon credits) shall be demonstrated. Where such ownership is transferred from project </w:t>
            </w:r>
            <w:r w:rsidRPr="00FB0C00">
              <w:rPr>
                <w:color w:val="4D4D4C"/>
              </w:rPr>
              <w:lastRenderedPageBreak/>
              <w:t xml:space="preserve">beneficiaries this must be demonstrated transparently and with full, prior and informed consent (FPIC). Note that for certain Project types there is a requirement for full and uncontested legal land title/tenure to be demonstrated. These are contained within specific Activity or Product Requirements. All projects shall immediately report to Gold Standard any land title/tenure disputes arising. </w:t>
            </w:r>
          </w:p>
        </w:tc>
        <w:tc>
          <w:tcPr>
            <w:tcW w:w="3544" w:type="dxa"/>
            <w:tcBorders>
              <w:top w:val="single" w:sz="4" w:space="0" w:color="A6A6A6" w:themeColor="background1" w:themeShade="A6"/>
              <w:bottom w:val="single" w:sz="8" w:space="0" w:color="DCDCDC" w:themeColor="text1" w:themeTint="33"/>
            </w:tcBorders>
            <w:vAlign w:val="top"/>
          </w:tcPr>
          <w:p w14:paraId="670E8C31" w14:textId="77777777" w:rsidR="009D0C2F" w:rsidRPr="00FB0C00" w:rsidRDefault="009D0C2F" w:rsidP="009D35F6">
            <w:pPr>
              <w:pStyle w:val="NoSpacing"/>
              <w:spacing w:line="360" w:lineRule="auto"/>
              <w:ind w:left="286" w:right="277"/>
              <w:jc w:val="both"/>
            </w:pPr>
            <w:r w:rsidRPr="00FB0C00">
              <w:lastRenderedPageBreak/>
              <w:t xml:space="preserve">In exchange for the Project stove, users agree to the transfer of carbon rights and sign a Carbon Transfer Form. </w:t>
            </w:r>
          </w:p>
        </w:tc>
      </w:tr>
      <w:tr w:rsidR="009D0C2F" w:rsidRPr="009823F5" w14:paraId="6B4E1C53" w14:textId="77777777" w:rsidTr="009D35F6">
        <w:tc>
          <w:tcPr>
            <w:tcW w:w="561" w:type="dxa"/>
            <w:tcBorders>
              <w:top w:val="single" w:sz="4" w:space="0" w:color="A6A6A6" w:themeColor="background1" w:themeShade="A6"/>
              <w:bottom w:val="single" w:sz="8" w:space="0" w:color="DCDCDC" w:themeColor="text1" w:themeTint="33"/>
            </w:tcBorders>
            <w:vAlign w:val="top"/>
          </w:tcPr>
          <w:p w14:paraId="10E18C34" w14:textId="77777777" w:rsidR="009D0C2F" w:rsidRPr="00E07005" w:rsidRDefault="009D0C2F" w:rsidP="009D35F6">
            <w:r w:rsidRPr="00E07005">
              <w:t>7</w:t>
            </w:r>
          </w:p>
        </w:tc>
        <w:tc>
          <w:tcPr>
            <w:tcW w:w="1424" w:type="dxa"/>
            <w:tcBorders>
              <w:top w:val="single" w:sz="4" w:space="0" w:color="A6A6A6" w:themeColor="background1" w:themeShade="A6"/>
              <w:bottom w:val="single" w:sz="8" w:space="0" w:color="DCDCDC" w:themeColor="text1" w:themeTint="33"/>
            </w:tcBorders>
            <w:vAlign w:val="top"/>
          </w:tcPr>
          <w:p w14:paraId="37CC6A54" w14:textId="77777777" w:rsidR="009D0C2F" w:rsidRPr="00E07005" w:rsidRDefault="009D0C2F" w:rsidP="009D35F6">
            <w:r w:rsidRPr="00E07005">
              <w:t xml:space="preserve">Other Rights </w:t>
            </w:r>
          </w:p>
        </w:tc>
        <w:tc>
          <w:tcPr>
            <w:tcW w:w="4394" w:type="dxa"/>
            <w:gridSpan w:val="3"/>
            <w:tcBorders>
              <w:top w:val="single" w:sz="4" w:space="0" w:color="A6A6A6" w:themeColor="background1" w:themeShade="A6"/>
              <w:bottom w:val="single" w:sz="8" w:space="0" w:color="DCDCDC" w:themeColor="text1" w:themeTint="33"/>
            </w:tcBorders>
            <w:vAlign w:val="top"/>
          </w:tcPr>
          <w:p w14:paraId="3817DE46" w14:textId="77777777" w:rsidR="009D0C2F" w:rsidRPr="00E07005" w:rsidRDefault="009D0C2F" w:rsidP="009D35F6">
            <w:pPr>
              <w:ind w:left="286" w:right="277"/>
              <w:jc w:val="both"/>
            </w:pPr>
            <w:r w:rsidRPr="00E07005">
              <w:t xml:space="preserve">As well as legal title and ownership, the Project Developer shall also demonstrate where required uncontested legal rights and/or permissions concerning changes in use of other resources required to service the Project (for example, access rights, water rights etc.). Any known disputes or contested rights must be declared immediately to Gold Standard by the Project Developer and resolved prior to further Project implementation in affected areas. </w:t>
            </w:r>
          </w:p>
        </w:tc>
        <w:tc>
          <w:tcPr>
            <w:tcW w:w="3544" w:type="dxa"/>
            <w:tcBorders>
              <w:top w:val="single" w:sz="4" w:space="0" w:color="A6A6A6" w:themeColor="background1" w:themeShade="A6"/>
              <w:bottom w:val="single" w:sz="8" w:space="0" w:color="DCDCDC" w:themeColor="text1" w:themeTint="33"/>
            </w:tcBorders>
            <w:vAlign w:val="top"/>
          </w:tcPr>
          <w:p w14:paraId="06B70165" w14:textId="77777777" w:rsidR="009D0C2F" w:rsidRPr="00E07005" w:rsidRDefault="009D0C2F" w:rsidP="009D35F6">
            <w:r w:rsidRPr="00E07005">
              <w:t>There are no disputes or</w:t>
            </w:r>
          </w:p>
          <w:p w14:paraId="35BD2AA0" w14:textId="77777777" w:rsidR="009D0C2F" w:rsidRPr="00E07005" w:rsidRDefault="009D0C2F" w:rsidP="009D35F6">
            <w:r w:rsidRPr="00E07005">
              <w:t>contested rights that have been</w:t>
            </w:r>
          </w:p>
          <w:p w14:paraId="35191909" w14:textId="77777777" w:rsidR="009D0C2F" w:rsidRPr="00E07005" w:rsidRDefault="009D0C2F" w:rsidP="009D35F6">
            <w:r w:rsidRPr="00E07005">
              <w:t>identified in relation to rights</w:t>
            </w:r>
          </w:p>
          <w:p w14:paraId="1EE2511A" w14:textId="77777777" w:rsidR="009D0C2F" w:rsidRPr="00E07005" w:rsidRDefault="009D0C2F" w:rsidP="009D35F6">
            <w:r w:rsidRPr="00E07005">
              <w:t>relevant to the project activity</w:t>
            </w:r>
          </w:p>
        </w:tc>
      </w:tr>
      <w:tr w:rsidR="009D0C2F" w:rsidRPr="009823F5" w14:paraId="70DFB8AD" w14:textId="77777777" w:rsidTr="009D35F6">
        <w:tc>
          <w:tcPr>
            <w:tcW w:w="561" w:type="dxa"/>
            <w:tcBorders>
              <w:top w:val="single" w:sz="4" w:space="0" w:color="A6A6A6" w:themeColor="background1" w:themeShade="A6"/>
              <w:bottom w:val="single" w:sz="8" w:space="0" w:color="DCDCDC" w:themeColor="text1" w:themeTint="33"/>
            </w:tcBorders>
            <w:vAlign w:val="top"/>
          </w:tcPr>
          <w:p w14:paraId="2EA179BD" w14:textId="77777777" w:rsidR="009D0C2F" w:rsidRPr="00E07005" w:rsidRDefault="009D0C2F" w:rsidP="009D35F6">
            <w:r w:rsidRPr="00E07005">
              <w:t>8</w:t>
            </w:r>
          </w:p>
        </w:tc>
        <w:tc>
          <w:tcPr>
            <w:tcW w:w="1424" w:type="dxa"/>
            <w:tcBorders>
              <w:top w:val="single" w:sz="4" w:space="0" w:color="A6A6A6" w:themeColor="background1" w:themeShade="A6"/>
              <w:bottom w:val="single" w:sz="8" w:space="0" w:color="DCDCDC" w:themeColor="text1" w:themeTint="33"/>
            </w:tcBorders>
            <w:vAlign w:val="top"/>
          </w:tcPr>
          <w:p w14:paraId="03C81C8F" w14:textId="77777777" w:rsidR="009D0C2F" w:rsidRPr="00E07005" w:rsidRDefault="009D0C2F" w:rsidP="009D35F6">
            <w:r w:rsidRPr="00E07005">
              <w:t xml:space="preserve">Official Development Assistance (ODA) Declaration </w:t>
            </w:r>
          </w:p>
        </w:tc>
        <w:tc>
          <w:tcPr>
            <w:tcW w:w="4394" w:type="dxa"/>
            <w:gridSpan w:val="3"/>
            <w:tcBorders>
              <w:top w:val="single" w:sz="4" w:space="0" w:color="A6A6A6" w:themeColor="background1" w:themeShade="A6"/>
              <w:bottom w:val="single" w:sz="8" w:space="0" w:color="DCDCDC" w:themeColor="text1" w:themeTint="33"/>
            </w:tcBorders>
            <w:vAlign w:val="top"/>
          </w:tcPr>
          <w:p w14:paraId="2EFC45B5" w14:textId="77777777" w:rsidR="009D0C2F" w:rsidRPr="00E07005" w:rsidRDefault="009D0C2F" w:rsidP="009D35F6">
            <w:pPr>
              <w:ind w:left="286" w:right="277"/>
              <w:jc w:val="both"/>
            </w:pPr>
            <w:r w:rsidRPr="00E07005">
              <w:t xml:space="preserve">All Project Developers applying for project activities located in a country named by the OECD Development Assistance Committee’s ODA recipient list and seeking Gold Standard Certification for carbon credits </w:t>
            </w:r>
            <w:r w:rsidRPr="00E07005">
              <w:lastRenderedPageBreak/>
              <w:t>shall declare the Official Development Assistance (ODA) support. The Project Developer shall follow the GHG Emissions Reduction &amp; Sequestration Product Requirements and submit the declaration at the time of Design Certification.</w:t>
            </w:r>
          </w:p>
        </w:tc>
        <w:tc>
          <w:tcPr>
            <w:tcW w:w="3544" w:type="dxa"/>
            <w:tcBorders>
              <w:top w:val="single" w:sz="4" w:space="0" w:color="A6A6A6" w:themeColor="background1" w:themeShade="A6"/>
              <w:bottom w:val="single" w:sz="8" w:space="0" w:color="DCDCDC" w:themeColor="text1" w:themeTint="33"/>
            </w:tcBorders>
            <w:vAlign w:val="top"/>
          </w:tcPr>
          <w:p w14:paraId="1F0B0D98" w14:textId="77777777" w:rsidR="009D0C2F" w:rsidRPr="00E07005" w:rsidRDefault="009D0C2F" w:rsidP="009D35F6">
            <w:pPr>
              <w:pStyle w:val="NoSpacing"/>
              <w:spacing w:line="360" w:lineRule="auto"/>
              <w:jc w:val="both"/>
              <w:rPr>
                <w:color w:val="4D4D4C"/>
              </w:rPr>
            </w:pPr>
            <w:r w:rsidRPr="00E07005">
              <w:rPr>
                <w:color w:val="4D4D4C"/>
              </w:rPr>
              <w:lastRenderedPageBreak/>
              <w:t>A declaration confirming that</w:t>
            </w:r>
          </w:p>
          <w:p w14:paraId="061535B9" w14:textId="77777777" w:rsidR="009D0C2F" w:rsidRPr="00E07005" w:rsidRDefault="009D0C2F" w:rsidP="009D35F6">
            <w:pPr>
              <w:pStyle w:val="NoSpacing"/>
              <w:spacing w:line="360" w:lineRule="auto"/>
              <w:jc w:val="both"/>
              <w:rPr>
                <w:color w:val="4D4D4C"/>
              </w:rPr>
            </w:pPr>
            <w:r w:rsidRPr="00E07005">
              <w:rPr>
                <w:color w:val="4D4D4C"/>
              </w:rPr>
              <w:t>there is no diversion of ODA has</w:t>
            </w:r>
          </w:p>
          <w:p w14:paraId="76BAA1D7" w14:textId="77777777" w:rsidR="009D0C2F" w:rsidRPr="00E07005" w:rsidRDefault="009D0C2F" w:rsidP="009D35F6">
            <w:r w:rsidRPr="00E07005">
              <w:t>been submitted</w:t>
            </w:r>
          </w:p>
        </w:tc>
      </w:tr>
      <w:tr w:rsidR="0008475A" w:rsidRPr="005E11D2" w14:paraId="2DACC695" w14:textId="77777777" w:rsidTr="00AF7562">
        <w:tblPrEx>
          <w:tblLook w:val="04A0" w:firstRow="1" w:lastRow="0" w:firstColumn="1" w:lastColumn="0" w:noHBand="0" w:noVBand="1"/>
        </w:tblPrEx>
        <w:tc>
          <w:tcPr>
            <w:tcW w:w="561" w:type="dxa"/>
          </w:tcPr>
          <w:p w14:paraId="142666B4" w14:textId="64844B17" w:rsidR="0008475A" w:rsidRPr="00AF7562" w:rsidRDefault="0008475A" w:rsidP="0008475A">
            <w:r w:rsidRPr="00AF7562">
              <w:t>9</w:t>
            </w:r>
          </w:p>
        </w:tc>
        <w:tc>
          <w:tcPr>
            <w:tcW w:w="1707" w:type="dxa"/>
            <w:gridSpan w:val="2"/>
          </w:tcPr>
          <w:p w14:paraId="203EB6AC" w14:textId="77777777" w:rsidR="0008475A" w:rsidRPr="00AF7562" w:rsidRDefault="0008475A" w:rsidP="0008475A">
            <w:r w:rsidRPr="00AF7562">
              <w:t xml:space="preserve">Fraction of Non-Renewable Biomass </w:t>
            </w:r>
          </w:p>
        </w:tc>
        <w:tc>
          <w:tcPr>
            <w:tcW w:w="3969" w:type="dxa"/>
          </w:tcPr>
          <w:p w14:paraId="20F2AF91" w14:textId="77777777" w:rsidR="0008475A" w:rsidRPr="00AF7562" w:rsidRDefault="0008475A" w:rsidP="0008475A">
            <w:r w:rsidRPr="00AF7562">
              <w:t>Reference from where fNRB shall be calculated for VPAs shall be included in the eligibility criteria to avoid confusion at the time of VPA inclusion and for consistency</w:t>
            </w:r>
          </w:p>
        </w:tc>
        <w:tc>
          <w:tcPr>
            <w:tcW w:w="3686" w:type="dxa"/>
            <w:gridSpan w:val="2"/>
          </w:tcPr>
          <w:p w14:paraId="1946014E" w14:textId="2E5FA526" w:rsidR="0008475A" w:rsidRPr="00AF7562" w:rsidRDefault="0008475A" w:rsidP="0008475A">
            <w:r>
              <w:t xml:space="preserve">The </w:t>
            </w:r>
            <w:r w:rsidRPr="00AF7562">
              <w:t xml:space="preserve">fNRB is </w:t>
            </w:r>
            <w:r>
              <w:t>a n</w:t>
            </w:r>
            <w:r w:rsidRPr="00F33818">
              <w:t xml:space="preserve">ational value obtained from </w:t>
            </w:r>
            <w:r>
              <w:t xml:space="preserve">an internal </w:t>
            </w:r>
            <w:r w:rsidRPr="00F33818">
              <w:t>assessment</w:t>
            </w:r>
            <w:r>
              <w:t xml:space="preserve"> using </w:t>
            </w:r>
            <w:r w:rsidRPr="000706B1">
              <w:t>TOOL30 Methodological Tool: Calculation of the fraction of non-renewable biomass Version 04.0</w:t>
            </w:r>
            <w:r w:rsidRPr="00171885">
              <w:t xml:space="preserve"> </w:t>
            </w:r>
            <w:r>
              <w:t xml:space="preserve">for </w:t>
            </w:r>
            <w:r w:rsidRPr="00171885">
              <w:t>2022</w:t>
            </w:r>
            <w:r>
              <w:t xml:space="preserve">. The calculation was completed 09/05/2023. </w:t>
            </w:r>
          </w:p>
        </w:tc>
      </w:tr>
      <w:tr w:rsidR="0008475A" w:rsidRPr="005E11D2" w14:paraId="6FBDA155" w14:textId="77777777" w:rsidTr="00AF7562">
        <w:tblPrEx>
          <w:tblLook w:val="04A0" w:firstRow="1" w:lastRow="0" w:firstColumn="1" w:lastColumn="0" w:noHBand="0" w:noVBand="1"/>
        </w:tblPrEx>
        <w:tc>
          <w:tcPr>
            <w:tcW w:w="561" w:type="dxa"/>
          </w:tcPr>
          <w:p w14:paraId="4DF8BA28" w14:textId="66117B53" w:rsidR="0008475A" w:rsidRPr="00AF7562" w:rsidRDefault="0008475A" w:rsidP="0008475A">
            <w:r w:rsidRPr="00AF7562">
              <w:t>10</w:t>
            </w:r>
          </w:p>
        </w:tc>
        <w:tc>
          <w:tcPr>
            <w:tcW w:w="1707" w:type="dxa"/>
            <w:gridSpan w:val="2"/>
          </w:tcPr>
          <w:p w14:paraId="5A0A5C48" w14:textId="77777777" w:rsidR="0008475A" w:rsidRPr="00AF7562" w:rsidRDefault="0008475A" w:rsidP="0008475A">
            <w:r w:rsidRPr="00AF7562">
              <w:t>Start Dates</w:t>
            </w:r>
          </w:p>
        </w:tc>
        <w:tc>
          <w:tcPr>
            <w:tcW w:w="3969" w:type="dxa"/>
          </w:tcPr>
          <w:p w14:paraId="5A83287F" w14:textId="77777777" w:rsidR="0008475A" w:rsidRPr="00AF7562" w:rsidRDefault="0008475A" w:rsidP="0008475A">
            <w:r w:rsidRPr="00AF7562">
              <w:t>Conditions to check the start dates of VPAs through documentary evidence.</w:t>
            </w:r>
          </w:p>
        </w:tc>
        <w:tc>
          <w:tcPr>
            <w:tcW w:w="3686" w:type="dxa"/>
            <w:gridSpan w:val="2"/>
          </w:tcPr>
          <w:p w14:paraId="74B57104" w14:textId="264F70BB" w:rsidR="0008475A" w:rsidRPr="00AF7562" w:rsidRDefault="004B7F96" w:rsidP="0008475A">
            <w:r w:rsidRPr="00AF7562">
              <w:t xml:space="preserve">The start date of </w:t>
            </w:r>
            <w:r>
              <w:t>this</w:t>
            </w:r>
            <w:r w:rsidRPr="00AF7562">
              <w:t xml:space="preserve"> VPA is</w:t>
            </w:r>
            <w:r>
              <w:t xml:space="preserve"> 24/08/2021. This will be evidenced by a carbon transfer form provided during the first verification review.</w:t>
            </w:r>
          </w:p>
        </w:tc>
      </w:tr>
      <w:tr w:rsidR="00B97A43" w:rsidRPr="005E11D2" w14:paraId="73726061" w14:textId="77777777" w:rsidTr="00AF7562">
        <w:tblPrEx>
          <w:tblLook w:val="04A0" w:firstRow="1" w:lastRow="0" w:firstColumn="1" w:lastColumn="0" w:noHBand="0" w:noVBand="1"/>
        </w:tblPrEx>
        <w:tc>
          <w:tcPr>
            <w:tcW w:w="561" w:type="dxa"/>
          </w:tcPr>
          <w:p w14:paraId="58E335E2" w14:textId="0827F2C3" w:rsidR="00B97A43" w:rsidRPr="00AF7562" w:rsidRDefault="00B97A43" w:rsidP="00B97A43">
            <w:r w:rsidRPr="00AF7562">
              <w:t>11</w:t>
            </w:r>
          </w:p>
        </w:tc>
        <w:tc>
          <w:tcPr>
            <w:tcW w:w="1707" w:type="dxa"/>
            <w:gridSpan w:val="2"/>
          </w:tcPr>
          <w:p w14:paraId="1F97109F" w14:textId="77777777" w:rsidR="00B97A43" w:rsidRPr="00AF7562" w:rsidRDefault="00B97A43" w:rsidP="00B97A43">
            <w:r w:rsidRPr="00AF7562">
              <w:t>Applicability</w:t>
            </w:r>
          </w:p>
        </w:tc>
        <w:tc>
          <w:tcPr>
            <w:tcW w:w="3969" w:type="dxa"/>
          </w:tcPr>
          <w:p w14:paraId="01655E5C" w14:textId="77777777" w:rsidR="00B97A43" w:rsidRPr="00AF7562" w:rsidRDefault="00B97A43" w:rsidP="00B97A43">
            <w:r w:rsidRPr="00AF7562">
              <w:t>Conditions to ensure compliance with the applicability of the applied methodologies, the applied standardized baselines and the other applied methodological regulatory documents.</w:t>
            </w:r>
          </w:p>
        </w:tc>
        <w:tc>
          <w:tcPr>
            <w:tcW w:w="3686" w:type="dxa"/>
            <w:gridSpan w:val="2"/>
          </w:tcPr>
          <w:p w14:paraId="28E1A48C" w14:textId="50A48C2D" w:rsidR="00B97A43" w:rsidRPr="00AF7562" w:rsidRDefault="00B97A43" w:rsidP="00B97A43">
            <w:r>
              <w:t xml:space="preserve">The methodology applied </w:t>
            </w:r>
            <w:r w:rsidRPr="00AF7562">
              <w:t>is</w:t>
            </w:r>
            <w:r>
              <w:t xml:space="preserve"> </w:t>
            </w:r>
            <w:r w:rsidRPr="00E30E07">
              <w:t>Technologies and Practices to Displace Decentralized Thermal Energy Consumption V3.1</w:t>
            </w:r>
            <w:r>
              <w:t xml:space="preserve">. Compliance to applicability of methodology has been outlined in Section B.2 </w:t>
            </w:r>
            <w:r w:rsidRPr="00AF7562">
              <w:t>in the VPA-D</w:t>
            </w:r>
            <w:r>
              <w:t>D.</w:t>
            </w:r>
          </w:p>
        </w:tc>
      </w:tr>
      <w:tr w:rsidR="00A369BF" w:rsidRPr="005E11D2" w14:paraId="39E0EF8D" w14:textId="77777777" w:rsidTr="00AF7562">
        <w:tblPrEx>
          <w:tblLook w:val="04A0" w:firstRow="1" w:lastRow="0" w:firstColumn="1" w:lastColumn="0" w:noHBand="0" w:noVBand="1"/>
        </w:tblPrEx>
        <w:tc>
          <w:tcPr>
            <w:tcW w:w="561" w:type="dxa"/>
          </w:tcPr>
          <w:p w14:paraId="05E8668F" w14:textId="27E97600" w:rsidR="00A369BF" w:rsidRPr="00AF7562" w:rsidRDefault="00A369BF" w:rsidP="00A369BF">
            <w:r w:rsidRPr="00AF7562">
              <w:t>12</w:t>
            </w:r>
          </w:p>
        </w:tc>
        <w:tc>
          <w:tcPr>
            <w:tcW w:w="1707" w:type="dxa"/>
            <w:gridSpan w:val="2"/>
          </w:tcPr>
          <w:p w14:paraId="3FB33AD0" w14:textId="77777777" w:rsidR="00A369BF" w:rsidRPr="00AF7562" w:rsidRDefault="00A369BF" w:rsidP="00A369BF">
            <w:r w:rsidRPr="00AF7562">
              <w:t>Additionality</w:t>
            </w:r>
          </w:p>
        </w:tc>
        <w:tc>
          <w:tcPr>
            <w:tcW w:w="3969" w:type="dxa"/>
          </w:tcPr>
          <w:p w14:paraId="59E4269C" w14:textId="77777777" w:rsidR="00A369BF" w:rsidRPr="00AF7562" w:rsidRDefault="00A369BF" w:rsidP="00A369BF">
            <w:r w:rsidRPr="00AF7562">
              <w:t>Conditions to ensure that VPAs meet the requirements for demonstration of additionality.</w:t>
            </w:r>
          </w:p>
        </w:tc>
        <w:tc>
          <w:tcPr>
            <w:tcW w:w="3686" w:type="dxa"/>
            <w:gridSpan w:val="2"/>
          </w:tcPr>
          <w:p w14:paraId="20AA21D7" w14:textId="1AB4C296" w:rsidR="00A369BF" w:rsidRPr="00AF7562" w:rsidRDefault="00A369BF" w:rsidP="00A369BF">
            <w:r>
              <w:t xml:space="preserve">This VPA is automatically additional due to inclusion on the Positive List (annex B of CSA Requirements v1.2). Compliance to requirements for demonstration of additionality </w:t>
            </w:r>
            <w:r>
              <w:lastRenderedPageBreak/>
              <w:t xml:space="preserve">has been provided in section B.5 of this VPA-DD. </w:t>
            </w:r>
            <w:r w:rsidRPr="00AF7562">
              <w:t xml:space="preserve"> </w:t>
            </w:r>
          </w:p>
        </w:tc>
      </w:tr>
      <w:tr w:rsidR="00813034" w:rsidRPr="005E11D2" w14:paraId="54CD013E" w14:textId="77777777" w:rsidTr="00AF7562">
        <w:tblPrEx>
          <w:tblLook w:val="04A0" w:firstRow="1" w:lastRow="0" w:firstColumn="1" w:lastColumn="0" w:noHBand="0" w:noVBand="1"/>
        </w:tblPrEx>
        <w:tc>
          <w:tcPr>
            <w:tcW w:w="561" w:type="dxa"/>
          </w:tcPr>
          <w:p w14:paraId="0552C1C7" w14:textId="127110AE" w:rsidR="00813034" w:rsidRPr="00AF7562" w:rsidRDefault="00813034" w:rsidP="00813034">
            <w:r w:rsidRPr="00AF7562">
              <w:lastRenderedPageBreak/>
              <w:t>13</w:t>
            </w:r>
          </w:p>
        </w:tc>
        <w:tc>
          <w:tcPr>
            <w:tcW w:w="1707" w:type="dxa"/>
            <w:gridSpan w:val="2"/>
          </w:tcPr>
          <w:p w14:paraId="52E0A2B1" w14:textId="77777777" w:rsidR="00813034" w:rsidRPr="00AF7562" w:rsidRDefault="00813034" w:rsidP="00813034">
            <w:r w:rsidRPr="00AF7562">
              <w:t>LSC and EIA</w:t>
            </w:r>
          </w:p>
        </w:tc>
        <w:tc>
          <w:tcPr>
            <w:tcW w:w="3969" w:type="dxa"/>
          </w:tcPr>
          <w:p w14:paraId="0ECE515F" w14:textId="77777777" w:rsidR="00813034" w:rsidRPr="00AF7562" w:rsidRDefault="00813034" w:rsidP="00813034">
            <w:r w:rsidRPr="00AF7562">
              <w:t>Conditions related to undertaking local stakeholder consultation and environmental impact analysis.</w:t>
            </w:r>
          </w:p>
        </w:tc>
        <w:tc>
          <w:tcPr>
            <w:tcW w:w="3686" w:type="dxa"/>
            <w:gridSpan w:val="2"/>
          </w:tcPr>
          <w:p w14:paraId="1C1460A9" w14:textId="2399B0BD" w:rsidR="00813034" w:rsidRPr="00AF7562" w:rsidRDefault="00813034" w:rsidP="00813034">
            <w:r w:rsidRPr="00AF7562">
              <w:t>The</w:t>
            </w:r>
            <w:r>
              <w:t xml:space="preserve"> physical</w:t>
            </w:r>
            <w:r w:rsidRPr="00AF7562">
              <w:t xml:space="preserve"> LSC</w:t>
            </w:r>
            <w:r>
              <w:t xml:space="preserve">s were conducted in June 2021 and September 2022 for this VPA. The stakeholder feedback round was conducted between September and October 2021. The LSC process was </w:t>
            </w:r>
            <w:r w:rsidRPr="00AF7562">
              <w:t xml:space="preserve">conducted in line with </w:t>
            </w:r>
            <w:r>
              <w:t>GS Stakeholder Consultation and Engagement Requirements v1.2 and Stakeholder Consultation and Engagement Guidelines v1.2. An EIA is not required</w:t>
            </w:r>
            <w:r w:rsidR="00B4796E">
              <w:t xml:space="preserve"> as per the safeguarding principles</w:t>
            </w:r>
            <w:r>
              <w:t xml:space="preserve">. </w:t>
            </w:r>
          </w:p>
        </w:tc>
      </w:tr>
      <w:tr w:rsidR="002D05AA" w:rsidRPr="005E11D2" w14:paraId="6FC77485" w14:textId="77777777" w:rsidTr="00AF7562">
        <w:tblPrEx>
          <w:tblLook w:val="04A0" w:firstRow="1" w:lastRow="0" w:firstColumn="1" w:lastColumn="0" w:noHBand="0" w:noVBand="1"/>
        </w:tblPrEx>
        <w:tc>
          <w:tcPr>
            <w:tcW w:w="561" w:type="dxa"/>
          </w:tcPr>
          <w:p w14:paraId="57B59D29" w14:textId="1C78F826" w:rsidR="002D05AA" w:rsidRPr="00AF7562" w:rsidRDefault="002D05AA" w:rsidP="002D05AA">
            <w:r w:rsidRPr="00AF7562">
              <w:t>14</w:t>
            </w:r>
          </w:p>
        </w:tc>
        <w:tc>
          <w:tcPr>
            <w:tcW w:w="1707" w:type="dxa"/>
            <w:gridSpan w:val="2"/>
          </w:tcPr>
          <w:p w14:paraId="6D5B0E7A" w14:textId="77777777" w:rsidR="002D05AA" w:rsidRPr="00AF7562" w:rsidRDefault="002D05AA" w:rsidP="002D05AA">
            <w:r w:rsidRPr="00AF7562">
              <w:t>Target Group</w:t>
            </w:r>
          </w:p>
        </w:tc>
        <w:tc>
          <w:tcPr>
            <w:tcW w:w="3969" w:type="dxa"/>
          </w:tcPr>
          <w:p w14:paraId="59473D54" w14:textId="77777777" w:rsidR="002D05AA" w:rsidRPr="00AF7562" w:rsidRDefault="002D05AA" w:rsidP="002D05AA">
            <w:r w:rsidRPr="00AF7562">
              <w:t>Target group (e.g. domestic/commercial/industrial, rural/urban, grid-connected/</w:t>
            </w:r>
            <w:proofErr w:type="spellStart"/>
            <w:r w:rsidRPr="00AF7562">
              <w:t>offgrid</w:t>
            </w:r>
            <w:proofErr w:type="spellEnd"/>
            <w:r w:rsidRPr="00AF7562">
              <w:t>), and where applicable, distribution mechanisms (e.g. direct installation).</w:t>
            </w:r>
          </w:p>
        </w:tc>
        <w:tc>
          <w:tcPr>
            <w:tcW w:w="3686" w:type="dxa"/>
            <w:gridSpan w:val="2"/>
          </w:tcPr>
          <w:p w14:paraId="1D08A5A5" w14:textId="4AB1EBCD" w:rsidR="002D05AA" w:rsidRPr="00AF7562" w:rsidRDefault="002D05AA" w:rsidP="002D05AA">
            <w:r w:rsidRPr="00AF7562">
              <w:t>T</w:t>
            </w:r>
            <w:r>
              <w:t>he</w:t>
            </w:r>
            <w:r w:rsidRPr="00AF7562">
              <w:t xml:space="preserve"> </w:t>
            </w:r>
            <w:r>
              <w:t>target group are domestic households in rural areas in the Kayonza, Bugesera and Nyamasheke districts in Rwanda who primarily use a three stone fire.</w:t>
            </w:r>
            <w:r w:rsidRPr="00AF7562">
              <w:t xml:space="preserve"> </w:t>
            </w:r>
          </w:p>
        </w:tc>
      </w:tr>
      <w:tr w:rsidR="00A369BF" w:rsidRPr="005E11D2" w14:paraId="0B225BAB" w14:textId="77777777" w:rsidTr="00AF7562">
        <w:tblPrEx>
          <w:tblLook w:val="04A0" w:firstRow="1" w:lastRow="0" w:firstColumn="1" w:lastColumn="0" w:noHBand="0" w:noVBand="1"/>
        </w:tblPrEx>
        <w:tc>
          <w:tcPr>
            <w:tcW w:w="561" w:type="dxa"/>
          </w:tcPr>
          <w:p w14:paraId="51CDFA64" w14:textId="5E49FFA7" w:rsidR="00A369BF" w:rsidRPr="00AF7562" w:rsidRDefault="00A369BF" w:rsidP="00A369BF">
            <w:r w:rsidRPr="00AF7562">
              <w:t>15</w:t>
            </w:r>
          </w:p>
        </w:tc>
        <w:tc>
          <w:tcPr>
            <w:tcW w:w="1707" w:type="dxa"/>
            <w:gridSpan w:val="2"/>
          </w:tcPr>
          <w:p w14:paraId="660BB3B4" w14:textId="77777777" w:rsidR="00A369BF" w:rsidRPr="00AF7562" w:rsidRDefault="00A369BF" w:rsidP="00A369BF">
            <w:r w:rsidRPr="00AF7562">
              <w:t>Sampling</w:t>
            </w:r>
          </w:p>
        </w:tc>
        <w:tc>
          <w:tcPr>
            <w:tcW w:w="3969" w:type="dxa"/>
          </w:tcPr>
          <w:p w14:paraId="69F9F760" w14:textId="77777777" w:rsidR="00A369BF" w:rsidRPr="00AF7562" w:rsidRDefault="00A369BF" w:rsidP="00A369BF">
            <w:r w:rsidRPr="00AF7562">
              <w:t>Sampling approaches are set out in each VPA and will follow the TPDDTEC v3.1 methodology.</w:t>
            </w:r>
          </w:p>
        </w:tc>
        <w:tc>
          <w:tcPr>
            <w:tcW w:w="3686" w:type="dxa"/>
            <w:gridSpan w:val="2"/>
          </w:tcPr>
          <w:p w14:paraId="359408CC" w14:textId="78512342" w:rsidR="00A369BF" w:rsidRPr="00AF7562" w:rsidRDefault="00A369BF" w:rsidP="00A369BF">
            <w:r w:rsidRPr="00AF7562">
              <w:t xml:space="preserve">The VPAs apply </w:t>
            </w:r>
            <w:r>
              <w:t xml:space="preserve">TPDDTEC v3.1 </w:t>
            </w:r>
            <w:r w:rsidRPr="00AF7562">
              <w:t>and follow the sampling approach set out in the methodology and CDM guidelines.</w:t>
            </w:r>
          </w:p>
        </w:tc>
      </w:tr>
      <w:tr w:rsidR="00A369BF" w:rsidRPr="005E11D2" w14:paraId="45190C55" w14:textId="77777777" w:rsidTr="00AF7562">
        <w:tblPrEx>
          <w:tblLook w:val="04A0" w:firstRow="1" w:lastRow="0" w:firstColumn="1" w:lastColumn="0" w:noHBand="0" w:noVBand="1"/>
        </w:tblPrEx>
        <w:tc>
          <w:tcPr>
            <w:tcW w:w="561" w:type="dxa"/>
          </w:tcPr>
          <w:p w14:paraId="402375A1" w14:textId="35E1F56D" w:rsidR="00A369BF" w:rsidRPr="00AF7562" w:rsidRDefault="00A369BF" w:rsidP="00A369BF">
            <w:r w:rsidRPr="00AF7562">
              <w:t>18</w:t>
            </w:r>
          </w:p>
        </w:tc>
        <w:tc>
          <w:tcPr>
            <w:tcW w:w="1707" w:type="dxa"/>
            <w:gridSpan w:val="2"/>
          </w:tcPr>
          <w:p w14:paraId="2B647868" w14:textId="77777777" w:rsidR="00A369BF" w:rsidRPr="00AF7562" w:rsidRDefault="00A369BF" w:rsidP="00A369BF">
            <w:r w:rsidRPr="00AF7562">
              <w:t>Crediting Period</w:t>
            </w:r>
          </w:p>
        </w:tc>
        <w:tc>
          <w:tcPr>
            <w:tcW w:w="3969" w:type="dxa"/>
          </w:tcPr>
          <w:p w14:paraId="486BFC3B" w14:textId="77777777" w:rsidR="00A369BF" w:rsidRPr="00AF7562" w:rsidRDefault="00A369BF" w:rsidP="00A369BF">
            <w:r w:rsidRPr="00AF7562">
              <w:t>All VPAs submitted for inclusion after the first crediting cycle of such PoA and completion of transition to GS4GG shall follow the GS4GG Certification Cycle (i.e. 5 years renewals.</w:t>
            </w:r>
          </w:p>
        </w:tc>
        <w:tc>
          <w:tcPr>
            <w:tcW w:w="3686" w:type="dxa"/>
            <w:gridSpan w:val="2"/>
          </w:tcPr>
          <w:p w14:paraId="71B84417" w14:textId="26AFEB2B" w:rsidR="00A369BF" w:rsidRPr="00AF7562" w:rsidRDefault="00C24BAB" w:rsidP="00C74070">
            <w:r>
              <w:t xml:space="preserve">The crediting period for this VPA </w:t>
            </w:r>
            <w:r w:rsidR="002E56A3">
              <w:t xml:space="preserve">is 5 years long </w:t>
            </w:r>
            <w:r w:rsidR="00C74070">
              <w:t xml:space="preserve">(twice renewable), from </w:t>
            </w:r>
            <w:r w:rsidR="002E56A3">
              <w:t xml:space="preserve">24/08/2021 until </w:t>
            </w:r>
            <w:r>
              <w:t>23/08/2026</w:t>
            </w:r>
            <w:r w:rsidR="00C74070">
              <w:t>, as per GS4GG certification cycle.</w:t>
            </w:r>
            <w:r w:rsidR="00C74070" w:rsidRPr="00AF7562" w:rsidDel="00792706">
              <w:t xml:space="preserve"> </w:t>
            </w:r>
          </w:p>
        </w:tc>
      </w:tr>
    </w:tbl>
    <w:p w14:paraId="51BCC38D" w14:textId="463DEF19" w:rsidR="009D0C2F" w:rsidRDefault="009D0C2F" w:rsidP="009D0C2F"/>
    <w:p w14:paraId="51A6D80E" w14:textId="77777777" w:rsidR="009D0C2F" w:rsidRDefault="009D0C2F" w:rsidP="009D0C2F">
      <w:r w:rsidRPr="00D80F0E">
        <w:lastRenderedPageBreak/>
        <w:t xml:space="preserve">Eligibility criteria as per section </w:t>
      </w:r>
      <w:r>
        <w:t>2 and 3</w:t>
      </w:r>
      <w:r w:rsidRPr="00D80F0E">
        <w:t xml:space="preserve"> of </w:t>
      </w:r>
      <w:r>
        <w:t>Community Services Activity Requirements v1.2</w:t>
      </w:r>
      <w:r w:rsidRPr="00D80F0E">
        <w:t>:</w:t>
      </w:r>
    </w:p>
    <w:p w14:paraId="08BB7724" w14:textId="77777777" w:rsidR="009D0C2F" w:rsidRDefault="009D0C2F" w:rsidP="009D0C2F"/>
    <w:tbl>
      <w:tblPr>
        <w:tblStyle w:val="GSTableBoldline-heightcondensed"/>
        <w:tblW w:w="9923" w:type="dxa"/>
        <w:tblLayout w:type="fixed"/>
        <w:tblLook w:val="0160" w:firstRow="1" w:lastRow="1" w:firstColumn="0" w:lastColumn="1" w:noHBand="0" w:noVBand="0"/>
      </w:tblPr>
      <w:tblGrid>
        <w:gridCol w:w="851"/>
        <w:gridCol w:w="1134"/>
        <w:gridCol w:w="4394"/>
        <w:gridCol w:w="3544"/>
      </w:tblGrid>
      <w:tr w:rsidR="009D0C2F" w:rsidRPr="009823F5" w14:paraId="5EF2B669" w14:textId="77777777" w:rsidTr="009D35F6">
        <w:trPr>
          <w:cnfStyle w:val="100000000000" w:firstRow="1" w:lastRow="0" w:firstColumn="0" w:lastColumn="0" w:oddVBand="0" w:evenVBand="0" w:oddHBand="0" w:evenHBand="0" w:firstRowFirstColumn="0" w:firstRowLastColumn="0" w:lastRowFirstColumn="0" w:lastRowLastColumn="0"/>
        </w:trPr>
        <w:tc>
          <w:tcPr>
            <w:tcW w:w="851" w:type="dxa"/>
            <w:vAlign w:val="top"/>
          </w:tcPr>
          <w:p w14:paraId="1AD662B1" w14:textId="77777777" w:rsidR="009D0C2F" w:rsidRPr="00E07005" w:rsidRDefault="009D0C2F" w:rsidP="009D35F6">
            <w:pPr>
              <w:spacing w:after="200" w:line="240" w:lineRule="auto"/>
              <w:rPr>
                <w:rFonts w:asciiTheme="minorHAnsi" w:hAnsiTheme="minorHAnsi"/>
                <w:color w:val="FFFFFF" w:themeColor="background1"/>
                <w:szCs w:val="22"/>
                <w:lang w:val="en-GB"/>
              </w:rPr>
            </w:pPr>
            <w:r w:rsidRPr="00E07005">
              <w:rPr>
                <w:rFonts w:asciiTheme="minorHAnsi" w:hAnsiTheme="minorHAnsi"/>
                <w:color w:val="FFFFFF" w:themeColor="background1"/>
                <w:szCs w:val="22"/>
                <w:lang w:val="en-GB"/>
              </w:rPr>
              <w:t>No.</w:t>
            </w:r>
          </w:p>
        </w:tc>
        <w:tc>
          <w:tcPr>
            <w:tcW w:w="1134" w:type="dxa"/>
            <w:vAlign w:val="top"/>
          </w:tcPr>
          <w:p w14:paraId="2D94E623" w14:textId="77777777" w:rsidR="009D0C2F" w:rsidRPr="00E07005" w:rsidRDefault="009D0C2F" w:rsidP="009D35F6">
            <w:pPr>
              <w:spacing w:after="200" w:line="240" w:lineRule="auto"/>
              <w:rPr>
                <w:rFonts w:asciiTheme="minorHAnsi" w:hAnsiTheme="minorHAnsi"/>
                <w:color w:val="FFFFFF" w:themeColor="background1"/>
                <w:szCs w:val="22"/>
                <w:lang w:val="en-GB"/>
              </w:rPr>
            </w:pPr>
            <w:r w:rsidRPr="00E07005">
              <w:rPr>
                <w:rFonts w:asciiTheme="minorHAnsi" w:hAnsiTheme="minorHAnsi"/>
                <w:color w:val="FFFFFF" w:themeColor="background1"/>
                <w:szCs w:val="22"/>
                <w:lang w:val="en-GB"/>
              </w:rPr>
              <w:t>Eligibility Criterion</w:t>
            </w:r>
          </w:p>
          <w:p w14:paraId="444D8B48" w14:textId="77777777" w:rsidR="009D0C2F" w:rsidRPr="00E07005" w:rsidRDefault="009D0C2F" w:rsidP="009D35F6">
            <w:pPr>
              <w:spacing w:after="200" w:line="240" w:lineRule="auto"/>
              <w:rPr>
                <w:rFonts w:asciiTheme="minorHAnsi" w:hAnsiTheme="minorHAnsi"/>
                <w:color w:val="FFFFFF" w:themeColor="background1"/>
                <w:szCs w:val="22"/>
                <w:lang w:val="en-GB"/>
              </w:rPr>
            </w:pPr>
          </w:p>
        </w:tc>
        <w:tc>
          <w:tcPr>
            <w:tcW w:w="4394" w:type="dxa"/>
            <w:vAlign w:val="top"/>
          </w:tcPr>
          <w:p w14:paraId="6DE51654" w14:textId="77777777" w:rsidR="009D0C2F" w:rsidRPr="00E07005" w:rsidRDefault="009D0C2F" w:rsidP="009D35F6">
            <w:pPr>
              <w:spacing w:after="200" w:line="240" w:lineRule="auto"/>
              <w:ind w:left="286" w:right="277"/>
              <w:rPr>
                <w:rFonts w:asciiTheme="minorHAnsi" w:hAnsiTheme="minorHAnsi"/>
                <w:color w:val="FFFFFF" w:themeColor="background1"/>
                <w:szCs w:val="22"/>
                <w:lang w:val="en-GB"/>
              </w:rPr>
            </w:pPr>
            <w:r w:rsidRPr="00E07005">
              <w:rPr>
                <w:rFonts w:asciiTheme="minorHAnsi" w:hAnsiTheme="minorHAnsi"/>
                <w:color w:val="FFFFFF" w:themeColor="background1"/>
                <w:szCs w:val="22"/>
                <w:lang w:val="en-GB"/>
              </w:rPr>
              <w:t>Description/</w:t>
            </w:r>
          </w:p>
          <w:p w14:paraId="0896982B" w14:textId="77777777" w:rsidR="009D0C2F" w:rsidRPr="00E07005" w:rsidRDefault="009D0C2F" w:rsidP="009D35F6">
            <w:pPr>
              <w:spacing w:after="200" w:line="240" w:lineRule="auto"/>
              <w:ind w:left="286" w:right="277"/>
              <w:rPr>
                <w:rFonts w:asciiTheme="minorHAnsi" w:hAnsiTheme="minorHAnsi"/>
                <w:color w:val="FFFFFF" w:themeColor="background1"/>
                <w:szCs w:val="22"/>
                <w:lang w:val="en-GB"/>
              </w:rPr>
            </w:pPr>
            <w:r w:rsidRPr="00E07005">
              <w:rPr>
                <w:rFonts w:asciiTheme="minorHAnsi" w:hAnsiTheme="minorHAnsi"/>
                <w:color w:val="FFFFFF" w:themeColor="background1"/>
                <w:szCs w:val="22"/>
                <w:lang w:val="en-GB"/>
              </w:rPr>
              <w:t>Required condition</w:t>
            </w:r>
          </w:p>
        </w:tc>
        <w:tc>
          <w:tcPr>
            <w:tcW w:w="3544" w:type="dxa"/>
            <w:vAlign w:val="top"/>
          </w:tcPr>
          <w:p w14:paraId="145862A5" w14:textId="77777777" w:rsidR="009D0C2F" w:rsidRPr="00E07005" w:rsidRDefault="009D0C2F" w:rsidP="009D35F6">
            <w:pPr>
              <w:spacing w:after="200" w:line="240" w:lineRule="auto"/>
              <w:rPr>
                <w:rFonts w:asciiTheme="minorHAnsi" w:hAnsiTheme="minorHAnsi"/>
                <w:color w:val="FFFFFF" w:themeColor="background1"/>
                <w:szCs w:val="22"/>
                <w:lang w:val="en-GB"/>
              </w:rPr>
            </w:pPr>
            <w:r w:rsidRPr="00E07005">
              <w:rPr>
                <w:rFonts w:asciiTheme="minorHAnsi" w:hAnsiTheme="minorHAnsi"/>
                <w:color w:val="FFFFFF" w:themeColor="background1"/>
                <w:szCs w:val="22"/>
                <w:lang w:val="en-GB"/>
              </w:rPr>
              <w:t>Means of Verification/Supporting evidence</w:t>
            </w:r>
          </w:p>
          <w:p w14:paraId="1DCD1030" w14:textId="77777777" w:rsidR="009D0C2F" w:rsidRPr="00E07005" w:rsidRDefault="009D0C2F" w:rsidP="009D35F6">
            <w:pPr>
              <w:spacing w:after="200" w:line="240" w:lineRule="auto"/>
              <w:rPr>
                <w:rFonts w:asciiTheme="minorHAnsi" w:hAnsiTheme="minorHAnsi"/>
                <w:color w:val="FFFFFF" w:themeColor="background1"/>
                <w:szCs w:val="22"/>
                <w:lang w:val="en-GB"/>
              </w:rPr>
            </w:pPr>
            <w:r w:rsidRPr="00E07005">
              <w:rPr>
                <w:rFonts w:asciiTheme="minorHAnsi" w:hAnsiTheme="minorHAnsi"/>
                <w:color w:val="FFFFFF" w:themeColor="background1"/>
                <w:szCs w:val="22"/>
                <w:lang w:val="en-GB"/>
              </w:rPr>
              <w:t>for inclusion</w:t>
            </w:r>
          </w:p>
        </w:tc>
      </w:tr>
      <w:tr w:rsidR="009D0C2F" w:rsidRPr="009823F5" w14:paraId="02C59472" w14:textId="77777777" w:rsidTr="009D35F6">
        <w:tc>
          <w:tcPr>
            <w:tcW w:w="851" w:type="dxa"/>
            <w:vAlign w:val="top"/>
          </w:tcPr>
          <w:p w14:paraId="204CC418" w14:textId="77777777" w:rsidR="009D0C2F" w:rsidRPr="00E07005" w:rsidRDefault="009D0C2F" w:rsidP="009D35F6">
            <w:pPr>
              <w:spacing w:after="200"/>
            </w:pPr>
            <w:r>
              <w:t>2.1.2</w:t>
            </w:r>
          </w:p>
        </w:tc>
        <w:tc>
          <w:tcPr>
            <w:tcW w:w="1134" w:type="dxa"/>
            <w:vAlign w:val="top"/>
          </w:tcPr>
          <w:p w14:paraId="3C0BA06A" w14:textId="77777777" w:rsidR="009D0C2F" w:rsidRPr="00E07005" w:rsidRDefault="009D0C2F" w:rsidP="009D35F6">
            <w:pPr>
              <w:spacing w:after="200"/>
            </w:pPr>
            <w:r w:rsidRPr="00496B24">
              <w:t>Eligibility Project Types</w:t>
            </w:r>
          </w:p>
        </w:tc>
        <w:tc>
          <w:tcPr>
            <w:tcW w:w="4394" w:type="dxa"/>
            <w:vAlign w:val="top"/>
          </w:tcPr>
          <w:p w14:paraId="2515D83A" w14:textId="77777777" w:rsidR="009D0C2F" w:rsidRDefault="009D0C2F" w:rsidP="009D35F6">
            <w:pPr>
              <w:ind w:left="286" w:right="277"/>
            </w:pPr>
            <w:r>
              <w:t>All CSA Projects shall lead to climate change mitigation and/or</w:t>
            </w:r>
          </w:p>
          <w:p w14:paraId="5214FB1E" w14:textId="77777777" w:rsidR="009D0C2F" w:rsidRDefault="009D0C2F" w:rsidP="009D35F6">
            <w:pPr>
              <w:ind w:left="286" w:right="277"/>
            </w:pPr>
            <w:r>
              <w:t>adaptation by providing or improving access to services/resources at the</w:t>
            </w:r>
          </w:p>
          <w:p w14:paraId="09F283C5" w14:textId="77777777" w:rsidR="009D0C2F" w:rsidRDefault="009D0C2F" w:rsidP="009D35F6">
            <w:pPr>
              <w:ind w:left="286" w:right="277"/>
            </w:pPr>
            <w:r>
              <w:t>household or community1 or institution2 level. Eligible services include</w:t>
            </w:r>
          </w:p>
          <w:p w14:paraId="37B5D630" w14:textId="77777777" w:rsidR="009D0C2F" w:rsidRDefault="009D0C2F" w:rsidP="009D35F6">
            <w:pPr>
              <w:ind w:left="286" w:right="277"/>
            </w:pPr>
            <w:r>
              <w:t>electricity and energy, water and sanitation, waste management,</w:t>
            </w:r>
          </w:p>
          <w:p w14:paraId="55E6BD10" w14:textId="77777777" w:rsidR="009D0C2F" w:rsidRPr="00E07005" w:rsidRDefault="009D0C2F" w:rsidP="009D35F6">
            <w:pPr>
              <w:spacing w:after="200"/>
              <w:ind w:left="286" w:right="277"/>
            </w:pPr>
            <w:r>
              <w:t>housing, etc.</w:t>
            </w:r>
          </w:p>
        </w:tc>
        <w:tc>
          <w:tcPr>
            <w:tcW w:w="3544" w:type="dxa"/>
            <w:vAlign w:val="top"/>
          </w:tcPr>
          <w:p w14:paraId="0FEFEF8C" w14:textId="77777777" w:rsidR="009D0C2F" w:rsidRPr="00E07005" w:rsidRDefault="009D0C2F" w:rsidP="009D35F6">
            <w:pPr>
              <w:snapToGrid/>
              <w:spacing w:after="200"/>
            </w:pPr>
            <w:r w:rsidRPr="00A958C6">
              <w:t>By distributing improved cookstoves, the project reduces household firewood consumption. The fuel-efficient project stove displaces the baseline technology – 3-stone fire with an estimated thermal efficiency of 10%. This leads to a reduction in firewood use and reduced CO2 emissions at a household/community level.  As such, the project is an Eligible Project Type in line with the requirements.</w:t>
            </w:r>
          </w:p>
        </w:tc>
      </w:tr>
      <w:tr w:rsidR="009D0C2F" w:rsidRPr="009823F5" w14:paraId="355C6F7C" w14:textId="77777777" w:rsidTr="009D35F6">
        <w:tc>
          <w:tcPr>
            <w:tcW w:w="851" w:type="dxa"/>
            <w:vAlign w:val="top"/>
          </w:tcPr>
          <w:p w14:paraId="70DC90EF" w14:textId="77777777" w:rsidR="009D0C2F" w:rsidRPr="00E07005" w:rsidRDefault="009D0C2F" w:rsidP="009D35F6">
            <w:pPr>
              <w:spacing w:after="200"/>
            </w:pPr>
            <w:r>
              <w:t>2.1.3</w:t>
            </w:r>
          </w:p>
        </w:tc>
        <w:tc>
          <w:tcPr>
            <w:tcW w:w="1134" w:type="dxa"/>
            <w:vAlign w:val="top"/>
          </w:tcPr>
          <w:p w14:paraId="58B11184" w14:textId="77777777" w:rsidR="009D0C2F" w:rsidRPr="00E07005" w:rsidRDefault="009D0C2F" w:rsidP="009D35F6">
            <w:pPr>
              <w:spacing w:after="200"/>
            </w:pPr>
            <w:r w:rsidRPr="00496B24">
              <w:t>Eligibility Project Types</w:t>
            </w:r>
          </w:p>
        </w:tc>
        <w:tc>
          <w:tcPr>
            <w:tcW w:w="4394" w:type="dxa"/>
            <w:vAlign w:val="top"/>
          </w:tcPr>
          <w:p w14:paraId="1BF9ED11" w14:textId="77777777" w:rsidR="009D0C2F" w:rsidRPr="00E07005" w:rsidRDefault="009D0C2F" w:rsidP="009D35F6">
            <w:pPr>
              <w:spacing w:after="200"/>
              <w:ind w:left="286" w:right="277"/>
            </w:pPr>
            <w:r w:rsidRPr="00496B24">
              <w:t>Projects shall conform to the Principles and Requirements.</w:t>
            </w:r>
          </w:p>
        </w:tc>
        <w:tc>
          <w:tcPr>
            <w:tcW w:w="3544" w:type="dxa"/>
            <w:vAlign w:val="top"/>
          </w:tcPr>
          <w:p w14:paraId="5E085F2B" w14:textId="77777777" w:rsidR="009D0C2F" w:rsidRDefault="009D0C2F" w:rsidP="009D35F6">
            <w:r>
              <w:t>The project conforms with the Principles and Requirements detailed in the document.</w:t>
            </w:r>
          </w:p>
          <w:p w14:paraId="0237E518" w14:textId="77777777" w:rsidR="009D0C2F" w:rsidRPr="00E07005" w:rsidRDefault="009D0C2F" w:rsidP="009D35F6">
            <w:pPr>
              <w:spacing w:after="200"/>
            </w:pPr>
            <w:r>
              <w:t xml:space="preserve">The project is eligible under section 4, Principle 1, section (a) of the Principles and Requirements as it follows an established Gold Standard methodology. Concerning point 4.1.7, the project does not support geoengineering or entail energy production from fossil fuels or nuclear. Rather it supports a switch away from polluting technologies to an </w:t>
            </w:r>
            <w:r>
              <w:lastRenderedPageBreak/>
              <w:t>emissions-free means of accessing safe water.</w:t>
            </w:r>
          </w:p>
        </w:tc>
      </w:tr>
      <w:tr w:rsidR="009D0C2F" w:rsidRPr="009823F5" w14:paraId="2D52EEAA" w14:textId="77777777" w:rsidTr="009D35F6">
        <w:tc>
          <w:tcPr>
            <w:tcW w:w="851" w:type="dxa"/>
            <w:tcBorders>
              <w:bottom w:val="single" w:sz="4" w:space="0" w:color="A6A6A6" w:themeColor="background1" w:themeShade="A6"/>
            </w:tcBorders>
            <w:vAlign w:val="top"/>
          </w:tcPr>
          <w:p w14:paraId="362DB081" w14:textId="77777777" w:rsidR="009D0C2F" w:rsidRPr="00E07005" w:rsidRDefault="009D0C2F" w:rsidP="009D35F6">
            <w:pPr>
              <w:spacing w:after="200"/>
            </w:pPr>
            <w:r w:rsidRPr="00E07005">
              <w:lastRenderedPageBreak/>
              <w:t>3</w:t>
            </w:r>
            <w:r>
              <w:t>.1.1</w:t>
            </w:r>
          </w:p>
        </w:tc>
        <w:tc>
          <w:tcPr>
            <w:tcW w:w="1134" w:type="dxa"/>
            <w:tcBorders>
              <w:bottom w:val="single" w:sz="4" w:space="0" w:color="A6A6A6" w:themeColor="background1" w:themeShade="A6"/>
            </w:tcBorders>
            <w:vAlign w:val="top"/>
          </w:tcPr>
          <w:p w14:paraId="11D92825" w14:textId="77777777" w:rsidR="009D0C2F" w:rsidRPr="00E07005" w:rsidRDefault="009D0C2F" w:rsidP="009D35F6">
            <w:pPr>
              <w:spacing w:after="200"/>
            </w:pPr>
            <w:r>
              <w:t>Types of project</w:t>
            </w:r>
          </w:p>
        </w:tc>
        <w:tc>
          <w:tcPr>
            <w:tcW w:w="4394" w:type="dxa"/>
            <w:tcBorders>
              <w:bottom w:val="single" w:sz="4" w:space="0" w:color="A6A6A6" w:themeColor="background1" w:themeShade="A6"/>
            </w:tcBorders>
            <w:vAlign w:val="top"/>
          </w:tcPr>
          <w:p w14:paraId="52E5E0C4" w14:textId="77777777" w:rsidR="009D0C2F" w:rsidRPr="00E07005" w:rsidRDefault="009D0C2F" w:rsidP="009D35F6">
            <w:pPr>
              <w:spacing w:after="200"/>
              <w:ind w:left="286" w:right="277"/>
            </w:pPr>
            <w:r w:rsidRPr="009E2A0A">
              <w:t>b) End-Use Energy Efficiency: Project activities that reduce energy requirements as compared to baseline scenario without affecting the level and quality of services or products where the end user of the products and services are clearly identified and when the physical intervention is required at the user end.</w:t>
            </w:r>
          </w:p>
        </w:tc>
        <w:tc>
          <w:tcPr>
            <w:tcW w:w="3544" w:type="dxa"/>
            <w:tcBorders>
              <w:bottom w:val="single" w:sz="4" w:space="0" w:color="A6A6A6" w:themeColor="background1" w:themeShade="A6"/>
            </w:tcBorders>
            <w:vAlign w:val="top"/>
          </w:tcPr>
          <w:p w14:paraId="57ECAA6D" w14:textId="77777777" w:rsidR="009D0C2F" w:rsidRPr="00E07005" w:rsidRDefault="009D0C2F" w:rsidP="009D35F6">
            <w:pPr>
              <w:spacing w:after="200"/>
            </w:pPr>
            <w:r w:rsidRPr="009E2A0A">
              <w:t>By distributing improved cookstoves, the project activity reduces the energy requirements compared to the baseline scenario by improving the efficiency of the stoves in rural households.</w:t>
            </w:r>
          </w:p>
        </w:tc>
      </w:tr>
      <w:tr w:rsidR="009D0C2F" w:rsidRPr="009823F5" w14:paraId="53B44F3B" w14:textId="77777777" w:rsidTr="009D35F6">
        <w:tc>
          <w:tcPr>
            <w:tcW w:w="851" w:type="dxa"/>
            <w:tcBorders>
              <w:top w:val="single" w:sz="4" w:space="0" w:color="A6A6A6" w:themeColor="background1" w:themeShade="A6"/>
              <w:bottom w:val="single" w:sz="8" w:space="0" w:color="DCDCDC" w:themeColor="text1" w:themeTint="33"/>
            </w:tcBorders>
            <w:vAlign w:val="top"/>
          </w:tcPr>
          <w:p w14:paraId="619ACC25" w14:textId="77777777" w:rsidR="009D0C2F" w:rsidRPr="00E07005" w:rsidRDefault="009D0C2F" w:rsidP="009D35F6">
            <w:pPr>
              <w:spacing w:after="200"/>
            </w:pPr>
            <w:r w:rsidRPr="007B6C2A">
              <w:t>3.1.2</w:t>
            </w:r>
          </w:p>
        </w:tc>
        <w:tc>
          <w:tcPr>
            <w:tcW w:w="1134" w:type="dxa"/>
            <w:tcBorders>
              <w:top w:val="single" w:sz="4" w:space="0" w:color="A6A6A6" w:themeColor="background1" w:themeShade="A6"/>
              <w:bottom w:val="single" w:sz="8" w:space="0" w:color="DCDCDC" w:themeColor="text1" w:themeTint="33"/>
            </w:tcBorders>
            <w:vAlign w:val="top"/>
          </w:tcPr>
          <w:p w14:paraId="0A967FDC" w14:textId="77777777" w:rsidR="009D0C2F" w:rsidRPr="00E07005" w:rsidRDefault="009D0C2F" w:rsidP="009D35F6">
            <w:pPr>
              <w:spacing w:after="200"/>
            </w:pPr>
            <w:r w:rsidRPr="007B6C2A">
              <w:t xml:space="preserve">Project </w:t>
            </w:r>
            <w:r>
              <w:t>a</w:t>
            </w:r>
            <w:r w:rsidRPr="007B6C2A">
              <w:t>rea, boundary and scale</w:t>
            </w:r>
          </w:p>
        </w:tc>
        <w:tc>
          <w:tcPr>
            <w:tcW w:w="4394" w:type="dxa"/>
            <w:tcBorders>
              <w:top w:val="single" w:sz="4" w:space="0" w:color="A6A6A6" w:themeColor="background1" w:themeShade="A6"/>
              <w:bottom w:val="single" w:sz="8" w:space="0" w:color="DCDCDC" w:themeColor="text1" w:themeTint="33"/>
            </w:tcBorders>
            <w:vAlign w:val="top"/>
          </w:tcPr>
          <w:p w14:paraId="4AB3DB49" w14:textId="77777777" w:rsidR="009D0C2F" w:rsidRDefault="009D0C2F" w:rsidP="009D35F6">
            <w:pPr>
              <w:ind w:left="286" w:right="277"/>
            </w:pPr>
            <w:r>
              <w:t xml:space="preserve">Project Area and Boundary shall be defined in line with the applicable Impact Quantification Methodologies and Product Requirements. </w:t>
            </w:r>
          </w:p>
          <w:p w14:paraId="70F05A7B" w14:textId="77777777" w:rsidR="009D0C2F" w:rsidRPr="00E07005" w:rsidRDefault="009D0C2F" w:rsidP="009D35F6">
            <w:pPr>
              <w:spacing w:after="200"/>
              <w:ind w:left="286" w:right="277"/>
            </w:pPr>
            <w:r>
              <w:t>c) For the purpose of applying UNFCCC methodologies for quantification of GHG reductions, ‘small-scale’ is defined as in CDM Modalities and Procedures for three project types; Renewable Energy, Energy Efficiency and Others.</w:t>
            </w:r>
          </w:p>
        </w:tc>
        <w:tc>
          <w:tcPr>
            <w:tcW w:w="3544" w:type="dxa"/>
            <w:tcBorders>
              <w:top w:val="single" w:sz="4" w:space="0" w:color="A6A6A6" w:themeColor="background1" w:themeShade="A6"/>
              <w:bottom w:val="single" w:sz="8" w:space="0" w:color="DCDCDC" w:themeColor="text1" w:themeTint="33"/>
            </w:tcBorders>
            <w:vAlign w:val="top"/>
          </w:tcPr>
          <w:p w14:paraId="4FCC0E27" w14:textId="77777777" w:rsidR="009D0C2F" w:rsidRDefault="009D0C2F" w:rsidP="009D35F6">
            <w:r>
              <w:t>The project Area and Boundary are defined in line with the applicable Methodology, outlined in Section A.4.4.</w:t>
            </w:r>
          </w:p>
          <w:p w14:paraId="6247D68B" w14:textId="77777777" w:rsidR="009D0C2F" w:rsidRDefault="009D0C2F" w:rsidP="009D35F6"/>
          <w:p w14:paraId="78FE6D4E" w14:textId="77777777" w:rsidR="009D0C2F" w:rsidRPr="00E07005" w:rsidRDefault="009D0C2F" w:rsidP="009D35F6">
            <w:pPr>
              <w:spacing w:after="200"/>
            </w:pPr>
            <w:r>
              <w:t>The project is a Small-scale project issuing emission reductions which will be capped at the maximum savings equivalent of 60GWh per year.</w:t>
            </w:r>
          </w:p>
        </w:tc>
      </w:tr>
      <w:tr w:rsidR="009D0C2F" w:rsidRPr="009823F5" w14:paraId="04B83125" w14:textId="77777777" w:rsidTr="009D35F6">
        <w:tc>
          <w:tcPr>
            <w:tcW w:w="851" w:type="dxa"/>
            <w:tcBorders>
              <w:top w:val="single" w:sz="4" w:space="0" w:color="A6A6A6" w:themeColor="background1" w:themeShade="A6"/>
              <w:bottom w:val="single" w:sz="8" w:space="0" w:color="DCDCDC" w:themeColor="text1" w:themeTint="33"/>
            </w:tcBorders>
            <w:vAlign w:val="top"/>
          </w:tcPr>
          <w:p w14:paraId="47507B0D" w14:textId="77777777" w:rsidR="009D0C2F" w:rsidRPr="00E07005" w:rsidRDefault="009D0C2F" w:rsidP="009D35F6">
            <w:r w:rsidRPr="00E540B1">
              <w:rPr>
                <w:b/>
                <w:lang w:val="en-GB"/>
              </w:rPr>
              <w:t>3.1.3</w:t>
            </w:r>
          </w:p>
        </w:tc>
        <w:tc>
          <w:tcPr>
            <w:tcW w:w="1134" w:type="dxa"/>
            <w:tcBorders>
              <w:top w:val="single" w:sz="4" w:space="0" w:color="A6A6A6" w:themeColor="background1" w:themeShade="A6"/>
              <w:bottom w:val="single" w:sz="8" w:space="0" w:color="DCDCDC" w:themeColor="text1" w:themeTint="33"/>
            </w:tcBorders>
            <w:vAlign w:val="top"/>
          </w:tcPr>
          <w:p w14:paraId="758D7BC9" w14:textId="77777777" w:rsidR="009D0C2F" w:rsidRPr="00E07005" w:rsidRDefault="009D0C2F" w:rsidP="009D35F6">
            <w:r w:rsidRPr="00337FA2">
              <w:t>Suppressed Demand baseline</w:t>
            </w:r>
          </w:p>
        </w:tc>
        <w:tc>
          <w:tcPr>
            <w:tcW w:w="4394" w:type="dxa"/>
            <w:tcBorders>
              <w:top w:val="single" w:sz="4" w:space="0" w:color="A6A6A6" w:themeColor="background1" w:themeShade="A6"/>
              <w:bottom w:val="single" w:sz="8" w:space="0" w:color="DCDCDC" w:themeColor="text1" w:themeTint="33"/>
            </w:tcBorders>
            <w:vAlign w:val="top"/>
          </w:tcPr>
          <w:p w14:paraId="4FD2B499" w14:textId="77777777" w:rsidR="009D0C2F" w:rsidRDefault="009D0C2F" w:rsidP="009D35F6">
            <w:pPr>
              <w:ind w:left="286" w:right="277"/>
            </w:pPr>
            <w:r>
              <w:t xml:space="preserve">Certain Impact Quantification methodologies allow projects to account Suppressed Demand scenario when establishing a baseline. In such cases, the application of </w:t>
            </w:r>
            <w:proofErr w:type="spellStart"/>
            <w:r>
              <w:t>Supressed</w:t>
            </w:r>
            <w:proofErr w:type="spellEnd"/>
            <w:r>
              <w:t xml:space="preserve"> Demand baseline is limited to Small-Scale and Microscale Projects. </w:t>
            </w:r>
          </w:p>
          <w:p w14:paraId="61671EAE" w14:textId="77777777" w:rsidR="009D0C2F" w:rsidRPr="00E07005" w:rsidRDefault="009D0C2F" w:rsidP="009D35F6">
            <w:pPr>
              <w:ind w:left="286" w:right="277"/>
            </w:pPr>
            <w:r>
              <w:lastRenderedPageBreak/>
              <w:t xml:space="preserve">Where a </w:t>
            </w:r>
            <w:proofErr w:type="spellStart"/>
            <w:r>
              <w:t>Supressed</w:t>
            </w:r>
            <w:proofErr w:type="spellEnd"/>
            <w:r>
              <w:t xml:space="preserve"> Demand baseline is applied, it is not possible to ‘stack’ Gold Standard Certified Impact Statements or Products as the definition of the baseline may be contradictory.</w:t>
            </w:r>
          </w:p>
        </w:tc>
        <w:tc>
          <w:tcPr>
            <w:tcW w:w="3544" w:type="dxa"/>
            <w:tcBorders>
              <w:top w:val="single" w:sz="4" w:space="0" w:color="A6A6A6" w:themeColor="background1" w:themeShade="A6"/>
              <w:bottom w:val="single" w:sz="8" w:space="0" w:color="DCDCDC" w:themeColor="text1" w:themeTint="33"/>
            </w:tcBorders>
            <w:vAlign w:val="top"/>
          </w:tcPr>
          <w:p w14:paraId="4C10F5E4" w14:textId="77777777" w:rsidR="009D0C2F" w:rsidRDefault="009D0C2F" w:rsidP="009D35F6">
            <w:r>
              <w:lastRenderedPageBreak/>
              <w:t xml:space="preserve">This VPA and homogenous VPAs do not use a </w:t>
            </w:r>
            <w:proofErr w:type="spellStart"/>
            <w:r>
              <w:t>supressed</w:t>
            </w:r>
            <w:proofErr w:type="spellEnd"/>
            <w:r>
              <w:t xml:space="preserve"> demand baseline.</w:t>
            </w:r>
          </w:p>
          <w:p w14:paraId="41B60F42" w14:textId="77777777" w:rsidR="009D0C2F" w:rsidRDefault="009D0C2F" w:rsidP="009D35F6"/>
          <w:p w14:paraId="0074323E" w14:textId="77777777" w:rsidR="009D0C2F" w:rsidRPr="00E07005" w:rsidRDefault="009D0C2F" w:rsidP="009D35F6">
            <w:r>
              <w:t>No Gold Standard Certified Impact Statements or Products are intended to be stacked in case of suppressed demand baseline.</w:t>
            </w:r>
          </w:p>
        </w:tc>
      </w:tr>
      <w:tr w:rsidR="009D0C2F" w:rsidRPr="009823F5" w14:paraId="0C777E16" w14:textId="77777777" w:rsidTr="009D35F6">
        <w:tc>
          <w:tcPr>
            <w:tcW w:w="851" w:type="dxa"/>
            <w:tcBorders>
              <w:top w:val="single" w:sz="4" w:space="0" w:color="A6A6A6" w:themeColor="background1" w:themeShade="A6"/>
              <w:bottom w:val="single" w:sz="8" w:space="0" w:color="DCDCDC" w:themeColor="text1" w:themeTint="33"/>
            </w:tcBorders>
            <w:vAlign w:val="top"/>
          </w:tcPr>
          <w:p w14:paraId="294209E6" w14:textId="77777777" w:rsidR="009D0C2F" w:rsidRPr="00E07005" w:rsidRDefault="009D0C2F" w:rsidP="009D35F6">
            <w:r w:rsidRPr="00953884">
              <w:t>3.1.4</w:t>
            </w:r>
          </w:p>
        </w:tc>
        <w:tc>
          <w:tcPr>
            <w:tcW w:w="1134" w:type="dxa"/>
            <w:tcBorders>
              <w:top w:val="single" w:sz="4" w:space="0" w:color="A6A6A6" w:themeColor="background1" w:themeShade="A6"/>
              <w:bottom w:val="single" w:sz="8" w:space="0" w:color="DCDCDC" w:themeColor="text1" w:themeTint="33"/>
            </w:tcBorders>
            <w:vAlign w:val="top"/>
          </w:tcPr>
          <w:p w14:paraId="65827708" w14:textId="77777777" w:rsidR="009D0C2F" w:rsidRPr="00E07005" w:rsidRDefault="009D0C2F" w:rsidP="009D35F6">
            <w:r w:rsidRPr="00953884">
              <w:t>Legal ownership</w:t>
            </w:r>
          </w:p>
        </w:tc>
        <w:tc>
          <w:tcPr>
            <w:tcW w:w="4394" w:type="dxa"/>
            <w:tcBorders>
              <w:top w:val="single" w:sz="4" w:space="0" w:color="A6A6A6" w:themeColor="background1" w:themeShade="A6"/>
              <w:bottom w:val="single" w:sz="8" w:space="0" w:color="DCDCDC" w:themeColor="text1" w:themeTint="33"/>
            </w:tcBorders>
            <w:vAlign w:val="top"/>
          </w:tcPr>
          <w:p w14:paraId="591D4A7B" w14:textId="77777777" w:rsidR="009D0C2F" w:rsidRDefault="009D0C2F" w:rsidP="009D35F6">
            <w:pPr>
              <w:pStyle w:val="NoSpacing"/>
              <w:ind w:left="286" w:right="277"/>
              <w:jc w:val="both"/>
            </w:pPr>
            <w:r>
              <w:t>a) Projects involving the distribution of a large number of devices for services shall provide a clear description of the ownership of the Products that are generated under Gold Standard Certification all along the investment chain. In line with FPIC requirement, the proofs that end-users are aware of and willing to give up their rights on Products shall be provided.</w:t>
            </w:r>
          </w:p>
          <w:p w14:paraId="53BF274D" w14:textId="77777777" w:rsidR="009D0C2F" w:rsidRDefault="009D0C2F" w:rsidP="009D35F6">
            <w:pPr>
              <w:pStyle w:val="NoSpacing"/>
              <w:ind w:left="286" w:right="277"/>
              <w:jc w:val="both"/>
            </w:pPr>
          </w:p>
          <w:p w14:paraId="67538DE9" w14:textId="77777777" w:rsidR="009D0C2F" w:rsidRPr="00FB0C00" w:rsidRDefault="009D0C2F" w:rsidP="009D35F6">
            <w:pPr>
              <w:pStyle w:val="NoSpacing"/>
              <w:spacing w:line="360" w:lineRule="auto"/>
              <w:ind w:left="286" w:right="277"/>
              <w:jc w:val="both"/>
            </w:pPr>
            <w:r>
              <w:t>b) The transfer for Product ownership shall be discussed during the local stakeholder consultations for projects.</w:t>
            </w:r>
          </w:p>
        </w:tc>
        <w:tc>
          <w:tcPr>
            <w:tcW w:w="3544" w:type="dxa"/>
            <w:tcBorders>
              <w:top w:val="single" w:sz="4" w:space="0" w:color="A6A6A6" w:themeColor="background1" w:themeShade="A6"/>
              <w:bottom w:val="single" w:sz="8" w:space="0" w:color="DCDCDC" w:themeColor="text1" w:themeTint="33"/>
            </w:tcBorders>
            <w:vAlign w:val="top"/>
          </w:tcPr>
          <w:p w14:paraId="0B7814CA" w14:textId="77777777" w:rsidR="009D0C2F" w:rsidRDefault="009D0C2F" w:rsidP="009D35F6">
            <w:pPr>
              <w:pStyle w:val="NoSpacing"/>
              <w:ind w:left="286" w:right="277"/>
              <w:jc w:val="both"/>
            </w:pPr>
            <w:r>
              <w:t>a)</w:t>
            </w:r>
            <w:r>
              <w:tab/>
              <w:t>It will be clearly communicated that CO2balance is the Co-ordinating/Managing Entity which communicates with the Gold Standard and the entity that is claiming ownership rights of and selling the emission reductions resulting from the project activity. The project is managed in the host country by CO2balance. CO2balance have legal ownership of the carbon credits produced as a result of the project.</w:t>
            </w:r>
          </w:p>
          <w:p w14:paraId="18C24780" w14:textId="77777777" w:rsidR="009D0C2F" w:rsidRDefault="009D0C2F" w:rsidP="009D35F6">
            <w:pPr>
              <w:pStyle w:val="NoSpacing"/>
              <w:ind w:left="286" w:right="277"/>
              <w:jc w:val="both"/>
            </w:pPr>
          </w:p>
          <w:p w14:paraId="703DC33A" w14:textId="77777777" w:rsidR="009D0C2F" w:rsidRPr="00FB0C00" w:rsidRDefault="009D0C2F" w:rsidP="009D35F6">
            <w:pPr>
              <w:pStyle w:val="NoSpacing"/>
              <w:ind w:left="286" w:right="277"/>
              <w:jc w:val="both"/>
            </w:pPr>
            <w:r>
              <w:t xml:space="preserve">b) The transfer of ownership was discussed during the local stakeholder </w:t>
            </w:r>
            <w:r w:rsidRPr="00953884">
              <w:t>consultation conducted by CO2balance, presenting the details of the project to  the local community members, officials and Community Leaders who attended. No issues were raised during the meeting voicing issues regarding the transfer of product ownership.</w:t>
            </w:r>
          </w:p>
        </w:tc>
      </w:tr>
    </w:tbl>
    <w:p w14:paraId="5F2CC8C3" w14:textId="77777777" w:rsidR="009D0C2F" w:rsidRDefault="009D0C2F" w:rsidP="009D0C2F"/>
    <w:p w14:paraId="6C4869E3" w14:textId="7F4D52E0" w:rsidR="009823F5" w:rsidRPr="007C1D64" w:rsidRDefault="009823F5" w:rsidP="009823F5">
      <w:pPr>
        <w:pStyle w:val="SectionList2nd"/>
      </w:pPr>
      <w:r w:rsidRPr="007C1D64">
        <w:t xml:space="preserve">Legal ownership of products generated by the </w:t>
      </w:r>
      <w:r w:rsidR="005D6E4E">
        <w:t>VPA</w:t>
      </w:r>
      <w:r w:rsidR="005D6E4E" w:rsidRPr="007C1D64">
        <w:t xml:space="preserve"> </w:t>
      </w:r>
      <w:r w:rsidRPr="007C1D64">
        <w:t>and legal rights to alter use of resources required to service the project</w:t>
      </w:r>
    </w:p>
    <w:p w14:paraId="3CB0F8DF" w14:textId="5AC06AA9" w:rsidR="009823F5" w:rsidRDefault="009823F5" w:rsidP="004E361A">
      <w:r w:rsidRPr="009E261A">
        <w:t>&gt;&gt;</w:t>
      </w:r>
    </w:p>
    <w:p w14:paraId="03D58DCC" w14:textId="77777777" w:rsidR="00552C81" w:rsidRDefault="00552C81" w:rsidP="00552C81">
      <w:r>
        <w:lastRenderedPageBreak/>
        <w:t>The legal ownership is with CO2balance UK Ltd. During the distribution of ICS, the participating household will sign a declaration to transfer the ownership rights of the carbon assets generated from this project to the project proponent.</w:t>
      </w:r>
    </w:p>
    <w:p w14:paraId="32AD8495" w14:textId="77777777" w:rsidR="00552C81" w:rsidRDefault="00552C81" w:rsidP="00552C81"/>
    <w:p w14:paraId="45C407D1" w14:textId="32337FE8" w:rsidR="00552C81" w:rsidRPr="009823F5" w:rsidRDefault="00552C81" w:rsidP="00552C81">
      <w:r>
        <w:t xml:space="preserve">The ICS are distributed to users for free. End users are informed in advance that the use of ICS generates carbon finance which in turn is used to cover the price of ICS and for recovering project implementation costs. The participating household will sign a declaration to transfer ownership rights of the carbon assets generated from this project to CO2balance </w:t>
      </w:r>
      <w:r w:rsidR="00BD08BC">
        <w:t xml:space="preserve">UK </w:t>
      </w:r>
      <w:r>
        <w:t>Ltd.</w:t>
      </w:r>
    </w:p>
    <w:p w14:paraId="47F6E317" w14:textId="54715C7A" w:rsidR="004E361A" w:rsidRDefault="004E361A" w:rsidP="00762E5F">
      <w:pPr>
        <w:pStyle w:val="SectionList"/>
      </w:pPr>
      <w:r>
        <w:t xml:space="preserve">Location of </w:t>
      </w:r>
      <w:r w:rsidR="00940656">
        <w:t>VPA</w:t>
      </w:r>
    </w:p>
    <w:p w14:paraId="6572C836" w14:textId="77777777" w:rsidR="004E361A" w:rsidRDefault="004E361A" w:rsidP="004E361A">
      <w:pPr>
        <w:rPr>
          <w:lang w:eastAsia="de-DE"/>
        </w:rPr>
      </w:pPr>
      <w:r>
        <w:rPr>
          <w:lang w:eastAsia="de-DE"/>
        </w:rPr>
        <w:t>&gt;&gt;</w:t>
      </w:r>
    </w:p>
    <w:p w14:paraId="79FA1CE0" w14:textId="77777777" w:rsidR="00585AF8" w:rsidRDefault="00585AF8" w:rsidP="00585AF8">
      <w:pPr>
        <w:rPr>
          <w:lang w:eastAsia="de-DE"/>
        </w:rPr>
      </w:pPr>
      <w:r>
        <w:rPr>
          <w:lang w:eastAsia="de-DE"/>
        </w:rPr>
        <w:t xml:space="preserve">Project location will be geographic boundary of the Kayonza, Bugesera and Nyamasheke Districts, in the Republic of Rwanda as shown in Figure 1. </w:t>
      </w:r>
    </w:p>
    <w:p w14:paraId="0B32AFA5" w14:textId="77777777" w:rsidR="00585AF8" w:rsidRDefault="00585AF8" w:rsidP="00585AF8">
      <w:pPr>
        <w:rPr>
          <w:lang w:eastAsia="de-DE"/>
        </w:rPr>
      </w:pPr>
    </w:p>
    <w:p w14:paraId="32890091" w14:textId="77777777" w:rsidR="00585AF8" w:rsidRDefault="00585AF8" w:rsidP="00585AF8">
      <w:pPr>
        <w:rPr>
          <w:lang w:eastAsia="de-DE"/>
        </w:rPr>
      </w:pPr>
      <w:r w:rsidRPr="000A18C4">
        <w:rPr>
          <w:noProof/>
        </w:rPr>
        <w:drawing>
          <wp:inline distT="0" distB="0" distL="0" distR="0" wp14:anchorId="6C16B3AA" wp14:editId="3DF77619">
            <wp:extent cx="5686425" cy="4552178"/>
            <wp:effectExtent l="0" t="0" r="0" b="1270"/>
            <wp:docPr id="1560436500" name="Picture 1560436500" descr="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Map&#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09181" cy="4570395"/>
                    </a:xfrm>
                    <a:prstGeom prst="rect">
                      <a:avLst/>
                    </a:prstGeom>
                    <a:noFill/>
                    <a:ln>
                      <a:noFill/>
                    </a:ln>
                  </pic:spPr>
                </pic:pic>
              </a:graphicData>
            </a:graphic>
          </wp:inline>
        </w:drawing>
      </w:r>
    </w:p>
    <w:p w14:paraId="4CE79A49" w14:textId="77777777" w:rsidR="00585AF8" w:rsidRDefault="00585AF8" w:rsidP="00585AF8">
      <w:pPr>
        <w:rPr>
          <w:lang w:eastAsia="de-DE"/>
        </w:rPr>
      </w:pPr>
      <w:r w:rsidRPr="00D94E54">
        <w:rPr>
          <w:b/>
          <w:bCs/>
          <w:lang w:eastAsia="de-DE"/>
        </w:rPr>
        <w:t xml:space="preserve">Figure </w:t>
      </w:r>
      <w:r>
        <w:rPr>
          <w:b/>
          <w:bCs/>
          <w:lang w:eastAsia="de-DE"/>
        </w:rPr>
        <w:t>1</w:t>
      </w:r>
      <w:r>
        <w:rPr>
          <w:lang w:eastAsia="de-DE"/>
        </w:rPr>
        <w:t xml:space="preserve"> Project boundary is defined by the geographic borders of the Bugesera, Kayonza and Nyamasheke Districts, within Rwanda shown as the dark blue areas on </w:t>
      </w:r>
      <w:r>
        <w:rPr>
          <w:lang w:eastAsia="de-DE"/>
        </w:rPr>
        <w:lastRenderedPageBreak/>
        <w:t xml:space="preserve">the map. The map was created using ArcGIS Pro 2.9 and with the following data: Rwanda Administrative Boundary Data from OCHA ROSEA under the CC BY-IGO License (Non-endorsed) and the National Park Boundary, Towns and International Borders using OSM data under the </w:t>
      </w:r>
      <w:proofErr w:type="spellStart"/>
      <w:r>
        <w:rPr>
          <w:lang w:eastAsia="de-DE"/>
        </w:rPr>
        <w:t>ODb</w:t>
      </w:r>
      <w:proofErr w:type="spellEnd"/>
      <w:r>
        <w:rPr>
          <w:lang w:eastAsia="de-DE"/>
        </w:rPr>
        <w:t xml:space="preserve"> License. Please note that the boundaries are purely representative and real-life borders may vary.</w:t>
      </w:r>
    </w:p>
    <w:p w14:paraId="421D52B1" w14:textId="77777777" w:rsidR="00585AF8" w:rsidRDefault="00585AF8" w:rsidP="004E361A">
      <w:pPr>
        <w:rPr>
          <w:lang w:eastAsia="de-DE"/>
        </w:rPr>
      </w:pPr>
    </w:p>
    <w:p w14:paraId="77A3B204" w14:textId="77777777" w:rsidR="00BD6EFC" w:rsidRDefault="00BD6EFC" w:rsidP="00BD6EFC">
      <w:pPr>
        <w:rPr>
          <w:lang w:eastAsia="de-DE"/>
        </w:rPr>
      </w:pPr>
      <w:r>
        <w:rPr>
          <w:lang w:eastAsia="de-DE"/>
        </w:rPr>
        <w:t>The furthest most north, south, east, and west for each of the district are as follows (obtained from Google Earth®):</w:t>
      </w:r>
    </w:p>
    <w:tbl>
      <w:tblPr>
        <w:tblStyle w:val="TableGrid"/>
        <w:tblW w:w="0" w:type="auto"/>
        <w:tblInd w:w="-113" w:type="dxa"/>
        <w:tblLook w:val="04A0" w:firstRow="1" w:lastRow="0" w:firstColumn="1" w:lastColumn="0" w:noHBand="0" w:noVBand="1"/>
      </w:tblPr>
      <w:tblGrid>
        <w:gridCol w:w="1795"/>
        <w:gridCol w:w="1776"/>
        <w:gridCol w:w="1775"/>
        <w:gridCol w:w="1778"/>
        <w:gridCol w:w="1778"/>
      </w:tblGrid>
      <w:tr w:rsidR="00BD6EFC" w:rsidRPr="000A18C4" w14:paraId="0B5E7582" w14:textId="77777777" w:rsidTr="009D35F6">
        <w:tc>
          <w:tcPr>
            <w:tcW w:w="1795" w:type="dxa"/>
          </w:tcPr>
          <w:p w14:paraId="5DF12ADA" w14:textId="77777777" w:rsidR="00BD6EFC" w:rsidRPr="00A1026F" w:rsidRDefault="00BD6EFC" w:rsidP="009D35F6">
            <w:pPr>
              <w:pStyle w:val="Instruction"/>
              <w:ind w:left="0"/>
              <w:jc w:val="both"/>
              <w:rPr>
                <w:rFonts w:ascii="Verdana" w:eastAsiaTheme="minorHAnsi" w:hAnsi="Verdana" w:cs="Times New Roman (Body CS)"/>
                <w:b/>
                <w:bCs/>
                <w:i w:val="0"/>
                <w:color w:val="4D4D4C"/>
                <w:spacing w:val="0"/>
                <w:kern w:val="0"/>
                <w:sz w:val="22"/>
                <w:lang w:val="en-US" w:eastAsia="de-DE"/>
                <w14:cntxtAlts/>
              </w:rPr>
            </w:pPr>
            <w:r w:rsidRPr="00A1026F">
              <w:rPr>
                <w:rFonts w:ascii="Verdana" w:eastAsiaTheme="minorHAnsi" w:hAnsi="Verdana" w:cs="Times New Roman (Body CS)"/>
                <w:b/>
                <w:bCs/>
                <w:i w:val="0"/>
                <w:color w:val="4D4D4C"/>
                <w:spacing w:val="0"/>
                <w:kern w:val="0"/>
                <w:sz w:val="22"/>
                <w:lang w:val="en-US" w:eastAsia="de-DE"/>
                <w14:cntxtAlts/>
              </w:rPr>
              <w:t>District</w:t>
            </w:r>
          </w:p>
        </w:tc>
        <w:tc>
          <w:tcPr>
            <w:tcW w:w="1776" w:type="dxa"/>
          </w:tcPr>
          <w:p w14:paraId="0805E084" w14:textId="77777777" w:rsidR="00BD6EFC" w:rsidRPr="00A1026F" w:rsidRDefault="00BD6EFC" w:rsidP="009D35F6">
            <w:pPr>
              <w:pStyle w:val="Instruction"/>
              <w:ind w:left="0"/>
              <w:jc w:val="both"/>
              <w:rPr>
                <w:rFonts w:ascii="Verdana" w:eastAsiaTheme="minorHAnsi" w:hAnsi="Verdana" w:cs="Times New Roman (Body CS)"/>
                <w:b/>
                <w:bCs/>
                <w:i w:val="0"/>
                <w:color w:val="4D4D4C"/>
                <w:spacing w:val="0"/>
                <w:kern w:val="0"/>
                <w:sz w:val="22"/>
                <w:lang w:val="en-US" w:eastAsia="de-DE"/>
                <w14:cntxtAlts/>
              </w:rPr>
            </w:pPr>
            <w:r w:rsidRPr="00A1026F">
              <w:rPr>
                <w:rFonts w:ascii="Verdana" w:eastAsiaTheme="minorHAnsi" w:hAnsi="Verdana" w:cs="Times New Roman (Body CS)"/>
                <w:b/>
                <w:bCs/>
                <w:i w:val="0"/>
                <w:color w:val="4D4D4C"/>
                <w:spacing w:val="0"/>
                <w:kern w:val="0"/>
                <w:sz w:val="22"/>
                <w:lang w:val="en-US" w:eastAsia="de-DE"/>
                <w14:cntxtAlts/>
              </w:rPr>
              <w:t>North</w:t>
            </w:r>
          </w:p>
        </w:tc>
        <w:tc>
          <w:tcPr>
            <w:tcW w:w="1775" w:type="dxa"/>
          </w:tcPr>
          <w:p w14:paraId="6482C9F8" w14:textId="77777777" w:rsidR="00BD6EFC" w:rsidRPr="00A1026F" w:rsidRDefault="00BD6EFC" w:rsidP="009D35F6">
            <w:pPr>
              <w:pStyle w:val="Instruction"/>
              <w:ind w:left="0"/>
              <w:jc w:val="both"/>
              <w:rPr>
                <w:rFonts w:ascii="Verdana" w:eastAsiaTheme="minorHAnsi" w:hAnsi="Verdana" w:cs="Times New Roman (Body CS)"/>
                <w:b/>
                <w:bCs/>
                <w:i w:val="0"/>
                <w:color w:val="4D4D4C"/>
                <w:spacing w:val="0"/>
                <w:kern w:val="0"/>
                <w:sz w:val="22"/>
                <w:lang w:val="en-US" w:eastAsia="de-DE"/>
                <w14:cntxtAlts/>
              </w:rPr>
            </w:pPr>
            <w:r w:rsidRPr="00A1026F">
              <w:rPr>
                <w:rFonts w:ascii="Verdana" w:eastAsiaTheme="minorHAnsi" w:hAnsi="Verdana" w:cs="Times New Roman (Body CS)"/>
                <w:b/>
                <w:bCs/>
                <w:i w:val="0"/>
                <w:color w:val="4D4D4C"/>
                <w:spacing w:val="0"/>
                <w:kern w:val="0"/>
                <w:sz w:val="22"/>
                <w:lang w:val="en-US" w:eastAsia="de-DE"/>
                <w14:cntxtAlts/>
              </w:rPr>
              <w:t>South</w:t>
            </w:r>
          </w:p>
        </w:tc>
        <w:tc>
          <w:tcPr>
            <w:tcW w:w="1778" w:type="dxa"/>
          </w:tcPr>
          <w:p w14:paraId="088B1AC5" w14:textId="77777777" w:rsidR="00BD6EFC" w:rsidRPr="00A1026F" w:rsidRDefault="00BD6EFC" w:rsidP="009D35F6">
            <w:pPr>
              <w:pStyle w:val="Instruction"/>
              <w:ind w:left="0"/>
              <w:jc w:val="both"/>
              <w:rPr>
                <w:rFonts w:ascii="Verdana" w:eastAsiaTheme="minorHAnsi" w:hAnsi="Verdana" w:cs="Times New Roman (Body CS)"/>
                <w:b/>
                <w:bCs/>
                <w:i w:val="0"/>
                <w:color w:val="4D4D4C"/>
                <w:spacing w:val="0"/>
                <w:kern w:val="0"/>
                <w:sz w:val="22"/>
                <w:lang w:val="en-US" w:eastAsia="de-DE"/>
                <w14:cntxtAlts/>
              </w:rPr>
            </w:pPr>
            <w:r w:rsidRPr="00A1026F">
              <w:rPr>
                <w:rFonts w:ascii="Verdana" w:eastAsiaTheme="minorHAnsi" w:hAnsi="Verdana" w:cs="Times New Roman (Body CS)"/>
                <w:b/>
                <w:bCs/>
                <w:i w:val="0"/>
                <w:color w:val="4D4D4C"/>
                <w:spacing w:val="0"/>
                <w:kern w:val="0"/>
                <w:sz w:val="22"/>
                <w:lang w:val="en-US" w:eastAsia="de-DE"/>
                <w14:cntxtAlts/>
              </w:rPr>
              <w:t>East</w:t>
            </w:r>
          </w:p>
        </w:tc>
        <w:tc>
          <w:tcPr>
            <w:tcW w:w="1778" w:type="dxa"/>
          </w:tcPr>
          <w:p w14:paraId="5B8EABB7" w14:textId="77777777" w:rsidR="00BD6EFC" w:rsidRPr="00A1026F" w:rsidRDefault="00BD6EFC" w:rsidP="009D35F6">
            <w:pPr>
              <w:pStyle w:val="Instruction"/>
              <w:ind w:left="0"/>
              <w:jc w:val="both"/>
              <w:rPr>
                <w:rFonts w:ascii="Verdana" w:eastAsiaTheme="minorHAnsi" w:hAnsi="Verdana" w:cs="Times New Roman (Body CS)"/>
                <w:b/>
                <w:bCs/>
                <w:i w:val="0"/>
                <w:color w:val="4D4D4C"/>
                <w:spacing w:val="0"/>
                <w:kern w:val="0"/>
                <w:sz w:val="22"/>
                <w:lang w:val="en-US" w:eastAsia="de-DE"/>
                <w14:cntxtAlts/>
              </w:rPr>
            </w:pPr>
            <w:r w:rsidRPr="00A1026F">
              <w:rPr>
                <w:rFonts w:ascii="Verdana" w:eastAsiaTheme="minorHAnsi" w:hAnsi="Verdana" w:cs="Times New Roman (Body CS)"/>
                <w:b/>
                <w:bCs/>
                <w:i w:val="0"/>
                <w:color w:val="4D4D4C"/>
                <w:spacing w:val="0"/>
                <w:kern w:val="0"/>
                <w:sz w:val="22"/>
                <w:lang w:val="en-US" w:eastAsia="de-DE"/>
                <w14:cntxtAlts/>
              </w:rPr>
              <w:t>West</w:t>
            </w:r>
          </w:p>
        </w:tc>
      </w:tr>
      <w:tr w:rsidR="00BD6EFC" w:rsidRPr="000A18C4" w14:paraId="4F7C8E90" w14:textId="77777777" w:rsidTr="009D35F6">
        <w:tc>
          <w:tcPr>
            <w:tcW w:w="1795" w:type="dxa"/>
          </w:tcPr>
          <w:p w14:paraId="41CEB087" w14:textId="77777777" w:rsidR="00BD6EFC" w:rsidRPr="00A1026F" w:rsidRDefault="00BD6EFC" w:rsidP="009D35F6">
            <w:pPr>
              <w:pStyle w:val="Instruction"/>
              <w:ind w:left="0"/>
              <w:jc w:val="both"/>
              <w:rPr>
                <w:rFonts w:ascii="Verdana" w:eastAsiaTheme="minorHAnsi" w:hAnsi="Verdana" w:cs="Times New Roman (Body CS)"/>
                <w:i w:val="0"/>
                <w:color w:val="4D4D4C"/>
                <w:spacing w:val="0"/>
                <w:kern w:val="0"/>
                <w:sz w:val="22"/>
                <w:lang w:val="en-US" w:eastAsia="de-DE"/>
                <w14:cntxtAlts/>
              </w:rPr>
            </w:pPr>
            <w:r w:rsidRPr="00A1026F">
              <w:rPr>
                <w:rFonts w:ascii="Verdana" w:eastAsiaTheme="minorHAnsi" w:hAnsi="Verdana" w:cs="Times New Roman (Body CS)"/>
                <w:i w:val="0"/>
                <w:color w:val="4D4D4C"/>
                <w:spacing w:val="0"/>
                <w:kern w:val="0"/>
                <w:sz w:val="22"/>
                <w:lang w:val="en-US" w:eastAsia="de-DE"/>
                <w14:cntxtAlts/>
              </w:rPr>
              <w:t>Kayonza</w:t>
            </w:r>
          </w:p>
        </w:tc>
        <w:tc>
          <w:tcPr>
            <w:tcW w:w="1776" w:type="dxa"/>
          </w:tcPr>
          <w:p w14:paraId="3156FCA4" w14:textId="77777777" w:rsidR="00BD6EFC" w:rsidRPr="00A1026F" w:rsidRDefault="00BD6EFC" w:rsidP="009D35F6">
            <w:pPr>
              <w:pStyle w:val="Instruction"/>
              <w:ind w:left="0"/>
              <w:jc w:val="both"/>
              <w:rPr>
                <w:rFonts w:ascii="Verdana" w:eastAsiaTheme="minorHAnsi" w:hAnsi="Verdana" w:cs="Times New Roman (Body CS)"/>
                <w:i w:val="0"/>
                <w:color w:val="4D4D4C"/>
                <w:spacing w:val="0"/>
                <w:kern w:val="0"/>
                <w:sz w:val="22"/>
                <w:lang w:val="en-US" w:eastAsia="de-DE"/>
                <w14:cntxtAlts/>
              </w:rPr>
            </w:pPr>
            <w:r w:rsidRPr="00A1026F">
              <w:rPr>
                <w:rFonts w:ascii="Verdana" w:eastAsiaTheme="minorHAnsi" w:hAnsi="Verdana" w:cs="Times New Roman (Body CS)"/>
                <w:i w:val="0"/>
                <w:color w:val="4D4D4C"/>
                <w:spacing w:val="0"/>
                <w:kern w:val="0"/>
                <w:sz w:val="22"/>
                <w:lang w:val="en-US" w:eastAsia="de-DE"/>
                <w14:cntxtAlts/>
              </w:rPr>
              <w:t>-1.599761, 30.638191</w:t>
            </w:r>
          </w:p>
        </w:tc>
        <w:tc>
          <w:tcPr>
            <w:tcW w:w="1775" w:type="dxa"/>
          </w:tcPr>
          <w:p w14:paraId="7126F1FF" w14:textId="77777777" w:rsidR="00BD6EFC" w:rsidRPr="00A1026F" w:rsidRDefault="00BD6EFC" w:rsidP="009D35F6">
            <w:pPr>
              <w:pStyle w:val="Instruction"/>
              <w:ind w:left="0"/>
              <w:jc w:val="both"/>
              <w:rPr>
                <w:rFonts w:ascii="Verdana" w:eastAsiaTheme="minorHAnsi" w:hAnsi="Verdana" w:cs="Times New Roman (Body CS)"/>
                <w:i w:val="0"/>
                <w:color w:val="4D4D4C"/>
                <w:spacing w:val="0"/>
                <w:kern w:val="0"/>
                <w:sz w:val="22"/>
                <w:lang w:val="en-US" w:eastAsia="de-DE"/>
                <w14:cntxtAlts/>
              </w:rPr>
            </w:pPr>
            <w:r w:rsidRPr="00A1026F">
              <w:rPr>
                <w:rFonts w:ascii="Verdana" w:eastAsiaTheme="minorHAnsi" w:hAnsi="Verdana" w:cs="Times New Roman (Body CS)"/>
                <w:i w:val="0"/>
                <w:color w:val="4D4D4C"/>
                <w:spacing w:val="0"/>
                <w:kern w:val="0"/>
                <w:sz w:val="22"/>
                <w:lang w:val="en-US" w:eastAsia="de-DE"/>
                <w14:cntxtAlts/>
              </w:rPr>
              <w:t>-2.124726, 30.628124</w:t>
            </w:r>
          </w:p>
        </w:tc>
        <w:tc>
          <w:tcPr>
            <w:tcW w:w="1778" w:type="dxa"/>
          </w:tcPr>
          <w:p w14:paraId="7E1EBC58" w14:textId="77777777" w:rsidR="00BD6EFC" w:rsidRPr="00A1026F" w:rsidRDefault="00BD6EFC" w:rsidP="009D35F6">
            <w:pPr>
              <w:pStyle w:val="Instruction"/>
              <w:ind w:left="0"/>
              <w:jc w:val="both"/>
              <w:rPr>
                <w:rFonts w:ascii="Verdana" w:eastAsiaTheme="minorHAnsi" w:hAnsi="Verdana" w:cs="Times New Roman (Body CS)"/>
                <w:i w:val="0"/>
                <w:color w:val="4D4D4C"/>
                <w:spacing w:val="0"/>
                <w:kern w:val="0"/>
                <w:sz w:val="22"/>
                <w:lang w:val="en-US" w:eastAsia="de-DE"/>
                <w14:cntxtAlts/>
              </w:rPr>
            </w:pPr>
            <w:r w:rsidRPr="00A1026F">
              <w:rPr>
                <w:rFonts w:ascii="Verdana" w:eastAsiaTheme="minorHAnsi" w:hAnsi="Verdana" w:cs="Times New Roman (Body CS)"/>
                <w:i w:val="0"/>
                <w:color w:val="4D4D4C"/>
                <w:spacing w:val="0"/>
                <w:kern w:val="0"/>
                <w:sz w:val="22"/>
                <w:lang w:val="en-US" w:eastAsia="de-DE"/>
                <w14:cntxtAlts/>
              </w:rPr>
              <w:t>-1.655708, 30.837522</w:t>
            </w:r>
          </w:p>
        </w:tc>
        <w:tc>
          <w:tcPr>
            <w:tcW w:w="1778" w:type="dxa"/>
          </w:tcPr>
          <w:p w14:paraId="7C2C6DC8" w14:textId="77777777" w:rsidR="00BD6EFC" w:rsidRPr="00A1026F" w:rsidRDefault="00BD6EFC" w:rsidP="009D35F6">
            <w:pPr>
              <w:pStyle w:val="Instruction"/>
              <w:ind w:left="0"/>
              <w:jc w:val="both"/>
              <w:rPr>
                <w:rFonts w:ascii="Verdana" w:eastAsiaTheme="minorHAnsi" w:hAnsi="Verdana" w:cs="Times New Roman (Body CS)"/>
                <w:i w:val="0"/>
                <w:color w:val="4D4D4C"/>
                <w:spacing w:val="0"/>
                <w:kern w:val="0"/>
                <w:sz w:val="22"/>
                <w:lang w:val="en-US" w:eastAsia="de-DE"/>
                <w14:cntxtAlts/>
              </w:rPr>
            </w:pPr>
            <w:r w:rsidRPr="00A1026F">
              <w:rPr>
                <w:rFonts w:ascii="Verdana" w:eastAsiaTheme="minorHAnsi" w:hAnsi="Verdana" w:cs="Times New Roman (Body CS)"/>
                <w:i w:val="0"/>
                <w:color w:val="4D4D4C"/>
                <w:spacing w:val="0"/>
                <w:kern w:val="0"/>
                <w:sz w:val="22"/>
                <w:lang w:val="en-US" w:eastAsia="de-DE"/>
                <w14:cntxtAlts/>
              </w:rPr>
              <w:t>-1.840881, 30.426369</w:t>
            </w:r>
          </w:p>
        </w:tc>
      </w:tr>
      <w:tr w:rsidR="00BD6EFC" w:rsidRPr="000A18C4" w14:paraId="6439E33E" w14:textId="77777777" w:rsidTr="009D35F6">
        <w:tc>
          <w:tcPr>
            <w:tcW w:w="1795" w:type="dxa"/>
          </w:tcPr>
          <w:p w14:paraId="7875FC5B" w14:textId="77777777" w:rsidR="00BD6EFC" w:rsidRPr="00A1026F" w:rsidRDefault="00BD6EFC" w:rsidP="009D35F6">
            <w:pPr>
              <w:pStyle w:val="Instruction"/>
              <w:ind w:left="0"/>
              <w:jc w:val="both"/>
              <w:rPr>
                <w:rFonts w:ascii="Verdana" w:eastAsiaTheme="minorHAnsi" w:hAnsi="Verdana" w:cs="Times New Roman (Body CS)"/>
                <w:i w:val="0"/>
                <w:color w:val="4D4D4C"/>
                <w:spacing w:val="0"/>
                <w:kern w:val="0"/>
                <w:sz w:val="22"/>
                <w:lang w:val="en-US" w:eastAsia="de-DE"/>
                <w14:cntxtAlts/>
              </w:rPr>
            </w:pPr>
            <w:r w:rsidRPr="00A1026F">
              <w:rPr>
                <w:rFonts w:ascii="Verdana" w:eastAsiaTheme="minorHAnsi" w:hAnsi="Verdana" w:cs="Times New Roman (Body CS)"/>
                <w:i w:val="0"/>
                <w:color w:val="4D4D4C"/>
                <w:spacing w:val="0"/>
                <w:kern w:val="0"/>
                <w:sz w:val="22"/>
                <w:lang w:val="en-US" w:eastAsia="de-DE"/>
                <w14:cntxtAlts/>
              </w:rPr>
              <w:t>Bugesera</w:t>
            </w:r>
          </w:p>
        </w:tc>
        <w:tc>
          <w:tcPr>
            <w:tcW w:w="1776" w:type="dxa"/>
          </w:tcPr>
          <w:p w14:paraId="615F2B4A" w14:textId="77777777" w:rsidR="00BD6EFC" w:rsidRPr="00A1026F" w:rsidRDefault="00BD6EFC" w:rsidP="009D35F6">
            <w:pPr>
              <w:pStyle w:val="Instruction"/>
              <w:ind w:left="0"/>
              <w:jc w:val="both"/>
              <w:rPr>
                <w:rFonts w:ascii="Verdana" w:eastAsiaTheme="minorHAnsi" w:hAnsi="Verdana" w:cs="Times New Roman (Body CS)"/>
                <w:i w:val="0"/>
                <w:color w:val="4D4D4C"/>
                <w:spacing w:val="0"/>
                <w:kern w:val="0"/>
                <w:sz w:val="22"/>
                <w:lang w:val="en-US" w:eastAsia="de-DE"/>
                <w14:cntxtAlts/>
              </w:rPr>
            </w:pPr>
            <w:r w:rsidRPr="00A1026F">
              <w:rPr>
                <w:rFonts w:ascii="Verdana" w:eastAsiaTheme="minorHAnsi" w:hAnsi="Verdana" w:cs="Times New Roman (Body CS)"/>
                <w:i w:val="0"/>
                <w:color w:val="4D4D4C"/>
                <w:spacing w:val="0"/>
                <w:kern w:val="0"/>
                <w:sz w:val="22"/>
                <w:lang w:val="en-US" w:eastAsia="de-DE"/>
                <w14:cntxtAlts/>
              </w:rPr>
              <w:t>-2.028618, 30.172867</w:t>
            </w:r>
          </w:p>
        </w:tc>
        <w:tc>
          <w:tcPr>
            <w:tcW w:w="1775" w:type="dxa"/>
          </w:tcPr>
          <w:p w14:paraId="1B0C9605" w14:textId="77777777" w:rsidR="00BD6EFC" w:rsidRPr="00A1026F" w:rsidRDefault="00BD6EFC" w:rsidP="009D35F6">
            <w:pPr>
              <w:pStyle w:val="Instruction"/>
              <w:ind w:left="0"/>
              <w:jc w:val="both"/>
              <w:rPr>
                <w:rFonts w:ascii="Verdana" w:eastAsiaTheme="minorHAnsi" w:hAnsi="Verdana" w:cs="Times New Roman (Body CS)"/>
                <w:i w:val="0"/>
                <w:color w:val="4D4D4C"/>
                <w:spacing w:val="0"/>
                <w:kern w:val="0"/>
                <w:sz w:val="22"/>
                <w:lang w:val="en-US" w:eastAsia="de-DE"/>
                <w14:cntxtAlts/>
              </w:rPr>
            </w:pPr>
            <w:r w:rsidRPr="00A1026F">
              <w:rPr>
                <w:rFonts w:ascii="Verdana" w:eastAsiaTheme="minorHAnsi" w:hAnsi="Verdana" w:cs="Times New Roman (Body CS)"/>
                <w:i w:val="0"/>
                <w:color w:val="4D4D4C"/>
                <w:spacing w:val="0"/>
                <w:kern w:val="0"/>
                <w:sz w:val="22"/>
                <w:lang w:val="en-US" w:eastAsia="de-DE"/>
                <w14:cntxtAlts/>
              </w:rPr>
              <w:t>-2.434602, 30.137927</w:t>
            </w:r>
          </w:p>
        </w:tc>
        <w:tc>
          <w:tcPr>
            <w:tcW w:w="1778" w:type="dxa"/>
          </w:tcPr>
          <w:p w14:paraId="4CE3F304" w14:textId="77777777" w:rsidR="00BD6EFC" w:rsidRPr="00A1026F" w:rsidRDefault="00BD6EFC" w:rsidP="009D35F6">
            <w:pPr>
              <w:pStyle w:val="Instruction"/>
              <w:ind w:left="0"/>
              <w:jc w:val="both"/>
              <w:rPr>
                <w:rFonts w:ascii="Verdana" w:eastAsiaTheme="minorHAnsi" w:hAnsi="Verdana" w:cs="Times New Roman (Body CS)"/>
                <w:i w:val="0"/>
                <w:color w:val="4D4D4C"/>
                <w:spacing w:val="0"/>
                <w:kern w:val="0"/>
                <w:sz w:val="22"/>
                <w:lang w:val="en-US" w:eastAsia="de-DE"/>
                <w14:cntxtAlts/>
              </w:rPr>
            </w:pPr>
            <w:r w:rsidRPr="00A1026F">
              <w:rPr>
                <w:rFonts w:ascii="Verdana" w:eastAsiaTheme="minorHAnsi" w:hAnsi="Verdana" w:cs="Times New Roman (Body CS)"/>
                <w:i w:val="0"/>
                <w:color w:val="4D4D4C"/>
                <w:spacing w:val="0"/>
                <w:kern w:val="0"/>
                <w:sz w:val="22"/>
                <w:lang w:val="en-US" w:eastAsia="de-DE"/>
                <w14:cntxtAlts/>
              </w:rPr>
              <w:t>-2.350549, 30.373034</w:t>
            </w:r>
          </w:p>
        </w:tc>
        <w:tc>
          <w:tcPr>
            <w:tcW w:w="1778" w:type="dxa"/>
          </w:tcPr>
          <w:p w14:paraId="5FEEB8F1" w14:textId="77777777" w:rsidR="00BD6EFC" w:rsidRPr="00A1026F" w:rsidRDefault="00BD6EFC" w:rsidP="009D35F6">
            <w:pPr>
              <w:pStyle w:val="Instruction"/>
              <w:ind w:left="0"/>
              <w:jc w:val="both"/>
              <w:rPr>
                <w:rFonts w:ascii="Verdana" w:eastAsiaTheme="minorHAnsi" w:hAnsi="Verdana" w:cs="Times New Roman (Body CS)"/>
                <w:i w:val="0"/>
                <w:color w:val="4D4D4C"/>
                <w:spacing w:val="0"/>
                <w:kern w:val="0"/>
                <w:sz w:val="22"/>
                <w:lang w:val="en-US" w:eastAsia="de-DE"/>
                <w14:cntxtAlts/>
              </w:rPr>
            </w:pPr>
            <w:r w:rsidRPr="00A1026F">
              <w:rPr>
                <w:rFonts w:ascii="Verdana" w:eastAsiaTheme="minorHAnsi" w:hAnsi="Verdana" w:cs="Times New Roman (Body CS)"/>
                <w:i w:val="0"/>
                <w:color w:val="4D4D4C"/>
                <w:spacing w:val="0"/>
                <w:kern w:val="0"/>
                <w:sz w:val="22"/>
                <w:lang w:val="en-US" w:eastAsia="de-DE"/>
                <w14:cntxtAlts/>
              </w:rPr>
              <w:t>-2.326483, 29.959467</w:t>
            </w:r>
          </w:p>
        </w:tc>
      </w:tr>
      <w:tr w:rsidR="00BD6EFC" w:rsidRPr="000A18C4" w14:paraId="456871F1" w14:textId="77777777" w:rsidTr="009D35F6">
        <w:tc>
          <w:tcPr>
            <w:tcW w:w="1795" w:type="dxa"/>
          </w:tcPr>
          <w:p w14:paraId="1BCFBEBB" w14:textId="77777777" w:rsidR="00BD6EFC" w:rsidRPr="00A1026F" w:rsidRDefault="00BD6EFC" w:rsidP="009D35F6">
            <w:pPr>
              <w:pStyle w:val="Instruction"/>
              <w:ind w:left="0"/>
              <w:jc w:val="both"/>
              <w:rPr>
                <w:rFonts w:ascii="Verdana" w:eastAsiaTheme="minorHAnsi" w:hAnsi="Verdana" w:cs="Times New Roman (Body CS)"/>
                <w:i w:val="0"/>
                <w:color w:val="4D4D4C"/>
                <w:spacing w:val="0"/>
                <w:kern w:val="0"/>
                <w:sz w:val="22"/>
                <w:lang w:val="en-US" w:eastAsia="de-DE"/>
                <w14:cntxtAlts/>
              </w:rPr>
            </w:pPr>
            <w:r w:rsidRPr="00A1026F">
              <w:rPr>
                <w:rFonts w:ascii="Verdana" w:eastAsiaTheme="minorHAnsi" w:hAnsi="Verdana" w:cs="Times New Roman (Body CS)"/>
                <w:i w:val="0"/>
                <w:color w:val="4D4D4C"/>
                <w:spacing w:val="0"/>
                <w:kern w:val="0"/>
                <w:sz w:val="22"/>
                <w:lang w:val="en-US" w:eastAsia="de-DE"/>
                <w14:cntxtAlts/>
              </w:rPr>
              <w:t>Nyamasheke</w:t>
            </w:r>
          </w:p>
        </w:tc>
        <w:tc>
          <w:tcPr>
            <w:tcW w:w="1776" w:type="dxa"/>
          </w:tcPr>
          <w:p w14:paraId="0BD4D36B" w14:textId="77777777" w:rsidR="00BD6EFC" w:rsidRPr="00A1026F" w:rsidRDefault="00BD6EFC" w:rsidP="009D35F6">
            <w:pPr>
              <w:pStyle w:val="Instruction"/>
              <w:ind w:left="0"/>
              <w:jc w:val="both"/>
              <w:rPr>
                <w:rFonts w:ascii="Verdana" w:eastAsiaTheme="minorHAnsi" w:hAnsi="Verdana" w:cs="Times New Roman (Body CS)"/>
                <w:i w:val="0"/>
                <w:color w:val="4D4D4C"/>
                <w:spacing w:val="0"/>
                <w:kern w:val="0"/>
                <w:sz w:val="22"/>
                <w:lang w:val="en-US" w:eastAsia="de-DE"/>
                <w14:cntxtAlts/>
              </w:rPr>
            </w:pPr>
            <w:r w:rsidRPr="00A1026F">
              <w:rPr>
                <w:rFonts w:ascii="Verdana" w:eastAsiaTheme="minorHAnsi" w:hAnsi="Verdana" w:cs="Times New Roman (Body CS)"/>
                <w:i w:val="0"/>
                <w:color w:val="4D4D4C"/>
                <w:spacing w:val="0"/>
                <w:kern w:val="0"/>
                <w:sz w:val="22"/>
                <w:lang w:val="en-US" w:eastAsia="de-DE"/>
                <w14:cntxtAlts/>
              </w:rPr>
              <w:t>-2.150804, 29.246796</w:t>
            </w:r>
          </w:p>
        </w:tc>
        <w:tc>
          <w:tcPr>
            <w:tcW w:w="1775" w:type="dxa"/>
          </w:tcPr>
          <w:p w14:paraId="7EBF6E48" w14:textId="77777777" w:rsidR="00BD6EFC" w:rsidRPr="00A1026F" w:rsidRDefault="00BD6EFC" w:rsidP="009D35F6">
            <w:pPr>
              <w:pStyle w:val="Instruction"/>
              <w:ind w:left="0"/>
              <w:jc w:val="both"/>
              <w:rPr>
                <w:rFonts w:ascii="Verdana" w:eastAsiaTheme="minorHAnsi" w:hAnsi="Verdana" w:cs="Times New Roman (Body CS)"/>
                <w:i w:val="0"/>
                <w:color w:val="4D4D4C"/>
                <w:spacing w:val="0"/>
                <w:kern w:val="0"/>
                <w:sz w:val="22"/>
                <w:lang w:val="en-US" w:eastAsia="de-DE"/>
                <w14:cntxtAlts/>
              </w:rPr>
            </w:pPr>
            <w:r w:rsidRPr="00A1026F">
              <w:rPr>
                <w:rFonts w:ascii="Verdana" w:eastAsiaTheme="minorHAnsi" w:hAnsi="Verdana" w:cs="Times New Roman (Body CS)"/>
                <w:i w:val="0"/>
                <w:color w:val="4D4D4C"/>
                <w:spacing w:val="0"/>
                <w:kern w:val="0"/>
                <w:sz w:val="22"/>
                <w:lang w:val="en-US" w:eastAsia="de-DE"/>
                <w14:cntxtAlts/>
              </w:rPr>
              <w:t>-2.569045, 29.037774</w:t>
            </w:r>
          </w:p>
        </w:tc>
        <w:tc>
          <w:tcPr>
            <w:tcW w:w="1778" w:type="dxa"/>
          </w:tcPr>
          <w:p w14:paraId="10F6CC20" w14:textId="77777777" w:rsidR="00BD6EFC" w:rsidRPr="00A1026F" w:rsidRDefault="00BD6EFC" w:rsidP="009D35F6">
            <w:pPr>
              <w:pStyle w:val="Instruction"/>
              <w:ind w:left="0"/>
              <w:jc w:val="both"/>
              <w:rPr>
                <w:rFonts w:ascii="Verdana" w:eastAsiaTheme="minorHAnsi" w:hAnsi="Verdana" w:cs="Times New Roman (Body CS)"/>
                <w:i w:val="0"/>
                <w:color w:val="4D4D4C"/>
                <w:spacing w:val="0"/>
                <w:kern w:val="0"/>
                <w:sz w:val="22"/>
                <w:lang w:val="en-US" w:eastAsia="de-DE"/>
                <w14:cntxtAlts/>
              </w:rPr>
            </w:pPr>
            <w:r w:rsidRPr="00A1026F">
              <w:rPr>
                <w:rFonts w:ascii="Verdana" w:eastAsiaTheme="minorHAnsi" w:hAnsi="Verdana" w:cs="Times New Roman (Body CS)"/>
                <w:i w:val="0"/>
                <w:color w:val="4D4D4C"/>
                <w:spacing w:val="0"/>
                <w:kern w:val="0"/>
                <w:sz w:val="22"/>
                <w:lang w:val="en-US" w:eastAsia="de-DE"/>
                <w14:cntxtAlts/>
              </w:rPr>
              <w:t>-2.359908, 29.343868</w:t>
            </w:r>
          </w:p>
        </w:tc>
        <w:tc>
          <w:tcPr>
            <w:tcW w:w="1778" w:type="dxa"/>
          </w:tcPr>
          <w:p w14:paraId="6701A6CA" w14:textId="77777777" w:rsidR="00BD6EFC" w:rsidRPr="00A1026F" w:rsidRDefault="00BD6EFC" w:rsidP="009D35F6">
            <w:pPr>
              <w:pStyle w:val="Instruction"/>
              <w:ind w:left="0"/>
              <w:jc w:val="both"/>
              <w:rPr>
                <w:rFonts w:ascii="Verdana" w:eastAsiaTheme="minorHAnsi" w:hAnsi="Verdana" w:cs="Times New Roman (Body CS)"/>
                <w:i w:val="0"/>
                <w:color w:val="4D4D4C"/>
                <w:spacing w:val="0"/>
                <w:kern w:val="0"/>
                <w:sz w:val="22"/>
                <w:lang w:val="en-US" w:eastAsia="de-DE"/>
                <w14:cntxtAlts/>
              </w:rPr>
            </w:pPr>
            <w:r w:rsidRPr="00A1026F">
              <w:rPr>
                <w:rFonts w:ascii="Verdana" w:eastAsiaTheme="minorHAnsi" w:hAnsi="Verdana" w:cs="Times New Roman (Body CS)"/>
                <w:i w:val="0"/>
                <w:color w:val="4D4D4C"/>
                <w:spacing w:val="0"/>
                <w:kern w:val="0"/>
                <w:sz w:val="22"/>
                <w:lang w:val="en-US" w:eastAsia="de-DE"/>
                <w14:cntxtAlts/>
              </w:rPr>
              <w:t>-2.438549, 28.965040</w:t>
            </w:r>
          </w:p>
        </w:tc>
      </w:tr>
    </w:tbl>
    <w:p w14:paraId="52E80D3B" w14:textId="77777777" w:rsidR="00BD6EFC" w:rsidRDefault="00BD6EFC" w:rsidP="00BD6EFC">
      <w:pPr>
        <w:rPr>
          <w:lang w:eastAsia="de-DE"/>
        </w:rPr>
      </w:pPr>
    </w:p>
    <w:p w14:paraId="7F77BE2B" w14:textId="4E1E1BC1" w:rsidR="004E361A" w:rsidRDefault="004E361A" w:rsidP="00762E5F">
      <w:pPr>
        <w:pStyle w:val="SectionList"/>
      </w:pPr>
      <w:r>
        <w:t>Technologies and/or measures</w:t>
      </w:r>
    </w:p>
    <w:p w14:paraId="2FC76FCF" w14:textId="77777777" w:rsidR="004E361A" w:rsidRDefault="004E361A" w:rsidP="004E361A">
      <w:pPr>
        <w:rPr>
          <w:lang w:eastAsia="de-DE"/>
        </w:rPr>
      </w:pPr>
      <w:r>
        <w:rPr>
          <w:lang w:eastAsia="de-DE"/>
        </w:rPr>
        <w:t>&gt;&gt;</w:t>
      </w:r>
    </w:p>
    <w:p w14:paraId="07C2F5A5" w14:textId="77777777" w:rsidR="00F70DE0" w:rsidRDefault="00F70DE0" w:rsidP="00F70DE0">
      <w:pPr>
        <w:jc w:val="both"/>
        <w:rPr>
          <w:lang w:eastAsia="de-DE"/>
        </w:rPr>
      </w:pPr>
      <w:r>
        <w:rPr>
          <w:lang w:eastAsia="de-DE"/>
        </w:rPr>
        <w:t>The project will distribute the Canarumwe Stove. This is a single pot, ceramic stove which is integrated into a mud hearth within the household’s kitchen. It reduces heat loss and improves heat transfer and combustion efficiency when compared to the baseline. This results in decreased fuel use in comparison to the baseline situation, and thus reduces CO2 emissions. The stoves will be provided to households for free, and in return, the communities will contribute materials to enable the stove to be installed into the users’ kitchens.</w:t>
      </w:r>
    </w:p>
    <w:tbl>
      <w:tblPr>
        <w:tblStyle w:val="TableGrid"/>
        <w:tblW w:w="92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790"/>
      </w:tblGrid>
      <w:tr w:rsidR="00F70DE0" w:rsidRPr="00EB08B9" w14:paraId="6D8E87CC" w14:textId="77777777" w:rsidTr="009D35F6">
        <w:trPr>
          <w:trHeight w:val="5255"/>
        </w:trPr>
        <w:tc>
          <w:tcPr>
            <w:tcW w:w="4508" w:type="dxa"/>
          </w:tcPr>
          <w:p w14:paraId="5D566127" w14:textId="77777777" w:rsidR="00F70DE0" w:rsidRPr="00C75B87" w:rsidRDefault="00F70DE0" w:rsidP="009D35F6">
            <w:pPr>
              <w:pStyle w:val="Instruction"/>
              <w:ind w:left="0"/>
              <w:jc w:val="both"/>
              <w:rPr>
                <w:rFonts w:asciiTheme="minorHAnsi" w:hAnsiTheme="minorHAnsi"/>
                <w:i w:val="0"/>
                <w:iCs/>
                <w:color w:val="auto"/>
              </w:rPr>
            </w:pPr>
            <w:r w:rsidRPr="00C75B87">
              <w:rPr>
                <w:rFonts w:asciiTheme="minorHAnsi" w:hAnsiTheme="minorHAnsi"/>
                <w:noProof/>
              </w:rPr>
              <w:lastRenderedPageBreak/>
              <mc:AlternateContent>
                <mc:Choice Requires="wps">
                  <w:drawing>
                    <wp:anchor distT="0" distB="0" distL="114300" distR="114300" simplePos="0" relativeHeight="251660288" behindDoc="1" locked="0" layoutInCell="1" allowOverlap="1" wp14:anchorId="64CB06BB" wp14:editId="5BCE2320">
                      <wp:simplePos x="0" y="0"/>
                      <wp:positionH relativeFrom="column">
                        <wp:posOffset>3365</wp:posOffset>
                      </wp:positionH>
                      <wp:positionV relativeFrom="paragraph">
                        <wp:posOffset>2884475</wp:posOffset>
                      </wp:positionV>
                      <wp:extent cx="2657475" cy="635"/>
                      <wp:effectExtent l="0" t="0" r="0" b="0"/>
                      <wp:wrapTight wrapText="bothSides">
                        <wp:wrapPolygon edited="0">
                          <wp:start x="0" y="0"/>
                          <wp:lineTo x="0" y="21600"/>
                          <wp:lineTo x="21600" y="21600"/>
                          <wp:lineTo x="21600" y="0"/>
                        </wp:wrapPolygon>
                      </wp:wrapTight>
                      <wp:docPr id="26" name="Text Box 26"/>
                      <wp:cNvGraphicFramePr/>
                      <a:graphic xmlns:a="http://schemas.openxmlformats.org/drawingml/2006/main">
                        <a:graphicData uri="http://schemas.microsoft.com/office/word/2010/wordprocessingShape">
                          <wps:wsp>
                            <wps:cNvSpPr txBox="1"/>
                            <wps:spPr>
                              <a:xfrm>
                                <a:off x="0" y="0"/>
                                <a:ext cx="2657475" cy="635"/>
                              </a:xfrm>
                              <a:prstGeom prst="rect">
                                <a:avLst/>
                              </a:prstGeom>
                              <a:solidFill>
                                <a:prstClr val="white"/>
                              </a:solidFill>
                              <a:ln>
                                <a:noFill/>
                              </a:ln>
                            </wps:spPr>
                            <wps:txbx>
                              <w:txbxContent>
                                <w:p w14:paraId="458D0DA7" w14:textId="77777777" w:rsidR="00F70DE0" w:rsidRPr="004D3C74" w:rsidRDefault="00F70DE0" w:rsidP="00F70DE0">
                                  <w:pPr>
                                    <w:pStyle w:val="Caption"/>
                                    <w:rPr>
                                      <w:noProof/>
                                    </w:rPr>
                                  </w:pPr>
                                  <w:r>
                                    <w:t xml:space="preserve">Figure 2 </w:t>
                                  </w:r>
                                  <w:r w:rsidRPr="00EB08B9">
                                    <w:rPr>
                                      <w:bCs/>
                                    </w:rPr>
                                    <w:t>Canarumwe stove. Source: RPP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64CB06BB" id="_x0000_t202" coordsize="21600,21600" o:spt="202" path="m,l,21600r21600,l21600,xe">
                      <v:stroke joinstyle="miter"/>
                      <v:path gradientshapeok="t" o:connecttype="rect"/>
                    </v:shapetype>
                    <v:shape id="Text Box 26" o:spid="_x0000_s1026" type="#_x0000_t202" style="position:absolute;left:0;text-align:left;margin-left:.25pt;margin-top:227.1pt;width:209.2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" stroked="f">
                      <v:textbox style="mso-fit-shape-to-text:t" inset="0,0,0,0">
                        <w:txbxContent>
                          <w:p w14:paraId="458D0DA7" w14:textId="77777777" w:rsidR="00F70DE0" w:rsidRPr="004D3C74" w:rsidRDefault="00F70DE0" w:rsidP="00F70DE0">
                            <w:pPr>
                              <w:pStyle w:val="Caption"/>
                              <w:rPr>
                                <w:noProof/>
                              </w:rPr>
                            </w:pPr>
                            <w:r>
                              <w:t xml:space="preserve">Figure 2 </w:t>
                            </w:r>
                            <w:r w:rsidRPr="00EB08B9">
                              <w:rPr>
                                <w:bCs/>
                              </w:rPr>
                              <w:t>Canarumwe stove. Source: RPP</w:t>
                            </w:r>
                          </w:p>
                        </w:txbxContent>
                      </v:textbox>
                      <w10:wrap type="tight"/>
                    </v:shape>
                  </w:pict>
                </mc:Fallback>
              </mc:AlternateContent>
            </w:r>
            <w:r w:rsidRPr="00C75B87">
              <w:rPr>
                <w:rFonts w:asciiTheme="minorHAnsi" w:hAnsiTheme="minorHAnsi"/>
                <w:i w:val="0"/>
                <w:iCs/>
                <w:noProof/>
                <w:color w:val="auto"/>
              </w:rPr>
              <w:drawing>
                <wp:anchor distT="0" distB="0" distL="114300" distR="114300" simplePos="0" relativeHeight="251659264" behindDoc="1" locked="0" layoutInCell="1" allowOverlap="1" wp14:anchorId="0E2671BF" wp14:editId="73E66E2C">
                  <wp:simplePos x="0" y="0"/>
                  <wp:positionH relativeFrom="margin">
                    <wp:posOffset>3810</wp:posOffset>
                  </wp:positionH>
                  <wp:positionV relativeFrom="paragraph">
                    <wp:posOffset>63500</wp:posOffset>
                  </wp:positionV>
                  <wp:extent cx="2657475" cy="2657475"/>
                  <wp:effectExtent l="0" t="0" r="9525" b="9525"/>
                  <wp:wrapTight wrapText="bothSides">
                    <wp:wrapPolygon edited="0">
                      <wp:start x="0" y="0"/>
                      <wp:lineTo x="0" y="21523"/>
                      <wp:lineTo x="21523" y="21523"/>
                      <wp:lineTo x="21523" y="0"/>
                      <wp:lineTo x="0" y="0"/>
                    </wp:wrapPolygon>
                  </wp:wrapTight>
                  <wp:docPr id="24" name="Picture 24" descr="A picture containing cup, doughnut, donut,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cup, doughnut, donut, indoo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657475" cy="2657475"/>
                          </a:xfrm>
                          <a:prstGeom prst="rect">
                            <a:avLst/>
                          </a:prstGeom>
                        </pic:spPr>
                      </pic:pic>
                    </a:graphicData>
                  </a:graphic>
                  <wp14:sizeRelH relativeFrom="margin">
                    <wp14:pctWidth>0</wp14:pctWidth>
                  </wp14:sizeRelH>
                  <wp14:sizeRelV relativeFrom="margin">
                    <wp14:pctHeight>0</wp14:pctHeight>
                  </wp14:sizeRelV>
                </wp:anchor>
              </w:drawing>
            </w:r>
          </w:p>
        </w:tc>
        <w:tc>
          <w:tcPr>
            <w:tcW w:w="4790" w:type="dxa"/>
          </w:tcPr>
          <w:p w14:paraId="55DA076F" w14:textId="77777777" w:rsidR="00F70DE0" w:rsidRPr="00C75B87" w:rsidRDefault="00F70DE0" w:rsidP="009D35F6">
            <w:pPr>
              <w:pStyle w:val="Instruction"/>
              <w:keepNext/>
              <w:ind w:left="0"/>
              <w:jc w:val="both"/>
              <w:rPr>
                <w:rFonts w:asciiTheme="minorHAnsi" w:hAnsiTheme="minorHAnsi"/>
              </w:rPr>
            </w:pPr>
            <w:r w:rsidRPr="00C75B87">
              <w:rPr>
                <w:rFonts w:asciiTheme="minorHAnsi" w:hAnsiTheme="minorHAnsi"/>
                <w:noProof/>
              </w:rPr>
              <w:drawing>
                <wp:inline distT="0" distB="0" distL="0" distR="0" wp14:anchorId="6A1D7A41" wp14:editId="07E7FB97">
                  <wp:extent cx="2905068" cy="2628900"/>
                  <wp:effectExtent l="0" t="0" r="0" b="0"/>
                  <wp:docPr id="25" name="Picture 25" descr="A picture containing stone, cement, stove, kitchen applia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picture containing stone, cement, stove, kitchen appliance&#10;&#10;Description automatically generated"/>
                          <pic:cNvPicPr/>
                        </pic:nvPicPr>
                        <pic:blipFill>
                          <a:blip r:embed="rId15"/>
                          <a:stretch>
                            <a:fillRect/>
                          </a:stretch>
                        </pic:blipFill>
                        <pic:spPr>
                          <a:xfrm rot="10800000" flipV="1">
                            <a:off x="0" y="0"/>
                            <a:ext cx="2928810" cy="2650385"/>
                          </a:xfrm>
                          <a:prstGeom prst="rect">
                            <a:avLst/>
                          </a:prstGeom>
                        </pic:spPr>
                      </pic:pic>
                    </a:graphicData>
                  </a:graphic>
                </wp:inline>
              </w:drawing>
            </w:r>
          </w:p>
          <w:p w14:paraId="285C073D" w14:textId="77777777" w:rsidR="00F70DE0" w:rsidRPr="00C75B87" w:rsidRDefault="00F70DE0" w:rsidP="009D35F6">
            <w:pPr>
              <w:pStyle w:val="Caption"/>
              <w:jc w:val="both"/>
              <w:rPr>
                <w:rFonts w:asciiTheme="minorHAnsi" w:hAnsiTheme="minorHAnsi"/>
                <w:i/>
              </w:rPr>
            </w:pPr>
            <w:r w:rsidRPr="00C75B87">
              <w:rPr>
                <w:rFonts w:asciiTheme="minorHAnsi" w:hAnsiTheme="minorHAnsi"/>
                <w:lang w:val="en-GB"/>
              </w:rPr>
              <w:t xml:space="preserve">Figure </w:t>
            </w:r>
            <w:r>
              <w:rPr>
                <w:rFonts w:asciiTheme="minorHAnsi" w:hAnsiTheme="minorHAnsi"/>
                <w:lang w:val="en-GB"/>
              </w:rPr>
              <w:t>3</w:t>
            </w:r>
            <w:r w:rsidRPr="00C75B87">
              <w:rPr>
                <w:rFonts w:asciiTheme="minorHAnsi" w:hAnsiTheme="minorHAnsi"/>
                <w:lang w:val="en-GB"/>
              </w:rPr>
              <w:t xml:space="preserve"> </w:t>
            </w:r>
            <w:r w:rsidRPr="00C75B87">
              <w:rPr>
                <w:rFonts w:asciiTheme="minorHAnsi" w:hAnsiTheme="minorHAnsi"/>
                <w:bCs/>
                <w:lang w:val="en-GB"/>
              </w:rPr>
              <w:t>Canarumwe stove installed into mud hearth. Source: RPP</w:t>
            </w:r>
          </w:p>
        </w:tc>
      </w:tr>
    </w:tbl>
    <w:p w14:paraId="0B3EA51A" w14:textId="77777777" w:rsidR="00F70DE0" w:rsidRDefault="00F70DE0" w:rsidP="00F70DE0">
      <w:pPr>
        <w:jc w:val="both"/>
        <w:rPr>
          <w:lang w:eastAsia="de-DE"/>
        </w:rPr>
      </w:pPr>
      <w:r>
        <w:rPr>
          <w:lang w:eastAsia="de-DE"/>
        </w:rPr>
        <w:t>Key parameters:</w:t>
      </w:r>
    </w:p>
    <w:tbl>
      <w:tblPr>
        <w:tblStyle w:val="TableGrid"/>
        <w:tblW w:w="9016" w:type="dxa"/>
        <w:tblInd w:w="-5" w:type="dxa"/>
        <w:tblLook w:val="04A0" w:firstRow="1" w:lastRow="0" w:firstColumn="1" w:lastColumn="0" w:noHBand="0" w:noVBand="1"/>
      </w:tblPr>
      <w:tblGrid>
        <w:gridCol w:w="4508"/>
        <w:gridCol w:w="4508"/>
      </w:tblGrid>
      <w:tr w:rsidR="00F70DE0" w:rsidRPr="000A18C4" w14:paraId="37041583" w14:textId="77777777" w:rsidTr="009D35F6">
        <w:tc>
          <w:tcPr>
            <w:tcW w:w="4508" w:type="dxa"/>
          </w:tcPr>
          <w:p w14:paraId="7D508592" w14:textId="77777777" w:rsidR="00F70DE0" w:rsidRPr="000349DC" w:rsidRDefault="00F70DE0" w:rsidP="009D35F6">
            <w:pPr>
              <w:pStyle w:val="Instruction"/>
              <w:ind w:left="0"/>
              <w:rPr>
                <w:rFonts w:asciiTheme="minorHAnsi" w:hAnsiTheme="minorHAnsi"/>
                <w:i w:val="0"/>
                <w:iCs/>
                <w:color w:val="auto"/>
              </w:rPr>
            </w:pPr>
            <w:r w:rsidRPr="000349DC">
              <w:rPr>
                <w:rFonts w:asciiTheme="minorHAnsi" w:hAnsiTheme="minorHAnsi"/>
                <w:i w:val="0"/>
                <w:color w:val="auto"/>
              </w:rPr>
              <w:t>Pot capacity</w:t>
            </w:r>
          </w:p>
        </w:tc>
        <w:tc>
          <w:tcPr>
            <w:tcW w:w="4508" w:type="dxa"/>
          </w:tcPr>
          <w:p w14:paraId="15213BE9" w14:textId="77777777" w:rsidR="00F70DE0" w:rsidRPr="000349DC" w:rsidRDefault="00F70DE0" w:rsidP="009D35F6">
            <w:pPr>
              <w:pStyle w:val="Instruction"/>
              <w:ind w:left="0"/>
              <w:rPr>
                <w:rFonts w:asciiTheme="minorHAnsi" w:hAnsiTheme="minorHAnsi"/>
                <w:i w:val="0"/>
                <w:iCs/>
                <w:color w:val="auto"/>
              </w:rPr>
            </w:pPr>
            <w:r w:rsidRPr="000349DC">
              <w:rPr>
                <w:rFonts w:asciiTheme="minorHAnsi" w:hAnsiTheme="minorHAnsi"/>
                <w:i w:val="0"/>
                <w:color w:val="auto"/>
              </w:rPr>
              <w:t>20L</w:t>
            </w:r>
          </w:p>
        </w:tc>
      </w:tr>
      <w:tr w:rsidR="00F70DE0" w:rsidRPr="000A18C4" w14:paraId="4971CBEA" w14:textId="77777777" w:rsidTr="009D35F6">
        <w:tc>
          <w:tcPr>
            <w:tcW w:w="4508" w:type="dxa"/>
          </w:tcPr>
          <w:p w14:paraId="32BA2173" w14:textId="77777777" w:rsidR="00F70DE0" w:rsidRPr="000349DC" w:rsidRDefault="00F70DE0" w:rsidP="009D35F6">
            <w:pPr>
              <w:pStyle w:val="Instruction"/>
              <w:ind w:left="0"/>
              <w:rPr>
                <w:rFonts w:asciiTheme="minorHAnsi" w:hAnsiTheme="minorHAnsi"/>
                <w:i w:val="0"/>
                <w:iCs/>
                <w:color w:val="auto"/>
              </w:rPr>
            </w:pPr>
            <w:r w:rsidRPr="000349DC">
              <w:rPr>
                <w:rFonts w:asciiTheme="minorHAnsi" w:hAnsiTheme="minorHAnsi"/>
                <w:i w:val="0"/>
                <w:color w:val="auto"/>
              </w:rPr>
              <w:t>Lifetime</w:t>
            </w:r>
          </w:p>
        </w:tc>
        <w:tc>
          <w:tcPr>
            <w:tcW w:w="4508" w:type="dxa"/>
          </w:tcPr>
          <w:p w14:paraId="29A210F8" w14:textId="77777777" w:rsidR="00F70DE0" w:rsidRPr="000349DC" w:rsidRDefault="00F70DE0" w:rsidP="009D35F6">
            <w:pPr>
              <w:pStyle w:val="Instruction"/>
              <w:ind w:left="0"/>
              <w:rPr>
                <w:rFonts w:asciiTheme="minorHAnsi" w:hAnsiTheme="minorHAnsi"/>
                <w:i w:val="0"/>
                <w:iCs/>
                <w:color w:val="auto"/>
              </w:rPr>
            </w:pPr>
            <w:r w:rsidRPr="000349DC">
              <w:rPr>
                <w:rFonts w:asciiTheme="minorHAnsi" w:hAnsiTheme="minorHAnsi"/>
                <w:i w:val="0"/>
                <w:color w:val="auto"/>
              </w:rPr>
              <w:t>5 years (PD assumes 3 years to be conservative)</w:t>
            </w:r>
          </w:p>
        </w:tc>
      </w:tr>
      <w:tr w:rsidR="00F70DE0" w:rsidRPr="000A18C4" w14:paraId="34109193" w14:textId="77777777" w:rsidTr="009D35F6">
        <w:tc>
          <w:tcPr>
            <w:tcW w:w="4508" w:type="dxa"/>
          </w:tcPr>
          <w:p w14:paraId="2DA8B756" w14:textId="77777777" w:rsidR="00F70DE0" w:rsidRPr="000349DC" w:rsidRDefault="00F70DE0" w:rsidP="009D35F6">
            <w:pPr>
              <w:pStyle w:val="Instruction"/>
              <w:ind w:left="0"/>
              <w:rPr>
                <w:rFonts w:asciiTheme="minorHAnsi" w:hAnsiTheme="minorHAnsi"/>
                <w:i w:val="0"/>
                <w:iCs/>
                <w:color w:val="auto"/>
              </w:rPr>
            </w:pPr>
            <w:r w:rsidRPr="000349DC">
              <w:rPr>
                <w:rFonts w:asciiTheme="minorHAnsi" w:hAnsiTheme="minorHAnsi"/>
                <w:i w:val="0"/>
                <w:color w:val="auto"/>
              </w:rPr>
              <w:t>Dimensions (l/w/h)</w:t>
            </w:r>
          </w:p>
        </w:tc>
        <w:tc>
          <w:tcPr>
            <w:tcW w:w="4508" w:type="dxa"/>
          </w:tcPr>
          <w:p w14:paraId="3C8E243A" w14:textId="77777777" w:rsidR="00F70DE0" w:rsidRPr="000349DC" w:rsidRDefault="00F70DE0" w:rsidP="009D35F6">
            <w:pPr>
              <w:pStyle w:val="Instruction"/>
              <w:ind w:left="0"/>
              <w:rPr>
                <w:rFonts w:asciiTheme="minorHAnsi" w:hAnsiTheme="minorHAnsi"/>
                <w:i w:val="0"/>
                <w:iCs/>
                <w:color w:val="auto"/>
              </w:rPr>
            </w:pPr>
            <w:r w:rsidRPr="000349DC">
              <w:rPr>
                <w:rFonts w:asciiTheme="minorHAnsi" w:hAnsiTheme="minorHAnsi"/>
                <w:i w:val="0"/>
                <w:color w:val="auto"/>
              </w:rPr>
              <w:t>190/300/210</w:t>
            </w:r>
          </w:p>
        </w:tc>
      </w:tr>
      <w:tr w:rsidR="00F70DE0" w:rsidRPr="000A18C4" w14:paraId="71A19A21" w14:textId="77777777" w:rsidTr="009D35F6">
        <w:tc>
          <w:tcPr>
            <w:tcW w:w="4508" w:type="dxa"/>
          </w:tcPr>
          <w:p w14:paraId="7AAD7955" w14:textId="77777777" w:rsidR="00F70DE0" w:rsidRPr="000349DC" w:rsidRDefault="00F70DE0" w:rsidP="009D35F6">
            <w:pPr>
              <w:pStyle w:val="Instruction"/>
              <w:ind w:left="0"/>
              <w:rPr>
                <w:rFonts w:asciiTheme="minorHAnsi" w:hAnsiTheme="minorHAnsi"/>
                <w:i w:val="0"/>
                <w:iCs/>
                <w:color w:val="auto"/>
              </w:rPr>
            </w:pPr>
            <w:r w:rsidRPr="000349DC">
              <w:rPr>
                <w:rFonts w:asciiTheme="minorHAnsi" w:hAnsiTheme="minorHAnsi"/>
                <w:i w:val="0"/>
                <w:color w:val="auto"/>
              </w:rPr>
              <w:t>Weight</w:t>
            </w:r>
          </w:p>
        </w:tc>
        <w:tc>
          <w:tcPr>
            <w:tcW w:w="4508" w:type="dxa"/>
          </w:tcPr>
          <w:p w14:paraId="6C14B646" w14:textId="77777777" w:rsidR="00F70DE0" w:rsidRPr="000349DC" w:rsidRDefault="00F70DE0" w:rsidP="009D35F6">
            <w:pPr>
              <w:pStyle w:val="Instruction"/>
              <w:ind w:left="0"/>
              <w:rPr>
                <w:rFonts w:asciiTheme="minorHAnsi" w:hAnsiTheme="minorHAnsi"/>
                <w:i w:val="0"/>
                <w:iCs/>
                <w:color w:val="auto"/>
              </w:rPr>
            </w:pPr>
            <w:r w:rsidRPr="000349DC">
              <w:rPr>
                <w:rFonts w:asciiTheme="minorHAnsi" w:hAnsiTheme="minorHAnsi"/>
                <w:i w:val="0"/>
                <w:color w:val="auto"/>
              </w:rPr>
              <w:t>4KG</w:t>
            </w:r>
          </w:p>
        </w:tc>
      </w:tr>
      <w:tr w:rsidR="00F70DE0" w:rsidRPr="000A18C4" w14:paraId="5AC4DB78" w14:textId="77777777" w:rsidTr="009D35F6">
        <w:tc>
          <w:tcPr>
            <w:tcW w:w="4508" w:type="dxa"/>
          </w:tcPr>
          <w:p w14:paraId="5FA2EA2F" w14:textId="77777777" w:rsidR="00F70DE0" w:rsidRPr="000349DC" w:rsidRDefault="00F70DE0" w:rsidP="009D35F6">
            <w:pPr>
              <w:pStyle w:val="Instruction"/>
              <w:ind w:left="0"/>
              <w:rPr>
                <w:rFonts w:asciiTheme="minorHAnsi" w:hAnsiTheme="minorHAnsi"/>
                <w:i w:val="0"/>
                <w:iCs/>
                <w:color w:val="auto"/>
              </w:rPr>
            </w:pPr>
            <w:r w:rsidRPr="000349DC">
              <w:rPr>
                <w:rFonts w:asciiTheme="minorHAnsi" w:hAnsiTheme="minorHAnsi"/>
                <w:i w:val="0"/>
                <w:color w:val="auto"/>
              </w:rPr>
              <w:t>Shipping weight</w:t>
            </w:r>
          </w:p>
        </w:tc>
        <w:tc>
          <w:tcPr>
            <w:tcW w:w="4508" w:type="dxa"/>
          </w:tcPr>
          <w:p w14:paraId="07FEF335" w14:textId="77777777" w:rsidR="00F70DE0" w:rsidRPr="000349DC" w:rsidRDefault="00F70DE0" w:rsidP="009D35F6">
            <w:pPr>
              <w:pStyle w:val="Instruction"/>
              <w:ind w:left="0"/>
              <w:rPr>
                <w:rFonts w:asciiTheme="minorHAnsi" w:hAnsiTheme="minorHAnsi"/>
                <w:i w:val="0"/>
                <w:iCs/>
                <w:color w:val="auto"/>
              </w:rPr>
            </w:pPr>
            <w:r w:rsidRPr="000349DC">
              <w:rPr>
                <w:rFonts w:asciiTheme="minorHAnsi" w:hAnsiTheme="minorHAnsi"/>
                <w:i w:val="0"/>
                <w:color w:val="auto"/>
              </w:rPr>
              <w:t>5KG</w:t>
            </w:r>
          </w:p>
        </w:tc>
      </w:tr>
      <w:tr w:rsidR="00F70DE0" w:rsidRPr="000A18C4" w14:paraId="37A0F241" w14:textId="77777777" w:rsidTr="009D35F6">
        <w:tc>
          <w:tcPr>
            <w:tcW w:w="4508" w:type="dxa"/>
          </w:tcPr>
          <w:p w14:paraId="4D2472AB" w14:textId="77777777" w:rsidR="00F70DE0" w:rsidRPr="000349DC" w:rsidRDefault="00F70DE0" w:rsidP="009D35F6">
            <w:pPr>
              <w:pStyle w:val="Instruction"/>
              <w:ind w:left="0"/>
              <w:rPr>
                <w:rFonts w:asciiTheme="minorHAnsi" w:hAnsiTheme="minorHAnsi"/>
                <w:i w:val="0"/>
                <w:iCs/>
                <w:color w:val="auto"/>
              </w:rPr>
            </w:pPr>
            <w:r w:rsidRPr="000349DC">
              <w:rPr>
                <w:rFonts w:asciiTheme="minorHAnsi" w:hAnsiTheme="minorHAnsi"/>
                <w:i w:val="0"/>
                <w:color w:val="auto"/>
              </w:rPr>
              <w:t>Characteristics/materials</w:t>
            </w:r>
          </w:p>
        </w:tc>
        <w:tc>
          <w:tcPr>
            <w:tcW w:w="4508" w:type="dxa"/>
          </w:tcPr>
          <w:p w14:paraId="0A4FEF6E" w14:textId="77777777" w:rsidR="00F70DE0" w:rsidRPr="000349DC" w:rsidRDefault="00F70DE0" w:rsidP="009D35F6">
            <w:pPr>
              <w:pStyle w:val="Instruction"/>
              <w:ind w:left="0"/>
              <w:rPr>
                <w:rFonts w:asciiTheme="minorHAnsi" w:hAnsiTheme="minorHAnsi"/>
                <w:i w:val="0"/>
                <w:iCs/>
                <w:color w:val="auto"/>
              </w:rPr>
            </w:pPr>
            <w:r w:rsidRPr="000349DC">
              <w:rPr>
                <w:rFonts w:asciiTheme="minorHAnsi" w:hAnsiTheme="minorHAnsi"/>
                <w:i w:val="0"/>
                <w:color w:val="auto"/>
              </w:rPr>
              <w:t>Household, traditional clay, fixed or potable</w:t>
            </w:r>
          </w:p>
        </w:tc>
      </w:tr>
    </w:tbl>
    <w:p w14:paraId="347A704B" w14:textId="77777777" w:rsidR="00F70DE0" w:rsidRDefault="00F70DE0" w:rsidP="00F70DE0">
      <w:pPr>
        <w:jc w:val="both"/>
        <w:rPr>
          <w:lang w:eastAsia="de-DE"/>
        </w:rPr>
      </w:pPr>
    </w:p>
    <w:p w14:paraId="5832CE6D" w14:textId="77777777" w:rsidR="00F70DE0" w:rsidRDefault="00F70DE0" w:rsidP="00F70DE0">
      <w:pPr>
        <w:jc w:val="both"/>
        <w:rPr>
          <w:lang w:eastAsia="de-DE"/>
        </w:rPr>
      </w:pPr>
      <w:r>
        <w:rPr>
          <w:lang w:eastAsia="de-DE"/>
        </w:rPr>
        <w:t>The following table shows the measurable parameters of the Canarumwe stove:</w:t>
      </w:r>
    </w:p>
    <w:tbl>
      <w:tblPr>
        <w:tblStyle w:val="TableGrid"/>
        <w:tblW w:w="0" w:type="auto"/>
        <w:tblInd w:w="-5" w:type="dxa"/>
        <w:tblLook w:val="04A0" w:firstRow="1" w:lastRow="0" w:firstColumn="1" w:lastColumn="0" w:noHBand="0" w:noVBand="1"/>
      </w:tblPr>
      <w:tblGrid>
        <w:gridCol w:w="4315"/>
        <w:gridCol w:w="4315"/>
      </w:tblGrid>
      <w:tr w:rsidR="00F70DE0" w:rsidRPr="004E655C" w14:paraId="1D0D02E7" w14:textId="77777777" w:rsidTr="009D35F6">
        <w:tc>
          <w:tcPr>
            <w:tcW w:w="4315" w:type="dxa"/>
          </w:tcPr>
          <w:p w14:paraId="30261BFE" w14:textId="77777777" w:rsidR="00F70DE0" w:rsidRPr="004E655C" w:rsidRDefault="00F70DE0" w:rsidP="009D35F6">
            <w:pPr>
              <w:pStyle w:val="Instruction"/>
              <w:ind w:left="0"/>
              <w:jc w:val="both"/>
              <w:rPr>
                <w:rFonts w:asciiTheme="minorHAnsi" w:hAnsiTheme="minorHAnsi"/>
                <w:b/>
                <w:bCs/>
                <w:i w:val="0"/>
                <w:iCs/>
                <w:color w:val="auto"/>
              </w:rPr>
            </w:pPr>
            <w:r w:rsidRPr="004E655C">
              <w:rPr>
                <w:rFonts w:asciiTheme="minorHAnsi" w:hAnsiTheme="minorHAnsi"/>
                <w:b/>
                <w:bCs/>
                <w:i w:val="0"/>
                <w:color w:val="auto"/>
              </w:rPr>
              <w:t xml:space="preserve">Parameters </w:t>
            </w:r>
          </w:p>
        </w:tc>
        <w:tc>
          <w:tcPr>
            <w:tcW w:w="4315" w:type="dxa"/>
          </w:tcPr>
          <w:p w14:paraId="410CA46F" w14:textId="77777777" w:rsidR="00F70DE0" w:rsidRPr="004E655C" w:rsidRDefault="00F70DE0" w:rsidP="009D35F6">
            <w:pPr>
              <w:pStyle w:val="Instruction"/>
              <w:ind w:left="0"/>
              <w:jc w:val="both"/>
              <w:rPr>
                <w:rFonts w:asciiTheme="minorHAnsi" w:hAnsiTheme="minorHAnsi"/>
                <w:b/>
                <w:bCs/>
                <w:i w:val="0"/>
                <w:iCs/>
                <w:color w:val="auto"/>
              </w:rPr>
            </w:pPr>
            <w:r w:rsidRPr="004E655C">
              <w:rPr>
                <w:rFonts w:asciiTheme="minorHAnsi" w:hAnsiTheme="minorHAnsi"/>
                <w:b/>
                <w:bCs/>
                <w:i w:val="0"/>
                <w:color w:val="auto"/>
              </w:rPr>
              <w:t>Value (Cm)</w:t>
            </w:r>
          </w:p>
        </w:tc>
      </w:tr>
      <w:tr w:rsidR="00F70DE0" w:rsidRPr="004E655C" w14:paraId="1EE9E888" w14:textId="77777777" w:rsidTr="009D35F6">
        <w:tc>
          <w:tcPr>
            <w:tcW w:w="4315" w:type="dxa"/>
          </w:tcPr>
          <w:p w14:paraId="173523D3" w14:textId="77777777" w:rsidR="00F70DE0" w:rsidRPr="004E655C" w:rsidRDefault="00F70DE0" w:rsidP="009D35F6">
            <w:pPr>
              <w:pStyle w:val="Instruction"/>
              <w:ind w:left="0"/>
              <w:jc w:val="both"/>
              <w:rPr>
                <w:rFonts w:asciiTheme="minorHAnsi" w:hAnsiTheme="minorHAnsi"/>
                <w:i w:val="0"/>
                <w:iCs/>
                <w:color w:val="auto"/>
              </w:rPr>
            </w:pPr>
            <w:r w:rsidRPr="004E655C">
              <w:rPr>
                <w:rFonts w:asciiTheme="minorHAnsi" w:hAnsiTheme="minorHAnsi"/>
                <w:i w:val="0"/>
                <w:color w:val="auto"/>
              </w:rPr>
              <w:t>Top diameter</w:t>
            </w:r>
          </w:p>
        </w:tc>
        <w:tc>
          <w:tcPr>
            <w:tcW w:w="4315" w:type="dxa"/>
          </w:tcPr>
          <w:p w14:paraId="6CAC0933" w14:textId="77777777" w:rsidR="00F70DE0" w:rsidRPr="004E655C" w:rsidRDefault="00F70DE0" w:rsidP="009D35F6">
            <w:pPr>
              <w:pStyle w:val="Instruction"/>
              <w:ind w:left="0"/>
              <w:jc w:val="both"/>
              <w:rPr>
                <w:rFonts w:asciiTheme="minorHAnsi" w:hAnsiTheme="minorHAnsi"/>
                <w:i w:val="0"/>
                <w:iCs/>
                <w:color w:val="auto"/>
              </w:rPr>
            </w:pPr>
            <w:r w:rsidRPr="004E655C">
              <w:rPr>
                <w:rFonts w:asciiTheme="minorHAnsi" w:hAnsiTheme="minorHAnsi"/>
                <w:i w:val="0"/>
                <w:color w:val="auto"/>
              </w:rPr>
              <w:t>28</w:t>
            </w:r>
          </w:p>
        </w:tc>
      </w:tr>
      <w:tr w:rsidR="00F70DE0" w:rsidRPr="004E655C" w14:paraId="51FB4AE6" w14:textId="77777777" w:rsidTr="009D35F6">
        <w:tc>
          <w:tcPr>
            <w:tcW w:w="4315" w:type="dxa"/>
          </w:tcPr>
          <w:p w14:paraId="0E8A7EC1" w14:textId="77777777" w:rsidR="00F70DE0" w:rsidRPr="004E655C" w:rsidRDefault="00F70DE0" w:rsidP="009D35F6">
            <w:pPr>
              <w:pStyle w:val="Instruction"/>
              <w:ind w:left="0"/>
              <w:jc w:val="both"/>
              <w:rPr>
                <w:rFonts w:asciiTheme="minorHAnsi" w:hAnsiTheme="minorHAnsi"/>
                <w:i w:val="0"/>
                <w:iCs/>
                <w:color w:val="auto"/>
              </w:rPr>
            </w:pPr>
            <w:r w:rsidRPr="004E655C">
              <w:rPr>
                <w:rFonts w:asciiTheme="minorHAnsi" w:hAnsiTheme="minorHAnsi"/>
                <w:i w:val="0"/>
                <w:color w:val="auto"/>
              </w:rPr>
              <w:t>Bottom diameter</w:t>
            </w:r>
          </w:p>
        </w:tc>
        <w:tc>
          <w:tcPr>
            <w:tcW w:w="4315" w:type="dxa"/>
          </w:tcPr>
          <w:p w14:paraId="722D6151" w14:textId="77777777" w:rsidR="00F70DE0" w:rsidRPr="004E655C" w:rsidRDefault="00F70DE0" w:rsidP="009D35F6">
            <w:pPr>
              <w:pStyle w:val="Instruction"/>
              <w:ind w:left="0"/>
              <w:jc w:val="both"/>
              <w:rPr>
                <w:rFonts w:asciiTheme="minorHAnsi" w:hAnsiTheme="minorHAnsi"/>
                <w:i w:val="0"/>
                <w:iCs/>
                <w:color w:val="auto"/>
              </w:rPr>
            </w:pPr>
            <w:r w:rsidRPr="004E655C">
              <w:rPr>
                <w:rFonts w:asciiTheme="minorHAnsi" w:hAnsiTheme="minorHAnsi"/>
                <w:i w:val="0"/>
                <w:color w:val="auto"/>
              </w:rPr>
              <w:t>21.5</w:t>
            </w:r>
          </w:p>
        </w:tc>
      </w:tr>
      <w:tr w:rsidR="00F70DE0" w:rsidRPr="004E655C" w14:paraId="361A75D6" w14:textId="77777777" w:rsidTr="009D35F6">
        <w:tc>
          <w:tcPr>
            <w:tcW w:w="4315" w:type="dxa"/>
          </w:tcPr>
          <w:p w14:paraId="307537BE" w14:textId="77777777" w:rsidR="00F70DE0" w:rsidRPr="004E655C" w:rsidRDefault="00F70DE0" w:rsidP="009D35F6">
            <w:pPr>
              <w:pStyle w:val="Instruction"/>
              <w:ind w:left="0"/>
              <w:jc w:val="both"/>
              <w:rPr>
                <w:rFonts w:asciiTheme="minorHAnsi" w:hAnsiTheme="minorHAnsi"/>
                <w:i w:val="0"/>
                <w:iCs/>
                <w:color w:val="auto"/>
              </w:rPr>
            </w:pPr>
            <w:r w:rsidRPr="004E655C">
              <w:rPr>
                <w:rFonts w:asciiTheme="minorHAnsi" w:hAnsiTheme="minorHAnsi"/>
                <w:i w:val="0"/>
                <w:color w:val="auto"/>
              </w:rPr>
              <w:t>Combustion chamber top diameter</w:t>
            </w:r>
          </w:p>
        </w:tc>
        <w:tc>
          <w:tcPr>
            <w:tcW w:w="4315" w:type="dxa"/>
          </w:tcPr>
          <w:p w14:paraId="1BE833DD" w14:textId="77777777" w:rsidR="00F70DE0" w:rsidRPr="004E655C" w:rsidRDefault="00F70DE0" w:rsidP="009D35F6">
            <w:pPr>
              <w:pStyle w:val="Instruction"/>
              <w:ind w:left="0"/>
              <w:jc w:val="both"/>
              <w:rPr>
                <w:rFonts w:asciiTheme="minorHAnsi" w:hAnsiTheme="minorHAnsi"/>
                <w:i w:val="0"/>
                <w:iCs/>
                <w:color w:val="auto"/>
              </w:rPr>
            </w:pPr>
            <w:r w:rsidRPr="004E655C">
              <w:rPr>
                <w:rFonts w:asciiTheme="minorHAnsi" w:hAnsiTheme="minorHAnsi"/>
                <w:i w:val="0"/>
                <w:color w:val="auto"/>
              </w:rPr>
              <w:t>21.5</w:t>
            </w:r>
          </w:p>
        </w:tc>
      </w:tr>
      <w:tr w:rsidR="00F70DE0" w:rsidRPr="004E655C" w14:paraId="466BDE15" w14:textId="77777777" w:rsidTr="009D35F6">
        <w:tc>
          <w:tcPr>
            <w:tcW w:w="4315" w:type="dxa"/>
          </w:tcPr>
          <w:p w14:paraId="30275056" w14:textId="77777777" w:rsidR="00F70DE0" w:rsidRPr="004E655C" w:rsidRDefault="00F70DE0" w:rsidP="009D35F6">
            <w:pPr>
              <w:pStyle w:val="Instruction"/>
              <w:ind w:left="0"/>
              <w:jc w:val="both"/>
              <w:rPr>
                <w:rFonts w:asciiTheme="minorHAnsi" w:hAnsiTheme="minorHAnsi"/>
                <w:i w:val="0"/>
                <w:iCs/>
                <w:color w:val="auto"/>
              </w:rPr>
            </w:pPr>
            <w:r w:rsidRPr="004E655C">
              <w:rPr>
                <w:rFonts w:asciiTheme="minorHAnsi" w:hAnsiTheme="minorHAnsi"/>
                <w:i w:val="0"/>
                <w:color w:val="auto"/>
              </w:rPr>
              <w:lastRenderedPageBreak/>
              <w:t>Combustion chamber bottom diameter</w:t>
            </w:r>
          </w:p>
        </w:tc>
        <w:tc>
          <w:tcPr>
            <w:tcW w:w="4315" w:type="dxa"/>
          </w:tcPr>
          <w:p w14:paraId="6F41B28E" w14:textId="77777777" w:rsidR="00F70DE0" w:rsidRPr="004E655C" w:rsidRDefault="00F70DE0" w:rsidP="009D35F6">
            <w:pPr>
              <w:pStyle w:val="Instruction"/>
              <w:ind w:left="0"/>
              <w:jc w:val="both"/>
              <w:rPr>
                <w:rFonts w:asciiTheme="minorHAnsi" w:hAnsiTheme="minorHAnsi"/>
                <w:i w:val="0"/>
                <w:iCs/>
                <w:color w:val="auto"/>
              </w:rPr>
            </w:pPr>
            <w:r w:rsidRPr="004E655C">
              <w:rPr>
                <w:rFonts w:asciiTheme="minorHAnsi" w:hAnsiTheme="minorHAnsi"/>
                <w:i w:val="0"/>
                <w:color w:val="auto"/>
              </w:rPr>
              <w:t>16</w:t>
            </w:r>
          </w:p>
        </w:tc>
      </w:tr>
      <w:tr w:rsidR="00F70DE0" w:rsidRPr="004E655C" w14:paraId="69465F37" w14:textId="77777777" w:rsidTr="009D35F6">
        <w:tc>
          <w:tcPr>
            <w:tcW w:w="4315" w:type="dxa"/>
          </w:tcPr>
          <w:p w14:paraId="3333A612" w14:textId="77777777" w:rsidR="00F70DE0" w:rsidRPr="004E655C" w:rsidRDefault="00F70DE0" w:rsidP="009D35F6">
            <w:pPr>
              <w:pStyle w:val="Instruction"/>
              <w:ind w:left="0"/>
              <w:jc w:val="both"/>
              <w:rPr>
                <w:rFonts w:asciiTheme="minorHAnsi" w:hAnsiTheme="minorHAnsi"/>
                <w:i w:val="0"/>
                <w:iCs/>
                <w:color w:val="auto"/>
              </w:rPr>
            </w:pPr>
            <w:r w:rsidRPr="004E655C">
              <w:rPr>
                <w:rFonts w:asciiTheme="minorHAnsi" w:hAnsiTheme="minorHAnsi"/>
                <w:i w:val="0"/>
                <w:color w:val="auto"/>
              </w:rPr>
              <w:t>Pot rest height</w:t>
            </w:r>
          </w:p>
        </w:tc>
        <w:tc>
          <w:tcPr>
            <w:tcW w:w="4315" w:type="dxa"/>
          </w:tcPr>
          <w:p w14:paraId="5F76BD3B" w14:textId="77777777" w:rsidR="00F70DE0" w:rsidRPr="004E655C" w:rsidRDefault="00F70DE0" w:rsidP="009D35F6">
            <w:pPr>
              <w:pStyle w:val="Instruction"/>
              <w:ind w:left="0"/>
              <w:jc w:val="both"/>
              <w:rPr>
                <w:rFonts w:asciiTheme="minorHAnsi" w:hAnsiTheme="minorHAnsi"/>
                <w:i w:val="0"/>
                <w:iCs/>
                <w:color w:val="auto"/>
              </w:rPr>
            </w:pPr>
            <w:r w:rsidRPr="004E655C">
              <w:rPr>
                <w:rFonts w:asciiTheme="minorHAnsi" w:hAnsiTheme="minorHAnsi"/>
                <w:i w:val="0"/>
                <w:color w:val="auto"/>
              </w:rPr>
              <w:t>2</w:t>
            </w:r>
          </w:p>
        </w:tc>
      </w:tr>
      <w:tr w:rsidR="00F70DE0" w:rsidRPr="004E655C" w14:paraId="64725C59" w14:textId="77777777" w:rsidTr="009D35F6">
        <w:tc>
          <w:tcPr>
            <w:tcW w:w="4315" w:type="dxa"/>
          </w:tcPr>
          <w:p w14:paraId="4BBFB891" w14:textId="77777777" w:rsidR="00F70DE0" w:rsidRPr="004E655C" w:rsidRDefault="00F70DE0" w:rsidP="009D35F6">
            <w:pPr>
              <w:pStyle w:val="Instruction"/>
              <w:ind w:left="0"/>
              <w:jc w:val="both"/>
              <w:rPr>
                <w:rFonts w:asciiTheme="minorHAnsi" w:hAnsiTheme="minorHAnsi"/>
                <w:i w:val="0"/>
                <w:iCs/>
                <w:color w:val="auto"/>
              </w:rPr>
            </w:pPr>
            <w:r w:rsidRPr="004E655C">
              <w:rPr>
                <w:rFonts w:asciiTheme="minorHAnsi" w:hAnsiTheme="minorHAnsi"/>
                <w:i w:val="0"/>
                <w:color w:val="auto"/>
              </w:rPr>
              <w:t>Pot rest extension to the stove</w:t>
            </w:r>
          </w:p>
        </w:tc>
        <w:tc>
          <w:tcPr>
            <w:tcW w:w="4315" w:type="dxa"/>
          </w:tcPr>
          <w:p w14:paraId="1518689F" w14:textId="77777777" w:rsidR="00F70DE0" w:rsidRPr="004E655C" w:rsidRDefault="00F70DE0" w:rsidP="009D35F6">
            <w:pPr>
              <w:pStyle w:val="Instruction"/>
              <w:ind w:left="0"/>
              <w:jc w:val="both"/>
              <w:rPr>
                <w:rFonts w:asciiTheme="minorHAnsi" w:hAnsiTheme="minorHAnsi"/>
                <w:i w:val="0"/>
                <w:iCs/>
                <w:color w:val="auto"/>
              </w:rPr>
            </w:pPr>
            <w:r w:rsidRPr="004E655C">
              <w:rPr>
                <w:rFonts w:asciiTheme="minorHAnsi" w:hAnsiTheme="minorHAnsi"/>
                <w:i w:val="0"/>
                <w:color w:val="auto"/>
              </w:rPr>
              <w:t>10</w:t>
            </w:r>
          </w:p>
        </w:tc>
      </w:tr>
      <w:tr w:rsidR="00F70DE0" w:rsidRPr="004E655C" w14:paraId="06C24348" w14:textId="77777777" w:rsidTr="009D35F6">
        <w:tc>
          <w:tcPr>
            <w:tcW w:w="4315" w:type="dxa"/>
          </w:tcPr>
          <w:p w14:paraId="124DB234" w14:textId="77777777" w:rsidR="00F70DE0" w:rsidRPr="004E655C" w:rsidRDefault="00F70DE0" w:rsidP="009D35F6">
            <w:pPr>
              <w:pStyle w:val="Instruction"/>
              <w:ind w:left="0"/>
              <w:jc w:val="both"/>
              <w:rPr>
                <w:rFonts w:asciiTheme="minorHAnsi" w:hAnsiTheme="minorHAnsi"/>
                <w:i w:val="0"/>
                <w:iCs/>
                <w:color w:val="auto"/>
              </w:rPr>
            </w:pPr>
            <w:r w:rsidRPr="004E655C">
              <w:rPr>
                <w:rFonts w:asciiTheme="minorHAnsi" w:hAnsiTheme="minorHAnsi"/>
                <w:i w:val="0"/>
                <w:color w:val="auto"/>
              </w:rPr>
              <w:t>Stove height above the ground</w:t>
            </w:r>
          </w:p>
        </w:tc>
        <w:tc>
          <w:tcPr>
            <w:tcW w:w="4315" w:type="dxa"/>
          </w:tcPr>
          <w:p w14:paraId="49BA2FA2" w14:textId="77777777" w:rsidR="00F70DE0" w:rsidRPr="004E655C" w:rsidRDefault="00F70DE0" w:rsidP="009D35F6">
            <w:pPr>
              <w:pStyle w:val="Instruction"/>
              <w:ind w:left="0"/>
              <w:jc w:val="both"/>
              <w:rPr>
                <w:rFonts w:asciiTheme="minorHAnsi" w:hAnsiTheme="minorHAnsi"/>
                <w:i w:val="0"/>
                <w:iCs/>
                <w:color w:val="auto"/>
              </w:rPr>
            </w:pPr>
            <w:r w:rsidRPr="004E655C">
              <w:rPr>
                <w:rFonts w:asciiTheme="minorHAnsi" w:hAnsiTheme="minorHAnsi"/>
                <w:i w:val="0"/>
                <w:color w:val="auto"/>
              </w:rPr>
              <w:t>21.5</w:t>
            </w:r>
          </w:p>
        </w:tc>
      </w:tr>
      <w:tr w:rsidR="00F70DE0" w:rsidRPr="004E655C" w14:paraId="453EB03C" w14:textId="77777777" w:rsidTr="009D35F6">
        <w:tc>
          <w:tcPr>
            <w:tcW w:w="4315" w:type="dxa"/>
          </w:tcPr>
          <w:p w14:paraId="659BC412" w14:textId="77777777" w:rsidR="00F70DE0" w:rsidRPr="004E655C" w:rsidRDefault="00F70DE0" w:rsidP="009D35F6">
            <w:pPr>
              <w:pStyle w:val="Instruction"/>
              <w:ind w:left="0"/>
              <w:jc w:val="both"/>
              <w:rPr>
                <w:rFonts w:asciiTheme="minorHAnsi" w:hAnsiTheme="minorHAnsi"/>
                <w:i w:val="0"/>
                <w:iCs/>
                <w:color w:val="auto"/>
              </w:rPr>
            </w:pPr>
            <w:r w:rsidRPr="004E655C">
              <w:rPr>
                <w:rFonts w:asciiTheme="minorHAnsi" w:hAnsiTheme="minorHAnsi"/>
                <w:i w:val="0"/>
                <w:color w:val="auto"/>
              </w:rPr>
              <w:t>Height of wood inlet</w:t>
            </w:r>
          </w:p>
        </w:tc>
        <w:tc>
          <w:tcPr>
            <w:tcW w:w="4315" w:type="dxa"/>
          </w:tcPr>
          <w:p w14:paraId="23BDD91B" w14:textId="77777777" w:rsidR="00F70DE0" w:rsidRPr="004E655C" w:rsidRDefault="00F70DE0" w:rsidP="009D35F6">
            <w:pPr>
              <w:pStyle w:val="Instruction"/>
              <w:ind w:left="0"/>
              <w:jc w:val="both"/>
              <w:rPr>
                <w:rFonts w:asciiTheme="minorHAnsi" w:hAnsiTheme="minorHAnsi"/>
                <w:i w:val="0"/>
                <w:iCs/>
                <w:color w:val="auto"/>
              </w:rPr>
            </w:pPr>
            <w:r w:rsidRPr="004E655C">
              <w:rPr>
                <w:rFonts w:asciiTheme="minorHAnsi" w:hAnsiTheme="minorHAnsi"/>
                <w:i w:val="0"/>
                <w:color w:val="auto"/>
              </w:rPr>
              <w:t>11.5</w:t>
            </w:r>
          </w:p>
        </w:tc>
      </w:tr>
      <w:tr w:rsidR="00F70DE0" w:rsidRPr="004E655C" w14:paraId="069B04A9" w14:textId="77777777" w:rsidTr="009D35F6">
        <w:tc>
          <w:tcPr>
            <w:tcW w:w="4315" w:type="dxa"/>
          </w:tcPr>
          <w:p w14:paraId="10FBB5F5" w14:textId="77777777" w:rsidR="00F70DE0" w:rsidRPr="004E655C" w:rsidRDefault="00F70DE0" w:rsidP="009D35F6">
            <w:pPr>
              <w:pStyle w:val="Instruction"/>
              <w:ind w:left="0"/>
              <w:jc w:val="both"/>
              <w:rPr>
                <w:rFonts w:asciiTheme="minorHAnsi" w:hAnsiTheme="minorHAnsi"/>
                <w:i w:val="0"/>
                <w:iCs/>
                <w:color w:val="auto"/>
              </w:rPr>
            </w:pPr>
            <w:r w:rsidRPr="004E655C">
              <w:rPr>
                <w:rFonts w:asciiTheme="minorHAnsi" w:hAnsiTheme="minorHAnsi"/>
                <w:i w:val="0"/>
                <w:color w:val="auto"/>
              </w:rPr>
              <w:t>Length of wood inlet</w:t>
            </w:r>
          </w:p>
        </w:tc>
        <w:tc>
          <w:tcPr>
            <w:tcW w:w="4315" w:type="dxa"/>
          </w:tcPr>
          <w:p w14:paraId="23802869" w14:textId="77777777" w:rsidR="00F70DE0" w:rsidRPr="004E655C" w:rsidRDefault="00F70DE0" w:rsidP="009D35F6">
            <w:pPr>
              <w:pStyle w:val="Instruction"/>
              <w:ind w:left="0"/>
              <w:jc w:val="both"/>
              <w:rPr>
                <w:rFonts w:asciiTheme="minorHAnsi" w:hAnsiTheme="minorHAnsi"/>
                <w:i w:val="0"/>
                <w:iCs/>
                <w:color w:val="auto"/>
              </w:rPr>
            </w:pPr>
            <w:r w:rsidRPr="004E655C">
              <w:rPr>
                <w:rFonts w:asciiTheme="minorHAnsi" w:hAnsiTheme="minorHAnsi"/>
                <w:i w:val="0"/>
                <w:color w:val="auto"/>
              </w:rPr>
              <w:t>10</w:t>
            </w:r>
          </w:p>
        </w:tc>
      </w:tr>
    </w:tbl>
    <w:p w14:paraId="040E89EF" w14:textId="77777777" w:rsidR="00F70DE0" w:rsidRPr="004E655C" w:rsidRDefault="00F70DE0" w:rsidP="00F70DE0">
      <w:pPr>
        <w:jc w:val="both"/>
        <w:rPr>
          <w:rFonts w:asciiTheme="minorHAnsi" w:hAnsiTheme="minorHAnsi"/>
          <w:lang w:eastAsia="de-DE"/>
        </w:rPr>
      </w:pPr>
    </w:p>
    <w:p w14:paraId="3CCE54B1" w14:textId="62BAE643" w:rsidR="00F70DE0" w:rsidRDefault="00F70DE0" w:rsidP="00F70DE0">
      <w:pPr>
        <w:jc w:val="both"/>
        <w:rPr>
          <w:lang w:eastAsia="de-DE"/>
        </w:rPr>
      </w:pPr>
      <w:r>
        <w:rPr>
          <w:lang w:eastAsia="de-DE"/>
        </w:rPr>
        <w:t xml:space="preserve">The Canarumwe Stove is manufactured by the local cooperative HUGUKA MUBUMBYI factory and the Muhanga Improved Local Technologies factory and has an average lifespan of 5 years. </w:t>
      </w:r>
      <w:r w:rsidR="0017401C">
        <w:rPr>
          <w:lang w:eastAsia="de-DE"/>
        </w:rPr>
        <w:t xml:space="preserve">However, to be conservative, the lifetime of the stove </w:t>
      </w:r>
      <w:r w:rsidR="00D611B0">
        <w:rPr>
          <w:lang w:eastAsia="de-DE"/>
        </w:rPr>
        <w:t>will be</w:t>
      </w:r>
      <w:r w:rsidR="0017401C">
        <w:rPr>
          <w:lang w:eastAsia="de-DE"/>
        </w:rPr>
        <w:t xml:space="preserve"> assumed to be 3 years.</w:t>
      </w:r>
      <w:r>
        <w:rPr>
          <w:lang w:eastAsia="de-DE"/>
        </w:rPr>
        <w:t xml:space="preserve">   </w:t>
      </w:r>
    </w:p>
    <w:p w14:paraId="5293CCFC" w14:textId="77777777" w:rsidR="00F70DE0" w:rsidRDefault="00F70DE0" w:rsidP="00F70DE0">
      <w:pPr>
        <w:jc w:val="both"/>
        <w:rPr>
          <w:lang w:eastAsia="de-DE"/>
        </w:rPr>
      </w:pPr>
    </w:p>
    <w:p w14:paraId="0B2BD2B7" w14:textId="77777777" w:rsidR="00F70DE0" w:rsidRDefault="00F70DE0" w:rsidP="00F70DE0">
      <w:pPr>
        <w:jc w:val="both"/>
        <w:rPr>
          <w:lang w:eastAsia="de-DE"/>
        </w:rPr>
      </w:pPr>
      <w:r>
        <w:rPr>
          <w:lang w:eastAsia="de-DE"/>
        </w:rPr>
        <w:t>The steps to create the Canarumwe Stove include:</w:t>
      </w:r>
    </w:p>
    <w:p w14:paraId="2B3F70ED" w14:textId="77777777" w:rsidR="00F70DE0" w:rsidRDefault="00F70DE0" w:rsidP="00F70DE0">
      <w:pPr>
        <w:jc w:val="both"/>
        <w:rPr>
          <w:lang w:eastAsia="de-D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820"/>
        <w:gridCol w:w="3831"/>
      </w:tblGrid>
      <w:tr w:rsidR="00F70DE0" w:rsidRPr="000A18C4" w14:paraId="7F8D5E1F" w14:textId="77777777" w:rsidTr="009D35F6">
        <w:tc>
          <w:tcPr>
            <w:tcW w:w="4820" w:type="dxa"/>
          </w:tcPr>
          <w:p w14:paraId="3BDC01A6" w14:textId="77777777" w:rsidR="00F70DE0" w:rsidRPr="007A00FB" w:rsidRDefault="00F70DE0" w:rsidP="009D35F6">
            <w:pPr>
              <w:pStyle w:val="Instruction"/>
              <w:spacing w:line="240" w:lineRule="auto"/>
              <w:ind w:left="0"/>
              <w:jc w:val="both"/>
              <w:rPr>
                <w:rFonts w:asciiTheme="minorHAnsi" w:eastAsiaTheme="minorEastAsia" w:hAnsiTheme="minorHAnsi" w:cstheme="minorBidi"/>
                <w:i w:val="0"/>
                <w:iCs/>
                <w:color w:val="auto"/>
                <w:spacing w:val="0"/>
                <w:kern w:val="0"/>
                <w:szCs w:val="21"/>
              </w:rPr>
            </w:pPr>
            <w:r w:rsidRPr="007A00FB">
              <w:rPr>
                <w:rFonts w:asciiTheme="minorHAnsi" w:hAnsiTheme="minorHAnsi"/>
                <w:noProof/>
                <w:color w:val="auto"/>
                <w:szCs w:val="21"/>
              </w:rPr>
              <w:drawing>
                <wp:inline distT="0" distB="0" distL="0" distR="0" wp14:anchorId="69AB7983" wp14:editId="7261967D">
                  <wp:extent cx="3295238" cy="2472055"/>
                  <wp:effectExtent l="0" t="0" r="635" b="4445"/>
                  <wp:docPr id="31" name="Picture 31" descr="A group of people digging in the dir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group of people digging in the dirt&#10;&#10;Description automatically generated with low confidenc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07319" cy="2481118"/>
                          </a:xfrm>
                          <a:prstGeom prst="rect">
                            <a:avLst/>
                          </a:prstGeom>
                          <a:noFill/>
                          <a:ln>
                            <a:noFill/>
                          </a:ln>
                        </pic:spPr>
                      </pic:pic>
                    </a:graphicData>
                  </a:graphic>
                </wp:inline>
              </w:drawing>
            </w:r>
          </w:p>
          <w:p w14:paraId="02381713" w14:textId="77777777" w:rsidR="00F70DE0" w:rsidRPr="007A00FB" w:rsidRDefault="00F70DE0" w:rsidP="009D35F6">
            <w:pPr>
              <w:pStyle w:val="Instruction"/>
              <w:spacing w:line="240" w:lineRule="auto"/>
              <w:ind w:left="0"/>
              <w:jc w:val="both"/>
              <w:rPr>
                <w:rFonts w:asciiTheme="minorHAnsi" w:eastAsiaTheme="minorEastAsia" w:hAnsiTheme="minorHAnsi" w:cstheme="minorBidi"/>
                <w:i w:val="0"/>
                <w:iCs/>
                <w:color w:val="auto"/>
                <w:spacing w:val="0"/>
                <w:kern w:val="0"/>
                <w:szCs w:val="21"/>
              </w:rPr>
            </w:pPr>
            <w:r w:rsidRPr="007A00FB">
              <w:rPr>
                <w:rFonts w:asciiTheme="minorHAnsi" w:eastAsiaTheme="minorEastAsia" w:hAnsiTheme="minorHAnsi" w:cstheme="minorBidi"/>
                <w:i w:val="0"/>
                <w:color w:val="auto"/>
                <w:spacing w:val="0"/>
                <w:kern w:val="0"/>
                <w:szCs w:val="21"/>
              </w:rPr>
              <w:t>1. Clay and sand are mixed to create the basic material which is used to shape the stove. The clay is carefully processed and any material that could prevent the stove from being efficient is removed.</w:t>
            </w:r>
          </w:p>
        </w:tc>
        <w:tc>
          <w:tcPr>
            <w:tcW w:w="3831" w:type="dxa"/>
          </w:tcPr>
          <w:p w14:paraId="3CD9D83E" w14:textId="77777777" w:rsidR="00F70DE0" w:rsidRPr="007A00FB" w:rsidRDefault="00F70DE0" w:rsidP="009D35F6">
            <w:pPr>
              <w:pStyle w:val="Instruction"/>
              <w:spacing w:line="240" w:lineRule="auto"/>
              <w:ind w:left="0"/>
              <w:jc w:val="both"/>
              <w:rPr>
                <w:rFonts w:asciiTheme="minorHAnsi" w:eastAsiaTheme="minorEastAsia" w:hAnsiTheme="minorHAnsi" w:cstheme="minorBidi"/>
                <w:i w:val="0"/>
                <w:iCs/>
                <w:color w:val="auto"/>
                <w:spacing w:val="0"/>
                <w:kern w:val="0"/>
                <w:szCs w:val="21"/>
              </w:rPr>
            </w:pPr>
            <w:r w:rsidRPr="007A00FB">
              <w:rPr>
                <w:rFonts w:asciiTheme="minorHAnsi" w:hAnsiTheme="minorHAnsi"/>
                <w:noProof/>
                <w:color w:val="auto"/>
                <w:szCs w:val="21"/>
              </w:rPr>
              <w:drawing>
                <wp:inline distT="0" distB="0" distL="0" distR="0" wp14:anchorId="24D73BF0" wp14:editId="702329D8">
                  <wp:extent cx="2488565" cy="2472636"/>
                  <wp:effectExtent l="0" t="0" r="6985" b="4445"/>
                  <wp:docPr id="34" name="Picture 34" descr="A picture containing ground,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picture containing ground, person&#10;&#10;Description automatically generated"/>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0699" r="2958" b="16971"/>
                          <a:stretch/>
                        </pic:blipFill>
                        <pic:spPr bwMode="auto">
                          <a:xfrm>
                            <a:off x="0" y="0"/>
                            <a:ext cx="2494604" cy="2478636"/>
                          </a:xfrm>
                          <a:prstGeom prst="rect">
                            <a:avLst/>
                          </a:prstGeom>
                          <a:noFill/>
                          <a:ln>
                            <a:noFill/>
                          </a:ln>
                          <a:extLst>
                            <a:ext uri="{53640926-AAD7-44D8-BBD7-CCE9431645EC}">
                              <a14:shadowObscured xmlns:a14="http://schemas.microsoft.com/office/drawing/2010/main"/>
                            </a:ext>
                          </a:extLst>
                        </pic:spPr>
                      </pic:pic>
                    </a:graphicData>
                  </a:graphic>
                </wp:inline>
              </w:drawing>
            </w:r>
          </w:p>
          <w:p w14:paraId="0C49A00A" w14:textId="77777777" w:rsidR="00F70DE0" w:rsidRPr="007A00FB" w:rsidRDefault="00F70DE0" w:rsidP="009D35F6">
            <w:pPr>
              <w:pStyle w:val="Instruction"/>
              <w:spacing w:line="240" w:lineRule="auto"/>
              <w:ind w:left="0"/>
              <w:jc w:val="both"/>
              <w:rPr>
                <w:rFonts w:asciiTheme="minorHAnsi" w:eastAsiaTheme="minorEastAsia" w:hAnsiTheme="minorHAnsi" w:cstheme="minorBidi"/>
                <w:i w:val="0"/>
                <w:iCs/>
                <w:color w:val="auto"/>
                <w:spacing w:val="0"/>
                <w:kern w:val="0"/>
                <w:szCs w:val="21"/>
              </w:rPr>
            </w:pPr>
            <w:r w:rsidRPr="007A00FB">
              <w:rPr>
                <w:rFonts w:asciiTheme="minorHAnsi" w:eastAsiaTheme="minorEastAsia" w:hAnsiTheme="minorHAnsi" w:cstheme="minorBidi"/>
                <w:i w:val="0"/>
                <w:color w:val="auto"/>
                <w:spacing w:val="0"/>
                <w:kern w:val="0"/>
                <w:szCs w:val="21"/>
              </w:rPr>
              <w:t>2. Next, the clay is shaped using a pre-shaped mould and dried for 2-3 days in a designated spot without sun or rain exposure.</w:t>
            </w:r>
          </w:p>
        </w:tc>
      </w:tr>
      <w:tr w:rsidR="00F70DE0" w:rsidRPr="000A18C4" w14:paraId="60329137" w14:textId="77777777" w:rsidTr="009D35F6">
        <w:tc>
          <w:tcPr>
            <w:tcW w:w="4820" w:type="dxa"/>
          </w:tcPr>
          <w:p w14:paraId="6D60B7D5" w14:textId="77777777" w:rsidR="00F70DE0" w:rsidRPr="007A00FB" w:rsidRDefault="00F70DE0" w:rsidP="009D35F6">
            <w:pPr>
              <w:pStyle w:val="Instruction"/>
              <w:spacing w:line="240" w:lineRule="auto"/>
              <w:ind w:left="0"/>
              <w:jc w:val="both"/>
              <w:rPr>
                <w:rFonts w:asciiTheme="minorHAnsi" w:eastAsiaTheme="minorEastAsia" w:hAnsiTheme="minorHAnsi" w:cstheme="minorBidi"/>
                <w:i w:val="0"/>
                <w:iCs/>
                <w:color w:val="auto"/>
                <w:spacing w:val="0"/>
                <w:kern w:val="0"/>
                <w:szCs w:val="21"/>
              </w:rPr>
            </w:pPr>
            <w:r w:rsidRPr="007A00FB">
              <w:rPr>
                <w:rFonts w:asciiTheme="minorHAnsi" w:hAnsiTheme="minorHAnsi"/>
                <w:noProof/>
                <w:color w:val="auto"/>
                <w:szCs w:val="21"/>
              </w:rPr>
              <w:lastRenderedPageBreak/>
              <w:drawing>
                <wp:anchor distT="0" distB="0" distL="114300" distR="114300" simplePos="0" relativeHeight="251662336" behindDoc="0" locked="0" layoutInCell="1" allowOverlap="1" wp14:anchorId="10094480" wp14:editId="4E958DE2">
                  <wp:simplePos x="0" y="0"/>
                  <wp:positionH relativeFrom="column">
                    <wp:posOffset>13367</wp:posOffset>
                  </wp:positionH>
                  <wp:positionV relativeFrom="paragraph">
                    <wp:posOffset>125095</wp:posOffset>
                  </wp:positionV>
                  <wp:extent cx="2098675" cy="1828193"/>
                  <wp:effectExtent l="0" t="0" r="0" b="635"/>
                  <wp:wrapSquare wrapText="bothSides"/>
                  <wp:docPr id="32" name="Picture 32" descr="A picture containing person, bandage, accessory, st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picture containing person, bandage, accessory, stone&#10;&#10;Description automatically generated"/>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2509" r="-28" b="22127"/>
                          <a:stretch/>
                        </pic:blipFill>
                        <pic:spPr bwMode="auto">
                          <a:xfrm>
                            <a:off x="0" y="0"/>
                            <a:ext cx="2098675" cy="1828193"/>
                          </a:xfrm>
                          <a:prstGeom prst="rect">
                            <a:avLst/>
                          </a:prstGeom>
                          <a:noFill/>
                          <a:ln>
                            <a:noFill/>
                          </a:ln>
                          <a:extLst>
                            <a:ext uri="{53640926-AAD7-44D8-BBD7-CCE9431645EC}">
                              <a14:shadowObscured xmlns:a14="http://schemas.microsoft.com/office/drawing/2010/main"/>
                            </a:ext>
                          </a:extLst>
                        </pic:spPr>
                      </pic:pic>
                    </a:graphicData>
                  </a:graphic>
                </wp:anchor>
              </w:drawing>
            </w:r>
          </w:p>
          <w:p w14:paraId="327947DD" w14:textId="77777777" w:rsidR="00F70DE0" w:rsidRPr="007A00FB" w:rsidRDefault="00F70DE0" w:rsidP="009D35F6">
            <w:pPr>
              <w:pStyle w:val="Instruction"/>
              <w:spacing w:line="240" w:lineRule="auto"/>
              <w:ind w:left="0"/>
              <w:jc w:val="both"/>
              <w:rPr>
                <w:rFonts w:asciiTheme="minorHAnsi" w:eastAsiaTheme="minorEastAsia" w:hAnsiTheme="minorHAnsi" w:cstheme="minorBidi"/>
                <w:i w:val="0"/>
                <w:iCs/>
                <w:color w:val="auto"/>
                <w:spacing w:val="0"/>
                <w:kern w:val="0"/>
                <w:szCs w:val="21"/>
              </w:rPr>
            </w:pPr>
          </w:p>
          <w:p w14:paraId="71C6A8E6" w14:textId="77777777" w:rsidR="00F70DE0" w:rsidRPr="007A00FB" w:rsidRDefault="00F70DE0" w:rsidP="009D35F6">
            <w:pPr>
              <w:pStyle w:val="Instruction"/>
              <w:spacing w:line="240" w:lineRule="auto"/>
              <w:ind w:left="0"/>
              <w:jc w:val="both"/>
              <w:rPr>
                <w:rFonts w:asciiTheme="minorHAnsi" w:eastAsiaTheme="minorEastAsia" w:hAnsiTheme="minorHAnsi" w:cstheme="minorBidi"/>
                <w:i w:val="0"/>
                <w:iCs/>
                <w:color w:val="auto"/>
                <w:spacing w:val="0"/>
                <w:kern w:val="0"/>
                <w:szCs w:val="21"/>
              </w:rPr>
            </w:pPr>
          </w:p>
          <w:p w14:paraId="6D4A618F" w14:textId="77777777" w:rsidR="00F70DE0" w:rsidRPr="007A00FB" w:rsidRDefault="00F70DE0" w:rsidP="009D35F6">
            <w:pPr>
              <w:pStyle w:val="Instruction"/>
              <w:spacing w:line="240" w:lineRule="auto"/>
              <w:ind w:left="0"/>
              <w:jc w:val="both"/>
              <w:rPr>
                <w:rFonts w:asciiTheme="minorHAnsi" w:eastAsiaTheme="minorEastAsia" w:hAnsiTheme="minorHAnsi" w:cstheme="minorBidi"/>
                <w:i w:val="0"/>
                <w:iCs/>
                <w:color w:val="auto"/>
                <w:spacing w:val="0"/>
                <w:kern w:val="0"/>
                <w:szCs w:val="21"/>
              </w:rPr>
            </w:pPr>
          </w:p>
          <w:p w14:paraId="598D9B44" w14:textId="77777777" w:rsidR="00F70DE0" w:rsidRPr="007A00FB" w:rsidRDefault="00F70DE0" w:rsidP="009D35F6">
            <w:pPr>
              <w:pStyle w:val="Instruction"/>
              <w:spacing w:line="240" w:lineRule="auto"/>
              <w:ind w:left="0"/>
              <w:jc w:val="both"/>
              <w:rPr>
                <w:rFonts w:asciiTheme="minorHAnsi" w:eastAsiaTheme="minorEastAsia" w:hAnsiTheme="minorHAnsi" w:cstheme="minorBidi"/>
                <w:i w:val="0"/>
                <w:iCs/>
                <w:color w:val="auto"/>
                <w:spacing w:val="0"/>
                <w:kern w:val="0"/>
                <w:szCs w:val="21"/>
              </w:rPr>
            </w:pPr>
          </w:p>
          <w:p w14:paraId="288A6455" w14:textId="77777777" w:rsidR="00F70DE0" w:rsidRPr="007A00FB" w:rsidRDefault="00F70DE0" w:rsidP="009D35F6">
            <w:pPr>
              <w:pStyle w:val="Instruction"/>
              <w:spacing w:line="240" w:lineRule="auto"/>
              <w:ind w:left="0"/>
              <w:jc w:val="both"/>
              <w:rPr>
                <w:rFonts w:asciiTheme="minorHAnsi" w:eastAsiaTheme="minorEastAsia" w:hAnsiTheme="minorHAnsi" w:cstheme="minorBidi"/>
                <w:i w:val="0"/>
                <w:iCs/>
                <w:color w:val="auto"/>
                <w:spacing w:val="0"/>
                <w:kern w:val="0"/>
                <w:szCs w:val="21"/>
              </w:rPr>
            </w:pPr>
          </w:p>
          <w:p w14:paraId="6037E88B" w14:textId="77777777" w:rsidR="00F70DE0" w:rsidRPr="007A00FB" w:rsidRDefault="00F70DE0" w:rsidP="009D35F6">
            <w:pPr>
              <w:pStyle w:val="Instruction"/>
              <w:spacing w:line="240" w:lineRule="auto"/>
              <w:ind w:left="0"/>
              <w:jc w:val="both"/>
              <w:rPr>
                <w:rFonts w:asciiTheme="minorHAnsi" w:eastAsiaTheme="minorEastAsia" w:hAnsiTheme="minorHAnsi" w:cstheme="minorBidi"/>
                <w:i w:val="0"/>
                <w:iCs/>
                <w:color w:val="auto"/>
                <w:spacing w:val="0"/>
                <w:kern w:val="0"/>
                <w:szCs w:val="21"/>
              </w:rPr>
            </w:pPr>
          </w:p>
          <w:p w14:paraId="5BE10A44" w14:textId="77777777" w:rsidR="00F70DE0" w:rsidRPr="007A00FB" w:rsidRDefault="00F70DE0" w:rsidP="009D35F6">
            <w:pPr>
              <w:pStyle w:val="Instruction"/>
              <w:spacing w:line="240" w:lineRule="auto"/>
              <w:ind w:left="0"/>
              <w:jc w:val="both"/>
              <w:rPr>
                <w:rFonts w:asciiTheme="minorHAnsi" w:eastAsiaTheme="minorEastAsia" w:hAnsiTheme="minorHAnsi" w:cstheme="minorBidi"/>
                <w:i w:val="0"/>
                <w:iCs/>
                <w:color w:val="auto"/>
                <w:spacing w:val="0"/>
                <w:kern w:val="0"/>
                <w:szCs w:val="21"/>
              </w:rPr>
            </w:pPr>
          </w:p>
          <w:p w14:paraId="6353B083" w14:textId="77777777" w:rsidR="00F70DE0" w:rsidRPr="007A00FB" w:rsidRDefault="00F70DE0" w:rsidP="009D35F6">
            <w:pPr>
              <w:pStyle w:val="Instruction"/>
              <w:spacing w:line="240" w:lineRule="auto"/>
              <w:ind w:left="0"/>
              <w:jc w:val="both"/>
              <w:rPr>
                <w:rFonts w:asciiTheme="minorHAnsi" w:eastAsiaTheme="minorEastAsia" w:hAnsiTheme="minorHAnsi" w:cstheme="minorBidi"/>
                <w:i w:val="0"/>
                <w:iCs/>
                <w:color w:val="auto"/>
                <w:spacing w:val="0"/>
                <w:kern w:val="0"/>
                <w:szCs w:val="21"/>
              </w:rPr>
            </w:pPr>
            <w:r w:rsidRPr="007A00FB">
              <w:rPr>
                <w:rFonts w:asciiTheme="minorHAnsi" w:eastAsiaTheme="minorEastAsia" w:hAnsiTheme="minorHAnsi" w:cstheme="minorBidi"/>
                <w:i w:val="0"/>
                <w:color w:val="auto"/>
                <w:spacing w:val="0"/>
                <w:kern w:val="0"/>
                <w:szCs w:val="21"/>
              </w:rPr>
              <w:t>3. Once dried, next steps include the addition of the “entry” and the holes in the bottom of the stove by using a gauge to support the airflow.</w:t>
            </w:r>
          </w:p>
        </w:tc>
        <w:tc>
          <w:tcPr>
            <w:tcW w:w="3831" w:type="dxa"/>
          </w:tcPr>
          <w:p w14:paraId="1CA77B51" w14:textId="77777777" w:rsidR="00F70DE0" w:rsidRPr="007A00FB" w:rsidRDefault="00F70DE0" w:rsidP="009D35F6">
            <w:pPr>
              <w:pStyle w:val="Instruction"/>
              <w:spacing w:line="240" w:lineRule="auto"/>
              <w:ind w:left="0"/>
              <w:jc w:val="both"/>
              <w:rPr>
                <w:rFonts w:asciiTheme="minorHAnsi" w:eastAsiaTheme="minorEastAsia" w:hAnsiTheme="minorHAnsi" w:cstheme="minorBidi"/>
                <w:i w:val="0"/>
                <w:iCs/>
                <w:color w:val="auto"/>
                <w:spacing w:val="0"/>
                <w:kern w:val="0"/>
                <w:szCs w:val="21"/>
              </w:rPr>
            </w:pPr>
            <w:r w:rsidRPr="007A00FB">
              <w:rPr>
                <w:rFonts w:asciiTheme="minorHAnsi" w:hAnsiTheme="minorHAnsi"/>
                <w:noProof/>
                <w:color w:val="auto"/>
                <w:szCs w:val="21"/>
              </w:rPr>
              <w:drawing>
                <wp:anchor distT="0" distB="0" distL="114300" distR="114300" simplePos="0" relativeHeight="251661312" behindDoc="0" locked="0" layoutInCell="1" allowOverlap="1" wp14:anchorId="5A70F775" wp14:editId="3AD233F9">
                  <wp:simplePos x="0" y="0"/>
                  <wp:positionH relativeFrom="column">
                    <wp:posOffset>-3258</wp:posOffset>
                  </wp:positionH>
                  <wp:positionV relativeFrom="paragraph">
                    <wp:posOffset>101103</wp:posOffset>
                  </wp:positionV>
                  <wp:extent cx="2091055" cy="1852516"/>
                  <wp:effectExtent l="0" t="0" r="4445" b="0"/>
                  <wp:wrapSquare wrapText="bothSides"/>
                  <wp:docPr id="33" name="Picture 33" descr="A picture containing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picture containing person&#10;&#10;Description automatically generated"/>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2" t="7104" r="326" b="26656"/>
                          <a:stretch/>
                        </pic:blipFill>
                        <pic:spPr bwMode="auto">
                          <a:xfrm>
                            <a:off x="0" y="0"/>
                            <a:ext cx="2091055" cy="1852516"/>
                          </a:xfrm>
                          <a:prstGeom prst="rect">
                            <a:avLst/>
                          </a:prstGeom>
                          <a:noFill/>
                          <a:ln>
                            <a:noFill/>
                          </a:ln>
                          <a:extLst>
                            <a:ext uri="{53640926-AAD7-44D8-BBD7-CCE9431645EC}">
                              <a14:shadowObscured xmlns:a14="http://schemas.microsoft.com/office/drawing/2010/main"/>
                            </a:ext>
                          </a:extLst>
                        </pic:spPr>
                      </pic:pic>
                    </a:graphicData>
                  </a:graphic>
                </wp:anchor>
              </w:drawing>
            </w:r>
            <w:r w:rsidRPr="007A00FB">
              <w:rPr>
                <w:rFonts w:asciiTheme="minorHAnsi" w:eastAsiaTheme="minorEastAsia" w:hAnsiTheme="minorHAnsi" w:cstheme="minorBidi"/>
                <w:i w:val="0"/>
                <w:color w:val="auto"/>
                <w:spacing w:val="0"/>
                <w:kern w:val="0"/>
                <w:szCs w:val="21"/>
              </w:rPr>
              <w:t>4. Afterwards, the three pot stands are added, again by working with a gauge. A  unique serial ID is also gauged into the stove.</w:t>
            </w:r>
          </w:p>
        </w:tc>
      </w:tr>
      <w:tr w:rsidR="00F70DE0" w:rsidRPr="000A18C4" w14:paraId="3EB29A02" w14:textId="77777777" w:rsidTr="009D35F6">
        <w:tc>
          <w:tcPr>
            <w:tcW w:w="4820" w:type="dxa"/>
          </w:tcPr>
          <w:p w14:paraId="0EF9CD11" w14:textId="77777777" w:rsidR="00F70DE0" w:rsidRPr="007A00FB" w:rsidRDefault="00F70DE0" w:rsidP="009D35F6">
            <w:pPr>
              <w:pStyle w:val="Instruction"/>
              <w:spacing w:line="240" w:lineRule="auto"/>
              <w:ind w:left="0"/>
              <w:jc w:val="both"/>
              <w:rPr>
                <w:rFonts w:asciiTheme="minorHAnsi" w:eastAsiaTheme="minorEastAsia" w:hAnsiTheme="minorHAnsi" w:cstheme="minorBidi"/>
                <w:i w:val="0"/>
                <w:iCs/>
                <w:color w:val="auto"/>
                <w:spacing w:val="0"/>
                <w:kern w:val="0"/>
                <w:szCs w:val="21"/>
              </w:rPr>
            </w:pPr>
            <w:r w:rsidRPr="007A00FB">
              <w:rPr>
                <w:rFonts w:asciiTheme="minorHAnsi" w:hAnsiTheme="minorHAnsi"/>
                <w:noProof/>
                <w:color w:val="auto"/>
                <w:szCs w:val="21"/>
              </w:rPr>
              <w:drawing>
                <wp:inline distT="0" distB="0" distL="0" distR="0" wp14:anchorId="2D20A396" wp14:editId="583079F2">
                  <wp:extent cx="2671638" cy="2004237"/>
                  <wp:effectExtent l="0" t="0" r="0" b="0"/>
                  <wp:docPr id="275382448" name="Picture 275382448" descr="A picture containing sky, outdoor, ground, bric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cture containing sky, outdoor, ground, brick&#10;&#10;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694804" cy="2021616"/>
                          </a:xfrm>
                          <a:prstGeom prst="rect">
                            <a:avLst/>
                          </a:prstGeom>
                          <a:noFill/>
                          <a:ln>
                            <a:noFill/>
                          </a:ln>
                        </pic:spPr>
                      </pic:pic>
                    </a:graphicData>
                  </a:graphic>
                </wp:inline>
              </w:drawing>
            </w:r>
          </w:p>
          <w:p w14:paraId="203CAFBD" w14:textId="77777777" w:rsidR="00F70DE0" w:rsidRPr="007A00FB" w:rsidRDefault="00F70DE0" w:rsidP="009D35F6">
            <w:pPr>
              <w:pStyle w:val="Instruction"/>
              <w:spacing w:line="240" w:lineRule="auto"/>
              <w:ind w:left="0"/>
              <w:jc w:val="both"/>
              <w:rPr>
                <w:rFonts w:asciiTheme="minorHAnsi" w:eastAsiaTheme="minorEastAsia" w:hAnsiTheme="minorHAnsi" w:cstheme="minorBidi"/>
                <w:i w:val="0"/>
                <w:iCs/>
                <w:color w:val="auto"/>
                <w:spacing w:val="0"/>
                <w:kern w:val="0"/>
                <w:szCs w:val="21"/>
              </w:rPr>
            </w:pPr>
          </w:p>
        </w:tc>
        <w:tc>
          <w:tcPr>
            <w:tcW w:w="3831" w:type="dxa"/>
          </w:tcPr>
          <w:p w14:paraId="532E9FBB" w14:textId="77777777" w:rsidR="00F70DE0" w:rsidRPr="007A00FB" w:rsidRDefault="00F70DE0" w:rsidP="009D35F6">
            <w:pPr>
              <w:pStyle w:val="Instruction"/>
              <w:spacing w:line="240" w:lineRule="auto"/>
              <w:ind w:left="0"/>
              <w:jc w:val="both"/>
              <w:rPr>
                <w:rFonts w:asciiTheme="minorHAnsi" w:eastAsiaTheme="minorEastAsia" w:hAnsiTheme="minorHAnsi" w:cstheme="minorBidi"/>
                <w:i w:val="0"/>
                <w:iCs/>
                <w:color w:val="auto"/>
                <w:spacing w:val="0"/>
                <w:kern w:val="0"/>
                <w:szCs w:val="21"/>
              </w:rPr>
            </w:pPr>
            <w:r w:rsidRPr="007A00FB">
              <w:rPr>
                <w:rFonts w:asciiTheme="minorHAnsi" w:eastAsiaTheme="minorEastAsia" w:hAnsiTheme="minorHAnsi" w:cstheme="minorBidi"/>
                <w:i w:val="0"/>
                <w:color w:val="auto"/>
                <w:spacing w:val="0"/>
                <w:kern w:val="0"/>
                <w:szCs w:val="21"/>
              </w:rPr>
              <w:t>5. After air drying for more than 8 days, the stoves are burned in the kiln for at least 28 hours. The factory kiln can contain 720 stoves. It is only after this last stage that the Canarumwe stove can be described as “improved”.</w:t>
            </w:r>
          </w:p>
        </w:tc>
      </w:tr>
    </w:tbl>
    <w:p w14:paraId="1119192A" w14:textId="1BF58CF7" w:rsidR="004E361A" w:rsidRDefault="004E361A" w:rsidP="00762E5F">
      <w:pPr>
        <w:pStyle w:val="SectionList"/>
      </w:pPr>
      <w:r>
        <w:t xml:space="preserve">Scale of the </w:t>
      </w:r>
      <w:r w:rsidR="00940656">
        <w:t>VPA</w:t>
      </w:r>
    </w:p>
    <w:p w14:paraId="0AE7263F" w14:textId="4A202EBB" w:rsidR="004E361A" w:rsidRDefault="004E361A" w:rsidP="004E361A">
      <w:pPr>
        <w:rPr>
          <w:lang w:eastAsia="de-DE"/>
        </w:rPr>
      </w:pPr>
      <w:r>
        <w:rPr>
          <w:lang w:eastAsia="de-DE"/>
        </w:rPr>
        <w:t>&gt;&gt;</w:t>
      </w:r>
      <w:r w:rsidR="0023526B">
        <w:rPr>
          <w:lang w:eastAsia="de-DE"/>
        </w:rPr>
        <w:t xml:space="preserve"> </w:t>
      </w:r>
      <w:r w:rsidR="0023526B" w:rsidRPr="003B4909">
        <w:rPr>
          <w:lang w:eastAsia="de-DE"/>
        </w:rPr>
        <w:t>This is a small scale “type II” project as it focuses on “energy efficiency improvement project activities” and must not exceed the equivalent of 60 gigawatt hours per year every year. Therefore, the VERs are capped at 60,000 per year.</w:t>
      </w:r>
    </w:p>
    <w:p w14:paraId="3E72FD3A" w14:textId="362D8EA3" w:rsidR="0011166F" w:rsidRDefault="004E361A" w:rsidP="00762E5F">
      <w:pPr>
        <w:pStyle w:val="SectionList"/>
      </w:pPr>
      <w:r>
        <w:t xml:space="preserve">Funding sources of </w:t>
      </w:r>
      <w:r w:rsidR="00257CAF">
        <w:t>VPA</w:t>
      </w:r>
    </w:p>
    <w:p w14:paraId="0393BC8F" w14:textId="01C5C8C2" w:rsidR="0011166F" w:rsidRPr="0011166F" w:rsidRDefault="0011166F" w:rsidP="00042FBE">
      <w:pPr>
        <w:pStyle w:val="SectionList2nd"/>
        <w:numPr>
          <w:ilvl w:val="0"/>
          <w:numId w:val="0"/>
        </w:numPr>
      </w:pPr>
      <w:r>
        <w:t>&gt;&gt;</w:t>
      </w:r>
      <w:r w:rsidR="007E24E7">
        <w:t xml:space="preserve"> </w:t>
      </w:r>
      <w:r w:rsidR="007E24E7" w:rsidRPr="005A6867">
        <w:rPr>
          <w:lang w:eastAsia="de-DE"/>
        </w:rPr>
        <w:t>The project is funded entirely by CO2balance</w:t>
      </w:r>
      <w:r w:rsidR="007E24E7">
        <w:rPr>
          <w:lang w:eastAsia="de-DE"/>
        </w:rPr>
        <w:t xml:space="preserve"> UK Ltd.</w:t>
      </w:r>
    </w:p>
    <w:p w14:paraId="30A3998B" w14:textId="0B77D0DD" w:rsidR="00257CAF" w:rsidRDefault="00257CAF" w:rsidP="00042FBE">
      <w:pPr>
        <w:pStyle w:val="SectionTitle"/>
        <w:numPr>
          <w:ilvl w:val="0"/>
          <w:numId w:val="0"/>
        </w:numPr>
        <w:rPr>
          <w:b/>
          <w:lang w:eastAsia="de-DE"/>
        </w:rPr>
      </w:pPr>
    </w:p>
    <w:p w14:paraId="0E9461FD" w14:textId="77777777" w:rsidR="00257CAF" w:rsidRDefault="00257CAF">
      <w:pPr>
        <w:spacing w:line="276" w:lineRule="auto"/>
        <w:contextualSpacing w:val="0"/>
        <w:rPr>
          <w:rFonts w:asciiTheme="majorHAnsi" w:eastAsia="Times New Roman" w:hAnsiTheme="majorHAnsi" w:cs="Arial"/>
          <w:b/>
          <w:iCs/>
          <w:color w:val="auto"/>
          <w:sz w:val="28"/>
          <w:szCs w:val="22"/>
          <w:lang w:val="en-GB" w:eastAsia="de-DE"/>
          <w14:cntxtAlts w14:val="0"/>
        </w:rPr>
      </w:pPr>
      <w:r>
        <w:rPr>
          <w:b/>
          <w:lang w:eastAsia="de-DE"/>
        </w:rPr>
        <w:br w:type="page"/>
      </w:r>
    </w:p>
    <w:p w14:paraId="59A989CC" w14:textId="32917104" w:rsidR="004E361A" w:rsidRPr="007C1D64" w:rsidRDefault="004E361A" w:rsidP="004E361A">
      <w:pPr>
        <w:pStyle w:val="SectionTitle"/>
      </w:pPr>
      <w:bookmarkStart w:id="2" w:name="_Ref49515954"/>
      <w:r w:rsidRPr="007C1D64">
        <w:lastRenderedPageBreak/>
        <w:t xml:space="preserve">APPLICATION OF APPROVED GOLD STANDARD </w:t>
      </w:r>
      <w:r>
        <w:t>M</w:t>
      </w:r>
      <w:r w:rsidRPr="007C1D64">
        <w:t>ETHODOLOGY</w:t>
      </w:r>
      <w:r>
        <w:t xml:space="preserve"> (IES)</w:t>
      </w:r>
      <w:r w:rsidRPr="007C1D64">
        <w:t xml:space="preserve"> </w:t>
      </w:r>
      <w:r>
        <w:t>AND/OR DEMONSTRATION OF SDG CONTRIBUTIONS</w:t>
      </w:r>
      <w:bookmarkEnd w:id="2"/>
      <w:r w:rsidRPr="007C1D64" w:rsidDel="002E5951">
        <w:t xml:space="preserve"> </w:t>
      </w:r>
    </w:p>
    <w:p w14:paraId="4BCAF7D3" w14:textId="77777777" w:rsidR="004E361A" w:rsidRPr="007C1D64" w:rsidRDefault="004E361A" w:rsidP="00762E5F">
      <w:pPr>
        <w:pStyle w:val="SectionList"/>
      </w:pPr>
      <w:r w:rsidRPr="007C1D64">
        <w:t>Reference of approved methodology</w:t>
      </w:r>
      <w:r>
        <w:t xml:space="preserve"> (</w:t>
      </w:r>
      <w:proofErr w:type="spellStart"/>
      <w:r>
        <w:t>ies</w:t>
      </w:r>
      <w:proofErr w:type="spellEnd"/>
      <w:r>
        <w:t>)</w:t>
      </w:r>
      <w:r w:rsidRPr="007C1D64">
        <w:t xml:space="preserve"> </w:t>
      </w:r>
    </w:p>
    <w:p w14:paraId="6592CD05" w14:textId="77777777" w:rsidR="00E75B21" w:rsidRDefault="004E361A" w:rsidP="00E75B21">
      <w:r w:rsidRPr="009E261A">
        <w:t>&gt;&gt;</w:t>
      </w:r>
      <w:r w:rsidR="00E75B21">
        <w:t xml:space="preserve"> </w:t>
      </w:r>
      <w:r w:rsidR="00E75B21" w:rsidRPr="0029767E">
        <w:t>Methodology</w:t>
      </w:r>
      <w:r w:rsidR="00E75B21">
        <w:t>:</w:t>
      </w:r>
      <w:r w:rsidR="00E75B21" w:rsidRPr="0029767E">
        <w:t xml:space="preserve"> Technologies and Practices to Displace Decentralized Thermal Energy Consumption V3.1</w:t>
      </w:r>
    </w:p>
    <w:p w14:paraId="4BD036C5" w14:textId="77777777" w:rsidR="00E75B21" w:rsidRDefault="00E75B21" w:rsidP="00E75B21">
      <w:r w:rsidRPr="00F447D5">
        <w:t>This project also refers to the approved versions of the following tools and methodologies:</w:t>
      </w:r>
    </w:p>
    <w:p w14:paraId="0DD20A5F" w14:textId="77777777" w:rsidR="00E75B21" w:rsidRDefault="00E75B21" w:rsidP="00A15AB5">
      <w:pPr>
        <w:pStyle w:val="ListParagraph"/>
        <w:numPr>
          <w:ilvl w:val="0"/>
          <w:numId w:val="31"/>
        </w:numPr>
      </w:pPr>
      <w:r w:rsidRPr="0029767E">
        <w:t>Requirements and Guidelines: Usage Rate Monitoring V2.0</w:t>
      </w:r>
    </w:p>
    <w:p w14:paraId="4DE49A14" w14:textId="77777777" w:rsidR="00E75B21" w:rsidRDefault="00E75B21" w:rsidP="00A15AB5">
      <w:pPr>
        <w:pStyle w:val="ListParagraph"/>
        <w:numPr>
          <w:ilvl w:val="0"/>
          <w:numId w:val="31"/>
        </w:numPr>
      </w:pPr>
      <w:r>
        <w:t>TOOL30: “Calculation of the fraction of non-renewable biomass”. Version 4.0</w:t>
      </w:r>
    </w:p>
    <w:p w14:paraId="55F7DA9D" w14:textId="77777777" w:rsidR="00E75B21" w:rsidRPr="007C1D64" w:rsidRDefault="00E75B21" w:rsidP="00A15AB5">
      <w:pPr>
        <w:pStyle w:val="ListParagraph"/>
        <w:numPr>
          <w:ilvl w:val="0"/>
          <w:numId w:val="31"/>
        </w:numPr>
      </w:pPr>
      <w:r>
        <w:t xml:space="preserve">CDM Guideline “Sampling and surveys of CDM project activities and </w:t>
      </w:r>
      <w:proofErr w:type="spellStart"/>
      <w:r>
        <w:t>programmes</w:t>
      </w:r>
      <w:proofErr w:type="spellEnd"/>
      <w:r>
        <w:t xml:space="preserve"> of activities”. Version 4.0</w:t>
      </w:r>
    </w:p>
    <w:p w14:paraId="3AC7F82D" w14:textId="5E809D88" w:rsidR="004E361A" w:rsidRDefault="004E361A" w:rsidP="00762E5F">
      <w:pPr>
        <w:pStyle w:val="SectionList"/>
      </w:pPr>
      <w:r w:rsidRPr="007C1D64">
        <w:t xml:space="preserve">Applicability of methodology </w:t>
      </w:r>
      <w:r>
        <w:t>(</w:t>
      </w:r>
      <w:proofErr w:type="spellStart"/>
      <w:r>
        <w:t>ies</w:t>
      </w:r>
      <w:proofErr w:type="spellEnd"/>
      <w:r>
        <w:t>)</w:t>
      </w:r>
    </w:p>
    <w:p w14:paraId="514DD04D" w14:textId="77777777" w:rsidR="00D62D52" w:rsidRPr="00E52A2A" w:rsidRDefault="004E361A" w:rsidP="00D62D52">
      <w:pPr>
        <w:rPr>
          <w:lang w:val="en-GB"/>
        </w:rPr>
      </w:pPr>
      <w:r w:rsidRPr="009E261A">
        <w:t>&gt;&gt;</w:t>
      </w:r>
      <w:r w:rsidR="00D62D52">
        <w:t xml:space="preserve"> </w:t>
      </w:r>
      <w:r w:rsidR="00D62D52" w:rsidRPr="00E52A2A">
        <w:rPr>
          <w:lang w:val="en-GB"/>
        </w:rPr>
        <w:t>The project is expressly applicable under section 1 of TPDDTEC v3.1.</w:t>
      </w: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770"/>
        <w:gridCol w:w="4785"/>
      </w:tblGrid>
      <w:tr w:rsidR="00D62D52" w:rsidRPr="00E52A2A" w14:paraId="0E4ECD7E" w14:textId="77777777" w:rsidTr="009D35F6">
        <w:trPr>
          <w:jc w:val="center"/>
        </w:trPr>
        <w:tc>
          <w:tcPr>
            <w:tcW w:w="4770" w:type="dxa"/>
            <w:tcBorders>
              <w:top w:val="single" w:sz="6" w:space="0" w:color="auto"/>
              <w:left w:val="single" w:sz="6" w:space="0" w:color="auto"/>
              <w:bottom w:val="single" w:sz="6" w:space="0" w:color="auto"/>
              <w:right w:val="single" w:sz="6" w:space="0" w:color="auto"/>
            </w:tcBorders>
            <w:shd w:val="clear" w:color="auto" w:fill="auto"/>
            <w:hideMark/>
          </w:tcPr>
          <w:p w14:paraId="313CFBD5" w14:textId="77777777" w:rsidR="00D62D52" w:rsidRPr="00E540B1" w:rsidRDefault="00D62D52" w:rsidP="009D35F6">
            <w:pPr>
              <w:rPr>
                <w:lang w:val="en-GB"/>
              </w:rPr>
            </w:pPr>
            <w:r w:rsidRPr="00E540B1">
              <w:rPr>
                <w:b/>
                <w:bCs/>
                <w:lang w:val="en-GB"/>
              </w:rPr>
              <w:t>Methodology Requirement</w:t>
            </w:r>
            <w:r w:rsidRPr="00E540B1">
              <w:rPr>
                <w:lang w:val="en-GB"/>
              </w:rPr>
              <w:t> </w:t>
            </w:r>
          </w:p>
        </w:tc>
        <w:tc>
          <w:tcPr>
            <w:tcW w:w="4785" w:type="dxa"/>
            <w:tcBorders>
              <w:top w:val="single" w:sz="6" w:space="0" w:color="auto"/>
              <w:left w:val="single" w:sz="6" w:space="0" w:color="auto"/>
              <w:bottom w:val="single" w:sz="6" w:space="0" w:color="auto"/>
              <w:right w:val="single" w:sz="6" w:space="0" w:color="auto"/>
            </w:tcBorders>
            <w:shd w:val="clear" w:color="auto" w:fill="auto"/>
            <w:hideMark/>
          </w:tcPr>
          <w:p w14:paraId="0B95D666" w14:textId="77777777" w:rsidR="00D62D52" w:rsidRPr="00E540B1" w:rsidRDefault="00D62D52" w:rsidP="009D35F6">
            <w:pPr>
              <w:rPr>
                <w:lang w:val="en-GB"/>
              </w:rPr>
            </w:pPr>
            <w:r w:rsidRPr="00E540B1">
              <w:rPr>
                <w:b/>
                <w:bCs/>
                <w:lang w:val="en-GB"/>
              </w:rPr>
              <w:t>Project</w:t>
            </w:r>
            <w:r w:rsidRPr="00E540B1">
              <w:rPr>
                <w:lang w:val="en-GB"/>
              </w:rPr>
              <w:t> </w:t>
            </w:r>
          </w:p>
        </w:tc>
      </w:tr>
      <w:tr w:rsidR="00D62D52" w:rsidRPr="00E52A2A" w14:paraId="4CE212C6" w14:textId="77777777" w:rsidTr="009D35F6">
        <w:trPr>
          <w:jc w:val="center"/>
        </w:trPr>
        <w:tc>
          <w:tcPr>
            <w:tcW w:w="4770" w:type="dxa"/>
            <w:tcBorders>
              <w:top w:val="single" w:sz="6" w:space="0" w:color="auto"/>
              <w:left w:val="single" w:sz="6" w:space="0" w:color="auto"/>
              <w:bottom w:val="single" w:sz="6" w:space="0" w:color="auto"/>
              <w:right w:val="single" w:sz="6" w:space="0" w:color="auto"/>
            </w:tcBorders>
            <w:shd w:val="clear" w:color="auto" w:fill="auto"/>
            <w:hideMark/>
          </w:tcPr>
          <w:p w14:paraId="002E045D" w14:textId="77777777" w:rsidR="00D62D52" w:rsidRPr="00E540B1" w:rsidRDefault="00D62D52" w:rsidP="009D35F6">
            <w:pPr>
              <w:rPr>
                <w:lang w:val="en-GB"/>
              </w:rPr>
            </w:pPr>
            <w:r w:rsidRPr="00E540B1">
              <w:rPr>
                <w:lang w:val="en-GB"/>
              </w:rPr>
              <w:t>1. ‘The project boundary can be clearly identified, and the technologies counted in the project are not included in another voluntary market or CDM project activity.  </w:t>
            </w:r>
          </w:p>
          <w:p w14:paraId="006A0FFF" w14:textId="77777777" w:rsidR="00D62D52" w:rsidRPr="00E540B1" w:rsidRDefault="00D62D52" w:rsidP="009D35F6">
            <w:pPr>
              <w:rPr>
                <w:lang w:val="en-GB"/>
              </w:rPr>
            </w:pPr>
            <w:r w:rsidRPr="00E540B1">
              <w:rPr>
                <w:lang w:val="en-GB"/>
              </w:rPr>
              <w:t> </w:t>
            </w:r>
          </w:p>
          <w:p w14:paraId="7FF4638E" w14:textId="77777777" w:rsidR="00D62D52" w:rsidRPr="00E540B1" w:rsidRDefault="00D62D52" w:rsidP="009D35F6">
            <w:pPr>
              <w:rPr>
                <w:lang w:val="en-GB"/>
              </w:rPr>
            </w:pPr>
            <w:r w:rsidRPr="00E540B1">
              <w:rPr>
                <w:lang w:val="en-GB"/>
              </w:rPr>
              <w:t> </w:t>
            </w:r>
          </w:p>
        </w:tc>
        <w:tc>
          <w:tcPr>
            <w:tcW w:w="4785" w:type="dxa"/>
            <w:tcBorders>
              <w:top w:val="single" w:sz="6" w:space="0" w:color="auto"/>
              <w:left w:val="single" w:sz="6" w:space="0" w:color="auto"/>
              <w:bottom w:val="single" w:sz="6" w:space="0" w:color="auto"/>
              <w:right w:val="single" w:sz="6" w:space="0" w:color="auto"/>
            </w:tcBorders>
            <w:shd w:val="clear" w:color="auto" w:fill="auto"/>
            <w:hideMark/>
          </w:tcPr>
          <w:p w14:paraId="5D9C3675" w14:textId="77777777" w:rsidR="00D62D52" w:rsidRPr="00E540B1" w:rsidRDefault="00D62D52" w:rsidP="009D35F6">
            <w:pPr>
              <w:rPr>
                <w:lang w:val="en-GB"/>
              </w:rPr>
            </w:pPr>
            <w:r w:rsidRPr="00E540B1">
              <w:rPr>
                <w:lang w:val="en-GB"/>
              </w:rPr>
              <w:t>The project area (</w:t>
            </w:r>
            <w:r>
              <w:rPr>
                <w:lang w:val="en-GB"/>
              </w:rPr>
              <w:t xml:space="preserve">Kayonza, Bugesera and Nyamasheke </w:t>
            </w:r>
            <w:r w:rsidRPr="00E540B1">
              <w:rPr>
                <w:lang w:val="en-GB"/>
              </w:rPr>
              <w:t>District</w:t>
            </w:r>
            <w:r>
              <w:rPr>
                <w:lang w:val="en-GB"/>
              </w:rPr>
              <w:t>s</w:t>
            </w:r>
            <w:r w:rsidRPr="00E540B1">
              <w:rPr>
                <w:lang w:val="en-GB"/>
              </w:rPr>
              <w:t>) has been clearly demonstrated using political boundaries recognised in Rwanda. Each technology will be individually tagged with an identification code which is stored securely in the project database. Regular project surveys together with distribution records will ensure that the technologies included in the project are not double counted. </w:t>
            </w:r>
          </w:p>
        </w:tc>
      </w:tr>
      <w:tr w:rsidR="00D62D52" w:rsidRPr="00E52A2A" w14:paraId="7AB90F32" w14:textId="77777777" w:rsidTr="009D35F6">
        <w:trPr>
          <w:trHeight w:val="2221"/>
          <w:jc w:val="center"/>
        </w:trPr>
        <w:tc>
          <w:tcPr>
            <w:tcW w:w="4770" w:type="dxa"/>
            <w:tcBorders>
              <w:top w:val="single" w:sz="6" w:space="0" w:color="auto"/>
              <w:left w:val="single" w:sz="6" w:space="0" w:color="auto"/>
              <w:bottom w:val="single" w:sz="6" w:space="0" w:color="auto"/>
              <w:right w:val="single" w:sz="6" w:space="0" w:color="auto"/>
            </w:tcBorders>
            <w:shd w:val="clear" w:color="auto" w:fill="auto"/>
            <w:hideMark/>
          </w:tcPr>
          <w:p w14:paraId="17F721D4" w14:textId="77777777" w:rsidR="00D62D52" w:rsidRPr="00E540B1" w:rsidRDefault="00D62D52" w:rsidP="009D35F6">
            <w:pPr>
              <w:rPr>
                <w:lang w:val="en-GB"/>
              </w:rPr>
            </w:pPr>
            <w:r w:rsidRPr="00E540B1">
              <w:rPr>
                <w:lang w:val="en-GB"/>
              </w:rPr>
              <w:t xml:space="preserve">2. Technologies have a continuous useful energy output of less than 150kW per unit (defined as total energy delivered usefully from start to end of operation of a unit divided by time of operation). For technologies or practices that do not deliver thermal energy in the project scenario but only displace thermal energy </w:t>
            </w:r>
            <w:r w:rsidRPr="00E540B1">
              <w:rPr>
                <w:lang w:val="en-GB"/>
              </w:rPr>
              <w:lastRenderedPageBreak/>
              <w:t>supplied in the baseline scenario, the 150kW threshold applies to the displaced baseline technology. </w:t>
            </w:r>
          </w:p>
        </w:tc>
        <w:tc>
          <w:tcPr>
            <w:tcW w:w="4785" w:type="dxa"/>
            <w:tcBorders>
              <w:top w:val="single" w:sz="6" w:space="0" w:color="auto"/>
              <w:left w:val="single" w:sz="6" w:space="0" w:color="auto"/>
              <w:bottom w:val="single" w:sz="6" w:space="0" w:color="auto"/>
              <w:right w:val="single" w:sz="6" w:space="0" w:color="auto"/>
            </w:tcBorders>
            <w:shd w:val="clear" w:color="auto" w:fill="auto"/>
            <w:hideMark/>
          </w:tcPr>
          <w:p w14:paraId="7ED98B11" w14:textId="37207913" w:rsidR="00D62D52" w:rsidRPr="00E540B1" w:rsidRDefault="00D62D52" w:rsidP="009D35F6">
            <w:pPr>
              <w:rPr>
                <w:lang w:val="en-GB"/>
              </w:rPr>
            </w:pPr>
            <w:r w:rsidRPr="00E540B1">
              <w:rPr>
                <w:lang w:val="en-GB"/>
              </w:rPr>
              <w:lastRenderedPageBreak/>
              <w:t>The estimated energy output of the project stove is </w:t>
            </w:r>
            <w:r w:rsidR="005D7C95">
              <w:rPr>
                <w:lang w:val="en-GB"/>
              </w:rPr>
              <w:t>4.19</w:t>
            </w:r>
            <w:r w:rsidRPr="00E540B1">
              <w:rPr>
                <w:lang w:val="en-GB"/>
              </w:rPr>
              <w:t> Kw which is well within the methodological limit of 150kw. </w:t>
            </w:r>
          </w:p>
        </w:tc>
      </w:tr>
      <w:tr w:rsidR="00D62D52" w:rsidRPr="00E52A2A" w14:paraId="531899C7" w14:textId="77777777" w:rsidTr="009D35F6">
        <w:trPr>
          <w:jc w:val="center"/>
        </w:trPr>
        <w:tc>
          <w:tcPr>
            <w:tcW w:w="4770" w:type="dxa"/>
            <w:tcBorders>
              <w:top w:val="single" w:sz="6" w:space="0" w:color="auto"/>
              <w:left w:val="single" w:sz="6" w:space="0" w:color="auto"/>
              <w:bottom w:val="single" w:sz="6" w:space="0" w:color="auto"/>
              <w:right w:val="single" w:sz="6" w:space="0" w:color="auto"/>
            </w:tcBorders>
            <w:shd w:val="clear" w:color="auto" w:fill="auto"/>
            <w:hideMark/>
          </w:tcPr>
          <w:p w14:paraId="2888F377" w14:textId="77777777" w:rsidR="00D62D52" w:rsidRPr="00E540B1" w:rsidRDefault="00D62D52" w:rsidP="009D35F6">
            <w:pPr>
              <w:rPr>
                <w:lang w:val="en-GB"/>
              </w:rPr>
            </w:pPr>
            <w:r w:rsidRPr="00E540B1">
              <w:rPr>
                <w:lang w:val="en-GB"/>
              </w:rPr>
              <w:t>3. The use of the baseline technology as a backup or auxiliary technology in parallel with the improved technology introduced by the project activity is permitted as long as a mechanism is put into place to encourage the removal of the old technology and the definitive discontinuity of its use.   </w:t>
            </w:r>
          </w:p>
          <w:p w14:paraId="28F0F147" w14:textId="77777777" w:rsidR="00D62D52" w:rsidRPr="00E540B1" w:rsidRDefault="00D62D52" w:rsidP="009D35F6">
            <w:pPr>
              <w:rPr>
                <w:lang w:val="en-GB"/>
              </w:rPr>
            </w:pPr>
            <w:r w:rsidRPr="00E540B1">
              <w:rPr>
                <w:lang w:val="en-GB"/>
              </w:rPr>
              <w:t> </w:t>
            </w:r>
          </w:p>
        </w:tc>
        <w:tc>
          <w:tcPr>
            <w:tcW w:w="4785" w:type="dxa"/>
            <w:tcBorders>
              <w:top w:val="single" w:sz="6" w:space="0" w:color="auto"/>
              <w:left w:val="single" w:sz="6" w:space="0" w:color="auto"/>
              <w:bottom w:val="single" w:sz="6" w:space="0" w:color="auto"/>
              <w:right w:val="single" w:sz="6" w:space="0" w:color="auto"/>
            </w:tcBorders>
            <w:shd w:val="clear" w:color="auto" w:fill="auto"/>
            <w:hideMark/>
          </w:tcPr>
          <w:p w14:paraId="3E64EA7D" w14:textId="77777777" w:rsidR="00D62D52" w:rsidRPr="00E540B1" w:rsidRDefault="00D62D52" w:rsidP="009D35F6">
            <w:pPr>
              <w:rPr>
                <w:lang w:val="en-GB"/>
              </w:rPr>
            </w:pPr>
            <w:r w:rsidRPr="00E540B1">
              <w:rPr>
                <w:lang w:val="en-GB"/>
              </w:rPr>
              <w:t>As noted in the Gold Standard Methodology p.5. ‘the removal and continued non-use of three stone fires and other easily constructed traditional devices (the baseline technology replaced by this project activity) is in many cases unlikely and impractical to monitor.’   </w:t>
            </w:r>
          </w:p>
          <w:p w14:paraId="40849201" w14:textId="77777777" w:rsidR="00D62D52" w:rsidRPr="00E540B1" w:rsidRDefault="00D62D52" w:rsidP="009D35F6">
            <w:pPr>
              <w:rPr>
                <w:lang w:val="en-GB"/>
              </w:rPr>
            </w:pPr>
            <w:r w:rsidRPr="00E540B1">
              <w:rPr>
                <w:lang w:val="en-GB"/>
              </w:rPr>
              <w:t> </w:t>
            </w:r>
          </w:p>
          <w:p w14:paraId="38E20CFA" w14:textId="77777777" w:rsidR="00D62D52" w:rsidRPr="00E540B1" w:rsidRDefault="00D62D52" w:rsidP="009D35F6">
            <w:pPr>
              <w:rPr>
                <w:lang w:val="en-GB"/>
              </w:rPr>
            </w:pPr>
            <w:r w:rsidRPr="00E540B1">
              <w:rPr>
                <w:lang w:val="en-GB"/>
              </w:rPr>
              <w:t xml:space="preserve">The project stove is </w:t>
            </w:r>
            <w:r>
              <w:rPr>
                <w:lang w:val="en-GB"/>
              </w:rPr>
              <w:t xml:space="preserve">given to </w:t>
            </w:r>
            <w:r w:rsidRPr="00E540B1">
              <w:rPr>
                <w:lang w:val="en-GB"/>
              </w:rPr>
              <w:t>users</w:t>
            </w:r>
            <w:r>
              <w:rPr>
                <w:lang w:val="en-GB"/>
              </w:rPr>
              <w:t xml:space="preserve">, however they must provide materials to fit it in their kitchen, so they </w:t>
            </w:r>
            <w:r w:rsidRPr="00E540B1">
              <w:rPr>
                <w:lang w:val="en-GB"/>
              </w:rPr>
              <w:t>see some benefit in using it over the</w:t>
            </w:r>
            <w:r>
              <w:rPr>
                <w:lang w:val="en-GB"/>
              </w:rPr>
              <w:t xml:space="preserve"> three-stone fire</w:t>
            </w:r>
            <w:r w:rsidRPr="00E540B1">
              <w:rPr>
                <w:lang w:val="en-GB"/>
              </w:rPr>
              <w:t>, such as saving on wood costs, saving time on wood collection, ability to move the stove, ease of use, and/or reduced smoke. Therefore</w:t>
            </w:r>
            <w:r>
              <w:rPr>
                <w:lang w:val="en-GB"/>
              </w:rPr>
              <w:t>,</w:t>
            </w:r>
            <w:r w:rsidRPr="00E540B1">
              <w:rPr>
                <w:lang w:val="en-GB"/>
              </w:rPr>
              <w:t xml:space="preserve"> households are unlikely to use the baseline </w:t>
            </w:r>
            <w:r>
              <w:rPr>
                <w:lang w:val="en-GB"/>
              </w:rPr>
              <w:t xml:space="preserve">three-stone fire </w:t>
            </w:r>
            <w:r w:rsidRPr="00E540B1">
              <w:rPr>
                <w:lang w:val="en-GB"/>
              </w:rPr>
              <w:t>if they have invested</w:t>
            </w:r>
            <w:r>
              <w:rPr>
                <w:lang w:val="en-GB"/>
              </w:rPr>
              <w:t xml:space="preserve"> materials</w:t>
            </w:r>
            <w:r w:rsidRPr="00E540B1">
              <w:rPr>
                <w:lang w:val="en-GB"/>
              </w:rPr>
              <w:t xml:space="preserve"> in the project stove. </w:t>
            </w:r>
          </w:p>
        </w:tc>
      </w:tr>
      <w:tr w:rsidR="00D62D52" w:rsidRPr="00E52A2A" w14:paraId="38B8AFE1" w14:textId="77777777" w:rsidTr="009D35F6">
        <w:trPr>
          <w:jc w:val="center"/>
        </w:trPr>
        <w:tc>
          <w:tcPr>
            <w:tcW w:w="4770" w:type="dxa"/>
            <w:tcBorders>
              <w:top w:val="single" w:sz="6" w:space="0" w:color="auto"/>
              <w:left w:val="single" w:sz="6" w:space="0" w:color="auto"/>
              <w:bottom w:val="single" w:sz="6" w:space="0" w:color="auto"/>
              <w:right w:val="single" w:sz="6" w:space="0" w:color="auto"/>
            </w:tcBorders>
            <w:shd w:val="clear" w:color="auto" w:fill="auto"/>
            <w:hideMark/>
          </w:tcPr>
          <w:p w14:paraId="71D041A7" w14:textId="77777777" w:rsidR="00D62D52" w:rsidRPr="00E540B1" w:rsidRDefault="00D62D52" w:rsidP="009D35F6">
            <w:pPr>
              <w:rPr>
                <w:lang w:val="en-GB"/>
              </w:rPr>
            </w:pPr>
            <w:r w:rsidRPr="00E540B1">
              <w:rPr>
                <w:lang w:val="en-GB"/>
              </w:rPr>
              <w:t xml:space="preserve">a) The project documentation must provide a clear description of the approach chosen and the monitoring plan must allow for a good understanding of the extent to which the baseline technology is still in use after the introduction of the improved technology, whether the existing baseline technology is not surrendered at the time of the introduction of the improved technology, or whether a new </w:t>
            </w:r>
            <w:r w:rsidRPr="00E540B1">
              <w:rPr>
                <w:lang w:val="en-GB"/>
              </w:rPr>
              <w:lastRenderedPageBreak/>
              <w:t>baseline technology is acquired and put to use by targeted end users during the project crediting period. </w:t>
            </w:r>
          </w:p>
        </w:tc>
        <w:tc>
          <w:tcPr>
            <w:tcW w:w="4785" w:type="dxa"/>
            <w:tcBorders>
              <w:top w:val="single" w:sz="6" w:space="0" w:color="auto"/>
              <w:left w:val="single" w:sz="6" w:space="0" w:color="auto"/>
              <w:bottom w:val="single" w:sz="6" w:space="0" w:color="auto"/>
              <w:right w:val="single" w:sz="6" w:space="0" w:color="auto"/>
            </w:tcBorders>
            <w:shd w:val="clear" w:color="auto" w:fill="auto"/>
            <w:hideMark/>
          </w:tcPr>
          <w:p w14:paraId="5D73A61E" w14:textId="77777777" w:rsidR="00D62D52" w:rsidRPr="00E540B1" w:rsidRDefault="00D62D52" w:rsidP="009D35F6">
            <w:pPr>
              <w:rPr>
                <w:lang w:val="en-GB"/>
              </w:rPr>
            </w:pPr>
            <w:r w:rsidRPr="00E540B1">
              <w:rPr>
                <w:lang w:val="en-GB"/>
              </w:rPr>
              <w:lastRenderedPageBreak/>
              <w:t>Overall use of the baseline technology will be monitored in conjunction with that of the project technology, as will the emergence of any other baseline technology by targeted end users. As per the Methodology kitchen surveys will be carried out at regular intervals to determine any changes in baseline technology use.  </w:t>
            </w:r>
          </w:p>
        </w:tc>
      </w:tr>
      <w:tr w:rsidR="00D62D52" w:rsidRPr="00E52A2A" w14:paraId="50F11D04" w14:textId="77777777" w:rsidTr="009D35F6">
        <w:trPr>
          <w:jc w:val="center"/>
        </w:trPr>
        <w:tc>
          <w:tcPr>
            <w:tcW w:w="4770" w:type="dxa"/>
            <w:tcBorders>
              <w:top w:val="single" w:sz="6" w:space="0" w:color="auto"/>
              <w:left w:val="single" w:sz="6" w:space="0" w:color="auto"/>
              <w:bottom w:val="single" w:sz="6" w:space="0" w:color="auto"/>
              <w:right w:val="single" w:sz="6" w:space="0" w:color="auto"/>
            </w:tcBorders>
            <w:shd w:val="clear" w:color="auto" w:fill="auto"/>
            <w:hideMark/>
          </w:tcPr>
          <w:p w14:paraId="2040228E" w14:textId="77777777" w:rsidR="00D62D52" w:rsidRPr="00E540B1" w:rsidRDefault="00D62D52" w:rsidP="009D35F6">
            <w:pPr>
              <w:rPr>
                <w:lang w:val="en-GB"/>
              </w:rPr>
            </w:pPr>
            <w:r w:rsidRPr="00E540B1">
              <w:rPr>
                <w:lang w:val="en-GB"/>
              </w:rPr>
              <w:t>b)‘’The success of the mechanism put into place must therefore be monitored, and the approach must be adjusted if proven unsuccessful.  If an old technology remains in use in parallel with the improved technology, corresponding emissions must of course be accounted for as part of the project emissions.’’ </w:t>
            </w:r>
          </w:p>
          <w:p w14:paraId="577A76EE" w14:textId="77777777" w:rsidR="00D62D52" w:rsidRPr="00E540B1" w:rsidRDefault="00D62D52" w:rsidP="009D35F6">
            <w:pPr>
              <w:rPr>
                <w:lang w:val="en-GB"/>
              </w:rPr>
            </w:pPr>
            <w:r w:rsidRPr="00E540B1">
              <w:rPr>
                <w:lang w:val="en-GB"/>
              </w:rPr>
              <w:t> </w:t>
            </w:r>
          </w:p>
        </w:tc>
        <w:tc>
          <w:tcPr>
            <w:tcW w:w="4785" w:type="dxa"/>
            <w:tcBorders>
              <w:top w:val="single" w:sz="6" w:space="0" w:color="auto"/>
              <w:left w:val="single" w:sz="6" w:space="0" w:color="auto"/>
              <w:bottom w:val="single" w:sz="6" w:space="0" w:color="auto"/>
              <w:right w:val="single" w:sz="6" w:space="0" w:color="auto"/>
            </w:tcBorders>
            <w:shd w:val="clear" w:color="auto" w:fill="auto"/>
            <w:hideMark/>
          </w:tcPr>
          <w:p w14:paraId="10315E08" w14:textId="77777777" w:rsidR="00D62D52" w:rsidRPr="00E540B1" w:rsidRDefault="00D62D52" w:rsidP="009D35F6">
            <w:pPr>
              <w:rPr>
                <w:lang w:val="en-GB"/>
              </w:rPr>
            </w:pPr>
            <w:r w:rsidRPr="00E540B1">
              <w:rPr>
                <w:lang w:val="en-GB"/>
              </w:rPr>
              <w:t>Parallel baseline technology use (three stone fires) will be revealed during monitoring and its effect on emissions reductions will be captured in the KPT and usage surveys. The uptake rate U will also be determined by surveys and hence used to account for parallel baseline and project technology use. </w:t>
            </w:r>
          </w:p>
        </w:tc>
      </w:tr>
      <w:tr w:rsidR="00D62D52" w:rsidRPr="00E52A2A" w14:paraId="65829687" w14:textId="77777777" w:rsidTr="009D35F6">
        <w:trPr>
          <w:jc w:val="center"/>
        </w:trPr>
        <w:tc>
          <w:tcPr>
            <w:tcW w:w="4770" w:type="dxa"/>
            <w:tcBorders>
              <w:top w:val="single" w:sz="6" w:space="0" w:color="auto"/>
              <w:left w:val="single" w:sz="6" w:space="0" w:color="auto"/>
              <w:bottom w:val="single" w:sz="6" w:space="0" w:color="auto"/>
              <w:right w:val="single" w:sz="6" w:space="0" w:color="auto"/>
            </w:tcBorders>
            <w:shd w:val="clear" w:color="auto" w:fill="auto"/>
            <w:hideMark/>
          </w:tcPr>
          <w:p w14:paraId="4CF30090" w14:textId="77777777" w:rsidR="00D62D52" w:rsidRPr="00E540B1" w:rsidRDefault="00D62D52" w:rsidP="009D35F6">
            <w:pPr>
              <w:rPr>
                <w:lang w:val="en-GB"/>
              </w:rPr>
            </w:pPr>
            <w:r w:rsidRPr="00E540B1">
              <w:rPr>
                <w:lang w:val="en-GB"/>
              </w:rPr>
              <w:t>4. The project proponent must clearly communicate to all project participants the entity that is claiming ownership rights of and selling the emission reductions resulting from the project activity. This must be communicated to the technology producers and the retailers of the improved technology or the renewable fuel in use in the project situation by contract or clear written assertions in the transaction paperwork. If the claimants are not the project technology end users, the end users should be notified that they cannot claim for emission reductions from the project. </w:t>
            </w:r>
          </w:p>
        </w:tc>
        <w:tc>
          <w:tcPr>
            <w:tcW w:w="4785" w:type="dxa"/>
            <w:tcBorders>
              <w:top w:val="single" w:sz="6" w:space="0" w:color="auto"/>
              <w:left w:val="single" w:sz="6" w:space="0" w:color="auto"/>
              <w:bottom w:val="single" w:sz="6" w:space="0" w:color="auto"/>
              <w:right w:val="single" w:sz="6" w:space="0" w:color="auto"/>
            </w:tcBorders>
            <w:shd w:val="clear" w:color="auto" w:fill="auto"/>
            <w:hideMark/>
          </w:tcPr>
          <w:p w14:paraId="2169738C" w14:textId="77777777" w:rsidR="00D62D52" w:rsidRPr="00E540B1" w:rsidRDefault="00D62D52" w:rsidP="009D35F6">
            <w:pPr>
              <w:rPr>
                <w:lang w:val="en-GB"/>
              </w:rPr>
            </w:pPr>
            <w:r w:rsidRPr="00E540B1">
              <w:rPr>
                <w:lang w:val="en-GB"/>
              </w:rPr>
              <w:t xml:space="preserve">This was explained in detail at the LSC and will be clearly communicated to purchases at the point of </w:t>
            </w:r>
            <w:r>
              <w:rPr>
                <w:lang w:val="en-GB"/>
              </w:rPr>
              <w:t>instalment</w:t>
            </w:r>
            <w:r w:rsidRPr="00E540B1">
              <w:rPr>
                <w:lang w:val="en-GB"/>
              </w:rPr>
              <w:t>. It is also detailed in the warranty card received at the point of</w:t>
            </w:r>
            <w:r>
              <w:rPr>
                <w:lang w:val="en-GB"/>
              </w:rPr>
              <w:t xml:space="preserve"> instalment</w:t>
            </w:r>
            <w:r w:rsidRPr="00E540B1">
              <w:rPr>
                <w:lang w:val="en-GB"/>
              </w:rPr>
              <w:t>. </w:t>
            </w:r>
          </w:p>
        </w:tc>
      </w:tr>
      <w:tr w:rsidR="00D62D52" w:rsidRPr="00E52A2A" w14:paraId="5B20645F" w14:textId="77777777" w:rsidTr="009D35F6">
        <w:trPr>
          <w:jc w:val="center"/>
        </w:trPr>
        <w:tc>
          <w:tcPr>
            <w:tcW w:w="4770" w:type="dxa"/>
            <w:tcBorders>
              <w:top w:val="single" w:sz="6" w:space="0" w:color="auto"/>
              <w:left w:val="single" w:sz="6" w:space="0" w:color="auto"/>
              <w:bottom w:val="single" w:sz="6" w:space="0" w:color="auto"/>
              <w:right w:val="single" w:sz="6" w:space="0" w:color="auto"/>
            </w:tcBorders>
            <w:shd w:val="clear" w:color="auto" w:fill="auto"/>
            <w:hideMark/>
          </w:tcPr>
          <w:p w14:paraId="5DD59C9F" w14:textId="77777777" w:rsidR="00D62D52" w:rsidRPr="00E540B1" w:rsidRDefault="00D62D52" w:rsidP="009D35F6">
            <w:pPr>
              <w:rPr>
                <w:lang w:val="en-GB"/>
              </w:rPr>
            </w:pPr>
            <w:r w:rsidRPr="00E540B1">
              <w:rPr>
                <w:lang w:val="en-GB"/>
              </w:rPr>
              <w:t xml:space="preserve">5. Project activities making use of a new biomass feedstock in the project situation (e.g. shift from non-renewable to green charcoal, plant oil or renewable biomass briquettes) must comply with relevant Gold Standard specific requirements for biomass related project activities, as </w:t>
            </w:r>
            <w:r w:rsidRPr="00E540B1">
              <w:rPr>
                <w:lang w:val="en-GB"/>
              </w:rPr>
              <w:lastRenderedPageBreak/>
              <w:t>defined in the latest version of the Gold Standard rules. </w:t>
            </w:r>
          </w:p>
          <w:p w14:paraId="66E668F6" w14:textId="77777777" w:rsidR="00D62D52" w:rsidRPr="00E540B1" w:rsidRDefault="00D62D52" w:rsidP="009D35F6">
            <w:pPr>
              <w:rPr>
                <w:lang w:val="en-GB"/>
              </w:rPr>
            </w:pPr>
            <w:r w:rsidRPr="00E540B1">
              <w:rPr>
                <w:lang w:val="en-GB"/>
              </w:rPr>
              <w:t> </w:t>
            </w:r>
          </w:p>
        </w:tc>
        <w:tc>
          <w:tcPr>
            <w:tcW w:w="4785" w:type="dxa"/>
            <w:tcBorders>
              <w:top w:val="single" w:sz="6" w:space="0" w:color="auto"/>
              <w:left w:val="single" w:sz="6" w:space="0" w:color="auto"/>
              <w:bottom w:val="single" w:sz="6" w:space="0" w:color="auto"/>
              <w:right w:val="single" w:sz="6" w:space="0" w:color="auto"/>
            </w:tcBorders>
            <w:shd w:val="clear" w:color="auto" w:fill="auto"/>
            <w:hideMark/>
          </w:tcPr>
          <w:p w14:paraId="3055801B" w14:textId="77777777" w:rsidR="00D62D52" w:rsidRPr="00E540B1" w:rsidRDefault="00D62D52" w:rsidP="009D35F6">
            <w:pPr>
              <w:rPr>
                <w:lang w:val="en-GB"/>
              </w:rPr>
            </w:pPr>
            <w:r w:rsidRPr="00E540B1">
              <w:rPr>
                <w:lang w:val="en-GB"/>
              </w:rPr>
              <w:lastRenderedPageBreak/>
              <w:t xml:space="preserve">As the technology used in this project has been specifically designed to displace baseline feedstock use via fuelwood, rather than a new biomass feedstock, this criterion is not applicable to this project. The emission reductions from this project will result from a change in </w:t>
            </w:r>
            <w:r w:rsidRPr="00E540B1">
              <w:rPr>
                <w:lang w:val="en-GB"/>
              </w:rPr>
              <w:lastRenderedPageBreak/>
              <w:t>quantity of fuel consumed, rather than change of fuel type. </w:t>
            </w:r>
          </w:p>
        </w:tc>
      </w:tr>
      <w:tr w:rsidR="00D62D52" w:rsidRPr="00E52A2A" w14:paraId="44F99465" w14:textId="77777777" w:rsidTr="009D35F6">
        <w:trPr>
          <w:jc w:val="center"/>
        </w:trPr>
        <w:tc>
          <w:tcPr>
            <w:tcW w:w="4770" w:type="dxa"/>
            <w:tcBorders>
              <w:top w:val="single" w:sz="6" w:space="0" w:color="auto"/>
              <w:left w:val="single" w:sz="6" w:space="0" w:color="auto"/>
              <w:bottom w:val="single" w:sz="6" w:space="0" w:color="auto"/>
              <w:right w:val="single" w:sz="6" w:space="0" w:color="auto"/>
            </w:tcBorders>
            <w:shd w:val="clear" w:color="auto" w:fill="auto"/>
            <w:hideMark/>
          </w:tcPr>
          <w:p w14:paraId="04B7852E" w14:textId="77777777" w:rsidR="00D62D52" w:rsidRPr="00E540B1" w:rsidRDefault="00D62D52" w:rsidP="009D35F6">
            <w:pPr>
              <w:rPr>
                <w:lang w:val="en-GB"/>
              </w:rPr>
            </w:pPr>
            <w:r w:rsidRPr="00E540B1">
              <w:rPr>
                <w:lang w:val="en-GB"/>
              </w:rPr>
              <w:lastRenderedPageBreak/>
              <w:t>a) Adequate evidence is supplied to demonstrate that indoor air pollution (IAP) levels are not worsened compared to the baseline, and greenhouse gases (as listed in section 2.1) emitted by the project fuel/stove combination are estimated with adequate precision. The project fuel/stove combination may include instances in which the project stove is a baseline stove. </w:t>
            </w:r>
          </w:p>
        </w:tc>
        <w:tc>
          <w:tcPr>
            <w:tcW w:w="4785" w:type="dxa"/>
            <w:tcBorders>
              <w:top w:val="single" w:sz="6" w:space="0" w:color="auto"/>
              <w:left w:val="single" w:sz="6" w:space="0" w:color="auto"/>
              <w:bottom w:val="single" w:sz="6" w:space="0" w:color="auto"/>
              <w:right w:val="single" w:sz="6" w:space="0" w:color="auto"/>
            </w:tcBorders>
            <w:shd w:val="clear" w:color="auto" w:fill="auto"/>
            <w:hideMark/>
          </w:tcPr>
          <w:p w14:paraId="0F7CE212" w14:textId="77777777" w:rsidR="00D62D52" w:rsidRPr="00E540B1" w:rsidRDefault="00D62D52" w:rsidP="009D35F6">
            <w:pPr>
              <w:rPr>
                <w:lang w:val="en-GB"/>
              </w:rPr>
            </w:pPr>
            <w:r w:rsidRPr="00E540B1">
              <w:rPr>
                <w:lang w:val="en-GB"/>
              </w:rPr>
              <w:t>The fuel used in both the project and baseline scenario is the same, as such there are no additional harmful gases released in the project scenario. The baseline technology has also not changed; rather its use for boiling will have been eliminated. </w:t>
            </w:r>
          </w:p>
        </w:tc>
      </w:tr>
      <w:tr w:rsidR="00D62D52" w:rsidRPr="00E52A2A" w14:paraId="4F7112D5" w14:textId="77777777" w:rsidTr="009D35F6">
        <w:trPr>
          <w:jc w:val="center"/>
        </w:trPr>
        <w:tc>
          <w:tcPr>
            <w:tcW w:w="4770" w:type="dxa"/>
            <w:tcBorders>
              <w:top w:val="single" w:sz="6" w:space="0" w:color="auto"/>
              <w:left w:val="single" w:sz="6" w:space="0" w:color="auto"/>
              <w:bottom w:val="single" w:sz="6" w:space="0" w:color="auto"/>
              <w:right w:val="single" w:sz="6" w:space="0" w:color="auto"/>
            </w:tcBorders>
            <w:shd w:val="clear" w:color="auto" w:fill="auto"/>
            <w:hideMark/>
          </w:tcPr>
          <w:p w14:paraId="35BEC7F3" w14:textId="77777777" w:rsidR="00D62D52" w:rsidRPr="00E540B1" w:rsidRDefault="00D62D52" w:rsidP="009D35F6">
            <w:pPr>
              <w:rPr>
                <w:lang w:val="en-GB"/>
              </w:rPr>
            </w:pPr>
            <w:r w:rsidRPr="00E540B1">
              <w:rPr>
                <w:lang w:val="en-GB"/>
              </w:rPr>
              <w:t>b) Records of renewable fuel sales may not be used as sole parameters for emission reduction calculation, but may be used as data informing the equations in section 2.0 of this methodology if correlated to data on distribution and results of field tests and surveys confirming (a) actual use of the renewable fuel and usage patterns such as average fraction of non-renewable fuels used in mixed combustion or seasonal variation of fuel types, (b) GHG emissions, (c) evidence of CO levels not deteriorating (d) any further factors effecting emission reductions significantly. </w:t>
            </w:r>
          </w:p>
        </w:tc>
        <w:tc>
          <w:tcPr>
            <w:tcW w:w="4785" w:type="dxa"/>
            <w:tcBorders>
              <w:top w:val="single" w:sz="6" w:space="0" w:color="auto"/>
              <w:left w:val="single" w:sz="6" w:space="0" w:color="auto"/>
              <w:bottom w:val="single" w:sz="6" w:space="0" w:color="auto"/>
              <w:right w:val="single" w:sz="6" w:space="0" w:color="auto"/>
            </w:tcBorders>
            <w:shd w:val="clear" w:color="auto" w:fill="auto"/>
            <w:hideMark/>
          </w:tcPr>
          <w:p w14:paraId="73098646" w14:textId="77777777" w:rsidR="00D62D52" w:rsidRPr="00E540B1" w:rsidRDefault="00D62D52" w:rsidP="009D35F6">
            <w:pPr>
              <w:rPr>
                <w:lang w:val="en-GB"/>
              </w:rPr>
            </w:pPr>
            <w:r w:rsidRPr="00E540B1">
              <w:rPr>
                <w:lang w:val="en-GB"/>
              </w:rPr>
              <w:t>Renewable fuels are not sold as part of this project therefore this point is not applicable. </w:t>
            </w:r>
          </w:p>
        </w:tc>
      </w:tr>
    </w:tbl>
    <w:p w14:paraId="3FEC4255" w14:textId="77777777" w:rsidR="00D62D52" w:rsidRPr="007C1D64" w:rsidRDefault="00D62D52" w:rsidP="00D62D52"/>
    <w:p w14:paraId="281BB2CC" w14:textId="22F3EBFF" w:rsidR="004E361A" w:rsidRDefault="00175F0A" w:rsidP="00762E5F">
      <w:pPr>
        <w:pStyle w:val="SectionList"/>
      </w:pPr>
      <w:r>
        <w:t>VPA</w:t>
      </w:r>
      <w:r w:rsidRPr="007C1D64">
        <w:t xml:space="preserve"> </w:t>
      </w:r>
      <w:r w:rsidR="004E361A" w:rsidRPr="007C1D64">
        <w:t>boundary</w:t>
      </w:r>
    </w:p>
    <w:p w14:paraId="4A675717" w14:textId="07C9A9B8" w:rsidR="004E361A" w:rsidRPr="004E361A" w:rsidRDefault="004E361A" w:rsidP="004E361A">
      <w:r w:rsidRPr="009E261A">
        <w:t>&gt;&gt;</w:t>
      </w:r>
    </w:p>
    <w:p w14:paraId="440FA412" w14:textId="77777777" w:rsidR="008E6DB3" w:rsidRDefault="008E6DB3" w:rsidP="008E6DB3">
      <w:pPr>
        <w:spacing w:line="276" w:lineRule="auto"/>
        <w:contextualSpacing w:val="0"/>
      </w:pPr>
      <w:r>
        <w:t>As the activity involves distribution of ICS, the project boundary is the physical, geographical location of each household where the ICS is distributed to replace the traditional stove (within the geographical boundaries of the Kayonza, Bugesera and Nyamasheke districts of the Republic of Rwanda).</w:t>
      </w:r>
    </w:p>
    <w:p w14:paraId="27161E95" w14:textId="77777777" w:rsidR="008E6DB3" w:rsidRDefault="008E6DB3" w:rsidP="008E6DB3">
      <w:pPr>
        <w:spacing w:line="276" w:lineRule="auto"/>
        <w:contextualSpacing w:val="0"/>
      </w:pPr>
      <w:r>
        <w:lastRenderedPageBreak/>
        <w:t>A representation of the baseline boundary and project boundary are given below.</w:t>
      </w:r>
    </w:p>
    <w:p w14:paraId="169FFE04" w14:textId="77777777" w:rsidR="008E6DB3" w:rsidRDefault="008E6DB3" w:rsidP="008E6DB3">
      <w:pPr>
        <w:spacing w:line="276" w:lineRule="auto"/>
        <w:contextualSpacing w:val="0"/>
      </w:pPr>
      <w:r w:rsidRPr="000A18C4">
        <w:rPr>
          <w:noProof/>
        </w:rPr>
        <w:drawing>
          <wp:inline distT="0" distB="0" distL="0" distR="0" wp14:anchorId="49767293" wp14:editId="60165E0C">
            <wp:extent cx="4746928" cy="2841922"/>
            <wp:effectExtent l="0" t="0" r="0" b="0"/>
            <wp:docPr id="1203064198" name="Picture 120306419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10;&#10;Description automatically generated"/>
                    <pic:cNvPicPr/>
                  </pic:nvPicPr>
                  <pic:blipFill rotWithShape="1">
                    <a:blip r:embed="rId21"/>
                    <a:srcRect t="503"/>
                    <a:stretch/>
                  </pic:blipFill>
                  <pic:spPr bwMode="auto">
                    <a:xfrm>
                      <a:off x="0" y="0"/>
                      <a:ext cx="4770325" cy="2855929"/>
                    </a:xfrm>
                    <a:prstGeom prst="rect">
                      <a:avLst/>
                    </a:prstGeom>
                    <a:ln>
                      <a:noFill/>
                    </a:ln>
                    <a:extLst>
                      <a:ext uri="{53640926-AAD7-44D8-BBD7-CCE9431645EC}">
                        <a14:shadowObscured xmlns:a14="http://schemas.microsoft.com/office/drawing/2010/main"/>
                      </a:ext>
                    </a:extLst>
                  </pic:spPr>
                </pic:pic>
              </a:graphicData>
            </a:graphic>
          </wp:inline>
        </w:drawing>
      </w:r>
    </w:p>
    <w:p w14:paraId="12E0A8A9" w14:textId="77777777" w:rsidR="008E6DB3" w:rsidRDefault="008E6DB3" w:rsidP="008E6DB3">
      <w:pPr>
        <w:spacing w:line="276" w:lineRule="auto"/>
        <w:contextualSpacing w:val="0"/>
      </w:pPr>
      <w:r w:rsidRPr="00EB08B9">
        <w:rPr>
          <w:noProof/>
          <w:lang w:val="en-GB"/>
        </w:rPr>
        <w:drawing>
          <wp:inline distT="0" distB="0" distL="0" distR="0" wp14:anchorId="5522DABC" wp14:editId="352E391C">
            <wp:extent cx="4831550" cy="2934031"/>
            <wp:effectExtent l="0" t="0" r="7620" b="0"/>
            <wp:docPr id="1149777190" name="Picture 114977719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10;&#10;Description automatically generated"/>
                    <pic:cNvPicPr/>
                  </pic:nvPicPr>
                  <pic:blipFill>
                    <a:blip r:embed="rId22"/>
                    <a:stretch>
                      <a:fillRect/>
                    </a:stretch>
                  </pic:blipFill>
                  <pic:spPr>
                    <a:xfrm>
                      <a:off x="0" y="0"/>
                      <a:ext cx="4847863" cy="2943937"/>
                    </a:xfrm>
                    <a:prstGeom prst="rect">
                      <a:avLst/>
                    </a:prstGeom>
                  </pic:spPr>
                </pic:pic>
              </a:graphicData>
            </a:graphic>
          </wp:inline>
        </w:drawing>
      </w:r>
    </w:p>
    <w:p w14:paraId="4FB320A1" w14:textId="77777777" w:rsidR="008E6DB3" w:rsidRDefault="008E6DB3" w:rsidP="008E6DB3">
      <w:pPr>
        <w:rPr>
          <w:lang w:val="en-GB"/>
        </w:rPr>
      </w:pPr>
      <w:r w:rsidRPr="00EB08B9">
        <w:rPr>
          <w:lang w:val="en-GB"/>
        </w:rPr>
        <w:t>The greenhouse gases included in the project boundary are shown in the table below</w:t>
      </w:r>
      <w:r>
        <w:rPr>
          <w:lang w:val="en-GB"/>
        </w:rPr>
        <w:t>:</w:t>
      </w:r>
    </w:p>
    <w:p w14:paraId="25F79409" w14:textId="77777777" w:rsidR="008E6DB3" w:rsidRPr="004E361A" w:rsidRDefault="008E6DB3" w:rsidP="008E6DB3"/>
    <w:tbl>
      <w:tblPr>
        <w:tblStyle w:val="GSTableBoldline-heightcondensed"/>
        <w:tblW w:w="5000" w:type="pct"/>
        <w:tblLayout w:type="fixed"/>
        <w:tblCellMar>
          <w:left w:w="57" w:type="dxa"/>
          <w:bottom w:w="57" w:type="dxa"/>
          <w:right w:w="57" w:type="dxa"/>
        </w:tblCellMar>
        <w:tblLook w:val="00E0" w:firstRow="1" w:lastRow="1" w:firstColumn="1" w:lastColumn="0" w:noHBand="0" w:noVBand="0"/>
      </w:tblPr>
      <w:tblGrid>
        <w:gridCol w:w="851"/>
        <w:gridCol w:w="1441"/>
        <w:gridCol w:w="586"/>
        <w:gridCol w:w="975"/>
        <w:gridCol w:w="5779"/>
      </w:tblGrid>
      <w:tr w:rsidR="008E6DB3" w:rsidRPr="004E361A" w14:paraId="507590A1" w14:textId="77777777" w:rsidTr="009D35F6">
        <w:trPr>
          <w:cnfStyle w:val="100000000000" w:firstRow="1" w:lastRow="0" w:firstColumn="0" w:lastColumn="0" w:oddVBand="0" w:evenVBand="0" w:oddHBand="0" w:evenHBand="0" w:firstRowFirstColumn="0" w:firstRowLastColumn="0" w:lastRowFirstColumn="0" w:lastRowLastColumn="0"/>
          <w:trHeight w:val="92"/>
        </w:trPr>
        <w:tc>
          <w:tcPr>
            <w:tcW w:w="1190" w:type="pct"/>
            <w:gridSpan w:val="2"/>
          </w:tcPr>
          <w:p w14:paraId="25F6E50E" w14:textId="77777777" w:rsidR="008E6DB3" w:rsidRPr="004E361A" w:rsidRDefault="008E6DB3" w:rsidP="009D35F6">
            <w:pPr>
              <w:spacing w:line="276" w:lineRule="auto"/>
              <w:rPr>
                <w:rFonts w:asciiTheme="minorHAnsi" w:hAnsiTheme="minorHAnsi"/>
                <w:bCs/>
                <w:color w:val="FFFFFF" w:themeColor="background1"/>
                <w:szCs w:val="22"/>
                <w:lang w:val="en-GB"/>
              </w:rPr>
            </w:pPr>
            <w:r w:rsidRPr="004E361A">
              <w:rPr>
                <w:rFonts w:asciiTheme="minorHAnsi" w:hAnsiTheme="minorHAnsi"/>
                <w:bCs/>
                <w:color w:val="FFFFFF" w:themeColor="background1"/>
                <w:szCs w:val="22"/>
                <w:lang w:val="en-GB"/>
              </w:rPr>
              <w:t>Source</w:t>
            </w:r>
          </w:p>
        </w:tc>
        <w:tc>
          <w:tcPr>
            <w:tcW w:w="304" w:type="pct"/>
          </w:tcPr>
          <w:p w14:paraId="0BBDFE04" w14:textId="77777777" w:rsidR="008E6DB3" w:rsidRPr="004E361A" w:rsidRDefault="008E6DB3" w:rsidP="009D35F6">
            <w:pPr>
              <w:spacing w:line="276" w:lineRule="auto"/>
              <w:rPr>
                <w:rFonts w:asciiTheme="minorHAnsi" w:hAnsiTheme="minorHAnsi"/>
                <w:bCs/>
                <w:color w:val="FFFFFF" w:themeColor="background1"/>
                <w:szCs w:val="22"/>
                <w:lang w:val="en-GB"/>
              </w:rPr>
            </w:pPr>
            <w:r w:rsidRPr="004E361A">
              <w:rPr>
                <w:rFonts w:asciiTheme="minorHAnsi" w:hAnsiTheme="minorHAnsi"/>
                <w:bCs/>
                <w:color w:val="FFFFFF" w:themeColor="background1"/>
                <w:szCs w:val="22"/>
                <w:lang w:val="en-GB"/>
              </w:rPr>
              <w:t>GHGs</w:t>
            </w:r>
          </w:p>
        </w:tc>
        <w:tc>
          <w:tcPr>
            <w:tcW w:w="506" w:type="pct"/>
          </w:tcPr>
          <w:p w14:paraId="12C68E36" w14:textId="77777777" w:rsidR="008E6DB3" w:rsidRPr="004E361A" w:rsidRDefault="008E6DB3" w:rsidP="009D35F6">
            <w:pPr>
              <w:spacing w:line="276" w:lineRule="auto"/>
              <w:rPr>
                <w:rFonts w:asciiTheme="minorHAnsi" w:hAnsiTheme="minorHAnsi"/>
                <w:bCs/>
                <w:color w:val="FFFFFF" w:themeColor="background1"/>
                <w:szCs w:val="22"/>
                <w:lang w:val="en-GB"/>
              </w:rPr>
            </w:pPr>
            <w:r w:rsidRPr="004E361A">
              <w:rPr>
                <w:rFonts w:asciiTheme="minorHAnsi" w:hAnsiTheme="minorHAnsi"/>
                <w:bCs/>
                <w:color w:val="FFFFFF" w:themeColor="background1"/>
                <w:szCs w:val="22"/>
                <w:lang w:val="en-GB"/>
              </w:rPr>
              <w:t>Included?</w:t>
            </w:r>
          </w:p>
        </w:tc>
        <w:tc>
          <w:tcPr>
            <w:tcW w:w="3001" w:type="pct"/>
          </w:tcPr>
          <w:p w14:paraId="664A6E47" w14:textId="77777777" w:rsidR="008E6DB3" w:rsidRPr="004E361A" w:rsidRDefault="008E6DB3" w:rsidP="009D35F6">
            <w:pPr>
              <w:spacing w:line="276" w:lineRule="auto"/>
              <w:rPr>
                <w:rFonts w:asciiTheme="minorHAnsi" w:hAnsiTheme="minorHAnsi"/>
                <w:bCs/>
                <w:color w:val="FFFFFF" w:themeColor="background1"/>
                <w:szCs w:val="22"/>
                <w:lang w:val="en-GB"/>
              </w:rPr>
            </w:pPr>
            <w:r w:rsidRPr="004E361A">
              <w:rPr>
                <w:rFonts w:asciiTheme="minorHAnsi" w:hAnsiTheme="minorHAnsi"/>
                <w:bCs/>
                <w:color w:val="FFFFFF" w:themeColor="background1"/>
                <w:szCs w:val="22"/>
                <w:lang w:val="en-GB"/>
              </w:rPr>
              <w:t>Justification/Explanation</w:t>
            </w:r>
          </w:p>
        </w:tc>
      </w:tr>
      <w:tr w:rsidR="008E6DB3" w:rsidRPr="004E361A" w14:paraId="30C76ED8" w14:textId="77777777" w:rsidTr="009D35F6">
        <w:trPr>
          <w:trHeight w:val="280"/>
        </w:trPr>
        <w:tc>
          <w:tcPr>
            <w:tcW w:w="442" w:type="pct"/>
            <w:vMerge w:val="restart"/>
            <w:shd w:val="clear" w:color="auto" w:fill="00BABE"/>
            <w:textDirection w:val="btLr"/>
          </w:tcPr>
          <w:p w14:paraId="493A4D79" w14:textId="77777777" w:rsidR="008E6DB3" w:rsidRPr="004E361A" w:rsidRDefault="008E6DB3" w:rsidP="009D35F6">
            <w:pPr>
              <w:spacing w:line="276" w:lineRule="auto"/>
              <w:rPr>
                <w:rFonts w:asciiTheme="minorHAnsi" w:hAnsiTheme="minorHAnsi"/>
                <w:b/>
                <w:bCs/>
                <w:color w:val="FFFFFF" w:themeColor="background1"/>
                <w:szCs w:val="22"/>
                <w:lang w:val="en-GB"/>
              </w:rPr>
            </w:pPr>
            <w:r w:rsidRPr="004E361A">
              <w:rPr>
                <w:rFonts w:asciiTheme="minorHAnsi" w:hAnsiTheme="minorHAnsi"/>
                <w:b/>
                <w:bCs/>
                <w:color w:val="FFFFFF" w:themeColor="background1"/>
                <w:szCs w:val="22"/>
                <w:lang w:val="en-GB"/>
              </w:rPr>
              <w:t>Baseline scenario</w:t>
            </w:r>
          </w:p>
        </w:tc>
        <w:tc>
          <w:tcPr>
            <w:tcW w:w="748" w:type="pct"/>
            <w:vMerge w:val="restart"/>
          </w:tcPr>
          <w:p w14:paraId="5CBB04C1" w14:textId="77777777" w:rsidR="008E6DB3" w:rsidRPr="004E361A" w:rsidRDefault="008E6DB3" w:rsidP="009D35F6">
            <w:pPr>
              <w:spacing w:line="276" w:lineRule="auto"/>
              <w:rPr>
                <w:rFonts w:asciiTheme="minorHAnsi" w:hAnsiTheme="minorHAnsi"/>
                <w:color w:val="515151" w:themeColor="text1"/>
                <w:szCs w:val="22"/>
                <w:lang w:val="en-GB"/>
              </w:rPr>
            </w:pPr>
            <w:r>
              <w:rPr>
                <w:rFonts w:asciiTheme="minorHAnsi" w:hAnsiTheme="minorHAnsi"/>
                <w:color w:val="515151" w:themeColor="text1"/>
                <w:szCs w:val="22"/>
                <w:lang w:val="en-GB"/>
              </w:rPr>
              <w:t>Combustion of firewood</w:t>
            </w:r>
          </w:p>
        </w:tc>
        <w:tc>
          <w:tcPr>
            <w:tcW w:w="304" w:type="pct"/>
          </w:tcPr>
          <w:p w14:paraId="0DB24C3D" w14:textId="77777777" w:rsidR="008E6DB3" w:rsidRPr="004E361A" w:rsidRDefault="008E6DB3" w:rsidP="009D35F6">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CO</w:t>
            </w:r>
            <w:r w:rsidRPr="004E361A">
              <w:rPr>
                <w:rFonts w:asciiTheme="minorHAnsi" w:hAnsiTheme="minorHAnsi"/>
                <w:color w:val="515151" w:themeColor="text1"/>
                <w:szCs w:val="22"/>
                <w:vertAlign w:val="subscript"/>
                <w:lang w:val="en-GB"/>
              </w:rPr>
              <w:t>2</w:t>
            </w:r>
          </w:p>
        </w:tc>
        <w:tc>
          <w:tcPr>
            <w:tcW w:w="506" w:type="pct"/>
          </w:tcPr>
          <w:p w14:paraId="0C2377C3" w14:textId="77777777" w:rsidR="008E6DB3" w:rsidRPr="00175DDA" w:rsidRDefault="008E6DB3" w:rsidP="009D35F6">
            <w:pPr>
              <w:spacing w:line="276" w:lineRule="auto"/>
              <w:rPr>
                <w:rFonts w:asciiTheme="minorHAnsi" w:hAnsiTheme="minorHAnsi"/>
                <w:color w:val="auto"/>
                <w:szCs w:val="22"/>
                <w:lang w:val="en-GB"/>
              </w:rPr>
            </w:pPr>
            <w:r>
              <w:rPr>
                <w:rFonts w:asciiTheme="minorHAnsi" w:hAnsiTheme="minorHAnsi"/>
                <w:color w:val="auto"/>
                <w:szCs w:val="22"/>
                <w:lang w:val="en-GB"/>
              </w:rPr>
              <w:t>Yes</w:t>
            </w:r>
          </w:p>
        </w:tc>
        <w:tc>
          <w:tcPr>
            <w:tcW w:w="3001" w:type="pct"/>
          </w:tcPr>
          <w:p w14:paraId="47B61EC6" w14:textId="77777777" w:rsidR="008E6DB3" w:rsidRPr="00756EA6" w:rsidRDefault="008E6DB3" w:rsidP="009D35F6">
            <w:pPr>
              <w:spacing w:line="276" w:lineRule="auto"/>
              <w:rPr>
                <w:rFonts w:asciiTheme="minorHAnsi" w:hAnsiTheme="minorHAnsi"/>
                <w:color w:val="auto"/>
                <w:szCs w:val="22"/>
                <w:lang w:val="en-GB"/>
              </w:rPr>
            </w:pPr>
            <w:r>
              <w:rPr>
                <w:rFonts w:asciiTheme="minorHAnsi" w:hAnsiTheme="minorHAnsi"/>
                <w:color w:val="auto"/>
                <w:szCs w:val="22"/>
                <w:lang w:val="en-GB"/>
              </w:rPr>
              <w:t>Important source of emissions</w:t>
            </w:r>
          </w:p>
        </w:tc>
      </w:tr>
      <w:tr w:rsidR="008E6DB3" w:rsidRPr="004E361A" w14:paraId="2D210539" w14:textId="77777777" w:rsidTr="009D35F6">
        <w:trPr>
          <w:trHeight w:val="230"/>
        </w:trPr>
        <w:tc>
          <w:tcPr>
            <w:tcW w:w="442" w:type="pct"/>
            <w:vMerge/>
            <w:shd w:val="clear" w:color="auto" w:fill="00BABE"/>
            <w:textDirection w:val="btLr"/>
          </w:tcPr>
          <w:p w14:paraId="6DF410EF" w14:textId="77777777" w:rsidR="008E6DB3" w:rsidRPr="004E361A" w:rsidRDefault="008E6DB3" w:rsidP="009D35F6">
            <w:pPr>
              <w:spacing w:line="276" w:lineRule="auto"/>
              <w:rPr>
                <w:rFonts w:asciiTheme="minorHAnsi" w:hAnsiTheme="minorHAnsi"/>
                <w:b/>
                <w:bCs/>
                <w:color w:val="FFFFFF" w:themeColor="background1"/>
                <w:szCs w:val="22"/>
                <w:lang w:val="en-GB"/>
              </w:rPr>
            </w:pPr>
          </w:p>
        </w:tc>
        <w:tc>
          <w:tcPr>
            <w:tcW w:w="748" w:type="pct"/>
            <w:vMerge/>
          </w:tcPr>
          <w:p w14:paraId="473A9111" w14:textId="77777777" w:rsidR="008E6DB3" w:rsidRPr="004E361A" w:rsidRDefault="008E6DB3" w:rsidP="009D35F6">
            <w:pPr>
              <w:spacing w:line="276" w:lineRule="auto"/>
              <w:rPr>
                <w:rFonts w:asciiTheme="minorHAnsi" w:hAnsiTheme="minorHAnsi"/>
                <w:color w:val="515151" w:themeColor="text1"/>
                <w:szCs w:val="22"/>
                <w:lang w:val="en-GB"/>
              </w:rPr>
            </w:pPr>
          </w:p>
        </w:tc>
        <w:tc>
          <w:tcPr>
            <w:tcW w:w="304" w:type="pct"/>
          </w:tcPr>
          <w:p w14:paraId="2CDC16EA" w14:textId="77777777" w:rsidR="008E6DB3" w:rsidRPr="004E361A" w:rsidRDefault="008E6DB3" w:rsidP="009D35F6">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CH</w:t>
            </w:r>
            <w:r w:rsidRPr="004E361A">
              <w:rPr>
                <w:rFonts w:asciiTheme="minorHAnsi" w:hAnsiTheme="minorHAnsi"/>
                <w:color w:val="515151" w:themeColor="text1"/>
                <w:szCs w:val="22"/>
                <w:vertAlign w:val="subscript"/>
                <w:lang w:val="en-GB"/>
              </w:rPr>
              <w:t>4</w:t>
            </w:r>
          </w:p>
        </w:tc>
        <w:tc>
          <w:tcPr>
            <w:tcW w:w="506" w:type="pct"/>
          </w:tcPr>
          <w:p w14:paraId="1267CB67" w14:textId="77777777" w:rsidR="008E6DB3" w:rsidRPr="004E361A" w:rsidRDefault="008E6DB3" w:rsidP="009D35F6">
            <w:pPr>
              <w:spacing w:line="276" w:lineRule="auto"/>
              <w:rPr>
                <w:rFonts w:asciiTheme="minorHAnsi" w:hAnsiTheme="minorHAnsi"/>
                <w:b/>
                <w:bCs/>
                <w:color w:val="FFFFFF" w:themeColor="background1"/>
                <w:szCs w:val="22"/>
                <w:lang w:val="en-GB"/>
              </w:rPr>
            </w:pPr>
            <w:r>
              <w:rPr>
                <w:rFonts w:asciiTheme="minorHAnsi" w:hAnsiTheme="minorHAnsi"/>
                <w:color w:val="auto"/>
                <w:szCs w:val="22"/>
                <w:lang w:val="en-GB"/>
              </w:rPr>
              <w:t>Yes</w:t>
            </w:r>
          </w:p>
        </w:tc>
        <w:tc>
          <w:tcPr>
            <w:tcW w:w="3001" w:type="pct"/>
          </w:tcPr>
          <w:p w14:paraId="32F2F154" w14:textId="77777777" w:rsidR="008E6DB3" w:rsidRPr="004E361A" w:rsidRDefault="008E6DB3" w:rsidP="009D35F6">
            <w:pPr>
              <w:spacing w:line="276" w:lineRule="auto"/>
              <w:rPr>
                <w:rFonts w:asciiTheme="minorHAnsi" w:hAnsiTheme="minorHAnsi"/>
                <w:b/>
                <w:bCs/>
                <w:color w:val="FFFFFF" w:themeColor="background1"/>
                <w:szCs w:val="22"/>
                <w:lang w:val="en-GB"/>
              </w:rPr>
            </w:pPr>
            <w:r>
              <w:rPr>
                <w:rFonts w:asciiTheme="minorHAnsi" w:hAnsiTheme="minorHAnsi"/>
                <w:color w:val="auto"/>
                <w:szCs w:val="22"/>
                <w:lang w:val="en-GB"/>
              </w:rPr>
              <w:t>Important source of emissions</w:t>
            </w:r>
          </w:p>
        </w:tc>
      </w:tr>
      <w:tr w:rsidR="008E6DB3" w:rsidRPr="004E361A" w14:paraId="01AF865B" w14:textId="77777777" w:rsidTr="009D35F6">
        <w:tc>
          <w:tcPr>
            <w:tcW w:w="442" w:type="pct"/>
            <w:vMerge/>
            <w:shd w:val="clear" w:color="auto" w:fill="00BABE"/>
            <w:textDirection w:val="btLr"/>
          </w:tcPr>
          <w:p w14:paraId="66D23026" w14:textId="77777777" w:rsidR="008E6DB3" w:rsidRPr="004E361A" w:rsidRDefault="008E6DB3" w:rsidP="009D35F6">
            <w:pPr>
              <w:spacing w:line="276" w:lineRule="auto"/>
              <w:rPr>
                <w:rFonts w:asciiTheme="minorHAnsi" w:hAnsiTheme="minorHAnsi"/>
                <w:b/>
                <w:bCs/>
                <w:color w:val="FFFFFF" w:themeColor="background1"/>
                <w:szCs w:val="22"/>
                <w:lang w:val="en-GB"/>
              </w:rPr>
            </w:pPr>
          </w:p>
        </w:tc>
        <w:tc>
          <w:tcPr>
            <w:tcW w:w="748" w:type="pct"/>
            <w:vMerge/>
          </w:tcPr>
          <w:p w14:paraId="288E16D8" w14:textId="77777777" w:rsidR="008E6DB3" w:rsidRPr="004E361A" w:rsidRDefault="008E6DB3" w:rsidP="009D35F6">
            <w:pPr>
              <w:spacing w:line="276" w:lineRule="auto"/>
              <w:rPr>
                <w:rFonts w:asciiTheme="minorHAnsi" w:hAnsiTheme="minorHAnsi"/>
                <w:color w:val="515151" w:themeColor="text1"/>
                <w:szCs w:val="22"/>
                <w:lang w:val="en-GB"/>
              </w:rPr>
            </w:pPr>
          </w:p>
        </w:tc>
        <w:tc>
          <w:tcPr>
            <w:tcW w:w="304" w:type="pct"/>
          </w:tcPr>
          <w:p w14:paraId="6E0F2BAA" w14:textId="77777777" w:rsidR="008E6DB3" w:rsidRPr="004E361A" w:rsidRDefault="008E6DB3" w:rsidP="009D35F6">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N</w:t>
            </w:r>
            <w:r w:rsidRPr="004E361A">
              <w:rPr>
                <w:rFonts w:asciiTheme="minorHAnsi" w:hAnsiTheme="minorHAnsi"/>
                <w:color w:val="515151" w:themeColor="text1"/>
                <w:szCs w:val="22"/>
                <w:vertAlign w:val="subscript"/>
                <w:lang w:val="en-GB"/>
              </w:rPr>
              <w:t>2</w:t>
            </w:r>
            <w:r w:rsidRPr="004E361A">
              <w:rPr>
                <w:rFonts w:asciiTheme="minorHAnsi" w:hAnsiTheme="minorHAnsi"/>
                <w:color w:val="515151" w:themeColor="text1"/>
                <w:szCs w:val="22"/>
                <w:lang w:val="en-GB"/>
              </w:rPr>
              <w:t>O</w:t>
            </w:r>
          </w:p>
        </w:tc>
        <w:tc>
          <w:tcPr>
            <w:tcW w:w="506" w:type="pct"/>
          </w:tcPr>
          <w:p w14:paraId="570B18BC" w14:textId="77777777" w:rsidR="008E6DB3" w:rsidRPr="004E361A" w:rsidRDefault="008E6DB3" w:rsidP="009D35F6">
            <w:pPr>
              <w:spacing w:line="276" w:lineRule="auto"/>
              <w:rPr>
                <w:rFonts w:asciiTheme="minorHAnsi" w:hAnsiTheme="minorHAnsi"/>
                <w:b/>
                <w:bCs/>
                <w:color w:val="FFFFFF" w:themeColor="background1"/>
                <w:szCs w:val="22"/>
                <w:lang w:val="en-GB"/>
              </w:rPr>
            </w:pPr>
            <w:r>
              <w:rPr>
                <w:rFonts w:asciiTheme="minorHAnsi" w:hAnsiTheme="minorHAnsi"/>
                <w:color w:val="auto"/>
                <w:szCs w:val="22"/>
                <w:lang w:val="en-GB"/>
              </w:rPr>
              <w:t>Yes</w:t>
            </w:r>
          </w:p>
        </w:tc>
        <w:tc>
          <w:tcPr>
            <w:tcW w:w="3001" w:type="pct"/>
          </w:tcPr>
          <w:p w14:paraId="5FC0C76D" w14:textId="77777777" w:rsidR="008E6DB3" w:rsidRPr="007D5124" w:rsidRDefault="008E6DB3" w:rsidP="009D35F6">
            <w:pPr>
              <w:spacing w:line="276" w:lineRule="auto"/>
              <w:rPr>
                <w:rFonts w:asciiTheme="minorHAnsi" w:hAnsiTheme="minorHAnsi"/>
                <w:color w:val="auto"/>
                <w:szCs w:val="22"/>
                <w:lang w:val="en-GB"/>
              </w:rPr>
            </w:pPr>
            <w:r>
              <w:rPr>
                <w:rFonts w:asciiTheme="minorHAnsi" w:hAnsiTheme="minorHAnsi"/>
                <w:color w:val="auto"/>
                <w:szCs w:val="22"/>
                <w:lang w:val="en-GB"/>
              </w:rPr>
              <w:t>Gas included in the calculations. Emissions factors for fuel in stationery combustion by the IPCC.</w:t>
            </w:r>
          </w:p>
        </w:tc>
      </w:tr>
      <w:tr w:rsidR="008E6DB3" w:rsidRPr="004E361A" w14:paraId="2C0883FE" w14:textId="77777777" w:rsidTr="009D35F6">
        <w:tc>
          <w:tcPr>
            <w:tcW w:w="442" w:type="pct"/>
            <w:vMerge/>
            <w:shd w:val="clear" w:color="auto" w:fill="00BABE"/>
            <w:textDirection w:val="btLr"/>
          </w:tcPr>
          <w:p w14:paraId="45C1F7CC" w14:textId="77777777" w:rsidR="008E6DB3" w:rsidRPr="004E361A" w:rsidRDefault="008E6DB3" w:rsidP="009D35F6">
            <w:pPr>
              <w:spacing w:line="276" w:lineRule="auto"/>
              <w:rPr>
                <w:rFonts w:asciiTheme="minorHAnsi" w:hAnsiTheme="minorHAnsi"/>
                <w:b/>
                <w:bCs/>
                <w:color w:val="FFFFFF" w:themeColor="background1"/>
                <w:szCs w:val="22"/>
                <w:lang w:val="en-GB"/>
              </w:rPr>
            </w:pPr>
          </w:p>
        </w:tc>
        <w:tc>
          <w:tcPr>
            <w:tcW w:w="748" w:type="pct"/>
            <w:vMerge/>
          </w:tcPr>
          <w:p w14:paraId="3D4C236E" w14:textId="77777777" w:rsidR="008E6DB3" w:rsidRPr="004E361A" w:rsidRDefault="008E6DB3" w:rsidP="009D35F6">
            <w:pPr>
              <w:spacing w:line="276" w:lineRule="auto"/>
              <w:rPr>
                <w:rFonts w:asciiTheme="minorHAnsi" w:hAnsiTheme="minorHAnsi"/>
                <w:color w:val="515151" w:themeColor="text1"/>
                <w:szCs w:val="22"/>
                <w:lang w:val="en-GB"/>
              </w:rPr>
            </w:pPr>
          </w:p>
        </w:tc>
        <w:tc>
          <w:tcPr>
            <w:tcW w:w="304" w:type="pct"/>
          </w:tcPr>
          <w:p w14:paraId="2CF80708" w14:textId="77777777" w:rsidR="008E6DB3" w:rsidRPr="004E361A" w:rsidRDefault="008E6DB3" w:rsidP="009D35F6">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w:t>
            </w:r>
          </w:p>
        </w:tc>
        <w:tc>
          <w:tcPr>
            <w:tcW w:w="506" w:type="pct"/>
          </w:tcPr>
          <w:p w14:paraId="4232901A" w14:textId="77777777" w:rsidR="008E6DB3" w:rsidRPr="004E361A" w:rsidRDefault="008E6DB3" w:rsidP="009D35F6">
            <w:pPr>
              <w:spacing w:line="276" w:lineRule="auto"/>
              <w:rPr>
                <w:rFonts w:asciiTheme="minorHAnsi" w:hAnsiTheme="minorHAnsi"/>
                <w:b/>
                <w:bCs/>
                <w:color w:val="FFFFFF" w:themeColor="background1"/>
                <w:szCs w:val="22"/>
                <w:lang w:val="en-GB"/>
              </w:rPr>
            </w:pPr>
          </w:p>
        </w:tc>
        <w:tc>
          <w:tcPr>
            <w:tcW w:w="3001" w:type="pct"/>
          </w:tcPr>
          <w:p w14:paraId="28CF1940" w14:textId="77777777" w:rsidR="008E6DB3" w:rsidRPr="004E361A" w:rsidRDefault="008E6DB3" w:rsidP="009D35F6">
            <w:pPr>
              <w:spacing w:line="276" w:lineRule="auto"/>
              <w:rPr>
                <w:rFonts w:asciiTheme="minorHAnsi" w:hAnsiTheme="minorHAnsi"/>
                <w:b/>
                <w:bCs/>
                <w:color w:val="FFFFFF" w:themeColor="background1"/>
                <w:szCs w:val="22"/>
                <w:lang w:val="en-GB"/>
              </w:rPr>
            </w:pPr>
          </w:p>
        </w:tc>
      </w:tr>
      <w:tr w:rsidR="008E6DB3" w:rsidRPr="004E361A" w14:paraId="6D48CC2A" w14:textId="77777777" w:rsidTr="009D35F6">
        <w:trPr>
          <w:trHeight w:val="130"/>
        </w:trPr>
        <w:tc>
          <w:tcPr>
            <w:tcW w:w="442" w:type="pct"/>
            <w:vMerge w:val="restart"/>
            <w:shd w:val="clear" w:color="auto" w:fill="00BABE"/>
            <w:textDirection w:val="btLr"/>
          </w:tcPr>
          <w:p w14:paraId="5DBC75A6" w14:textId="77777777" w:rsidR="008E6DB3" w:rsidRPr="004E361A" w:rsidRDefault="008E6DB3" w:rsidP="009D35F6">
            <w:pPr>
              <w:spacing w:line="276" w:lineRule="auto"/>
              <w:rPr>
                <w:rFonts w:asciiTheme="minorHAnsi" w:hAnsiTheme="minorHAnsi"/>
                <w:b/>
                <w:bCs/>
                <w:color w:val="FFFFFF" w:themeColor="background1"/>
                <w:szCs w:val="22"/>
                <w:lang w:val="en-GB"/>
              </w:rPr>
            </w:pPr>
            <w:r w:rsidRPr="004E361A">
              <w:rPr>
                <w:rFonts w:asciiTheme="minorHAnsi" w:hAnsiTheme="minorHAnsi"/>
                <w:b/>
                <w:bCs/>
                <w:color w:val="FFFFFF" w:themeColor="background1"/>
                <w:szCs w:val="22"/>
                <w:lang w:val="en-GB"/>
              </w:rPr>
              <w:t>Project scenario</w:t>
            </w:r>
          </w:p>
        </w:tc>
        <w:tc>
          <w:tcPr>
            <w:tcW w:w="748" w:type="pct"/>
            <w:vMerge w:val="restart"/>
          </w:tcPr>
          <w:p w14:paraId="21FA3AFF" w14:textId="77777777" w:rsidR="008E6DB3" w:rsidRPr="004E361A" w:rsidRDefault="008E6DB3" w:rsidP="009D35F6">
            <w:pPr>
              <w:spacing w:line="276" w:lineRule="auto"/>
              <w:rPr>
                <w:rFonts w:asciiTheme="minorHAnsi" w:hAnsiTheme="minorHAnsi"/>
                <w:color w:val="515151" w:themeColor="text1"/>
                <w:szCs w:val="22"/>
                <w:lang w:val="en-GB"/>
              </w:rPr>
            </w:pPr>
            <w:r>
              <w:rPr>
                <w:rFonts w:asciiTheme="minorHAnsi" w:hAnsiTheme="minorHAnsi"/>
                <w:color w:val="515151" w:themeColor="text1"/>
                <w:szCs w:val="22"/>
                <w:lang w:val="en-GB"/>
              </w:rPr>
              <w:t>Combustion of firewood</w:t>
            </w:r>
          </w:p>
        </w:tc>
        <w:tc>
          <w:tcPr>
            <w:tcW w:w="304" w:type="pct"/>
          </w:tcPr>
          <w:p w14:paraId="17B60C60" w14:textId="77777777" w:rsidR="008E6DB3" w:rsidRPr="004E361A" w:rsidRDefault="008E6DB3" w:rsidP="009D35F6">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CO</w:t>
            </w:r>
            <w:r w:rsidRPr="004E361A">
              <w:rPr>
                <w:rFonts w:asciiTheme="minorHAnsi" w:hAnsiTheme="minorHAnsi"/>
                <w:color w:val="515151" w:themeColor="text1"/>
                <w:szCs w:val="22"/>
                <w:vertAlign w:val="subscript"/>
                <w:lang w:val="en-GB"/>
              </w:rPr>
              <w:t>2</w:t>
            </w:r>
          </w:p>
        </w:tc>
        <w:tc>
          <w:tcPr>
            <w:tcW w:w="506" w:type="pct"/>
          </w:tcPr>
          <w:p w14:paraId="3E057A25" w14:textId="77777777" w:rsidR="008E6DB3" w:rsidRPr="004E361A" w:rsidRDefault="008E6DB3" w:rsidP="009D35F6">
            <w:pPr>
              <w:spacing w:line="276" w:lineRule="auto"/>
              <w:rPr>
                <w:rFonts w:asciiTheme="minorHAnsi" w:hAnsiTheme="minorHAnsi"/>
                <w:b/>
                <w:bCs/>
                <w:color w:val="FFFFFF" w:themeColor="background1"/>
                <w:szCs w:val="22"/>
                <w:lang w:val="en-GB"/>
              </w:rPr>
            </w:pPr>
            <w:r>
              <w:rPr>
                <w:rFonts w:asciiTheme="minorHAnsi" w:hAnsiTheme="minorHAnsi"/>
                <w:color w:val="auto"/>
                <w:szCs w:val="22"/>
                <w:lang w:val="en-GB"/>
              </w:rPr>
              <w:t>Yes</w:t>
            </w:r>
          </w:p>
        </w:tc>
        <w:tc>
          <w:tcPr>
            <w:tcW w:w="3001" w:type="pct"/>
          </w:tcPr>
          <w:p w14:paraId="732BAAEA" w14:textId="77777777" w:rsidR="008E6DB3" w:rsidRPr="004E361A" w:rsidRDefault="008E6DB3" w:rsidP="009D35F6">
            <w:pPr>
              <w:spacing w:line="276" w:lineRule="auto"/>
              <w:rPr>
                <w:rFonts w:asciiTheme="minorHAnsi" w:hAnsiTheme="minorHAnsi"/>
                <w:b/>
                <w:bCs/>
                <w:color w:val="FFFFFF" w:themeColor="background1"/>
                <w:szCs w:val="22"/>
                <w:lang w:val="en-GB"/>
              </w:rPr>
            </w:pPr>
            <w:r>
              <w:rPr>
                <w:rFonts w:asciiTheme="minorHAnsi" w:hAnsiTheme="minorHAnsi"/>
                <w:color w:val="auto"/>
                <w:szCs w:val="22"/>
                <w:lang w:val="en-GB"/>
              </w:rPr>
              <w:t>Important source of emissions</w:t>
            </w:r>
          </w:p>
        </w:tc>
      </w:tr>
      <w:tr w:rsidR="008E6DB3" w:rsidRPr="004E361A" w14:paraId="64021446" w14:textId="77777777" w:rsidTr="009D35F6">
        <w:trPr>
          <w:trHeight w:val="255"/>
        </w:trPr>
        <w:tc>
          <w:tcPr>
            <w:tcW w:w="442" w:type="pct"/>
            <w:vMerge/>
            <w:shd w:val="clear" w:color="auto" w:fill="00BABE"/>
            <w:textDirection w:val="btLr"/>
          </w:tcPr>
          <w:p w14:paraId="1CCD5C86" w14:textId="77777777" w:rsidR="008E6DB3" w:rsidRPr="004E361A" w:rsidRDefault="008E6DB3" w:rsidP="009D35F6">
            <w:pPr>
              <w:spacing w:line="276" w:lineRule="auto"/>
              <w:rPr>
                <w:rFonts w:asciiTheme="minorHAnsi" w:hAnsiTheme="minorHAnsi"/>
                <w:b/>
                <w:bCs/>
                <w:color w:val="FFFFFF" w:themeColor="background1"/>
                <w:szCs w:val="22"/>
                <w:lang w:val="en-GB"/>
              </w:rPr>
            </w:pPr>
          </w:p>
        </w:tc>
        <w:tc>
          <w:tcPr>
            <w:tcW w:w="748" w:type="pct"/>
            <w:vMerge/>
          </w:tcPr>
          <w:p w14:paraId="0D633E80" w14:textId="77777777" w:rsidR="008E6DB3" w:rsidRPr="004E361A" w:rsidRDefault="008E6DB3" w:rsidP="009D35F6">
            <w:pPr>
              <w:spacing w:line="276" w:lineRule="auto"/>
              <w:rPr>
                <w:rFonts w:asciiTheme="minorHAnsi" w:hAnsiTheme="minorHAnsi"/>
                <w:color w:val="515151" w:themeColor="text1"/>
                <w:szCs w:val="22"/>
                <w:lang w:val="en-GB"/>
              </w:rPr>
            </w:pPr>
          </w:p>
        </w:tc>
        <w:tc>
          <w:tcPr>
            <w:tcW w:w="304" w:type="pct"/>
          </w:tcPr>
          <w:p w14:paraId="3361625B" w14:textId="77777777" w:rsidR="008E6DB3" w:rsidRPr="004E361A" w:rsidRDefault="008E6DB3" w:rsidP="009D35F6">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CH</w:t>
            </w:r>
            <w:r w:rsidRPr="004E361A">
              <w:rPr>
                <w:rFonts w:asciiTheme="minorHAnsi" w:hAnsiTheme="minorHAnsi"/>
                <w:color w:val="515151" w:themeColor="text1"/>
                <w:szCs w:val="22"/>
                <w:vertAlign w:val="subscript"/>
                <w:lang w:val="en-GB"/>
              </w:rPr>
              <w:t>4</w:t>
            </w:r>
          </w:p>
        </w:tc>
        <w:tc>
          <w:tcPr>
            <w:tcW w:w="506" w:type="pct"/>
          </w:tcPr>
          <w:p w14:paraId="3A071D31" w14:textId="77777777" w:rsidR="008E6DB3" w:rsidRPr="004E361A" w:rsidRDefault="008E6DB3" w:rsidP="009D35F6">
            <w:pPr>
              <w:spacing w:line="276" w:lineRule="auto"/>
              <w:rPr>
                <w:rFonts w:asciiTheme="minorHAnsi" w:hAnsiTheme="minorHAnsi"/>
                <w:b/>
                <w:bCs/>
                <w:color w:val="FFFFFF" w:themeColor="background1"/>
                <w:szCs w:val="22"/>
                <w:lang w:val="en-GB"/>
              </w:rPr>
            </w:pPr>
            <w:r>
              <w:rPr>
                <w:rFonts w:asciiTheme="minorHAnsi" w:hAnsiTheme="minorHAnsi"/>
                <w:color w:val="auto"/>
                <w:szCs w:val="22"/>
                <w:lang w:val="en-GB"/>
              </w:rPr>
              <w:t>Yes</w:t>
            </w:r>
          </w:p>
        </w:tc>
        <w:tc>
          <w:tcPr>
            <w:tcW w:w="3001" w:type="pct"/>
          </w:tcPr>
          <w:p w14:paraId="3DF7BC5D" w14:textId="77777777" w:rsidR="008E6DB3" w:rsidRPr="004E361A" w:rsidRDefault="008E6DB3" w:rsidP="009D35F6">
            <w:pPr>
              <w:spacing w:line="276" w:lineRule="auto"/>
              <w:rPr>
                <w:rFonts w:asciiTheme="minorHAnsi" w:hAnsiTheme="minorHAnsi"/>
                <w:b/>
                <w:bCs/>
                <w:color w:val="FFFFFF" w:themeColor="background1"/>
                <w:szCs w:val="22"/>
                <w:lang w:val="en-GB"/>
              </w:rPr>
            </w:pPr>
            <w:r>
              <w:rPr>
                <w:rFonts w:asciiTheme="minorHAnsi" w:hAnsiTheme="minorHAnsi"/>
                <w:color w:val="auto"/>
                <w:szCs w:val="22"/>
                <w:lang w:val="en-GB"/>
              </w:rPr>
              <w:t>Important source of emissions</w:t>
            </w:r>
          </w:p>
        </w:tc>
      </w:tr>
      <w:tr w:rsidR="008E6DB3" w:rsidRPr="004E361A" w14:paraId="3643B918" w14:textId="77777777" w:rsidTr="009D35F6">
        <w:trPr>
          <w:trHeight w:val="82"/>
        </w:trPr>
        <w:tc>
          <w:tcPr>
            <w:tcW w:w="442" w:type="pct"/>
            <w:vMerge/>
            <w:shd w:val="clear" w:color="auto" w:fill="00BABE"/>
          </w:tcPr>
          <w:p w14:paraId="3ED0AF20" w14:textId="77777777" w:rsidR="008E6DB3" w:rsidRPr="004E361A" w:rsidRDefault="008E6DB3" w:rsidP="009D35F6">
            <w:pPr>
              <w:spacing w:line="276" w:lineRule="auto"/>
              <w:rPr>
                <w:rFonts w:asciiTheme="minorHAnsi" w:hAnsiTheme="minorHAnsi"/>
                <w:b/>
                <w:bCs/>
                <w:color w:val="FFFFFF" w:themeColor="background1"/>
                <w:szCs w:val="22"/>
                <w:lang w:val="en-GB"/>
              </w:rPr>
            </w:pPr>
          </w:p>
        </w:tc>
        <w:tc>
          <w:tcPr>
            <w:tcW w:w="748" w:type="pct"/>
            <w:vMerge/>
          </w:tcPr>
          <w:p w14:paraId="66DB3577" w14:textId="77777777" w:rsidR="008E6DB3" w:rsidRPr="004E361A" w:rsidRDefault="008E6DB3" w:rsidP="009D35F6">
            <w:pPr>
              <w:spacing w:line="276" w:lineRule="auto"/>
              <w:rPr>
                <w:rFonts w:asciiTheme="minorHAnsi" w:hAnsiTheme="minorHAnsi"/>
                <w:color w:val="515151" w:themeColor="text1"/>
                <w:szCs w:val="22"/>
                <w:lang w:val="en-GB"/>
              </w:rPr>
            </w:pPr>
          </w:p>
        </w:tc>
        <w:tc>
          <w:tcPr>
            <w:tcW w:w="304" w:type="pct"/>
          </w:tcPr>
          <w:p w14:paraId="029F0414" w14:textId="77777777" w:rsidR="008E6DB3" w:rsidRPr="004E361A" w:rsidRDefault="008E6DB3" w:rsidP="009D35F6">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N</w:t>
            </w:r>
            <w:r w:rsidRPr="004E361A">
              <w:rPr>
                <w:rFonts w:asciiTheme="minorHAnsi" w:hAnsiTheme="minorHAnsi"/>
                <w:color w:val="515151" w:themeColor="text1"/>
                <w:szCs w:val="22"/>
                <w:vertAlign w:val="subscript"/>
                <w:lang w:val="en-GB"/>
              </w:rPr>
              <w:t>2</w:t>
            </w:r>
            <w:r w:rsidRPr="004E361A">
              <w:rPr>
                <w:rFonts w:asciiTheme="minorHAnsi" w:hAnsiTheme="minorHAnsi"/>
                <w:color w:val="515151" w:themeColor="text1"/>
                <w:szCs w:val="22"/>
                <w:lang w:val="en-GB"/>
              </w:rPr>
              <w:t>O</w:t>
            </w:r>
          </w:p>
        </w:tc>
        <w:tc>
          <w:tcPr>
            <w:tcW w:w="506" w:type="pct"/>
          </w:tcPr>
          <w:p w14:paraId="296C31AF" w14:textId="77777777" w:rsidR="008E6DB3" w:rsidRPr="004E361A" w:rsidRDefault="008E6DB3" w:rsidP="009D35F6">
            <w:pPr>
              <w:spacing w:line="276" w:lineRule="auto"/>
              <w:rPr>
                <w:rFonts w:asciiTheme="minorHAnsi" w:hAnsiTheme="minorHAnsi"/>
                <w:b/>
                <w:bCs/>
                <w:color w:val="FFFFFF" w:themeColor="background1"/>
                <w:szCs w:val="22"/>
                <w:lang w:val="en-GB"/>
              </w:rPr>
            </w:pPr>
            <w:r>
              <w:rPr>
                <w:rFonts w:asciiTheme="minorHAnsi" w:hAnsiTheme="minorHAnsi"/>
                <w:color w:val="auto"/>
                <w:szCs w:val="22"/>
                <w:lang w:val="en-GB"/>
              </w:rPr>
              <w:t>Yes</w:t>
            </w:r>
          </w:p>
        </w:tc>
        <w:tc>
          <w:tcPr>
            <w:tcW w:w="3001" w:type="pct"/>
          </w:tcPr>
          <w:p w14:paraId="36BAC5D1" w14:textId="77777777" w:rsidR="008E6DB3" w:rsidRPr="004E361A" w:rsidRDefault="008E6DB3" w:rsidP="009D35F6">
            <w:pPr>
              <w:spacing w:line="276" w:lineRule="auto"/>
              <w:rPr>
                <w:rFonts w:asciiTheme="minorHAnsi" w:hAnsiTheme="minorHAnsi"/>
                <w:b/>
                <w:bCs/>
                <w:color w:val="FFFFFF" w:themeColor="background1"/>
                <w:szCs w:val="22"/>
                <w:lang w:val="en-GB"/>
              </w:rPr>
            </w:pPr>
            <w:r>
              <w:rPr>
                <w:rFonts w:asciiTheme="minorHAnsi" w:hAnsiTheme="minorHAnsi"/>
                <w:color w:val="auto"/>
                <w:szCs w:val="22"/>
                <w:lang w:val="en-GB"/>
              </w:rPr>
              <w:t>Gas included in the calculations. Emissions factors for fuel in stationery combustion by the IPCC.</w:t>
            </w:r>
          </w:p>
        </w:tc>
      </w:tr>
      <w:tr w:rsidR="008E6DB3" w:rsidRPr="004E361A" w14:paraId="382047FC" w14:textId="77777777" w:rsidTr="009D35F6">
        <w:trPr>
          <w:trHeight w:val="329"/>
        </w:trPr>
        <w:tc>
          <w:tcPr>
            <w:tcW w:w="442" w:type="pct"/>
            <w:vMerge/>
            <w:shd w:val="clear" w:color="auto" w:fill="00BABE"/>
          </w:tcPr>
          <w:p w14:paraId="5F20A336" w14:textId="77777777" w:rsidR="008E6DB3" w:rsidRPr="004E361A" w:rsidRDefault="008E6DB3" w:rsidP="009D35F6">
            <w:pPr>
              <w:spacing w:line="276" w:lineRule="auto"/>
              <w:rPr>
                <w:rFonts w:asciiTheme="minorHAnsi" w:hAnsiTheme="minorHAnsi"/>
                <w:b/>
                <w:bCs/>
                <w:color w:val="FFFFFF" w:themeColor="background1"/>
                <w:szCs w:val="22"/>
                <w:lang w:val="en-GB"/>
              </w:rPr>
            </w:pPr>
          </w:p>
        </w:tc>
        <w:tc>
          <w:tcPr>
            <w:tcW w:w="748" w:type="pct"/>
            <w:vMerge/>
          </w:tcPr>
          <w:p w14:paraId="02223220" w14:textId="77777777" w:rsidR="008E6DB3" w:rsidRPr="004E361A" w:rsidRDefault="008E6DB3" w:rsidP="009D35F6">
            <w:pPr>
              <w:spacing w:line="276" w:lineRule="auto"/>
              <w:rPr>
                <w:rFonts w:asciiTheme="minorHAnsi" w:hAnsiTheme="minorHAnsi"/>
                <w:color w:val="515151" w:themeColor="text1"/>
                <w:szCs w:val="22"/>
                <w:lang w:val="en-GB"/>
              </w:rPr>
            </w:pPr>
          </w:p>
        </w:tc>
        <w:tc>
          <w:tcPr>
            <w:tcW w:w="304" w:type="pct"/>
          </w:tcPr>
          <w:p w14:paraId="74E9B17D" w14:textId="77777777" w:rsidR="008E6DB3" w:rsidRPr="004E361A" w:rsidRDefault="008E6DB3" w:rsidP="009D35F6">
            <w:pPr>
              <w:spacing w:line="276" w:lineRule="auto"/>
              <w:rPr>
                <w:rFonts w:asciiTheme="minorHAnsi" w:hAnsiTheme="minorHAnsi"/>
                <w:color w:val="515151" w:themeColor="text1"/>
                <w:szCs w:val="22"/>
                <w:lang w:val="en-GB"/>
              </w:rPr>
            </w:pPr>
            <w:r w:rsidRPr="004E361A">
              <w:rPr>
                <w:rFonts w:asciiTheme="minorHAnsi" w:hAnsiTheme="minorHAnsi"/>
                <w:color w:val="515151" w:themeColor="text1"/>
                <w:szCs w:val="22"/>
                <w:lang w:val="en-GB"/>
              </w:rPr>
              <w:t>…</w:t>
            </w:r>
          </w:p>
        </w:tc>
        <w:tc>
          <w:tcPr>
            <w:tcW w:w="506" w:type="pct"/>
          </w:tcPr>
          <w:p w14:paraId="444B0DA3" w14:textId="77777777" w:rsidR="008E6DB3" w:rsidRPr="004E361A" w:rsidRDefault="008E6DB3" w:rsidP="009D35F6">
            <w:pPr>
              <w:spacing w:line="276" w:lineRule="auto"/>
              <w:rPr>
                <w:rFonts w:asciiTheme="minorHAnsi" w:hAnsiTheme="minorHAnsi"/>
                <w:b/>
                <w:bCs/>
                <w:color w:val="FFFFFF" w:themeColor="background1"/>
                <w:szCs w:val="22"/>
                <w:lang w:val="en-GB"/>
              </w:rPr>
            </w:pPr>
          </w:p>
        </w:tc>
        <w:tc>
          <w:tcPr>
            <w:tcW w:w="3001" w:type="pct"/>
          </w:tcPr>
          <w:p w14:paraId="0E56EF20" w14:textId="77777777" w:rsidR="008E6DB3" w:rsidRPr="004E361A" w:rsidRDefault="008E6DB3" w:rsidP="009D35F6">
            <w:pPr>
              <w:spacing w:line="276" w:lineRule="auto"/>
              <w:rPr>
                <w:rFonts w:asciiTheme="minorHAnsi" w:hAnsiTheme="minorHAnsi"/>
                <w:b/>
                <w:bCs/>
                <w:color w:val="FFFFFF" w:themeColor="background1"/>
                <w:szCs w:val="22"/>
                <w:lang w:val="en-GB"/>
              </w:rPr>
            </w:pPr>
          </w:p>
        </w:tc>
      </w:tr>
    </w:tbl>
    <w:p w14:paraId="4BC34E59" w14:textId="1EA188F2" w:rsidR="004E361A" w:rsidRDefault="004E361A" w:rsidP="00885D25">
      <w:pPr>
        <w:spacing w:line="276" w:lineRule="auto"/>
        <w:contextualSpacing w:val="0"/>
      </w:pPr>
    </w:p>
    <w:p w14:paraId="3AD93973" w14:textId="77777777" w:rsidR="004E361A" w:rsidRPr="004E361A" w:rsidRDefault="004E361A" w:rsidP="00762E5F">
      <w:pPr>
        <w:pStyle w:val="SectionList"/>
      </w:pPr>
      <w:r w:rsidRPr="004E361A">
        <w:t>Establishment and description of baseline scenario</w:t>
      </w:r>
    </w:p>
    <w:p w14:paraId="19B5490A" w14:textId="77777777" w:rsidR="00551098" w:rsidRDefault="004E361A" w:rsidP="004F30AD">
      <w:pPr>
        <w:spacing w:line="276" w:lineRule="auto"/>
        <w:contextualSpacing w:val="0"/>
        <w:rPr>
          <w:bCs/>
          <w:lang w:val="en-GB"/>
        </w:rPr>
      </w:pPr>
      <w:r w:rsidRPr="004E361A">
        <w:rPr>
          <w:bCs/>
          <w:lang w:val="en-GB"/>
        </w:rPr>
        <w:t>&gt;&gt;</w:t>
      </w:r>
      <w:r w:rsidR="004F30AD" w:rsidRPr="004F30AD">
        <w:rPr>
          <w:bCs/>
          <w:lang w:val="en-GB"/>
        </w:rPr>
        <w:t xml:space="preserve"> </w:t>
      </w:r>
    </w:p>
    <w:p w14:paraId="575D6492" w14:textId="53E4425F" w:rsidR="009B3F65" w:rsidRPr="009B3F65" w:rsidRDefault="009B3F65" w:rsidP="009B3F65">
      <w:pPr>
        <w:spacing w:line="276" w:lineRule="auto"/>
        <w:contextualSpacing w:val="0"/>
        <w:rPr>
          <w:bCs/>
          <w:lang w:val="en-GB"/>
        </w:rPr>
      </w:pPr>
      <w:r w:rsidRPr="009B3F65">
        <w:rPr>
          <w:bCs/>
          <w:lang w:val="en-GB"/>
        </w:rPr>
        <w:t>Two types of surveys have been conducted to properly capture the baseline scenario in the project</w:t>
      </w:r>
      <w:r>
        <w:rPr>
          <w:bCs/>
          <w:lang w:val="en-GB"/>
        </w:rPr>
        <w:t xml:space="preserve"> </w:t>
      </w:r>
      <w:r w:rsidRPr="009B3F65">
        <w:rPr>
          <w:bCs/>
          <w:lang w:val="en-GB"/>
        </w:rPr>
        <w:t>area: the</w:t>
      </w:r>
      <w:r w:rsidR="007050E0">
        <w:rPr>
          <w:bCs/>
          <w:lang w:val="en-GB"/>
        </w:rPr>
        <w:t xml:space="preserve"> Baseline</w:t>
      </w:r>
      <w:r w:rsidRPr="009B3F65">
        <w:rPr>
          <w:bCs/>
          <w:lang w:val="en-GB"/>
        </w:rPr>
        <w:t xml:space="preserve"> Kitchen Performance Test (KPT) and the baseline Kitchen Survey (KS). Both are conducted at</w:t>
      </w:r>
      <w:r>
        <w:rPr>
          <w:bCs/>
          <w:lang w:val="en-GB"/>
        </w:rPr>
        <w:t xml:space="preserve"> </w:t>
      </w:r>
      <w:r w:rsidRPr="009B3F65">
        <w:rPr>
          <w:bCs/>
          <w:lang w:val="en-GB"/>
        </w:rPr>
        <w:t>a household level.</w:t>
      </w:r>
    </w:p>
    <w:p w14:paraId="45B7DD99" w14:textId="1E4D47EE" w:rsidR="009B3F65" w:rsidRPr="009B3F65" w:rsidRDefault="009B3F65" w:rsidP="009B3F65">
      <w:pPr>
        <w:spacing w:line="276" w:lineRule="auto"/>
        <w:contextualSpacing w:val="0"/>
        <w:rPr>
          <w:bCs/>
          <w:lang w:val="en-GB"/>
        </w:rPr>
      </w:pPr>
      <w:r w:rsidRPr="009B3F65">
        <w:rPr>
          <w:bCs/>
          <w:lang w:val="en-GB"/>
        </w:rPr>
        <w:t xml:space="preserve">1) The </w:t>
      </w:r>
      <w:r w:rsidR="007050E0">
        <w:rPr>
          <w:bCs/>
          <w:lang w:val="en-GB"/>
        </w:rPr>
        <w:t xml:space="preserve">Baseline </w:t>
      </w:r>
      <w:r w:rsidRPr="009B3F65">
        <w:rPr>
          <w:bCs/>
          <w:lang w:val="en-GB"/>
        </w:rPr>
        <w:t>Kitchen Survey is a qualitative assessment of demographic indicators, cooking habits,</w:t>
      </w:r>
      <w:r>
        <w:rPr>
          <w:bCs/>
          <w:lang w:val="en-GB"/>
        </w:rPr>
        <w:t xml:space="preserve"> </w:t>
      </w:r>
      <w:r w:rsidRPr="009B3F65">
        <w:rPr>
          <w:bCs/>
          <w:lang w:val="en-GB"/>
        </w:rPr>
        <w:t>cookstove usage and seasonality that is conducted at project level.</w:t>
      </w:r>
    </w:p>
    <w:p w14:paraId="1672E45E" w14:textId="7D94443C" w:rsidR="00B70483" w:rsidRPr="00152F8A" w:rsidDel="009B3F65" w:rsidRDefault="009B3F65" w:rsidP="004F30AD">
      <w:pPr>
        <w:spacing w:line="276" w:lineRule="auto"/>
        <w:contextualSpacing w:val="0"/>
        <w:rPr>
          <w:bCs/>
          <w:lang w:val="en-GB"/>
        </w:rPr>
      </w:pPr>
      <w:r w:rsidRPr="009B3F65">
        <w:rPr>
          <w:bCs/>
          <w:lang w:val="en-GB"/>
        </w:rPr>
        <w:t xml:space="preserve">2) The </w:t>
      </w:r>
      <w:r w:rsidR="007050E0">
        <w:rPr>
          <w:bCs/>
          <w:lang w:val="en-GB"/>
        </w:rPr>
        <w:t xml:space="preserve">Baseline </w:t>
      </w:r>
      <w:r w:rsidRPr="009B3F65">
        <w:rPr>
          <w:bCs/>
          <w:lang w:val="en-GB"/>
        </w:rPr>
        <w:t xml:space="preserve">Kitchen Performance Test, </w:t>
      </w:r>
      <w:r w:rsidR="00B70483" w:rsidRPr="00152F8A">
        <w:rPr>
          <w:bCs/>
          <w:lang w:val="en-GB"/>
        </w:rPr>
        <w:t xml:space="preserve">was completed prior to implementation of project activity to establish the estimation of average annual </w:t>
      </w:r>
      <w:r w:rsidR="00B70483">
        <w:rPr>
          <w:bCs/>
          <w:lang w:val="en-GB"/>
        </w:rPr>
        <w:t>fuel</w:t>
      </w:r>
      <w:r w:rsidR="00B70483" w:rsidRPr="00152F8A">
        <w:rPr>
          <w:bCs/>
          <w:lang w:val="en-GB"/>
        </w:rPr>
        <w:t xml:space="preserve"> consumption per household in absence of project activity</w:t>
      </w:r>
      <w:r w:rsidR="00B70483">
        <w:rPr>
          <w:bCs/>
          <w:lang w:val="en-GB"/>
        </w:rPr>
        <w:t>.</w:t>
      </w:r>
    </w:p>
    <w:p w14:paraId="6C4C9C46" w14:textId="5A1E8D07" w:rsidR="00F34FCB" w:rsidRPr="00F34FCB" w:rsidRDefault="00B70483" w:rsidP="004F30AD">
      <w:pPr>
        <w:spacing w:line="276" w:lineRule="auto"/>
        <w:contextualSpacing w:val="0"/>
        <w:rPr>
          <w:b/>
          <w:lang w:val="en-GB"/>
        </w:rPr>
      </w:pPr>
      <w:r w:rsidRPr="00B70483">
        <w:rPr>
          <w:b/>
          <w:lang w:val="en-GB"/>
        </w:rPr>
        <w:t xml:space="preserve">Baseline </w:t>
      </w:r>
      <w:r w:rsidR="00F34FCB" w:rsidRPr="00B70483">
        <w:rPr>
          <w:b/>
          <w:lang w:val="en-GB"/>
        </w:rPr>
        <w:t>K</w:t>
      </w:r>
      <w:r w:rsidR="00F34FCB" w:rsidRPr="00F34FCB">
        <w:rPr>
          <w:b/>
          <w:lang w:val="en-GB"/>
        </w:rPr>
        <w:t>itchen Survey</w:t>
      </w:r>
    </w:p>
    <w:p w14:paraId="6C219265" w14:textId="76ADE83D" w:rsidR="005547AD" w:rsidRPr="005547AD" w:rsidRDefault="005547AD" w:rsidP="005547AD">
      <w:pPr>
        <w:spacing w:line="276" w:lineRule="auto"/>
        <w:contextualSpacing w:val="0"/>
        <w:rPr>
          <w:bCs/>
          <w:lang w:val="en-GB"/>
        </w:rPr>
      </w:pPr>
      <w:r w:rsidRPr="005547AD">
        <w:rPr>
          <w:bCs/>
          <w:lang w:val="en-GB"/>
        </w:rPr>
        <w:t>The Kitchen Survey is a</w:t>
      </w:r>
      <w:r>
        <w:rPr>
          <w:bCs/>
          <w:lang w:val="en-GB"/>
        </w:rPr>
        <w:t xml:space="preserve"> </w:t>
      </w:r>
      <w:r w:rsidRPr="005547AD">
        <w:rPr>
          <w:bCs/>
          <w:lang w:val="en-GB"/>
        </w:rPr>
        <w:t>detailed questionnaire designed to identify cooking habits, demographic and socio-economic</w:t>
      </w:r>
      <w:r>
        <w:rPr>
          <w:bCs/>
          <w:lang w:val="en-GB"/>
        </w:rPr>
        <w:t xml:space="preserve"> </w:t>
      </w:r>
      <w:r w:rsidRPr="005547AD">
        <w:rPr>
          <w:bCs/>
          <w:lang w:val="en-GB"/>
        </w:rPr>
        <w:t>characteristics. In-line with Gold Standard requirements, the Kitchen Survey provides critical information on target</w:t>
      </w:r>
      <w:r w:rsidR="005141F3">
        <w:rPr>
          <w:bCs/>
          <w:lang w:val="en-GB"/>
        </w:rPr>
        <w:t xml:space="preserve"> </w:t>
      </w:r>
      <w:r w:rsidRPr="005547AD">
        <w:rPr>
          <w:bCs/>
          <w:lang w:val="en-GB"/>
        </w:rPr>
        <w:t>population characteristics, fuel consumption for cooking use and leakage. According to the relevant</w:t>
      </w:r>
      <w:r w:rsidR="005141F3">
        <w:rPr>
          <w:bCs/>
          <w:lang w:val="en-GB"/>
        </w:rPr>
        <w:t xml:space="preserve"> </w:t>
      </w:r>
      <w:r w:rsidRPr="005547AD">
        <w:rPr>
          <w:bCs/>
          <w:lang w:val="en-GB"/>
        </w:rPr>
        <w:t>Gold Standard methodology the following information was captured in the surveys:</w:t>
      </w:r>
    </w:p>
    <w:p w14:paraId="5EFA27B9" w14:textId="70C51717" w:rsidR="005547AD" w:rsidRPr="005141F3" w:rsidRDefault="005547AD" w:rsidP="00A15AB5">
      <w:pPr>
        <w:pStyle w:val="ListParagraph"/>
        <w:numPr>
          <w:ilvl w:val="0"/>
          <w:numId w:val="31"/>
        </w:numPr>
        <w:spacing w:line="276" w:lineRule="auto"/>
        <w:contextualSpacing w:val="0"/>
        <w:rPr>
          <w:bCs/>
          <w:lang w:val="en-GB"/>
        </w:rPr>
      </w:pPr>
      <w:r w:rsidRPr="005141F3">
        <w:rPr>
          <w:bCs/>
          <w:lang w:val="en-GB"/>
        </w:rPr>
        <w:t>Address or location</w:t>
      </w:r>
    </w:p>
    <w:p w14:paraId="3DD2C7F0" w14:textId="1FF0F788" w:rsidR="005547AD" w:rsidRPr="005141F3" w:rsidRDefault="005547AD" w:rsidP="00A15AB5">
      <w:pPr>
        <w:pStyle w:val="ListParagraph"/>
        <w:numPr>
          <w:ilvl w:val="0"/>
          <w:numId w:val="31"/>
        </w:numPr>
        <w:spacing w:line="276" w:lineRule="auto"/>
        <w:contextualSpacing w:val="0"/>
        <w:rPr>
          <w:bCs/>
          <w:lang w:val="en-GB"/>
        </w:rPr>
      </w:pPr>
      <w:r w:rsidRPr="005141F3">
        <w:rPr>
          <w:bCs/>
          <w:lang w:val="en-GB"/>
        </w:rPr>
        <w:t>Telephone number (when possible)</w:t>
      </w:r>
    </w:p>
    <w:p w14:paraId="5A4D12F5" w14:textId="598C203D" w:rsidR="005547AD" w:rsidRPr="005141F3" w:rsidRDefault="005547AD" w:rsidP="00A15AB5">
      <w:pPr>
        <w:pStyle w:val="ListParagraph"/>
        <w:numPr>
          <w:ilvl w:val="0"/>
          <w:numId w:val="31"/>
        </w:numPr>
        <w:spacing w:line="276" w:lineRule="auto"/>
        <w:contextualSpacing w:val="0"/>
        <w:rPr>
          <w:bCs/>
          <w:lang w:val="en-GB"/>
        </w:rPr>
      </w:pPr>
      <w:r w:rsidRPr="005141F3">
        <w:rPr>
          <w:bCs/>
          <w:lang w:val="en-GB"/>
        </w:rPr>
        <w:t>Socio-Demographic Characteristics</w:t>
      </w:r>
    </w:p>
    <w:p w14:paraId="59DD39DD" w14:textId="759B7213" w:rsidR="005547AD" w:rsidRPr="005141F3" w:rsidRDefault="005547AD" w:rsidP="00A15AB5">
      <w:pPr>
        <w:pStyle w:val="ListParagraph"/>
        <w:numPr>
          <w:ilvl w:val="0"/>
          <w:numId w:val="31"/>
        </w:numPr>
        <w:spacing w:line="276" w:lineRule="auto"/>
        <w:contextualSpacing w:val="0"/>
        <w:rPr>
          <w:bCs/>
          <w:lang w:val="en-GB"/>
        </w:rPr>
      </w:pPr>
      <w:r w:rsidRPr="005141F3">
        <w:rPr>
          <w:bCs/>
          <w:lang w:val="en-GB"/>
        </w:rPr>
        <w:t>Number of people served by baseline technology</w:t>
      </w:r>
    </w:p>
    <w:p w14:paraId="36475734" w14:textId="1AF759CB" w:rsidR="005547AD" w:rsidRPr="005141F3" w:rsidRDefault="005547AD" w:rsidP="00A15AB5">
      <w:pPr>
        <w:pStyle w:val="ListParagraph"/>
        <w:numPr>
          <w:ilvl w:val="0"/>
          <w:numId w:val="31"/>
        </w:numPr>
        <w:spacing w:line="276" w:lineRule="auto"/>
        <w:contextualSpacing w:val="0"/>
        <w:rPr>
          <w:bCs/>
          <w:lang w:val="en-GB"/>
        </w:rPr>
      </w:pPr>
      <w:r w:rsidRPr="005141F3">
        <w:rPr>
          <w:bCs/>
          <w:lang w:val="en-GB"/>
        </w:rPr>
        <w:t>Typical baseline technology usage patterns and tasks (commercial, institutional, domestic</w:t>
      </w:r>
      <w:r w:rsidR="005141F3" w:rsidRPr="005141F3">
        <w:rPr>
          <w:bCs/>
          <w:lang w:val="en-GB"/>
        </w:rPr>
        <w:t xml:space="preserve"> </w:t>
      </w:r>
      <w:r w:rsidRPr="005141F3">
        <w:rPr>
          <w:bCs/>
          <w:lang w:val="en-GB"/>
        </w:rPr>
        <w:t>etc)</w:t>
      </w:r>
    </w:p>
    <w:p w14:paraId="69E935C3" w14:textId="3D9F956E" w:rsidR="005547AD" w:rsidRPr="005141F3" w:rsidRDefault="005547AD" w:rsidP="00A15AB5">
      <w:pPr>
        <w:pStyle w:val="ListParagraph"/>
        <w:numPr>
          <w:ilvl w:val="0"/>
          <w:numId w:val="31"/>
        </w:numPr>
        <w:spacing w:line="276" w:lineRule="auto"/>
        <w:contextualSpacing w:val="0"/>
        <w:rPr>
          <w:bCs/>
          <w:lang w:val="en-GB"/>
        </w:rPr>
      </w:pPr>
      <w:r w:rsidRPr="005141F3">
        <w:rPr>
          <w:bCs/>
          <w:lang w:val="en-GB"/>
        </w:rPr>
        <w:t>Types of baseline technology used and estimated frequency</w:t>
      </w:r>
    </w:p>
    <w:p w14:paraId="32C06BCF" w14:textId="578D9446" w:rsidR="005547AD" w:rsidRPr="005141F3" w:rsidRDefault="005547AD" w:rsidP="00A15AB5">
      <w:pPr>
        <w:pStyle w:val="ListParagraph"/>
        <w:numPr>
          <w:ilvl w:val="0"/>
          <w:numId w:val="31"/>
        </w:numPr>
        <w:spacing w:line="276" w:lineRule="auto"/>
        <w:contextualSpacing w:val="0"/>
        <w:rPr>
          <w:bCs/>
          <w:lang w:val="en-GB"/>
        </w:rPr>
      </w:pPr>
      <w:r w:rsidRPr="005141F3">
        <w:rPr>
          <w:bCs/>
          <w:lang w:val="en-GB"/>
        </w:rPr>
        <w:t>Types of fuels used and estimated quantities</w:t>
      </w:r>
    </w:p>
    <w:p w14:paraId="1AF4A23E" w14:textId="0DC0FC9A" w:rsidR="005547AD" w:rsidRPr="005141F3" w:rsidRDefault="005547AD" w:rsidP="00A15AB5">
      <w:pPr>
        <w:pStyle w:val="ListParagraph"/>
        <w:numPr>
          <w:ilvl w:val="0"/>
          <w:numId w:val="31"/>
        </w:numPr>
        <w:spacing w:line="276" w:lineRule="auto"/>
        <w:contextualSpacing w:val="0"/>
        <w:rPr>
          <w:bCs/>
          <w:lang w:val="en-GB"/>
        </w:rPr>
      </w:pPr>
      <w:r w:rsidRPr="005141F3">
        <w:rPr>
          <w:bCs/>
          <w:lang w:val="en-GB"/>
        </w:rPr>
        <w:t>Seasonal variations in baseline technology and fuel use</w:t>
      </w:r>
    </w:p>
    <w:p w14:paraId="3600E749" w14:textId="43E72E60" w:rsidR="005547AD" w:rsidRPr="005141F3" w:rsidRDefault="005547AD" w:rsidP="00A15AB5">
      <w:pPr>
        <w:pStyle w:val="ListParagraph"/>
        <w:numPr>
          <w:ilvl w:val="0"/>
          <w:numId w:val="31"/>
        </w:numPr>
        <w:spacing w:line="276" w:lineRule="auto"/>
        <w:contextualSpacing w:val="0"/>
        <w:rPr>
          <w:bCs/>
          <w:lang w:val="en-GB"/>
        </w:rPr>
      </w:pPr>
      <w:r w:rsidRPr="005141F3">
        <w:rPr>
          <w:bCs/>
          <w:lang w:val="en-GB"/>
        </w:rPr>
        <w:t>Sources of fuels and prices paid or effort made</w:t>
      </w:r>
    </w:p>
    <w:p w14:paraId="763DFD74" w14:textId="77777777" w:rsidR="00E67342" w:rsidRDefault="00E67342" w:rsidP="00E67342">
      <w:pPr>
        <w:spacing w:line="276" w:lineRule="auto"/>
        <w:contextualSpacing w:val="0"/>
        <w:rPr>
          <w:bCs/>
          <w:lang w:val="en-GB"/>
        </w:rPr>
      </w:pPr>
      <w:r>
        <w:rPr>
          <w:bCs/>
          <w:lang w:val="en-GB"/>
        </w:rPr>
        <w:t xml:space="preserve">The kitchen survey was conducted across the Kayonza, Bugesera and Nyamasheke districts in Rwanda. 120 surveys were conducted in Kayonza between 29 - </w:t>
      </w:r>
      <w:r>
        <w:rPr>
          <w:bCs/>
          <w:lang w:val="en-GB"/>
        </w:rPr>
        <w:lastRenderedPageBreak/>
        <w:t xml:space="preserve">31/03/2021. 235 surveys were conducted in Bugesera and 234 in Nyamasheke district between 27/07/2022 and 21/09/2022. </w:t>
      </w:r>
    </w:p>
    <w:p w14:paraId="4AE3EC3B" w14:textId="3A3D0E9C" w:rsidR="00F34FCB" w:rsidRPr="00F34FCB" w:rsidRDefault="00B70483" w:rsidP="004F30AD">
      <w:pPr>
        <w:spacing w:line="276" w:lineRule="auto"/>
        <w:contextualSpacing w:val="0"/>
        <w:rPr>
          <w:b/>
          <w:lang w:val="en-GB"/>
        </w:rPr>
      </w:pPr>
      <w:r>
        <w:rPr>
          <w:b/>
          <w:lang w:val="en-GB"/>
        </w:rPr>
        <w:t xml:space="preserve">Baseline </w:t>
      </w:r>
      <w:r w:rsidR="00F34FCB" w:rsidRPr="00F34FCB">
        <w:rPr>
          <w:b/>
          <w:lang w:val="en-GB"/>
        </w:rPr>
        <w:t>Kitchen Performance Test</w:t>
      </w:r>
    </w:p>
    <w:p w14:paraId="0D40E850" w14:textId="753F315F" w:rsidR="00F52CC3" w:rsidRPr="00F52CC3" w:rsidRDefault="00F52CC3" w:rsidP="00F52CC3">
      <w:pPr>
        <w:spacing w:line="276" w:lineRule="auto"/>
        <w:contextualSpacing w:val="0"/>
        <w:rPr>
          <w:bCs/>
          <w:lang w:val="en-GB"/>
        </w:rPr>
      </w:pPr>
      <w:r w:rsidRPr="00F52CC3">
        <w:rPr>
          <w:bCs/>
          <w:lang w:val="en-GB"/>
        </w:rPr>
        <w:t xml:space="preserve">A </w:t>
      </w:r>
      <w:r w:rsidR="00473EC6">
        <w:rPr>
          <w:bCs/>
          <w:lang w:val="en-GB"/>
        </w:rPr>
        <w:t xml:space="preserve">Baseline </w:t>
      </w:r>
      <w:r w:rsidRPr="00F52CC3">
        <w:rPr>
          <w:bCs/>
          <w:lang w:val="en-GB"/>
        </w:rPr>
        <w:t>Kitchen Performance Test (KPT) was carried out in representative households to assess the</w:t>
      </w:r>
      <w:r>
        <w:rPr>
          <w:bCs/>
          <w:lang w:val="en-GB"/>
        </w:rPr>
        <w:t xml:space="preserve"> </w:t>
      </w:r>
      <w:r w:rsidRPr="00F52CC3">
        <w:rPr>
          <w:bCs/>
          <w:lang w:val="en-GB"/>
        </w:rPr>
        <w:t>daily consumption of fuel per household</w:t>
      </w:r>
      <w:r w:rsidR="004B28CA">
        <w:rPr>
          <w:bCs/>
          <w:lang w:val="en-GB"/>
        </w:rPr>
        <w:t xml:space="preserve"> prior to project activity</w:t>
      </w:r>
      <w:r w:rsidRPr="00F52CC3">
        <w:rPr>
          <w:bCs/>
          <w:lang w:val="en-GB"/>
        </w:rPr>
        <w:t>. A short introduction survey was administered to obtain</w:t>
      </w:r>
      <w:r>
        <w:rPr>
          <w:bCs/>
          <w:lang w:val="en-GB"/>
        </w:rPr>
        <w:t xml:space="preserve"> </w:t>
      </w:r>
      <w:r w:rsidRPr="00F52CC3">
        <w:rPr>
          <w:bCs/>
          <w:lang w:val="en-GB"/>
        </w:rPr>
        <w:t>basic data of each household and to instruct the participants not to modify their typical cooking habits.</w:t>
      </w:r>
    </w:p>
    <w:p w14:paraId="74BB172C" w14:textId="04934964" w:rsidR="00F52CC3" w:rsidRPr="00F52CC3" w:rsidRDefault="00F52CC3" w:rsidP="00F52CC3">
      <w:pPr>
        <w:spacing w:line="276" w:lineRule="auto"/>
        <w:contextualSpacing w:val="0"/>
        <w:rPr>
          <w:bCs/>
          <w:lang w:val="en-GB"/>
        </w:rPr>
      </w:pPr>
      <w:r w:rsidRPr="00F52CC3">
        <w:rPr>
          <w:bCs/>
          <w:lang w:val="en-GB"/>
        </w:rPr>
        <w:t>Participants were visited over 4 days to measure the amount of fuel used on a normal day in their</w:t>
      </w:r>
      <w:r>
        <w:rPr>
          <w:bCs/>
          <w:lang w:val="en-GB"/>
        </w:rPr>
        <w:t xml:space="preserve"> </w:t>
      </w:r>
      <w:r w:rsidRPr="00F52CC3">
        <w:rPr>
          <w:bCs/>
          <w:lang w:val="en-GB"/>
        </w:rPr>
        <w:t xml:space="preserve">household. On the first day initial fuel stocks were weighed. </w:t>
      </w:r>
      <w:r w:rsidR="00244E1C">
        <w:rPr>
          <w:bCs/>
          <w:lang w:val="en-GB"/>
        </w:rPr>
        <w:t>S</w:t>
      </w:r>
      <w:r w:rsidRPr="00F52CC3">
        <w:rPr>
          <w:bCs/>
          <w:lang w:val="en-GB"/>
        </w:rPr>
        <w:t>ubsequently, fuel</w:t>
      </w:r>
      <w:r>
        <w:rPr>
          <w:bCs/>
          <w:lang w:val="en-GB"/>
        </w:rPr>
        <w:t xml:space="preserve"> </w:t>
      </w:r>
      <w:r w:rsidRPr="00F52CC3">
        <w:rPr>
          <w:bCs/>
          <w:lang w:val="en-GB"/>
        </w:rPr>
        <w:t xml:space="preserve">used within each household was weighed during consecutive days. </w:t>
      </w:r>
    </w:p>
    <w:p w14:paraId="386608FC" w14:textId="77777777" w:rsidR="000168AA" w:rsidRPr="00152F8A" w:rsidRDefault="000168AA" w:rsidP="000168AA">
      <w:pPr>
        <w:spacing w:line="276" w:lineRule="auto"/>
        <w:contextualSpacing w:val="0"/>
        <w:rPr>
          <w:bCs/>
          <w:lang w:val="en-GB"/>
        </w:rPr>
      </w:pPr>
      <w:r w:rsidRPr="00152F8A">
        <w:rPr>
          <w:bCs/>
          <w:lang w:val="en-GB"/>
        </w:rPr>
        <w:t xml:space="preserve">The KPT was conducted using two types of scales, the </w:t>
      </w:r>
      <w:proofErr w:type="spellStart"/>
      <w:r w:rsidRPr="00152F8A">
        <w:rPr>
          <w:bCs/>
          <w:lang w:val="en-GB"/>
        </w:rPr>
        <w:t>Weiheng</w:t>
      </w:r>
      <w:proofErr w:type="spellEnd"/>
      <w:r w:rsidRPr="00152F8A">
        <w:rPr>
          <w:bCs/>
          <w:lang w:val="en-GB"/>
        </w:rPr>
        <w:t xml:space="preserve"> portable electronic scales with 50kg max weight, dual accuracy: 0~10Kg / 5g, 10~50Kg / 10g, and the </w:t>
      </w:r>
      <w:proofErr w:type="spellStart"/>
      <w:r w:rsidRPr="00152F8A">
        <w:rPr>
          <w:bCs/>
          <w:lang w:val="en-GB"/>
        </w:rPr>
        <w:t>Weiheng</w:t>
      </w:r>
      <w:proofErr w:type="spellEnd"/>
      <w:r w:rsidRPr="00152F8A">
        <w:rPr>
          <w:bCs/>
          <w:lang w:val="en-GB"/>
        </w:rPr>
        <w:t xml:space="preserve"> WH-C 300kg Portable Plastic Electric Digital Hanging Scales with a 300KG maximum measurement range. The error range for this device is 0.01KG. </w:t>
      </w:r>
    </w:p>
    <w:p w14:paraId="3D7384B6" w14:textId="77777777" w:rsidR="000168AA" w:rsidRPr="00152F8A" w:rsidRDefault="000168AA" w:rsidP="000168AA">
      <w:pPr>
        <w:spacing w:line="276" w:lineRule="auto"/>
        <w:contextualSpacing w:val="0"/>
        <w:rPr>
          <w:bCs/>
          <w:lang w:val="en-GB"/>
        </w:rPr>
      </w:pPr>
      <w:r w:rsidRPr="00152F8A">
        <w:rPr>
          <w:bCs/>
          <w:lang w:val="en-GB"/>
        </w:rPr>
        <w:t>Project implementor RPP completed a calibration of all scales to be used during KPT prior to the activity. The calibration procedure involved the measurement of a standardised test weight by each scale to ensure the weights was the same across all scales. The enumerators were trained by RPP on how to conduct calibration of the scales prior to the activity starting. RPP then oversaw calibration throughout the four-day survey, each time the use or collect pile was weighed at households.</w:t>
      </w:r>
    </w:p>
    <w:p w14:paraId="13B719CE" w14:textId="77777777" w:rsidR="000168AA" w:rsidRDefault="000168AA" w:rsidP="000168AA">
      <w:pPr>
        <w:spacing w:line="276" w:lineRule="auto"/>
        <w:contextualSpacing w:val="0"/>
        <w:rPr>
          <w:bCs/>
          <w:lang w:val="en-GB"/>
        </w:rPr>
      </w:pPr>
      <w:r w:rsidRPr="00152F8A">
        <w:rPr>
          <w:bCs/>
          <w:lang w:val="en-GB"/>
        </w:rPr>
        <w:t>Quality assurance for the KPT included training of the enumerators prior to the activity on how to use the scales. The enumerators were also supervised throughout the 4-day survey by RPP. The scales were given new batteries, kept clean and well maintained to ensure accurate readings. Prior to each use, the enumerators turned the scales on and first waited until the scale showed 0.000 kg on the screen before proceeding.</w:t>
      </w:r>
    </w:p>
    <w:p w14:paraId="59D3C2DC" w14:textId="61C25145" w:rsidR="000168AA" w:rsidRDefault="000168AA" w:rsidP="000168AA">
      <w:pPr>
        <w:spacing w:line="276" w:lineRule="auto"/>
        <w:contextualSpacing w:val="0"/>
        <w:rPr>
          <w:bCs/>
          <w:lang w:val="en-GB"/>
        </w:rPr>
      </w:pPr>
      <w:r w:rsidRPr="00F312A4">
        <w:rPr>
          <w:bCs/>
          <w:lang w:val="en-GB"/>
        </w:rPr>
        <w:t xml:space="preserve">The </w:t>
      </w:r>
      <w:r w:rsidR="00FE287A" w:rsidRPr="00F312A4">
        <w:rPr>
          <w:bCs/>
          <w:lang w:val="en-GB"/>
        </w:rPr>
        <w:t xml:space="preserve">Baseline </w:t>
      </w:r>
      <w:r w:rsidRPr="00F312A4">
        <w:rPr>
          <w:bCs/>
          <w:lang w:val="en-GB"/>
        </w:rPr>
        <w:t>KPT</w:t>
      </w:r>
      <w:r w:rsidR="00FE287A" w:rsidRPr="00F312A4">
        <w:rPr>
          <w:bCs/>
          <w:lang w:val="en-GB"/>
        </w:rPr>
        <w:t>s were</w:t>
      </w:r>
      <w:r w:rsidRPr="00F312A4">
        <w:rPr>
          <w:bCs/>
          <w:lang w:val="en-GB"/>
        </w:rPr>
        <w:t xml:space="preserve"> conducted across the Kayonza, Bugesera and Nyamasheke districts in Rwanda. </w:t>
      </w:r>
      <w:r w:rsidR="00A57E63" w:rsidRPr="00F312A4">
        <w:rPr>
          <w:bCs/>
          <w:lang w:val="en-GB"/>
        </w:rPr>
        <w:t>6</w:t>
      </w:r>
      <w:r w:rsidRPr="00F312A4">
        <w:rPr>
          <w:bCs/>
          <w:lang w:val="en-GB"/>
        </w:rPr>
        <w:t xml:space="preserve">0 surveys were conducted in Kayonza between 29 - 31/03/2021. </w:t>
      </w:r>
      <w:r w:rsidR="00F312A4" w:rsidRPr="00F312A4">
        <w:rPr>
          <w:bCs/>
          <w:lang w:val="en-GB"/>
        </w:rPr>
        <w:t>154</w:t>
      </w:r>
      <w:r w:rsidRPr="00F312A4">
        <w:rPr>
          <w:bCs/>
          <w:lang w:val="en-GB"/>
        </w:rPr>
        <w:t xml:space="preserve"> surveys were conducted in Bugesera and </w:t>
      </w:r>
      <w:r w:rsidR="00F312A4" w:rsidRPr="00F312A4">
        <w:rPr>
          <w:bCs/>
          <w:lang w:val="en-GB"/>
        </w:rPr>
        <w:t>155</w:t>
      </w:r>
      <w:r w:rsidRPr="00F312A4">
        <w:rPr>
          <w:bCs/>
          <w:lang w:val="en-GB"/>
        </w:rPr>
        <w:t xml:space="preserve"> in Nyamasheke district between 27/07/2022 and 21/09/2022.</w:t>
      </w:r>
      <w:r>
        <w:rPr>
          <w:bCs/>
          <w:lang w:val="en-GB"/>
        </w:rPr>
        <w:t xml:space="preserve"> </w:t>
      </w:r>
    </w:p>
    <w:p w14:paraId="7912EE5A" w14:textId="7BA2BCC1" w:rsidR="00F52CC3" w:rsidRDefault="004335AA" w:rsidP="004335AA">
      <w:pPr>
        <w:spacing w:line="276" w:lineRule="auto"/>
        <w:contextualSpacing w:val="0"/>
        <w:rPr>
          <w:bCs/>
          <w:highlight w:val="yellow"/>
          <w:lang w:val="en-GB"/>
        </w:rPr>
      </w:pPr>
      <w:r w:rsidRPr="004335AA">
        <w:rPr>
          <w:bCs/>
          <w:lang w:val="en-GB"/>
        </w:rPr>
        <w:t>Fuel use data was used to establish a baseline for the project area,</w:t>
      </w:r>
      <w:r w:rsidR="000168AA">
        <w:rPr>
          <w:bCs/>
          <w:lang w:val="en-GB"/>
        </w:rPr>
        <w:t xml:space="preserve"> Kayonza, Bugesera and Nyamasheke districts</w:t>
      </w:r>
      <w:r w:rsidRPr="004335AA">
        <w:rPr>
          <w:bCs/>
          <w:lang w:val="en-GB"/>
        </w:rPr>
        <w:t>. The data has been averaged for each household and over the whole sample size.</w:t>
      </w:r>
    </w:p>
    <w:p w14:paraId="28CF901E" w14:textId="1FD4D299" w:rsidR="009B3F65" w:rsidRPr="009B3F65" w:rsidRDefault="009B3F65" w:rsidP="004F30AD">
      <w:pPr>
        <w:spacing w:line="276" w:lineRule="auto"/>
        <w:contextualSpacing w:val="0"/>
        <w:rPr>
          <w:b/>
          <w:lang w:val="en-GB"/>
        </w:rPr>
      </w:pPr>
      <w:r w:rsidRPr="009B3F65">
        <w:rPr>
          <w:b/>
          <w:lang w:val="en-GB"/>
        </w:rPr>
        <w:t>Results</w:t>
      </w:r>
    </w:p>
    <w:p w14:paraId="589D440E" w14:textId="4CC405D6" w:rsidR="009B3F65" w:rsidRDefault="008870A3" w:rsidP="009B3F65">
      <w:pPr>
        <w:spacing w:line="276" w:lineRule="auto"/>
        <w:contextualSpacing w:val="0"/>
        <w:rPr>
          <w:bCs/>
          <w:lang w:val="en-GB"/>
        </w:rPr>
      </w:pPr>
      <w:r>
        <w:rPr>
          <w:bCs/>
          <w:lang w:val="en-GB"/>
        </w:rPr>
        <w:t>T</w:t>
      </w:r>
      <w:r w:rsidR="009B3F65" w:rsidRPr="00152F8A">
        <w:rPr>
          <w:bCs/>
          <w:lang w:val="en-GB"/>
        </w:rPr>
        <w:t xml:space="preserve">he baseline scenario is the continued use of non-renewable wood fuel (firewood) by the target population to meet similar thermal energy needs as provided by project cookstoves in absence of project activity. </w:t>
      </w:r>
    </w:p>
    <w:p w14:paraId="6AA34E66" w14:textId="77777777" w:rsidR="00CD3B25" w:rsidRPr="00152F8A" w:rsidRDefault="00CD3B25" w:rsidP="009B3F65">
      <w:pPr>
        <w:spacing w:line="276" w:lineRule="auto"/>
        <w:contextualSpacing w:val="0"/>
        <w:rPr>
          <w:bCs/>
          <w:lang w:val="en-GB"/>
        </w:rPr>
      </w:pPr>
    </w:p>
    <w:p w14:paraId="0002716F" w14:textId="1EBA6504" w:rsidR="002169D4" w:rsidRDefault="00DA00DC" w:rsidP="00115CED">
      <w:pPr>
        <w:spacing w:line="276" w:lineRule="auto"/>
        <w:contextualSpacing w:val="0"/>
        <w:rPr>
          <w:bCs/>
          <w:lang w:val="en-GB"/>
        </w:rPr>
      </w:pPr>
      <w:r>
        <w:rPr>
          <w:bCs/>
          <w:lang w:val="en-GB"/>
        </w:rPr>
        <w:lastRenderedPageBreak/>
        <w:t xml:space="preserve">The baseline kitchen survey indicated </w:t>
      </w:r>
      <w:r w:rsidR="00C230A2">
        <w:rPr>
          <w:bCs/>
          <w:lang w:val="en-GB"/>
        </w:rPr>
        <w:t xml:space="preserve">92.5% of households </w:t>
      </w:r>
      <w:r>
        <w:rPr>
          <w:bCs/>
          <w:lang w:val="en-GB"/>
        </w:rPr>
        <w:t xml:space="preserve">in the project area </w:t>
      </w:r>
      <w:r w:rsidR="00C230A2">
        <w:rPr>
          <w:bCs/>
          <w:lang w:val="en-GB"/>
        </w:rPr>
        <w:t xml:space="preserve">were found to use a </w:t>
      </w:r>
      <w:r w:rsidR="00366CA4">
        <w:rPr>
          <w:bCs/>
          <w:lang w:val="en-GB"/>
        </w:rPr>
        <w:t xml:space="preserve">three-stone fire as </w:t>
      </w:r>
      <w:r w:rsidR="00616F25">
        <w:rPr>
          <w:bCs/>
          <w:lang w:val="en-GB"/>
        </w:rPr>
        <w:t>the</w:t>
      </w:r>
      <w:r w:rsidR="00366CA4">
        <w:rPr>
          <w:bCs/>
          <w:lang w:val="en-GB"/>
        </w:rPr>
        <w:t xml:space="preserve"> main cooking technology, with 5.6% using an improved wood stove and 1.5% using a charcoal stove. </w:t>
      </w:r>
      <w:r>
        <w:rPr>
          <w:bCs/>
          <w:lang w:val="en-GB"/>
        </w:rPr>
        <w:t xml:space="preserve">Additionally, </w:t>
      </w:r>
      <w:r w:rsidR="00D80242">
        <w:rPr>
          <w:bCs/>
          <w:lang w:val="en-GB"/>
        </w:rPr>
        <w:t xml:space="preserve">98% of households use wood as the main fuel, with limited households using </w:t>
      </w:r>
      <w:r w:rsidR="0006137A">
        <w:rPr>
          <w:bCs/>
          <w:lang w:val="en-GB"/>
        </w:rPr>
        <w:t>charcoal (1.5%)</w:t>
      </w:r>
      <w:r w:rsidR="00A32004">
        <w:rPr>
          <w:bCs/>
          <w:lang w:val="en-GB"/>
        </w:rPr>
        <w:t xml:space="preserve"> and other fuel types (&lt;</w:t>
      </w:r>
      <w:r w:rsidR="008A6368">
        <w:rPr>
          <w:bCs/>
          <w:lang w:val="en-GB"/>
        </w:rPr>
        <w:t>1</w:t>
      </w:r>
      <w:r w:rsidR="00A32004">
        <w:rPr>
          <w:bCs/>
          <w:lang w:val="en-GB"/>
        </w:rPr>
        <w:t>%)</w:t>
      </w:r>
      <w:r w:rsidR="0006137A">
        <w:rPr>
          <w:bCs/>
          <w:lang w:val="en-GB"/>
        </w:rPr>
        <w:t xml:space="preserve">. </w:t>
      </w:r>
      <w:r w:rsidR="004F2147">
        <w:rPr>
          <w:bCs/>
          <w:lang w:val="en-GB"/>
        </w:rPr>
        <w:t xml:space="preserve">No seasonal variations were observed in baseline technology or fuel use. </w:t>
      </w:r>
    </w:p>
    <w:p w14:paraId="7F29D85E" w14:textId="0F72D0CD" w:rsidR="0006137A" w:rsidRDefault="00232D0E" w:rsidP="00115CED">
      <w:pPr>
        <w:spacing w:line="276" w:lineRule="auto"/>
        <w:contextualSpacing w:val="0"/>
        <w:rPr>
          <w:bCs/>
          <w:lang w:val="en-GB"/>
        </w:rPr>
      </w:pPr>
      <w:r>
        <w:rPr>
          <w:bCs/>
          <w:lang w:val="en-GB"/>
        </w:rPr>
        <w:t xml:space="preserve">The baseline KPT indicated the average use per day </w:t>
      </w:r>
      <w:r w:rsidR="001673ED">
        <w:rPr>
          <w:bCs/>
          <w:lang w:val="en-GB"/>
        </w:rPr>
        <w:t xml:space="preserve">of wood fuel was 11.061 KG. </w:t>
      </w:r>
      <w:r w:rsidR="00102E29">
        <w:rPr>
          <w:bCs/>
          <w:lang w:val="en-GB"/>
        </w:rPr>
        <w:t xml:space="preserve">Charcoal use was found to be insignificant. </w:t>
      </w:r>
    </w:p>
    <w:p w14:paraId="74CADF09" w14:textId="77777777" w:rsidR="004E361A" w:rsidRPr="004E361A" w:rsidRDefault="004E361A" w:rsidP="00762E5F">
      <w:pPr>
        <w:pStyle w:val="SectionList"/>
      </w:pPr>
      <w:r w:rsidRPr="004E361A">
        <w:tab/>
        <w:t>Demonstration of additionality</w:t>
      </w:r>
    </w:p>
    <w:p w14:paraId="360F72DF" w14:textId="31EE899C" w:rsidR="004E361A" w:rsidRDefault="004E361A" w:rsidP="00885D25">
      <w:pPr>
        <w:spacing w:line="276" w:lineRule="auto"/>
        <w:contextualSpacing w:val="0"/>
      </w:pPr>
      <w:r w:rsidRPr="004E361A">
        <w:rPr>
          <w:bCs/>
          <w:lang w:val="en-GB"/>
        </w:rPr>
        <w:t>&gt;&gt;</w:t>
      </w:r>
    </w:p>
    <w:tbl>
      <w:tblPr>
        <w:tblStyle w:val="GSTableSimple"/>
        <w:tblpPr w:leftFromText="180" w:rightFromText="180" w:vertAnchor="text" w:horzAnchor="margin" w:tblpY="345"/>
        <w:tblW w:w="9889" w:type="dxa"/>
        <w:tblBorders>
          <w:top w:val="single" w:sz="4" w:space="0" w:color="DCDCDC"/>
          <w:bottom w:val="single" w:sz="4" w:space="0" w:color="DCDCDC"/>
          <w:insideH w:val="single" w:sz="4" w:space="0" w:color="DCDCDC"/>
          <w:insideV w:val="single" w:sz="4" w:space="0" w:color="DCDCDC"/>
        </w:tblBorders>
        <w:tblLook w:val="04A0" w:firstRow="1" w:lastRow="0" w:firstColumn="1" w:lastColumn="0" w:noHBand="0" w:noVBand="1"/>
      </w:tblPr>
      <w:tblGrid>
        <w:gridCol w:w="5070"/>
        <w:gridCol w:w="4819"/>
      </w:tblGrid>
      <w:tr w:rsidR="00831B84" w:rsidRPr="004E361A" w14:paraId="26782B29" w14:textId="77777777" w:rsidTr="009D35F6">
        <w:trPr>
          <w:cnfStyle w:val="100000000000" w:firstRow="1" w:lastRow="0" w:firstColumn="0" w:lastColumn="0" w:oddVBand="0" w:evenVBand="0" w:oddHBand="0" w:evenHBand="0" w:firstRowFirstColumn="0" w:firstRowLastColumn="0" w:lastRowFirstColumn="0" w:lastRowLastColumn="0"/>
        </w:trPr>
        <w:tc>
          <w:tcPr>
            <w:tcW w:w="5070" w:type="dxa"/>
          </w:tcPr>
          <w:p w14:paraId="789D52D4" w14:textId="77777777" w:rsidR="00831B84" w:rsidRPr="0081064D" w:rsidRDefault="00831B84" w:rsidP="009D35F6">
            <w:pPr>
              <w:spacing w:after="200" w:line="276" w:lineRule="auto"/>
              <w:contextualSpacing w:val="0"/>
              <w:rPr>
                <w:b/>
                <w:bCs/>
                <w:lang w:val="en-GB"/>
              </w:rPr>
            </w:pPr>
            <w:r w:rsidRPr="0081064D">
              <w:rPr>
                <w:b/>
                <w:bCs/>
                <w:lang w:val="en-GB"/>
              </w:rPr>
              <w:t>Specify the methodology, activity requirement or product requirement that establishes deemed additionality for the proposed project (including the version number and the specific paragraph, if applicable).</w:t>
            </w:r>
          </w:p>
        </w:tc>
        <w:tc>
          <w:tcPr>
            <w:tcW w:w="4819" w:type="dxa"/>
            <w:vAlign w:val="top"/>
          </w:tcPr>
          <w:p w14:paraId="467F8E05" w14:textId="77777777" w:rsidR="00831B84" w:rsidRPr="004E361A" w:rsidRDefault="00831B84" w:rsidP="009D35F6">
            <w:pPr>
              <w:spacing w:after="200" w:line="276" w:lineRule="auto"/>
              <w:contextualSpacing w:val="0"/>
              <w:rPr>
                <w:b/>
                <w:lang w:val="en-GB"/>
              </w:rPr>
            </w:pPr>
            <w:r w:rsidRPr="008E0889">
              <w:t>Gold Standard For the Global Goals Community Services Activity Requirements v1.2: Annex B – Positive List section 1.1.3.</w:t>
            </w:r>
          </w:p>
        </w:tc>
      </w:tr>
      <w:tr w:rsidR="00831B84" w:rsidRPr="004E361A" w14:paraId="5D569DCA" w14:textId="77777777" w:rsidTr="009D35F6">
        <w:trPr>
          <w:cnfStyle w:val="000000100000" w:firstRow="0" w:lastRow="0" w:firstColumn="0" w:lastColumn="0" w:oddVBand="0" w:evenVBand="0" w:oddHBand="1" w:evenHBand="0" w:firstRowFirstColumn="0" w:firstRowLastColumn="0" w:lastRowFirstColumn="0" w:lastRowLastColumn="0"/>
        </w:trPr>
        <w:tc>
          <w:tcPr>
            <w:tcW w:w="5070" w:type="dxa"/>
          </w:tcPr>
          <w:p w14:paraId="6B1C9976" w14:textId="77777777" w:rsidR="00831B84" w:rsidRPr="0081064D" w:rsidRDefault="00831B84" w:rsidP="009D35F6">
            <w:pPr>
              <w:spacing w:after="200" w:line="276" w:lineRule="auto"/>
              <w:contextualSpacing w:val="0"/>
              <w:rPr>
                <w:b/>
                <w:bCs/>
                <w:lang w:val="en-GB"/>
              </w:rPr>
            </w:pPr>
            <w:r w:rsidRPr="0081064D">
              <w:rPr>
                <w:b/>
                <w:bCs/>
                <w:lang w:val="en-GB"/>
              </w:rPr>
              <w:t xml:space="preserve">Describe how the proposed project meets the criteria for deemed additionality. </w:t>
            </w:r>
          </w:p>
        </w:tc>
        <w:tc>
          <w:tcPr>
            <w:tcW w:w="4819" w:type="dxa"/>
            <w:vAlign w:val="top"/>
          </w:tcPr>
          <w:p w14:paraId="43382E57" w14:textId="1C7D92DE" w:rsidR="00831B84" w:rsidRPr="004E361A" w:rsidRDefault="005F4AF8" w:rsidP="009D35F6">
            <w:pPr>
              <w:spacing w:after="200" w:line="276" w:lineRule="auto"/>
              <w:contextualSpacing w:val="0"/>
              <w:rPr>
                <w:lang w:val="en-GB"/>
              </w:rPr>
            </w:pPr>
            <w:r w:rsidRPr="008E0889">
              <w:t xml:space="preserve">Each unit results in </w:t>
            </w:r>
            <w:r>
              <w:t xml:space="preserve">an estimated 1.78 </w:t>
            </w:r>
            <w:r w:rsidRPr="008E0889">
              <w:t xml:space="preserve">tonnes of emission reductions per year (please see analysis </w:t>
            </w:r>
            <w:r>
              <w:t>within the</w:t>
            </w:r>
            <w:r w:rsidRPr="008E0889">
              <w:t xml:space="preserve"> ex</w:t>
            </w:r>
            <w:r>
              <w:t>-</w:t>
            </w:r>
            <w:r w:rsidRPr="008E0889">
              <w:t>ante calculations)</w:t>
            </w:r>
            <w:r>
              <w:t>. This is less than the 600-tonne limit to meet additionality requirements.</w:t>
            </w:r>
          </w:p>
        </w:tc>
      </w:tr>
    </w:tbl>
    <w:p w14:paraId="5EF03495" w14:textId="77777777" w:rsidR="00831B84" w:rsidRDefault="00831B84" w:rsidP="00831B84">
      <w:pPr>
        <w:spacing w:line="276" w:lineRule="auto"/>
        <w:contextualSpacing w:val="0"/>
      </w:pPr>
    </w:p>
    <w:p w14:paraId="2E3350B6" w14:textId="032ADDEC" w:rsidR="00355EF5" w:rsidRPr="00355EF5" w:rsidRDefault="00355EF5" w:rsidP="00355EF5">
      <w:pPr>
        <w:pStyle w:val="SectionList2nd"/>
      </w:pPr>
      <w:r w:rsidRPr="00355EF5">
        <w:t xml:space="preserve">Prior Consideration </w:t>
      </w:r>
    </w:p>
    <w:p w14:paraId="01AC2997" w14:textId="0FDD7C16" w:rsidR="00355EF5" w:rsidRPr="00355EF5" w:rsidRDefault="00355EF5" w:rsidP="00355EF5">
      <w:pPr>
        <w:spacing w:line="276" w:lineRule="auto"/>
        <w:contextualSpacing w:val="0"/>
        <w:rPr>
          <w:lang w:val="en-GB"/>
        </w:rPr>
      </w:pPr>
      <w:r w:rsidRPr="00355EF5">
        <w:rPr>
          <w:lang w:val="en-GB"/>
        </w:rPr>
        <w:t>&gt;&gt;</w:t>
      </w:r>
      <w:r w:rsidR="00831B84">
        <w:rPr>
          <w:lang w:val="en-GB"/>
        </w:rPr>
        <w:t xml:space="preserve"> N/A</w:t>
      </w:r>
    </w:p>
    <w:p w14:paraId="44C446AB" w14:textId="1D069F11" w:rsidR="00355EF5" w:rsidRPr="00355EF5" w:rsidRDefault="00355EF5" w:rsidP="00355EF5">
      <w:pPr>
        <w:pStyle w:val="SectionList2nd"/>
      </w:pPr>
      <w:r w:rsidRPr="00355EF5">
        <w:t>Ongoing Financial Need</w:t>
      </w:r>
    </w:p>
    <w:p w14:paraId="38D7EC89" w14:textId="6F247E79" w:rsidR="00355EF5" w:rsidRPr="00355EF5" w:rsidRDefault="00355EF5" w:rsidP="00355EF5">
      <w:pPr>
        <w:spacing w:line="276" w:lineRule="auto"/>
        <w:contextualSpacing w:val="0"/>
        <w:rPr>
          <w:lang w:val="en-GB"/>
        </w:rPr>
      </w:pPr>
      <w:r w:rsidRPr="00355EF5">
        <w:rPr>
          <w:lang w:val="en-GB"/>
        </w:rPr>
        <w:t>&gt;&gt;</w:t>
      </w:r>
      <w:r w:rsidR="00831B84">
        <w:rPr>
          <w:lang w:val="en-GB"/>
        </w:rPr>
        <w:t xml:space="preserve"> N/A</w:t>
      </w:r>
    </w:p>
    <w:p w14:paraId="4E9A0927" w14:textId="00472CEE" w:rsidR="00355EF5" w:rsidRPr="00355EF5" w:rsidRDefault="00355EF5" w:rsidP="00762E5F">
      <w:pPr>
        <w:pStyle w:val="SectionList"/>
      </w:pPr>
      <w:r w:rsidRPr="00355EF5">
        <w:t>Sustainable Development Goals (SDG) outcomes</w:t>
      </w:r>
    </w:p>
    <w:p w14:paraId="4E8F5A74" w14:textId="065DFEA7" w:rsidR="00355EF5" w:rsidRPr="00355EF5" w:rsidRDefault="00355EF5" w:rsidP="00355EF5">
      <w:pPr>
        <w:spacing w:line="276" w:lineRule="auto"/>
        <w:contextualSpacing w:val="0"/>
        <w:rPr>
          <w:lang w:val="en-GB"/>
        </w:rPr>
      </w:pPr>
      <w:r w:rsidRPr="00355EF5">
        <w:rPr>
          <w:lang w:val="en-GB"/>
        </w:rPr>
        <w:t>Relevant Target/Indicator for each of the three SDGs</w:t>
      </w:r>
    </w:p>
    <w:tbl>
      <w:tblPr>
        <w:tblStyle w:val="GSTableBoldline-heightcondensed"/>
        <w:tblW w:w="5000" w:type="pct"/>
        <w:tblLayout w:type="fixed"/>
        <w:tblCellMar>
          <w:top w:w="57" w:type="dxa"/>
          <w:left w:w="57" w:type="dxa"/>
        </w:tblCellMar>
        <w:tblLook w:val="04A0" w:firstRow="1" w:lastRow="0" w:firstColumn="1" w:lastColumn="0" w:noHBand="0" w:noVBand="1"/>
      </w:tblPr>
      <w:tblGrid>
        <w:gridCol w:w="3262"/>
        <w:gridCol w:w="3028"/>
        <w:gridCol w:w="3342"/>
      </w:tblGrid>
      <w:tr w:rsidR="00EF6CA2" w:rsidRPr="00355EF5" w14:paraId="3AD2F3E4" w14:textId="77777777" w:rsidTr="009D35F6">
        <w:trPr>
          <w:cnfStyle w:val="100000000000" w:firstRow="1" w:lastRow="0" w:firstColumn="0" w:lastColumn="0" w:oddVBand="0" w:evenVBand="0" w:oddHBand="0" w:evenHBand="0" w:firstRowFirstColumn="0" w:firstRowLastColumn="0" w:lastRowFirstColumn="0" w:lastRowLastColumn="0"/>
        </w:trPr>
        <w:tc>
          <w:tcPr>
            <w:tcW w:w="1693" w:type="pct"/>
            <w:vMerge w:val="restart"/>
            <w:vAlign w:val="top"/>
          </w:tcPr>
          <w:p w14:paraId="52E5F204" w14:textId="77777777" w:rsidR="00EF6CA2" w:rsidRPr="00355EF5" w:rsidRDefault="00EF6CA2" w:rsidP="009D35F6">
            <w:pPr>
              <w:spacing w:after="200" w:line="276" w:lineRule="auto"/>
              <w:contextualSpacing w:val="0"/>
              <w:rPr>
                <w:bCs/>
                <w:color w:val="FFFFFF" w:themeColor="background1"/>
                <w:lang w:val="en-GB"/>
              </w:rPr>
            </w:pPr>
            <w:r w:rsidRPr="00355EF5">
              <w:rPr>
                <w:bCs/>
                <w:color w:val="FFFFFF" w:themeColor="background1"/>
                <w:lang w:val="en-GB"/>
              </w:rPr>
              <w:t xml:space="preserve">Sustainable Development </w:t>
            </w:r>
            <w:r>
              <w:rPr>
                <w:bCs/>
                <w:color w:val="FFFFFF" w:themeColor="background1"/>
                <w:lang w:val="en-GB"/>
              </w:rPr>
              <w:br/>
            </w:r>
            <w:r w:rsidRPr="00355EF5">
              <w:rPr>
                <w:bCs/>
                <w:color w:val="FFFFFF" w:themeColor="background1"/>
                <w:lang w:val="en-GB"/>
              </w:rPr>
              <w:t>Goals Targeted</w:t>
            </w:r>
          </w:p>
        </w:tc>
        <w:tc>
          <w:tcPr>
            <w:tcW w:w="1572" w:type="pct"/>
            <w:vMerge w:val="restart"/>
            <w:vAlign w:val="top"/>
          </w:tcPr>
          <w:p w14:paraId="5A8262B0" w14:textId="77777777" w:rsidR="00EF6CA2" w:rsidRPr="00355EF5" w:rsidRDefault="00EF6CA2" w:rsidP="009D35F6">
            <w:pPr>
              <w:spacing w:after="200" w:line="276" w:lineRule="auto"/>
              <w:contextualSpacing w:val="0"/>
              <w:rPr>
                <w:bCs/>
                <w:color w:val="FFFFFF" w:themeColor="background1"/>
                <w:lang w:val="en-GB"/>
              </w:rPr>
            </w:pPr>
            <w:r w:rsidRPr="00355EF5">
              <w:rPr>
                <w:bCs/>
                <w:color w:val="FFFFFF" w:themeColor="background1"/>
                <w:lang w:val="en-GB"/>
              </w:rPr>
              <w:t xml:space="preserve">Most relevant </w:t>
            </w:r>
            <w:r>
              <w:rPr>
                <w:bCs/>
                <w:color w:val="FFFFFF" w:themeColor="background1"/>
                <w:lang w:val="en-GB"/>
              </w:rPr>
              <w:br/>
            </w:r>
            <w:r w:rsidRPr="00355EF5">
              <w:rPr>
                <w:bCs/>
                <w:color w:val="FFFFFF" w:themeColor="background1"/>
                <w:lang w:val="en-GB"/>
              </w:rPr>
              <w:t>SDG Target</w:t>
            </w:r>
          </w:p>
        </w:tc>
        <w:tc>
          <w:tcPr>
            <w:tcW w:w="1735" w:type="pct"/>
            <w:vAlign w:val="top"/>
          </w:tcPr>
          <w:p w14:paraId="5710CE9B" w14:textId="77777777" w:rsidR="00EF6CA2" w:rsidRPr="00355EF5" w:rsidRDefault="00EF6CA2" w:rsidP="009D35F6">
            <w:pPr>
              <w:spacing w:after="200" w:line="276" w:lineRule="auto"/>
              <w:contextualSpacing w:val="0"/>
              <w:rPr>
                <w:bCs/>
                <w:color w:val="FFFFFF" w:themeColor="background1"/>
                <w:lang w:val="en-GB"/>
              </w:rPr>
            </w:pPr>
            <w:r w:rsidRPr="00355EF5">
              <w:rPr>
                <w:bCs/>
                <w:color w:val="FFFFFF" w:themeColor="background1"/>
                <w:lang w:val="en-GB"/>
              </w:rPr>
              <w:t>SDG Impact</w:t>
            </w:r>
          </w:p>
        </w:tc>
      </w:tr>
      <w:tr w:rsidR="00EF6CA2" w:rsidRPr="00355EF5" w14:paraId="46549C06" w14:textId="77777777" w:rsidTr="009D35F6">
        <w:tc>
          <w:tcPr>
            <w:tcW w:w="1693" w:type="pct"/>
            <w:vMerge/>
            <w:vAlign w:val="top"/>
          </w:tcPr>
          <w:p w14:paraId="49E334AA" w14:textId="77777777" w:rsidR="00EF6CA2" w:rsidRPr="00355EF5" w:rsidRDefault="00EF6CA2" w:rsidP="009D35F6">
            <w:pPr>
              <w:spacing w:after="200" w:line="276" w:lineRule="auto"/>
              <w:contextualSpacing w:val="0"/>
              <w:rPr>
                <w:b/>
                <w:bCs/>
                <w:color w:val="FFFFFF" w:themeColor="background1"/>
                <w:lang w:val="en-GB"/>
              </w:rPr>
            </w:pPr>
          </w:p>
        </w:tc>
        <w:tc>
          <w:tcPr>
            <w:tcW w:w="1572" w:type="pct"/>
            <w:vMerge/>
            <w:vAlign w:val="top"/>
          </w:tcPr>
          <w:p w14:paraId="2C68387F" w14:textId="77777777" w:rsidR="00EF6CA2" w:rsidRPr="00355EF5" w:rsidRDefault="00EF6CA2" w:rsidP="009D35F6">
            <w:pPr>
              <w:spacing w:after="200" w:line="276" w:lineRule="auto"/>
              <w:contextualSpacing w:val="0"/>
              <w:rPr>
                <w:b/>
                <w:bCs/>
                <w:color w:val="FFFFFF" w:themeColor="background1"/>
                <w:lang w:val="en-GB"/>
              </w:rPr>
            </w:pPr>
          </w:p>
        </w:tc>
        <w:tc>
          <w:tcPr>
            <w:tcW w:w="1735" w:type="pct"/>
            <w:shd w:val="clear" w:color="auto" w:fill="00BABE"/>
            <w:vAlign w:val="top"/>
          </w:tcPr>
          <w:p w14:paraId="354C38B4" w14:textId="77777777" w:rsidR="00EF6CA2" w:rsidRPr="00355EF5" w:rsidRDefault="00EF6CA2" w:rsidP="009D35F6">
            <w:pPr>
              <w:spacing w:after="200" w:line="276" w:lineRule="auto"/>
              <w:contextualSpacing w:val="0"/>
              <w:rPr>
                <w:b/>
                <w:bCs/>
                <w:color w:val="FFFFFF" w:themeColor="background1"/>
                <w:lang w:val="en-GB"/>
              </w:rPr>
            </w:pPr>
          </w:p>
          <w:p w14:paraId="48281FB1" w14:textId="77777777" w:rsidR="00EF6CA2" w:rsidRPr="00355EF5" w:rsidRDefault="00EF6CA2" w:rsidP="009D35F6">
            <w:pPr>
              <w:spacing w:after="200" w:line="276" w:lineRule="auto"/>
              <w:contextualSpacing w:val="0"/>
              <w:rPr>
                <w:b/>
                <w:bCs/>
                <w:color w:val="FFFFFF" w:themeColor="background1"/>
                <w:lang w:val="en-GB"/>
              </w:rPr>
            </w:pPr>
            <w:r w:rsidRPr="00355EF5">
              <w:rPr>
                <w:b/>
                <w:bCs/>
                <w:color w:val="FFFFFF" w:themeColor="background1"/>
                <w:lang w:val="en-GB"/>
              </w:rPr>
              <w:t>Indicator (Proposed or SDG Indicator)</w:t>
            </w:r>
          </w:p>
        </w:tc>
      </w:tr>
      <w:tr w:rsidR="00EF6CA2" w:rsidRPr="00355EF5" w14:paraId="79E10F08" w14:textId="77777777" w:rsidTr="009D35F6">
        <w:tc>
          <w:tcPr>
            <w:tcW w:w="1693" w:type="pct"/>
          </w:tcPr>
          <w:p w14:paraId="36F25A09" w14:textId="77777777" w:rsidR="00EF6CA2" w:rsidRPr="00355EF5" w:rsidRDefault="00EF6CA2" w:rsidP="009D35F6">
            <w:pPr>
              <w:spacing w:after="200" w:line="276" w:lineRule="auto"/>
              <w:contextualSpacing w:val="0"/>
              <w:rPr>
                <w:lang w:val="en-GB"/>
              </w:rPr>
            </w:pPr>
            <w:r>
              <w:rPr>
                <w:lang w:val="en-GB"/>
              </w:rPr>
              <w:lastRenderedPageBreak/>
              <w:t xml:space="preserve">3 - </w:t>
            </w:r>
            <w:r>
              <w:t>Ensure healthy lives and promote well-being for all at all ages</w:t>
            </w:r>
          </w:p>
        </w:tc>
        <w:tc>
          <w:tcPr>
            <w:tcW w:w="1572" w:type="pct"/>
          </w:tcPr>
          <w:p w14:paraId="0A74EC88" w14:textId="77777777" w:rsidR="00EF6CA2" w:rsidRPr="00355EF5" w:rsidRDefault="00EF6CA2" w:rsidP="009D35F6">
            <w:pPr>
              <w:spacing w:after="200" w:line="276" w:lineRule="auto"/>
              <w:contextualSpacing w:val="0"/>
              <w:rPr>
                <w:lang w:val="en-GB"/>
              </w:rPr>
            </w:pPr>
            <w:r>
              <w:t xml:space="preserve">3.9: </w:t>
            </w:r>
            <w:r w:rsidRPr="004101D7">
              <w:t>By 2030, substantially reduce the number of deaths and illnesses from hazardous chemicals and air, water and soil pollution and contamination</w:t>
            </w:r>
          </w:p>
        </w:tc>
        <w:tc>
          <w:tcPr>
            <w:tcW w:w="1735" w:type="pct"/>
          </w:tcPr>
          <w:p w14:paraId="42A2C80A" w14:textId="77777777" w:rsidR="00EF6CA2" w:rsidRPr="00355EF5" w:rsidRDefault="00EF6CA2" w:rsidP="009D35F6">
            <w:pPr>
              <w:spacing w:after="200" w:line="276" w:lineRule="auto"/>
              <w:contextualSpacing w:val="0"/>
              <w:rPr>
                <w:lang w:val="en-GB"/>
              </w:rPr>
            </w:pPr>
            <w:r>
              <w:rPr>
                <w:lang w:val="en-GB"/>
              </w:rPr>
              <w:t>HAPRy: total reduction in household air pollution for project activity in year y (%)</w:t>
            </w:r>
          </w:p>
        </w:tc>
      </w:tr>
      <w:tr w:rsidR="00EF6CA2" w:rsidRPr="00355EF5" w14:paraId="20283064" w14:textId="77777777" w:rsidTr="009D35F6">
        <w:tc>
          <w:tcPr>
            <w:tcW w:w="1693" w:type="pct"/>
            <w:tcBorders>
              <w:bottom w:val="single" w:sz="4" w:space="0" w:color="A6A6A6" w:themeColor="background1" w:themeShade="A6"/>
            </w:tcBorders>
          </w:tcPr>
          <w:p w14:paraId="4A0A9938" w14:textId="77777777" w:rsidR="00EF6CA2" w:rsidRPr="00355EF5" w:rsidRDefault="00EF6CA2" w:rsidP="009D35F6">
            <w:pPr>
              <w:spacing w:after="200" w:line="276" w:lineRule="auto"/>
              <w:contextualSpacing w:val="0"/>
              <w:rPr>
                <w:lang w:val="en-GB"/>
              </w:rPr>
            </w:pPr>
            <w:r>
              <w:rPr>
                <w:lang w:val="en-GB"/>
              </w:rPr>
              <w:t xml:space="preserve">5- Achieve gender equality and empower all women and girls </w:t>
            </w:r>
          </w:p>
        </w:tc>
        <w:tc>
          <w:tcPr>
            <w:tcW w:w="1572" w:type="pct"/>
            <w:tcBorders>
              <w:bottom w:val="single" w:sz="4" w:space="0" w:color="A6A6A6" w:themeColor="background1" w:themeShade="A6"/>
            </w:tcBorders>
          </w:tcPr>
          <w:p w14:paraId="13A4E82A" w14:textId="77777777" w:rsidR="00EF6CA2" w:rsidRPr="00092CB7" w:rsidRDefault="00EF6CA2" w:rsidP="009D35F6">
            <w:pPr>
              <w:spacing w:after="200" w:line="276" w:lineRule="auto"/>
              <w:contextualSpacing w:val="0"/>
              <w:rPr>
                <w:lang w:val="en-GB"/>
              </w:rPr>
            </w:pPr>
            <w:r w:rsidRPr="00C43C54">
              <w:rPr>
                <w:lang w:val="en-GB"/>
              </w:rPr>
              <w:t>5.4</w:t>
            </w:r>
            <w:r w:rsidRPr="00092CB7">
              <w:rPr>
                <w:lang w:val="en-GB"/>
              </w:rPr>
              <w:t> Recognize and value unpaid care and domestic work through the provision of public services, infrastructure and social protection policies and the promotion of shared responsibility within the household and the family as nationally appropriate</w:t>
            </w:r>
          </w:p>
          <w:p w14:paraId="386B5F89" w14:textId="77777777" w:rsidR="00EF6CA2" w:rsidRPr="00092CB7" w:rsidRDefault="00EF6CA2" w:rsidP="009D35F6">
            <w:pPr>
              <w:spacing w:after="200" w:line="276" w:lineRule="auto"/>
              <w:contextualSpacing w:val="0"/>
              <w:rPr>
                <w:b/>
                <w:bCs/>
                <w:lang w:val="en-GB"/>
              </w:rPr>
            </w:pPr>
            <w:r w:rsidRPr="00C43C54">
              <w:rPr>
                <w:lang w:val="en-GB"/>
              </w:rPr>
              <w:t>5.4.1</w:t>
            </w:r>
            <w:r w:rsidRPr="00092CB7">
              <w:rPr>
                <w:b/>
                <w:bCs/>
                <w:lang w:val="en-GB"/>
              </w:rPr>
              <w:t xml:space="preserve"> </w:t>
            </w:r>
            <w:r w:rsidRPr="00092CB7">
              <w:rPr>
                <w:lang w:val="en-GB"/>
              </w:rPr>
              <w:t>Proportion of time spent on unpaid domestic and care work, by sex, age and locatio</w:t>
            </w:r>
            <w:r>
              <w:rPr>
                <w:lang w:val="en-GB"/>
              </w:rPr>
              <w:t>n</w:t>
            </w:r>
          </w:p>
        </w:tc>
        <w:tc>
          <w:tcPr>
            <w:tcW w:w="1735" w:type="pct"/>
            <w:tcBorders>
              <w:bottom w:val="single" w:sz="4" w:space="0" w:color="A6A6A6" w:themeColor="background1" w:themeShade="A6"/>
            </w:tcBorders>
          </w:tcPr>
          <w:p w14:paraId="0A3CE12A" w14:textId="77777777" w:rsidR="00EF6CA2" w:rsidRPr="0019222E" w:rsidRDefault="00EF6CA2" w:rsidP="009D35F6">
            <w:pPr>
              <w:spacing w:after="200" w:line="276" w:lineRule="auto"/>
              <w:contextualSpacing w:val="0"/>
              <w:rPr>
                <w:lang w:val="en-GB"/>
              </w:rPr>
            </w:pPr>
            <w:r>
              <w:rPr>
                <w:lang w:val="en-GB"/>
              </w:rPr>
              <w:t xml:space="preserve">TRy: total reduction </w:t>
            </w:r>
            <w:r w:rsidRPr="0019222E">
              <w:rPr>
                <w:lang w:val="en-GB"/>
              </w:rPr>
              <w:t>time spent collecting firewood and cooking for project activity in year y (%)</w:t>
            </w:r>
          </w:p>
          <w:p w14:paraId="5C96CC4B" w14:textId="77777777" w:rsidR="00EF6CA2" w:rsidRPr="00355EF5" w:rsidRDefault="00EF6CA2" w:rsidP="009D35F6">
            <w:pPr>
              <w:spacing w:after="200" w:line="276" w:lineRule="auto"/>
              <w:contextualSpacing w:val="0"/>
              <w:rPr>
                <w:lang w:val="en-GB"/>
              </w:rPr>
            </w:pPr>
          </w:p>
        </w:tc>
      </w:tr>
      <w:tr w:rsidR="00EF6CA2" w:rsidRPr="00355EF5" w14:paraId="1CD59461" w14:textId="77777777" w:rsidTr="009D35F6">
        <w:tc>
          <w:tcPr>
            <w:tcW w:w="1693" w:type="pct"/>
            <w:tcBorders>
              <w:top w:val="single" w:sz="4" w:space="0" w:color="A6A6A6" w:themeColor="background1" w:themeShade="A6"/>
              <w:bottom w:val="single" w:sz="4" w:space="0" w:color="A6A6A6" w:themeColor="background1" w:themeShade="A6"/>
            </w:tcBorders>
          </w:tcPr>
          <w:p w14:paraId="40D52952" w14:textId="77777777" w:rsidR="00EF6CA2" w:rsidRPr="00355EF5" w:rsidRDefault="00EF6CA2" w:rsidP="009D35F6">
            <w:pPr>
              <w:spacing w:after="200" w:line="276" w:lineRule="auto"/>
              <w:contextualSpacing w:val="0"/>
              <w:rPr>
                <w:lang w:val="en-GB"/>
              </w:rPr>
            </w:pPr>
            <w:r>
              <w:t>7 - Ensure access to affordable, reliable, sustainable and modern energy for all</w:t>
            </w:r>
          </w:p>
        </w:tc>
        <w:tc>
          <w:tcPr>
            <w:tcW w:w="1572" w:type="pct"/>
            <w:tcBorders>
              <w:top w:val="single" w:sz="4" w:space="0" w:color="A6A6A6" w:themeColor="background1" w:themeShade="A6"/>
              <w:bottom w:val="single" w:sz="4" w:space="0" w:color="A6A6A6" w:themeColor="background1" w:themeShade="A6"/>
            </w:tcBorders>
          </w:tcPr>
          <w:p w14:paraId="4C9F0315" w14:textId="77777777" w:rsidR="00EF6CA2" w:rsidRPr="00355EF5" w:rsidRDefault="00EF6CA2" w:rsidP="009D35F6">
            <w:pPr>
              <w:spacing w:after="200" w:line="276" w:lineRule="auto"/>
              <w:contextualSpacing w:val="0"/>
              <w:rPr>
                <w:lang w:val="en-GB"/>
              </w:rPr>
            </w:pPr>
            <w:r>
              <w:t>7.2: By 2030, increase substantially the share of renewable energy in the global energy mix</w:t>
            </w:r>
          </w:p>
        </w:tc>
        <w:tc>
          <w:tcPr>
            <w:tcW w:w="1735" w:type="pct"/>
            <w:tcBorders>
              <w:top w:val="single" w:sz="4" w:space="0" w:color="A6A6A6" w:themeColor="background1" w:themeShade="A6"/>
              <w:bottom w:val="single" w:sz="4" w:space="0" w:color="A6A6A6" w:themeColor="background1" w:themeShade="A6"/>
            </w:tcBorders>
          </w:tcPr>
          <w:p w14:paraId="0B4623BC" w14:textId="77777777" w:rsidR="00EF6CA2" w:rsidRPr="00B81C66" w:rsidRDefault="00EF6CA2" w:rsidP="009D35F6">
            <w:pPr>
              <w:spacing w:after="200" w:line="276" w:lineRule="auto"/>
              <w:contextualSpacing w:val="0"/>
              <w:rPr>
                <w:lang w:val="en-GB"/>
              </w:rPr>
            </w:pPr>
            <w:r w:rsidRPr="00B81C66">
              <w:rPr>
                <w:lang w:val="en-GB"/>
              </w:rPr>
              <w:t>ICS</w:t>
            </w:r>
            <w:r w:rsidRPr="00B81C66">
              <w:rPr>
                <w:vertAlign w:val="subscript"/>
                <w:lang w:val="en-GB"/>
              </w:rPr>
              <w:t>a,y</w:t>
            </w:r>
            <w:r>
              <w:rPr>
                <w:lang w:val="en-GB"/>
              </w:rPr>
              <w:t>: number of project ICS active in year y</w:t>
            </w:r>
          </w:p>
        </w:tc>
      </w:tr>
      <w:tr w:rsidR="00EF6CA2" w:rsidRPr="00355EF5" w14:paraId="1203248B" w14:textId="77777777" w:rsidTr="009D35F6">
        <w:tc>
          <w:tcPr>
            <w:tcW w:w="1693" w:type="pct"/>
            <w:tcBorders>
              <w:top w:val="single" w:sz="4" w:space="0" w:color="A6A6A6" w:themeColor="background1" w:themeShade="A6"/>
              <w:bottom w:val="single" w:sz="4" w:space="0" w:color="A6A6A6" w:themeColor="background1" w:themeShade="A6"/>
            </w:tcBorders>
          </w:tcPr>
          <w:p w14:paraId="48A9FFBD" w14:textId="77777777" w:rsidR="00EF6CA2" w:rsidRDefault="00EF6CA2" w:rsidP="009D35F6">
            <w:pPr>
              <w:spacing w:line="276" w:lineRule="auto"/>
              <w:contextualSpacing w:val="0"/>
            </w:pPr>
            <w:r w:rsidRPr="00262E4B">
              <w:t>13 Climate Action (mandatory</w:t>
            </w:r>
            <w:r>
              <w:t>)</w:t>
            </w:r>
          </w:p>
        </w:tc>
        <w:tc>
          <w:tcPr>
            <w:tcW w:w="1572" w:type="pct"/>
            <w:tcBorders>
              <w:top w:val="single" w:sz="4" w:space="0" w:color="A6A6A6" w:themeColor="background1" w:themeShade="A6"/>
              <w:bottom w:val="single" w:sz="4" w:space="0" w:color="A6A6A6" w:themeColor="background1" w:themeShade="A6"/>
            </w:tcBorders>
          </w:tcPr>
          <w:p w14:paraId="3CC4DFD6" w14:textId="77777777" w:rsidR="00EF6CA2" w:rsidRDefault="00EF6CA2" w:rsidP="009D35F6">
            <w:pPr>
              <w:spacing w:line="276" w:lineRule="auto"/>
              <w:contextualSpacing w:val="0"/>
            </w:pPr>
            <w:r w:rsidRPr="00262E4B">
              <w:t>N/A</w:t>
            </w:r>
          </w:p>
        </w:tc>
        <w:tc>
          <w:tcPr>
            <w:tcW w:w="1735" w:type="pct"/>
            <w:tcBorders>
              <w:top w:val="single" w:sz="4" w:space="0" w:color="A6A6A6" w:themeColor="background1" w:themeShade="A6"/>
              <w:bottom w:val="single" w:sz="4" w:space="0" w:color="A6A6A6" w:themeColor="background1" w:themeShade="A6"/>
            </w:tcBorders>
          </w:tcPr>
          <w:p w14:paraId="67CBD6FA" w14:textId="77777777" w:rsidR="00EF6CA2" w:rsidRPr="00B81C66" w:rsidRDefault="00EF6CA2" w:rsidP="009D35F6">
            <w:pPr>
              <w:spacing w:line="276" w:lineRule="auto"/>
              <w:contextualSpacing w:val="0"/>
              <w:rPr>
                <w:lang w:val="en-GB"/>
              </w:rPr>
            </w:pPr>
            <w:r w:rsidRPr="00262E4B">
              <w:t>Emissions Reductions</w:t>
            </w:r>
          </w:p>
        </w:tc>
      </w:tr>
    </w:tbl>
    <w:p w14:paraId="57541010" w14:textId="77777777" w:rsidR="007805B0" w:rsidRPr="00355EF5" w:rsidRDefault="007805B0" w:rsidP="00A61CC2">
      <w:pPr>
        <w:rPr>
          <w:lang w:eastAsia="en-GB"/>
        </w:rPr>
      </w:pPr>
    </w:p>
    <w:p w14:paraId="5227516E" w14:textId="05E92CAC" w:rsidR="00355EF5" w:rsidRPr="00355EF5" w:rsidRDefault="00355EF5" w:rsidP="00355EF5">
      <w:pPr>
        <w:pStyle w:val="SectionList2nd"/>
      </w:pPr>
      <w:r w:rsidRPr="00355EF5">
        <w:t>Explanation of methodological choices/approaches for estimating the SDG Impact</w:t>
      </w:r>
    </w:p>
    <w:p w14:paraId="6608BC51" w14:textId="5FCF6756" w:rsidR="008A5EB7" w:rsidRPr="00C77398" w:rsidRDefault="00355EF5" w:rsidP="008A5EB7">
      <w:pPr>
        <w:spacing w:line="276" w:lineRule="auto"/>
        <w:contextualSpacing w:val="0"/>
        <w:rPr>
          <w:b/>
          <w:bCs/>
          <w:lang w:val="en-GB"/>
        </w:rPr>
      </w:pPr>
      <w:r w:rsidRPr="00355EF5">
        <w:rPr>
          <w:lang w:val="en-GB"/>
        </w:rPr>
        <w:t>&gt;&gt;</w:t>
      </w:r>
      <w:r w:rsidR="008A5EB7" w:rsidRPr="008A5EB7">
        <w:rPr>
          <w:b/>
          <w:bCs/>
          <w:lang w:val="en-GB"/>
        </w:rPr>
        <w:t xml:space="preserve"> </w:t>
      </w:r>
      <w:r w:rsidR="008A5EB7" w:rsidRPr="00C77398">
        <w:rPr>
          <w:b/>
          <w:bCs/>
          <w:lang w:val="en-GB"/>
        </w:rPr>
        <w:t>SDG 3 (Good Health and Wellbeing)</w:t>
      </w:r>
    </w:p>
    <w:p w14:paraId="782D4C09" w14:textId="77777777" w:rsidR="008A5EB7" w:rsidRPr="00C77398" w:rsidRDefault="008A5EB7" w:rsidP="008A5EB7">
      <w:pPr>
        <w:spacing w:line="276" w:lineRule="auto"/>
        <w:contextualSpacing w:val="0"/>
        <w:rPr>
          <w:lang w:val="en-GB"/>
        </w:rPr>
      </w:pPr>
      <w:r w:rsidRPr="00C77398">
        <w:rPr>
          <w:lang w:val="en-GB"/>
        </w:rPr>
        <w:t>Switching from an unimproved stove to an improved cookstove reduces the volume of non-renewable biomass that needs to be burned for the household's daily cooking needs. Therefore, the reduction in non-renewable biomass burned can be taken as a proxy indicator of how these VPAs contribute towards the SDG 3 target of substantially reduce the number of deaths and illnesses from hazardous chemicals and air, water and soil pollution and contamination.</w:t>
      </w:r>
    </w:p>
    <w:p w14:paraId="7CCAE296" w14:textId="77777777" w:rsidR="008A5EB7" w:rsidRPr="00C77398" w:rsidRDefault="008A5EB7" w:rsidP="008A5EB7">
      <w:pPr>
        <w:spacing w:line="276" w:lineRule="auto"/>
        <w:contextualSpacing w:val="0"/>
        <w:rPr>
          <w:lang w:val="en-GB"/>
        </w:rPr>
      </w:pPr>
      <w:r w:rsidRPr="00C77398">
        <w:rPr>
          <w:lang w:val="en-GB"/>
        </w:rPr>
        <w:lastRenderedPageBreak/>
        <w:t>The average difference in fuel use per technology per day in the project will be subtracted from the baseline figure which comes from the Kitchen Performance test and is fixed throughout the crediting period. This difference will then be used to calculate the % decrease in fuel use, which is the figure used to calculate the VPAs' contribution to the SDG target.</w:t>
      </w:r>
    </w:p>
    <w:p w14:paraId="0E63954C" w14:textId="77777777" w:rsidR="008A5EB7" w:rsidRPr="00C77398" w:rsidRDefault="008A5EB7" w:rsidP="008A5EB7">
      <w:pPr>
        <w:spacing w:line="276" w:lineRule="auto"/>
        <w:contextualSpacing w:val="0"/>
        <w:rPr>
          <w:lang w:val="en-GB"/>
        </w:rPr>
      </w:pPr>
      <w:r w:rsidRPr="00C77398">
        <w:rPr>
          <w:lang w:val="en-GB"/>
        </w:rPr>
        <w:t>The overall reduction in HAP by the project activity are then calculated as follows:</w:t>
      </w:r>
    </w:p>
    <w:p w14:paraId="1D634161" w14:textId="77777777" w:rsidR="008A5EB7" w:rsidRPr="00C77398" w:rsidRDefault="008A5EB7" w:rsidP="008A5EB7">
      <w:pPr>
        <w:spacing w:line="276" w:lineRule="auto"/>
        <w:contextualSpacing w:val="0"/>
        <w:rPr>
          <w:lang w:val="es-ES"/>
        </w:rPr>
      </w:pPr>
      <w:r w:rsidRPr="00C77398">
        <w:rPr>
          <w:lang w:val="es-ES"/>
        </w:rPr>
        <w:t>HAPR</w:t>
      </w:r>
      <w:r w:rsidRPr="00C77398">
        <w:rPr>
          <w:vertAlign w:val="subscript"/>
          <w:lang w:val="es-ES"/>
        </w:rPr>
        <w:t>y</w:t>
      </w:r>
      <w:r w:rsidRPr="00C77398">
        <w:rPr>
          <w:lang w:val="es-ES"/>
        </w:rPr>
        <w:t xml:space="preserve"> = ((P</w:t>
      </w:r>
      <w:r w:rsidRPr="00C77398">
        <w:rPr>
          <w:vertAlign w:val="subscript"/>
          <w:lang w:val="es-ES"/>
        </w:rPr>
        <w:t>b,y</w:t>
      </w:r>
      <w:r w:rsidRPr="00C77398">
        <w:rPr>
          <w:lang w:val="es-ES"/>
        </w:rPr>
        <w:t xml:space="preserve"> – P</w:t>
      </w:r>
      <w:r w:rsidRPr="00C77398">
        <w:rPr>
          <w:vertAlign w:val="subscript"/>
          <w:lang w:val="es-ES"/>
        </w:rPr>
        <w:t>p,y</w:t>
      </w:r>
      <w:r w:rsidRPr="00C77398">
        <w:rPr>
          <w:lang w:val="es-ES"/>
        </w:rPr>
        <w:t>) / P</w:t>
      </w:r>
      <w:r w:rsidRPr="00C77398">
        <w:rPr>
          <w:vertAlign w:val="subscript"/>
          <w:lang w:val="es-ES"/>
        </w:rPr>
        <w:t>b,y</w:t>
      </w:r>
      <w:r w:rsidRPr="00C77398">
        <w:rPr>
          <w:lang w:val="es-ES"/>
        </w:rPr>
        <w:t>) * U</w:t>
      </w:r>
      <w:r w:rsidRPr="00C77398">
        <w:rPr>
          <w:vertAlign w:val="subscript"/>
          <w:lang w:val="es-ES"/>
        </w:rPr>
        <w:t>p,y</w:t>
      </w:r>
    </w:p>
    <w:p w14:paraId="03CFE5A2" w14:textId="77777777" w:rsidR="008A5EB7" w:rsidRPr="00C77398" w:rsidRDefault="008A5EB7" w:rsidP="008A5EB7">
      <w:pPr>
        <w:spacing w:line="276" w:lineRule="auto"/>
        <w:contextualSpacing w:val="0"/>
        <w:rPr>
          <w:lang w:val="es-ES"/>
        </w:rPr>
      </w:pPr>
    </w:p>
    <w:p w14:paraId="59A91E97" w14:textId="77777777" w:rsidR="008A5EB7" w:rsidRPr="00C77398" w:rsidRDefault="008A5EB7" w:rsidP="008A5EB7">
      <w:pPr>
        <w:spacing w:line="276" w:lineRule="auto"/>
        <w:contextualSpacing w:val="0"/>
        <w:rPr>
          <w:lang w:val="en-GB"/>
        </w:rPr>
      </w:pPr>
      <w:r w:rsidRPr="00C77398">
        <w:rPr>
          <w:lang w:val="en-GB"/>
        </w:rPr>
        <w:t>Where:</w:t>
      </w:r>
    </w:p>
    <w:p w14:paraId="48075D2C" w14:textId="77777777" w:rsidR="008A5EB7" w:rsidRPr="00C77398" w:rsidRDefault="008A5EB7" w:rsidP="008A5EB7">
      <w:pPr>
        <w:spacing w:line="276" w:lineRule="auto"/>
        <w:contextualSpacing w:val="0"/>
        <w:rPr>
          <w:lang w:val="en-GB"/>
        </w:rPr>
      </w:pPr>
      <w:r w:rsidRPr="00C77398">
        <w:rPr>
          <w:lang w:val="en-GB"/>
        </w:rPr>
        <w:t>HAPR</w:t>
      </w:r>
      <w:r w:rsidRPr="00C77398">
        <w:rPr>
          <w:vertAlign w:val="subscript"/>
          <w:lang w:val="en-GB"/>
        </w:rPr>
        <w:t>y</w:t>
      </w:r>
      <w:r w:rsidRPr="00C77398">
        <w:rPr>
          <w:lang w:val="en-GB"/>
        </w:rPr>
        <w:tab/>
      </w:r>
      <w:r w:rsidRPr="00C77398">
        <w:rPr>
          <w:lang w:val="en-GB"/>
        </w:rPr>
        <w:tab/>
        <w:t>Total reduction in Household Air Pollution for project activity in year y (%)</w:t>
      </w:r>
    </w:p>
    <w:p w14:paraId="5D8E446A" w14:textId="77777777" w:rsidR="008A5EB7" w:rsidRPr="00C77398" w:rsidRDefault="008A5EB7" w:rsidP="008A5EB7">
      <w:pPr>
        <w:spacing w:line="276" w:lineRule="auto"/>
        <w:ind w:left="1440" w:hanging="1440"/>
        <w:contextualSpacing w:val="0"/>
        <w:rPr>
          <w:lang w:val="en-GB"/>
        </w:rPr>
      </w:pPr>
      <w:r w:rsidRPr="00C77398">
        <w:rPr>
          <w:lang w:val="en-GB"/>
        </w:rPr>
        <w:t>P</w:t>
      </w:r>
      <w:r w:rsidRPr="00C77398">
        <w:rPr>
          <w:vertAlign w:val="subscript"/>
          <w:lang w:val="en-GB"/>
        </w:rPr>
        <w:t>b,y</w:t>
      </w:r>
      <w:r w:rsidRPr="00C77398">
        <w:rPr>
          <w:lang w:val="en-GB"/>
        </w:rPr>
        <w:tab/>
        <w:t>Quantity of fuel that is consumed in the baseline scenario b during year y (kg/household-day)</w:t>
      </w:r>
    </w:p>
    <w:p w14:paraId="35E371C5" w14:textId="77777777" w:rsidR="008A5EB7" w:rsidRPr="00C77398" w:rsidRDefault="008A5EB7" w:rsidP="008A5EB7">
      <w:pPr>
        <w:spacing w:line="276" w:lineRule="auto"/>
        <w:ind w:left="1440" w:hanging="1440"/>
        <w:contextualSpacing w:val="0"/>
        <w:rPr>
          <w:lang w:val="en-GB"/>
        </w:rPr>
      </w:pPr>
      <w:r w:rsidRPr="00C77398">
        <w:rPr>
          <w:lang w:val="en-GB"/>
        </w:rPr>
        <w:t>P</w:t>
      </w:r>
      <w:r w:rsidRPr="00C77398">
        <w:rPr>
          <w:vertAlign w:val="subscript"/>
          <w:lang w:val="en-GB"/>
        </w:rPr>
        <w:t>p,y</w:t>
      </w:r>
      <w:r w:rsidRPr="00C77398">
        <w:rPr>
          <w:lang w:val="en-GB"/>
        </w:rPr>
        <w:tab/>
        <w:t>Quantity of fuel that is consumed in the project scenario p during year y (kg/household-day)</w:t>
      </w:r>
    </w:p>
    <w:p w14:paraId="7190758B" w14:textId="77777777" w:rsidR="008A5EB7" w:rsidRPr="00C77398" w:rsidRDefault="008A5EB7" w:rsidP="008A5EB7">
      <w:pPr>
        <w:spacing w:line="276" w:lineRule="auto"/>
        <w:contextualSpacing w:val="0"/>
        <w:rPr>
          <w:vertAlign w:val="subscript"/>
          <w:lang w:val="en-GB"/>
        </w:rPr>
      </w:pPr>
      <w:r w:rsidRPr="00C77398">
        <w:rPr>
          <w:lang w:val="en-GB"/>
        </w:rPr>
        <w:t>U</w:t>
      </w:r>
      <w:r w:rsidRPr="00C77398">
        <w:rPr>
          <w:vertAlign w:val="subscript"/>
          <w:lang w:val="en-GB"/>
        </w:rPr>
        <w:t>p,y</w:t>
      </w:r>
      <w:r w:rsidRPr="00C77398">
        <w:rPr>
          <w:vertAlign w:val="subscript"/>
          <w:lang w:val="en-GB"/>
        </w:rPr>
        <w:tab/>
      </w:r>
      <w:r w:rsidRPr="00C77398">
        <w:rPr>
          <w:vertAlign w:val="subscript"/>
          <w:lang w:val="en-GB"/>
        </w:rPr>
        <w:tab/>
      </w:r>
      <w:r w:rsidRPr="00C77398">
        <w:rPr>
          <w:lang w:val="en-GB"/>
        </w:rPr>
        <w:t>Usage rate in project scenario p during year y</w:t>
      </w:r>
    </w:p>
    <w:p w14:paraId="4DFA53AD" w14:textId="77777777" w:rsidR="008A5EB7" w:rsidRPr="00C77398" w:rsidRDefault="008A5EB7" w:rsidP="008A5EB7">
      <w:pPr>
        <w:spacing w:line="276" w:lineRule="auto"/>
        <w:contextualSpacing w:val="0"/>
        <w:rPr>
          <w:lang w:val="en-GB"/>
        </w:rPr>
      </w:pPr>
    </w:p>
    <w:p w14:paraId="1768E932" w14:textId="77777777" w:rsidR="008A5EB7" w:rsidRPr="00C77398" w:rsidRDefault="008A5EB7" w:rsidP="008A5EB7">
      <w:pPr>
        <w:spacing w:line="276" w:lineRule="auto"/>
        <w:contextualSpacing w:val="0"/>
        <w:rPr>
          <w:b/>
          <w:bCs/>
          <w:lang w:val="en-GB"/>
        </w:rPr>
      </w:pPr>
      <w:r w:rsidRPr="00C77398">
        <w:rPr>
          <w:b/>
          <w:bCs/>
          <w:lang w:val="en-GB"/>
        </w:rPr>
        <w:t>SDG 5 (Gender Equality)</w:t>
      </w:r>
    </w:p>
    <w:p w14:paraId="2EC6D25F" w14:textId="77777777" w:rsidR="008A5EB7" w:rsidRPr="00C77398" w:rsidRDefault="008A5EB7" w:rsidP="008A5EB7">
      <w:pPr>
        <w:spacing w:line="276" w:lineRule="auto"/>
        <w:contextualSpacing w:val="0"/>
        <w:rPr>
          <w:lang w:val="en-GB"/>
        </w:rPr>
      </w:pPr>
      <w:r w:rsidRPr="00C77398">
        <w:rPr>
          <w:lang w:val="en-GB"/>
        </w:rPr>
        <w:t xml:space="preserve">The project aims to reduce the </w:t>
      </w:r>
      <w:r w:rsidRPr="00562770">
        <w:rPr>
          <w:lang w:val="en-GB"/>
        </w:rPr>
        <w:t>time poverty</w:t>
      </w:r>
      <w:r w:rsidRPr="00C77398">
        <w:rPr>
          <w:lang w:val="en-GB"/>
        </w:rPr>
        <w:t xml:space="preserve"> of women, because the time burden of cooking and collecting firewood, which falls disproportionately on women, will be reduced by the project stove. The stove reduces wood consumption, which means that women will spend less time collecting firewood, and its thermal efficiency also reduces cooking time, which reduces the time burden placed on women. The average % decrease per household in time spent collecting </w:t>
      </w:r>
      <w:r>
        <w:rPr>
          <w:lang w:val="en-GB"/>
        </w:rPr>
        <w:t>fire</w:t>
      </w:r>
      <w:r w:rsidRPr="00C77398">
        <w:rPr>
          <w:lang w:val="en-GB"/>
        </w:rPr>
        <w:t>w</w:t>
      </w:r>
      <w:r>
        <w:rPr>
          <w:lang w:val="en-GB"/>
        </w:rPr>
        <w:t>ood</w:t>
      </w:r>
      <w:r w:rsidRPr="00C77398">
        <w:rPr>
          <w:lang w:val="en-GB"/>
        </w:rPr>
        <w:t xml:space="preserve"> will be taken as a proxy contribution towards the SDG target.</w:t>
      </w:r>
    </w:p>
    <w:p w14:paraId="1C814AA0" w14:textId="77777777" w:rsidR="008A5EB7" w:rsidRPr="00C77398" w:rsidRDefault="008A5EB7" w:rsidP="008A5EB7">
      <w:pPr>
        <w:spacing w:line="276" w:lineRule="auto"/>
        <w:contextualSpacing w:val="0"/>
        <w:rPr>
          <w:lang w:val="en-GB"/>
        </w:rPr>
      </w:pPr>
      <w:r w:rsidRPr="00C77398">
        <w:rPr>
          <w:lang w:val="en-GB"/>
        </w:rPr>
        <w:t xml:space="preserve">The overall reduction in time spent collecting </w:t>
      </w:r>
      <w:r>
        <w:rPr>
          <w:lang w:val="en-GB"/>
        </w:rPr>
        <w:t>fire</w:t>
      </w:r>
      <w:r w:rsidRPr="00C77398">
        <w:rPr>
          <w:lang w:val="en-GB"/>
        </w:rPr>
        <w:t>w</w:t>
      </w:r>
      <w:r>
        <w:rPr>
          <w:lang w:val="en-GB"/>
        </w:rPr>
        <w:t>ood</w:t>
      </w:r>
      <w:r w:rsidRPr="00C77398">
        <w:rPr>
          <w:lang w:val="en-GB"/>
        </w:rPr>
        <w:t xml:space="preserve"> by the project activity are then calculated as follows:</w:t>
      </w:r>
    </w:p>
    <w:p w14:paraId="271893E0" w14:textId="77777777" w:rsidR="008A5EB7" w:rsidRPr="00C77398" w:rsidRDefault="008A5EB7" w:rsidP="008A5EB7">
      <w:pPr>
        <w:spacing w:line="276" w:lineRule="auto"/>
        <w:contextualSpacing w:val="0"/>
        <w:rPr>
          <w:lang w:val="es-ES"/>
        </w:rPr>
      </w:pPr>
      <w:r w:rsidRPr="00C77398">
        <w:rPr>
          <w:lang w:val="es-ES"/>
        </w:rPr>
        <w:t>TR</w:t>
      </w:r>
      <w:r w:rsidRPr="00C77398">
        <w:rPr>
          <w:vertAlign w:val="subscript"/>
          <w:lang w:val="es-ES"/>
        </w:rPr>
        <w:t>y</w:t>
      </w:r>
      <w:r w:rsidRPr="00C77398">
        <w:rPr>
          <w:lang w:val="es-ES"/>
        </w:rPr>
        <w:t xml:space="preserve"> = (T</w:t>
      </w:r>
      <w:r w:rsidRPr="00C77398">
        <w:rPr>
          <w:vertAlign w:val="subscript"/>
          <w:lang w:val="es-ES"/>
        </w:rPr>
        <w:t>b,y</w:t>
      </w:r>
      <w:r w:rsidRPr="00C77398">
        <w:rPr>
          <w:lang w:val="es-ES"/>
        </w:rPr>
        <w:t xml:space="preserve"> - T</w:t>
      </w:r>
      <w:r w:rsidRPr="00C77398">
        <w:rPr>
          <w:vertAlign w:val="subscript"/>
          <w:lang w:val="es-ES"/>
        </w:rPr>
        <w:t>p,y</w:t>
      </w:r>
      <w:r w:rsidRPr="00C77398">
        <w:rPr>
          <w:lang w:val="es-ES"/>
        </w:rPr>
        <w:t>) / T</w:t>
      </w:r>
      <w:r w:rsidRPr="00C77398">
        <w:rPr>
          <w:vertAlign w:val="subscript"/>
          <w:lang w:val="es-ES"/>
        </w:rPr>
        <w:t>b,y</w:t>
      </w:r>
    </w:p>
    <w:p w14:paraId="74EDB13E" w14:textId="77777777" w:rsidR="008A5EB7" w:rsidRPr="00C77398" w:rsidRDefault="008A5EB7" w:rsidP="008A5EB7">
      <w:pPr>
        <w:spacing w:line="276" w:lineRule="auto"/>
        <w:contextualSpacing w:val="0"/>
        <w:rPr>
          <w:lang w:val="en-GB"/>
        </w:rPr>
      </w:pPr>
      <w:r w:rsidRPr="00C77398">
        <w:rPr>
          <w:lang w:val="en-GB"/>
        </w:rPr>
        <w:t>Where:</w:t>
      </w:r>
    </w:p>
    <w:p w14:paraId="5DB5928E" w14:textId="77777777" w:rsidR="008A5EB7" w:rsidRPr="00C77398" w:rsidRDefault="008A5EB7" w:rsidP="008A5EB7">
      <w:pPr>
        <w:spacing w:line="276" w:lineRule="auto"/>
        <w:ind w:left="1440" w:hanging="1440"/>
        <w:contextualSpacing w:val="0"/>
        <w:rPr>
          <w:lang w:val="en-GB"/>
        </w:rPr>
      </w:pPr>
      <w:r w:rsidRPr="00C77398">
        <w:rPr>
          <w:lang w:val="en-GB"/>
        </w:rPr>
        <w:t>TR</w:t>
      </w:r>
      <w:r w:rsidRPr="00C77398">
        <w:rPr>
          <w:vertAlign w:val="subscript"/>
          <w:lang w:val="en-GB"/>
        </w:rPr>
        <w:t>y</w:t>
      </w:r>
      <w:r w:rsidRPr="00C77398">
        <w:rPr>
          <w:lang w:val="en-GB"/>
        </w:rPr>
        <w:tab/>
        <w:t>Total reduction time spent collecting firewood and cooking for project activity in year y (%)</w:t>
      </w:r>
    </w:p>
    <w:p w14:paraId="19C43551" w14:textId="77777777" w:rsidR="008A5EB7" w:rsidRPr="00C77398" w:rsidRDefault="008A5EB7" w:rsidP="008A5EB7">
      <w:pPr>
        <w:spacing w:line="276" w:lineRule="auto"/>
        <w:ind w:left="1440" w:hanging="1440"/>
        <w:contextualSpacing w:val="0"/>
        <w:rPr>
          <w:lang w:val="en-GB"/>
        </w:rPr>
      </w:pPr>
      <w:r w:rsidRPr="00C77398">
        <w:rPr>
          <w:lang w:val="en-GB"/>
        </w:rPr>
        <w:t>T</w:t>
      </w:r>
      <w:r w:rsidRPr="00C77398">
        <w:rPr>
          <w:vertAlign w:val="subscript"/>
          <w:lang w:val="en-GB"/>
        </w:rPr>
        <w:t>b,y</w:t>
      </w:r>
      <w:r w:rsidRPr="00C77398">
        <w:rPr>
          <w:lang w:val="en-GB"/>
        </w:rPr>
        <w:tab/>
        <w:t>Time spent collecting firewood and cooking per household per day prior to project (hours)</w:t>
      </w:r>
    </w:p>
    <w:p w14:paraId="173E3534" w14:textId="77777777" w:rsidR="008A5EB7" w:rsidRPr="00C77398" w:rsidRDefault="008A5EB7" w:rsidP="008A5EB7">
      <w:pPr>
        <w:spacing w:line="276" w:lineRule="auto"/>
        <w:ind w:left="1440" w:hanging="1440"/>
        <w:contextualSpacing w:val="0"/>
        <w:rPr>
          <w:lang w:val="en-GB"/>
        </w:rPr>
      </w:pPr>
      <w:r w:rsidRPr="00C77398">
        <w:rPr>
          <w:lang w:val="en-GB"/>
        </w:rPr>
        <w:lastRenderedPageBreak/>
        <w:t>T</w:t>
      </w:r>
      <w:r w:rsidRPr="00C77398">
        <w:rPr>
          <w:vertAlign w:val="subscript"/>
          <w:lang w:val="en-GB"/>
        </w:rPr>
        <w:t>p,y</w:t>
      </w:r>
      <w:r w:rsidRPr="00C77398">
        <w:rPr>
          <w:lang w:val="en-GB"/>
        </w:rPr>
        <w:tab/>
        <w:t>Time spent collecting firewood and cooking per household per day in project (hours)</w:t>
      </w:r>
    </w:p>
    <w:p w14:paraId="488BB806" w14:textId="77777777" w:rsidR="008A5EB7" w:rsidRPr="00C77398" w:rsidRDefault="008A5EB7" w:rsidP="008A5EB7">
      <w:pPr>
        <w:spacing w:line="276" w:lineRule="auto"/>
        <w:contextualSpacing w:val="0"/>
        <w:rPr>
          <w:lang w:val="en-GB"/>
        </w:rPr>
      </w:pPr>
    </w:p>
    <w:p w14:paraId="331F977F" w14:textId="77777777" w:rsidR="008A5EB7" w:rsidRPr="00C77398" w:rsidRDefault="008A5EB7" w:rsidP="008A5EB7">
      <w:pPr>
        <w:spacing w:line="276" w:lineRule="auto"/>
        <w:contextualSpacing w:val="0"/>
        <w:rPr>
          <w:b/>
          <w:lang w:val="en-GB"/>
        </w:rPr>
      </w:pPr>
      <w:r w:rsidRPr="00C77398">
        <w:rPr>
          <w:b/>
          <w:lang w:val="en-GB"/>
        </w:rPr>
        <w:t>SDG 7 (Affordable and Clean Energy)</w:t>
      </w:r>
    </w:p>
    <w:p w14:paraId="5E03AA64" w14:textId="77777777" w:rsidR="008A5EB7" w:rsidRPr="00C77398" w:rsidRDefault="008A5EB7" w:rsidP="008A5EB7">
      <w:pPr>
        <w:spacing w:line="276" w:lineRule="auto"/>
        <w:contextualSpacing w:val="0"/>
        <w:rPr>
          <w:lang w:val="en-GB"/>
        </w:rPr>
      </w:pPr>
      <w:r w:rsidRPr="00C77398">
        <w:rPr>
          <w:lang w:val="en-GB"/>
        </w:rPr>
        <w:t xml:space="preserve">The VPAs involve the distribution of ICS, a fuel-efficient technology, to replace the inefficient </w:t>
      </w:r>
      <w:r>
        <w:rPr>
          <w:lang w:val="en-GB"/>
        </w:rPr>
        <w:t>three stone fires</w:t>
      </w:r>
      <w:r w:rsidRPr="00C77398">
        <w:rPr>
          <w:lang w:val="en-GB"/>
        </w:rPr>
        <w:t>. To measure 7 (</w:t>
      </w:r>
      <w:r>
        <w:t>Ensure access to affordable, reliable, sustainable, and modern energy for all</w:t>
      </w:r>
      <w:r w:rsidRPr="00C77398">
        <w:rPr>
          <w:lang w:val="en-GB"/>
        </w:rPr>
        <w:t>), indicator 7.2 provides for the measurement of the ‘proportion of the population with primary reliance on clean fuels and technology’. The outcome for SDG 7 is quantified as the additional number of persons having access to efficient cookstove technology in the project activity and is calculated using parameters from the project scenario.</w:t>
      </w:r>
    </w:p>
    <w:p w14:paraId="4DACB491" w14:textId="77777777" w:rsidR="008A5EB7" w:rsidRPr="00C77398" w:rsidRDefault="008A5EB7" w:rsidP="008A5EB7">
      <w:pPr>
        <w:spacing w:line="276" w:lineRule="auto"/>
        <w:contextualSpacing w:val="0"/>
        <w:rPr>
          <w:lang w:val="en-GB"/>
        </w:rPr>
      </w:pPr>
    </w:p>
    <w:p w14:paraId="7597EA47" w14:textId="77777777" w:rsidR="008A5EB7" w:rsidRPr="00C77398" w:rsidRDefault="008A5EB7" w:rsidP="008A5EB7">
      <w:pPr>
        <w:spacing w:line="276" w:lineRule="auto"/>
        <w:contextualSpacing w:val="0"/>
        <w:rPr>
          <w:lang w:val="en-GB"/>
        </w:rPr>
      </w:pPr>
      <w:r w:rsidRPr="00C77398">
        <w:rPr>
          <w:lang w:val="en-GB"/>
        </w:rPr>
        <w:t>ICS</w:t>
      </w:r>
      <w:r w:rsidRPr="00C77398">
        <w:rPr>
          <w:vertAlign w:val="subscript"/>
          <w:lang w:val="en-GB"/>
        </w:rPr>
        <w:t>a,y</w:t>
      </w:r>
      <w:r w:rsidRPr="00C77398">
        <w:rPr>
          <w:lang w:val="en-GB"/>
        </w:rPr>
        <w:t xml:space="preserve"> = ICS</w:t>
      </w:r>
      <w:r w:rsidRPr="00C77398">
        <w:rPr>
          <w:vertAlign w:val="subscript"/>
          <w:lang w:val="en-GB"/>
        </w:rPr>
        <w:t>t,y</w:t>
      </w:r>
      <w:r w:rsidRPr="00C77398">
        <w:rPr>
          <w:lang w:val="en-GB"/>
        </w:rPr>
        <w:t xml:space="preserve"> * U</w:t>
      </w:r>
      <w:r w:rsidRPr="00C77398">
        <w:rPr>
          <w:vertAlign w:val="subscript"/>
          <w:lang w:val="en-GB"/>
        </w:rPr>
        <w:t>p,y</w:t>
      </w:r>
    </w:p>
    <w:p w14:paraId="60038A32" w14:textId="77777777" w:rsidR="008A5EB7" w:rsidRPr="00C77398" w:rsidRDefault="008A5EB7" w:rsidP="008A5EB7">
      <w:pPr>
        <w:spacing w:line="276" w:lineRule="auto"/>
        <w:contextualSpacing w:val="0"/>
        <w:rPr>
          <w:lang w:val="en-GB"/>
        </w:rPr>
      </w:pPr>
      <w:r w:rsidRPr="00C77398">
        <w:rPr>
          <w:lang w:val="en-GB"/>
        </w:rPr>
        <w:t>Where:</w:t>
      </w:r>
    </w:p>
    <w:p w14:paraId="02D9894B" w14:textId="77777777" w:rsidR="008A5EB7" w:rsidRPr="00C77398" w:rsidRDefault="008A5EB7" w:rsidP="008A5EB7">
      <w:pPr>
        <w:spacing w:line="276" w:lineRule="auto"/>
        <w:contextualSpacing w:val="0"/>
        <w:rPr>
          <w:lang w:val="en-GB"/>
        </w:rPr>
      </w:pPr>
      <w:r w:rsidRPr="00C77398">
        <w:rPr>
          <w:lang w:val="en-GB"/>
        </w:rPr>
        <w:t>ICS</w:t>
      </w:r>
      <w:r w:rsidRPr="00C77398">
        <w:rPr>
          <w:vertAlign w:val="subscript"/>
          <w:lang w:val="en-GB"/>
        </w:rPr>
        <w:t>a,y</w:t>
      </w:r>
      <w:r w:rsidRPr="00C77398">
        <w:rPr>
          <w:lang w:val="en-GB"/>
        </w:rPr>
        <w:tab/>
      </w:r>
      <w:r w:rsidRPr="00C77398">
        <w:rPr>
          <w:lang w:val="en-GB"/>
        </w:rPr>
        <w:tab/>
        <w:t>Project ICS active in year y</w:t>
      </w:r>
    </w:p>
    <w:p w14:paraId="6E74AFA6" w14:textId="77777777" w:rsidR="008A5EB7" w:rsidRPr="00C77398" w:rsidRDefault="008A5EB7" w:rsidP="008A5EB7">
      <w:pPr>
        <w:spacing w:line="276" w:lineRule="auto"/>
        <w:contextualSpacing w:val="0"/>
        <w:rPr>
          <w:lang w:val="en-GB"/>
        </w:rPr>
      </w:pPr>
      <w:r w:rsidRPr="00C77398">
        <w:rPr>
          <w:lang w:val="en-GB"/>
        </w:rPr>
        <w:t>ICS</w:t>
      </w:r>
      <w:r w:rsidRPr="00C77398">
        <w:rPr>
          <w:vertAlign w:val="subscript"/>
          <w:lang w:val="en-GB"/>
        </w:rPr>
        <w:t>t,y</w:t>
      </w:r>
      <w:r w:rsidRPr="00C77398">
        <w:rPr>
          <w:lang w:val="en-GB"/>
        </w:rPr>
        <w:tab/>
      </w:r>
      <w:r w:rsidRPr="00C77398">
        <w:rPr>
          <w:lang w:val="en-GB"/>
        </w:rPr>
        <w:tab/>
        <w:t>Project ICS distributed in year y</w:t>
      </w:r>
    </w:p>
    <w:p w14:paraId="0D83765C" w14:textId="77777777" w:rsidR="008A5EB7" w:rsidRPr="00C77398" w:rsidRDefault="008A5EB7" w:rsidP="008A5EB7">
      <w:pPr>
        <w:spacing w:line="276" w:lineRule="auto"/>
        <w:contextualSpacing w:val="0"/>
        <w:rPr>
          <w:lang w:val="en-GB"/>
        </w:rPr>
      </w:pPr>
      <w:r w:rsidRPr="00C77398">
        <w:rPr>
          <w:lang w:val="en-GB"/>
        </w:rPr>
        <w:t>U</w:t>
      </w:r>
      <w:r w:rsidRPr="00C77398">
        <w:rPr>
          <w:vertAlign w:val="subscript"/>
          <w:lang w:val="en-GB"/>
        </w:rPr>
        <w:t>p,y</w:t>
      </w:r>
      <w:r w:rsidRPr="00C77398">
        <w:rPr>
          <w:lang w:val="en-GB"/>
        </w:rPr>
        <w:tab/>
      </w:r>
      <w:r w:rsidRPr="00C77398">
        <w:rPr>
          <w:lang w:val="en-GB"/>
        </w:rPr>
        <w:tab/>
        <w:t>Usage rate</w:t>
      </w:r>
    </w:p>
    <w:p w14:paraId="076065FE" w14:textId="77777777" w:rsidR="008A5EB7" w:rsidRPr="00C77398" w:rsidRDefault="008A5EB7" w:rsidP="008A5EB7">
      <w:pPr>
        <w:spacing w:line="276" w:lineRule="auto"/>
        <w:contextualSpacing w:val="0"/>
        <w:rPr>
          <w:b/>
          <w:bCs/>
          <w:lang w:val="en-GB"/>
        </w:rPr>
      </w:pPr>
    </w:p>
    <w:p w14:paraId="18356817" w14:textId="77777777" w:rsidR="008A5EB7" w:rsidRPr="00C77398" w:rsidRDefault="008A5EB7" w:rsidP="008A5EB7">
      <w:pPr>
        <w:spacing w:line="276" w:lineRule="auto"/>
        <w:contextualSpacing w:val="0"/>
        <w:rPr>
          <w:b/>
          <w:bCs/>
          <w:lang w:val="en-GB"/>
        </w:rPr>
      </w:pPr>
      <w:r w:rsidRPr="00C77398">
        <w:rPr>
          <w:b/>
          <w:bCs/>
          <w:lang w:val="en-GB"/>
        </w:rPr>
        <w:t>SDG 13: Climate Action</w:t>
      </w:r>
    </w:p>
    <w:p w14:paraId="53E6F147" w14:textId="77777777" w:rsidR="008A5EB7" w:rsidRDefault="008A5EB7" w:rsidP="008A5EB7">
      <w:pPr>
        <w:spacing w:line="276" w:lineRule="auto"/>
        <w:contextualSpacing w:val="0"/>
        <w:rPr>
          <w:lang w:val="en-GB"/>
        </w:rPr>
      </w:pPr>
      <w:r w:rsidRPr="00C77398">
        <w:rPr>
          <w:lang w:val="en-GB"/>
        </w:rPr>
        <w:t>The contribution to SDG 13 will be measured through carbon credits issued following the Gold Standard TPDDTEC v3.1 methodology.</w:t>
      </w:r>
    </w:p>
    <w:p w14:paraId="5DC3101A" w14:textId="77777777" w:rsidR="008A5EB7" w:rsidRDefault="008A5EB7" w:rsidP="008A5EB7">
      <w:pPr>
        <w:spacing w:line="276" w:lineRule="auto"/>
        <w:contextualSpacing w:val="0"/>
        <w:rPr>
          <w:lang w:val="en-GB"/>
        </w:rPr>
      </w:pPr>
      <w:r>
        <w:rPr>
          <w:lang w:val="en-GB"/>
        </w:rPr>
        <w:t>The baseline fuel and project fuel are the same and the baseline emission factor and project emission are considered the same, therefore the overall GHG reductions are calculated by using equation 1 in the methodology:</w:t>
      </w:r>
    </w:p>
    <w:p w14:paraId="1F4D9116" w14:textId="77777777" w:rsidR="008A5EB7" w:rsidRPr="00C77398" w:rsidRDefault="008A5EB7" w:rsidP="008A5EB7">
      <w:pPr>
        <w:spacing w:line="276" w:lineRule="auto"/>
        <w:contextualSpacing w:val="0"/>
        <w:rPr>
          <w:lang w:val="en-GB"/>
        </w:rPr>
      </w:pPr>
      <w:r>
        <w:rPr>
          <w:noProof/>
          <w14:cntxtAlts w14:val="0"/>
        </w:rPr>
        <w:drawing>
          <wp:inline distT="0" distB="0" distL="0" distR="0" wp14:anchorId="34A9FF56" wp14:editId="78B556C9">
            <wp:extent cx="6116320" cy="305435"/>
            <wp:effectExtent l="0" t="0" r="0" b="0"/>
            <wp:docPr id="657510135" name="Picture 657510135">
              <a:extLst xmlns:a="http://schemas.openxmlformats.org/drawingml/2006/main">
                <a:ext uri="{FF2B5EF4-FFF2-40B4-BE49-F238E27FC236}">
                  <a16:creationId xmlns:a16="http://schemas.microsoft.com/office/drawing/2014/main" id="{55034E0B-AA87-29E5-C11F-DF3FBF2911B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55034E0B-AA87-29E5-C11F-DF3FBF2911BA}"/>
                        </a:ext>
                      </a:extLst>
                    </pic:cNvPr>
                    <pic:cNvPicPr>
                      <a:picLocks noChangeAspect="1"/>
                    </pic:cNvPicPr>
                  </pic:nvPicPr>
                  <pic:blipFill>
                    <a:blip r:embed="rId23"/>
                    <a:stretch>
                      <a:fillRect/>
                    </a:stretch>
                  </pic:blipFill>
                  <pic:spPr>
                    <a:xfrm>
                      <a:off x="0" y="0"/>
                      <a:ext cx="6116320" cy="305435"/>
                    </a:xfrm>
                    <a:prstGeom prst="rect">
                      <a:avLst/>
                    </a:prstGeom>
                  </pic:spPr>
                </pic:pic>
              </a:graphicData>
            </a:graphic>
          </wp:inline>
        </w:drawing>
      </w:r>
    </w:p>
    <w:tbl>
      <w:tblPr>
        <w:tblW w:w="9473" w:type="dxa"/>
        <w:tblLook w:val="04A0" w:firstRow="1" w:lastRow="0" w:firstColumn="1" w:lastColumn="0" w:noHBand="0" w:noVBand="1"/>
      </w:tblPr>
      <w:tblGrid>
        <w:gridCol w:w="1490"/>
        <w:gridCol w:w="7983"/>
      </w:tblGrid>
      <w:tr w:rsidR="008A5EB7" w:rsidRPr="002B11D6" w14:paraId="5EF494F7" w14:textId="77777777" w:rsidTr="009D35F6">
        <w:trPr>
          <w:trHeight w:val="890"/>
        </w:trPr>
        <w:tc>
          <w:tcPr>
            <w:tcW w:w="1413" w:type="dxa"/>
            <w:vAlign w:val="center"/>
          </w:tcPr>
          <w:p w14:paraId="7DC3B216" w14:textId="77777777" w:rsidR="008A5EB7" w:rsidRPr="00A52B92" w:rsidRDefault="008A5EB7" w:rsidP="009D35F6">
            <w:pPr>
              <w:spacing w:line="240" w:lineRule="auto"/>
              <w:contextualSpacing w:val="0"/>
              <w:rPr>
                <w:rFonts w:asciiTheme="minorHAnsi" w:hAnsiTheme="minorHAnsi" w:cs="Calibri"/>
                <w:b/>
                <w:bCs/>
                <w:i/>
                <w:iCs/>
                <w:color w:val="000000"/>
                <w:szCs w:val="22"/>
                <w14:cntxtAlts w14:val="0"/>
              </w:rPr>
            </w:pPr>
            <w:proofErr w:type="spellStart"/>
            <w:r w:rsidRPr="00A52B92">
              <w:rPr>
                <w:rFonts w:asciiTheme="minorHAnsi" w:hAnsiTheme="minorHAnsi" w:cs="Calibri"/>
                <w:b/>
                <w:bCs/>
                <w:i/>
                <w:iCs/>
                <w:color w:val="000000"/>
                <w:szCs w:val="22"/>
              </w:rPr>
              <w:t>Σ</w:t>
            </w:r>
            <w:r w:rsidRPr="00A52B92">
              <w:rPr>
                <w:rFonts w:asciiTheme="minorHAnsi" w:hAnsiTheme="minorHAnsi" w:cs="Calibri"/>
                <w:b/>
                <w:bCs/>
                <w:i/>
                <w:iCs/>
                <w:color w:val="000000"/>
                <w:szCs w:val="22"/>
                <w:vertAlign w:val="subscript"/>
              </w:rPr>
              <w:t>b,p</w:t>
            </w:r>
            <w:proofErr w:type="spellEnd"/>
          </w:p>
        </w:tc>
        <w:tc>
          <w:tcPr>
            <w:tcW w:w="8060" w:type="dxa"/>
            <w:shd w:val="clear" w:color="auto" w:fill="auto"/>
            <w:vAlign w:val="center"/>
          </w:tcPr>
          <w:p w14:paraId="5793DF91" w14:textId="77777777" w:rsidR="008A5EB7" w:rsidRPr="00A52B92" w:rsidRDefault="008A5EB7" w:rsidP="009D35F6">
            <w:pPr>
              <w:spacing w:line="240" w:lineRule="auto"/>
              <w:contextualSpacing w:val="0"/>
              <w:rPr>
                <w:rFonts w:asciiTheme="minorHAnsi" w:hAnsiTheme="minorHAnsi" w:cs="Calibri"/>
                <w:color w:val="000000"/>
                <w:szCs w:val="22"/>
                <w14:cntxtAlts w14:val="0"/>
              </w:rPr>
            </w:pPr>
            <w:r w:rsidRPr="00A52B92">
              <w:rPr>
                <w:rFonts w:asciiTheme="minorHAnsi" w:hAnsiTheme="minorHAnsi" w:cs="Calibri"/>
                <w:color w:val="000000"/>
                <w:szCs w:val="22"/>
              </w:rPr>
              <w:t>Sum over all relevant (baseline b/project p) couples</w:t>
            </w:r>
          </w:p>
        </w:tc>
      </w:tr>
      <w:tr w:rsidR="008A5EB7" w:rsidRPr="002B11D6" w14:paraId="68FCAA48" w14:textId="77777777" w:rsidTr="009D35F6">
        <w:trPr>
          <w:trHeight w:val="890"/>
        </w:trPr>
        <w:tc>
          <w:tcPr>
            <w:tcW w:w="1413" w:type="dxa"/>
            <w:vAlign w:val="center"/>
          </w:tcPr>
          <w:p w14:paraId="6803B905" w14:textId="77777777" w:rsidR="008A5EB7" w:rsidRPr="002B11D6" w:rsidRDefault="008A5EB7" w:rsidP="009D35F6">
            <w:pPr>
              <w:spacing w:after="0" w:line="240" w:lineRule="auto"/>
              <w:contextualSpacing w:val="0"/>
              <w:rPr>
                <w:rFonts w:asciiTheme="minorHAnsi" w:eastAsia="Times New Roman" w:hAnsiTheme="minorHAnsi" w:cs="Calibri"/>
                <w:color w:val="000000"/>
                <w:szCs w:val="22"/>
                <w:lang w:val="en-GB" w:eastAsia="en-GB"/>
                <w14:cntxtAlts w14:val="0"/>
              </w:rPr>
            </w:pPr>
            <w:r w:rsidRPr="002B11D6">
              <w:rPr>
                <w:rFonts w:asciiTheme="minorHAnsi" w:eastAsia="Times New Roman" w:hAnsiTheme="minorHAnsi" w:cs="Calibri"/>
                <w:i/>
                <w:iCs/>
                <w:color w:val="000000"/>
                <w:szCs w:val="22"/>
                <w:lang w:val="en-GB" w:eastAsia="en-GB"/>
                <w14:cntxtAlts w14:val="0"/>
              </w:rPr>
              <w:t>N</w:t>
            </w:r>
            <w:r w:rsidRPr="002B11D6">
              <w:rPr>
                <w:rFonts w:asciiTheme="minorHAnsi" w:eastAsia="Times New Roman" w:hAnsiTheme="minorHAnsi" w:cs="Calibri"/>
                <w:i/>
                <w:iCs/>
                <w:color w:val="000000"/>
                <w:szCs w:val="22"/>
                <w:vertAlign w:val="subscript"/>
                <w:lang w:val="en-GB" w:eastAsia="en-GB"/>
                <w14:cntxtAlts w14:val="0"/>
              </w:rPr>
              <w:t>p,y</w:t>
            </w:r>
          </w:p>
        </w:tc>
        <w:tc>
          <w:tcPr>
            <w:tcW w:w="8060" w:type="dxa"/>
            <w:shd w:val="clear" w:color="auto" w:fill="auto"/>
            <w:vAlign w:val="center"/>
            <w:hideMark/>
          </w:tcPr>
          <w:p w14:paraId="71DDE73B" w14:textId="77777777" w:rsidR="008A5EB7" w:rsidRPr="002B11D6" w:rsidRDefault="008A5EB7" w:rsidP="009D35F6">
            <w:pPr>
              <w:spacing w:after="0" w:line="240" w:lineRule="auto"/>
              <w:contextualSpacing w:val="0"/>
              <w:rPr>
                <w:rFonts w:asciiTheme="minorHAnsi" w:eastAsia="Times New Roman" w:hAnsiTheme="minorHAnsi" w:cs="Calibri"/>
                <w:color w:val="000000"/>
                <w:szCs w:val="22"/>
                <w:lang w:val="en-GB" w:eastAsia="en-GB"/>
                <w14:cntxtAlts w14:val="0"/>
              </w:rPr>
            </w:pPr>
            <w:r w:rsidRPr="002B11D6">
              <w:rPr>
                <w:rFonts w:asciiTheme="minorHAnsi" w:eastAsia="Times New Roman" w:hAnsiTheme="minorHAnsi" w:cs="Calibri"/>
                <w:color w:val="000000"/>
                <w:szCs w:val="22"/>
                <w:lang w:val="en-GB" w:eastAsia="en-GB"/>
                <w14:cntxtAlts w14:val="0"/>
              </w:rPr>
              <w:t>Cumulative number of project technology-days included in the project database for project scenario p against baseline scenario b in year y</w:t>
            </w:r>
          </w:p>
        </w:tc>
      </w:tr>
      <w:tr w:rsidR="008A5EB7" w:rsidRPr="002B11D6" w14:paraId="183062AB" w14:textId="77777777" w:rsidTr="009D35F6">
        <w:trPr>
          <w:trHeight w:val="395"/>
        </w:trPr>
        <w:tc>
          <w:tcPr>
            <w:tcW w:w="1413" w:type="dxa"/>
            <w:vAlign w:val="center"/>
          </w:tcPr>
          <w:p w14:paraId="401D8311" w14:textId="77777777" w:rsidR="008A5EB7" w:rsidRPr="002B11D6" w:rsidRDefault="008A5EB7" w:rsidP="009D35F6">
            <w:pPr>
              <w:spacing w:after="0" w:line="240" w:lineRule="auto"/>
              <w:contextualSpacing w:val="0"/>
              <w:rPr>
                <w:rFonts w:asciiTheme="minorHAnsi" w:eastAsia="Times New Roman" w:hAnsiTheme="minorHAnsi" w:cs="Calibri"/>
                <w:color w:val="000000"/>
                <w:szCs w:val="22"/>
                <w:lang w:val="en-GB" w:eastAsia="en-GB"/>
                <w14:cntxtAlts w14:val="0"/>
              </w:rPr>
            </w:pPr>
            <w:r w:rsidRPr="002B11D6">
              <w:rPr>
                <w:rFonts w:asciiTheme="minorHAnsi" w:eastAsia="Times New Roman" w:hAnsiTheme="minorHAnsi" w:cs="Calibri"/>
                <w:i/>
                <w:iCs/>
                <w:color w:val="000000"/>
                <w:szCs w:val="22"/>
                <w:lang w:val="en-GB" w:eastAsia="en-GB"/>
                <w14:cntxtAlts w14:val="0"/>
              </w:rPr>
              <w:t>U</w:t>
            </w:r>
            <w:r w:rsidRPr="002B11D6">
              <w:rPr>
                <w:rFonts w:asciiTheme="minorHAnsi" w:eastAsia="Times New Roman" w:hAnsiTheme="minorHAnsi" w:cs="Calibri"/>
                <w:i/>
                <w:iCs/>
                <w:color w:val="000000"/>
                <w:szCs w:val="22"/>
                <w:vertAlign w:val="subscript"/>
                <w:lang w:val="en-GB" w:eastAsia="en-GB"/>
                <w14:cntxtAlts w14:val="0"/>
              </w:rPr>
              <w:t>p,y</w:t>
            </w:r>
          </w:p>
        </w:tc>
        <w:tc>
          <w:tcPr>
            <w:tcW w:w="8060" w:type="dxa"/>
            <w:shd w:val="clear" w:color="auto" w:fill="auto"/>
            <w:vAlign w:val="center"/>
            <w:hideMark/>
          </w:tcPr>
          <w:p w14:paraId="473A0721" w14:textId="77777777" w:rsidR="008A5EB7" w:rsidRPr="002B11D6" w:rsidRDefault="008A5EB7" w:rsidP="009D35F6">
            <w:pPr>
              <w:spacing w:after="0" w:line="240" w:lineRule="auto"/>
              <w:contextualSpacing w:val="0"/>
              <w:rPr>
                <w:rFonts w:asciiTheme="minorHAnsi" w:eastAsia="Times New Roman" w:hAnsiTheme="minorHAnsi" w:cs="Calibri"/>
                <w:color w:val="000000"/>
                <w:szCs w:val="22"/>
                <w:lang w:val="en-GB" w:eastAsia="en-GB"/>
                <w14:cntxtAlts w14:val="0"/>
              </w:rPr>
            </w:pPr>
            <w:r w:rsidRPr="002B11D6">
              <w:rPr>
                <w:rFonts w:asciiTheme="minorHAnsi" w:eastAsia="Times New Roman" w:hAnsiTheme="minorHAnsi" w:cs="Calibri"/>
                <w:color w:val="000000"/>
                <w:szCs w:val="22"/>
                <w:lang w:val="en-GB" w:eastAsia="en-GB"/>
                <w14:cntxtAlts w14:val="0"/>
              </w:rPr>
              <w:t>Usage rate in project scenario p during year y</w:t>
            </w:r>
          </w:p>
        </w:tc>
      </w:tr>
      <w:tr w:rsidR="008A5EB7" w:rsidRPr="002B11D6" w14:paraId="1CCA0DC8" w14:textId="77777777" w:rsidTr="009D35F6">
        <w:trPr>
          <w:trHeight w:val="691"/>
        </w:trPr>
        <w:tc>
          <w:tcPr>
            <w:tcW w:w="1413" w:type="dxa"/>
            <w:vAlign w:val="center"/>
          </w:tcPr>
          <w:p w14:paraId="13460042" w14:textId="77777777" w:rsidR="008A5EB7" w:rsidRPr="002B11D6" w:rsidRDefault="008A5EB7" w:rsidP="009D35F6">
            <w:pPr>
              <w:spacing w:after="0" w:line="240" w:lineRule="auto"/>
              <w:contextualSpacing w:val="0"/>
              <w:rPr>
                <w:rFonts w:asciiTheme="minorHAnsi" w:eastAsia="Times New Roman" w:hAnsiTheme="minorHAnsi" w:cs="Calibri"/>
                <w:color w:val="000000"/>
                <w:szCs w:val="22"/>
                <w:lang w:val="en-GB" w:eastAsia="en-GB"/>
                <w14:cntxtAlts w14:val="0"/>
              </w:rPr>
            </w:pPr>
            <w:r w:rsidRPr="002B11D6">
              <w:rPr>
                <w:rFonts w:asciiTheme="minorHAnsi" w:eastAsia="Times New Roman" w:hAnsiTheme="minorHAnsi" w:cs="Calibri"/>
                <w:i/>
                <w:iCs/>
                <w:color w:val="000000"/>
                <w:szCs w:val="22"/>
                <w:lang w:val="en-GB" w:eastAsia="en-GB"/>
                <w14:cntxtAlts w14:val="0"/>
              </w:rPr>
              <w:t>P</w:t>
            </w:r>
            <w:r w:rsidRPr="002B11D6">
              <w:rPr>
                <w:rFonts w:asciiTheme="minorHAnsi" w:eastAsia="Times New Roman" w:hAnsiTheme="minorHAnsi" w:cs="Calibri"/>
                <w:i/>
                <w:iCs/>
                <w:color w:val="000000"/>
                <w:szCs w:val="22"/>
                <w:vertAlign w:val="subscript"/>
                <w:lang w:val="en-GB" w:eastAsia="en-GB"/>
                <w14:cntxtAlts w14:val="0"/>
              </w:rPr>
              <w:t>p,b,y</w:t>
            </w:r>
          </w:p>
        </w:tc>
        <w:tc>
          <w:tcPr>
            <w:tcW w:w="8060" w:type="dxa"/>
            <w:shd w:val="clear" w:color="auto" w:fill="auto"/>
            <w:vAlign w:val="center"/>
            <w:hideMark/>
          </w:tcPr>
          <w:p w14:paraId="7F84980C" w14:textId="77777777" w:rsidR="008A5EB7" w:rsidRPr="002B11D6" w:rsidRDefault="008A5EB7" w:rsidP="009D35F6">
            <w:pPr>
              <w:spacing w:after="0" w:line="240" w:lineRule="auto"/>
              <w:contextualSpacing w:val="0"/>
              <w:rPr>
                <w:rFonts w:asciiTheme="minorHAnsi" w:eastAsia="Times New Roman" w:hAnsiTheme="minorHAnsi" w:cs="Calibri"/>
                <w:color w:val="000000"/>
                <w:szCs w:val="22"/>
                <w:lang w:val="en-GB" w:eastAsia="en-GB"/>
                <w14:cntxtAlts w14:val="0"/>
              </w:rPr>
            </w:pPr>
            <w:r w:rsidRPr="002B11D6">
              <w:rPr>
                <w:rFonts w:asciiTheme="minorHAnsi" w:eastAsia="Times New Roman" w:hAnsiTheme="minorHAnsi" w:cs="Calibri"/>
                <w:color w:val="000000"/>
                <w:szCs w:val="22"/>
                <w:lang w:val="en-GB" w:eastAsia="en-GB"/>
                <w14:cntxtAlts w14:val="0"/>
              </w:rPr>
              <w:t>Specific fuel savings for an individual technology of project p against an individual technology of baseline b in year y, in tons/day</w:t>
            </w:r>
          </w:p>
        </w:tc>
      </w:tr>
      <w:tr w:rsidR="008A5EB7" w:rsidRPr="002B11D6" w14:paraId="2E972F23" w14:textId="77777777" w:rsidTr="009D35F6">
        <w:trPr>
          <w:trHeight w:val="395"/>
        </w:trPr>
        <w:tc>
          <w:tcPr>
            <w:tcW w:w="1413" w:type="dxa"/>
            <w:vAlign w:val="center"/>
          </w:tcPr>
          <w:p w14:paraId="0E7F6A3B" w14:textId="77777777" w:rsidR="008A5EB7" w:rsidRPr="002B11D6" w:rsidRDefault="008A5EB7" w:rsidP="009D35F6">
            <w:pPr>
              <w:spacing w:after="0" w:line="240" w:lineRule="auto"/>
              <w:contextualSpacing w:val="0"/>
              <w:rPr>
                <w:rFonts w:asciiTheme="minorHAnsi" w:eastAsia="Times New Roman" w:hAnsiTheme="minorHAnsi" w:cs="Calibri"/>
                <w:color w:val="000000"/>
                <w:szCs w:val="22"/>
                <w:lang w:val="en-GB" w:eastAsia="en-GB"/>
                <w14:cntxtAlts w14:val="0"/>
              </w:rPr>
            </w:pPr>
            <w:r w:rsidRPr="002B11D6">
              <w:rPr>
                <w:rFonts w:asciiTheme="minorHAnsi" w:eastAsia="Times New Roman" w:hAnsiTheme="minorHAnsi" w:cs="Calibri"/>
                <w:i/>
                <w:iCs/>
                <w:color w:val="000000"/>
                <w:szCs w:val="22"/>
                <w:lang w:val="en-GB" w:eastAsia="en-GB"/>
                <w14:cntxtAlts w14:val="0"/>
              </w:rPr>
              <w:lastRenderedPageBreak/>
              <w:t xml:space="preserve">f </w:t>
            </w:r>
            <w:proofErr w:type="spellStart"/>
            <w:r w:rsidRPr="002B11D6">
              <w:rPr>
                <w:rFonts w:asciiTheme="minorHAnsi" w:eastAsia="Times New Roman" w:hAnsiTheme="minorHAnsi" w:cs="Calibri"/>
                <w:i/>
                <w:iCs/>
                <w:color w:val="000000"/>
                <w:szCs w:val="22"/>
                <w:lang w:val="en-GB" w:eastAsia="en-GB"/>
                <w14:cntxtAlts w14:val="0"/>
              </w:rPr>
              <w:t>NRB</w:t>
            </w:r>
            <w:r w:rsidRPr="002B11D6">
              <w:rPr>
                <w:rFonts w:asciiTheme="minorHAnsi" w:eastAsia="Times New Roman" w:hAnsiTheme="minorHAnsi" w:cs="Calibri"/>
                <w:i/>
                <w:iCs/>
                <w:color w:val="000000"/>
                <w:szCs w:val="22"/>
                <w:vertAlign w:val="subscript"/>
                <w:lang w:val="en-GB" w:eastAsia="en-GB"/>
                <w14:cntxtAlts w14:val="0"/>
              </w:rPr>
              <w:t>,b</w:t>
            </w:r>
            <w:proofErr w:type="spellEnd"/>
            <w:r w:rsidRPr="002B11D6">
              <w:rPr>
                <w:rFonts w:asciiTheme="minorHAnsi" w:eastAsia="Times New Roman" w:hAnsiTheme="minorHAnsi" w:cs="Calibri"/>
                <w:i/>
                <w:iCs/>
                <w:color w:val="000000"/>
                <w:szCs w:val="22"/>
                <w:vertAlign w:val="subscript"/>
                <w:lang w:val="en-GB" w:eastAsia="en-GB"/>
                <w14:cntxtAlts w14:val="0"/>
              </w:rPr>
              <w:t>, y</w:t>
            </w:r>
          </w:p>
        </w:tc>
        <w:tc>
          <w:tcPr>
            <w:tcW w:w="8060" w:type="dxa"/>
            <w:shd w:val="clear" w:color="auto" w:fill="auto"/>
            <w:vAlign w:val="center"/>
            <w:hideMark/>
          </w:tcPr>
          <w:p w14:paraId="491B123B" w14:textId="77777777" w:rsidR="008A5EB7" w:rsidRPr="002B11D6" w:rsidRDefault="008A5EB7" w:rsidP="009D35F6">
            <w:pPr>
              <w:spacing w:after="0" w:line="240" w:lineRule="auto"/>
              <w:contextualSpacing w:val="0"/>
              <w:rPr>
                <w:rFonts w:asciiTheme="minorHAnsi" w:eastAsia="Times New Roman" w:hAnsiTheme="minorHAnsi" w:cs="Calibri"/>
                <w:color w:val="000000"/>
                <w:szCs w:val="22"/>
                <w:lang w:val="en-GB" w:eastAsia="en-GB"/>
                <w14:cntxtAlts w14:val="0"/>
              </w:rPr>
            </w:pPr>
            <w:r w:rsidRPr="002B11D6">
              <w:rPr>
                <w:rFonts w:asciiTheme="minorHAnsi" w:eastAsia="Times New Roman" w:hAnsiTheme="minorHAnsi" w:cs="Calibri"/>
                <w:color w:val="000000"/>
                <w:szCs w:val="22"/>
                <w:lang w:val="en-GB" w:eastAsia="en-GB"/>
                <w14:cntxtAlts w14:val="0"/>
              </w:rPr>
              <w:t xml:space="preserve">Fraction of non-renewable biomass used in year y </w:t>
            </w:r>
          </w:p>
        </w:tc>
      </w:tr>
      <w:tr w:rsidR="008A5EB7" w:rsidRPr="002B11D6" w14:paraId="71D75331" w14:textId="77777777" w:rsidTr="009D35F6">
        <w:trPr>
          <w:trHeight w:val="395"/>
        </w:trPr>
        <w:tc>
          <w:tcPr>
            <w:tcW w:w="1413" w:type="dxa"/>
            <w:vAlign w:val="center"/>
          </w:tcPr>
          <w:p w14:paraId="78F8130D" w14:textId="77777777" w:rsidR="008A5EB7" w:rsidRPr="002B11D6" w:rsidRDefault="008A5EB7" w:rsidP="009D35F6">
            <w:pPr>
              <w:spacing w:after="0" w:line="240" w:lineRule="auto"/>
              <w:contextualSpacing w:val="0"/>
              <w:rPr>
                <w:rFonts w:asciiTheme="minorHAnsi" w:eastAsia="Times New Roman" w:hAnsiTheme="minorHAnsi" w:cs="Calibri"/>
                <w:color w:val="000000"/>
                <w:szCs w:val="22"/>
                <w:lang w:val="en-GB" w:eastAsia="en-GB"/>
                <w14:cntxtAlts w14:val="0"/>
              </w:rPr>
            </w:pPr>
            <w:r w:rsidRPr="002B11D6">
              <w:rPr>
                <w:rFonts w:asciiTheme="minorHAnsi" w:eastAsia="Times New Roman" w:hAnsiTheme="minorHAnsi" w:cs="Calibri"/>
                <w:i/>
                <w:iCs/>
                <w:color w:val="000000"/>
                <w:szCs w:val="22"/>
                <w:lang w:val="en-GB" w:eastAsia="en-GB"/>
                <w14:cntxtAlts w14:val="0"/>
              </w:rPr>
              <w:t>NCV</w:t>
            </w:r>
            <w:r w:rsidRPr="002B11D6">
              <w:rPr>
                <w:rFonts w:asciiTheme="minorHAnsi" w:eastAsia="Times New Roman" w:hAnsiTheme="minorHAnsi" w:cs="Calibri"/>
                <w:i/>
                <w:iCs/>
                <w:color w:val="000000"/>
                <w:szCs w:val="22"/>
                <w:vertAlign w:val="subscript"/>
                <w:lang w:val="en-GB" w:eastAsia="en-GB"/>
                <w14:cntxtAlts w14:val="0"/>
              </w:rPr>
              <w:t>b,fuel</w:t>
            </w:r>
          </w:p>
        </w:tc>
        <w:tc>
          <w:tcPr>
            <w:tcW w:w="8060" w:type="dxa"/>
            <w:shd w:val="clear" w:color="auto" w:fill="auto"/>
            <w:vAlign w:val="center"/>
            <w:hideMark/>
          </w:tcPr>
          <w:p w14:paraId="5FFFC28C" w14:textId="77777777" w:rsidR="008A5EB7" w:rsidRPr="002B11D6" w:rsidRDefault="008A5EB7" w:rsidP="009D35F6">
            <w:pPr>
              <w:spacing w:after="0" w:line="240" w:lineRule="auto"/>
              <w:contextualSpacing w:val="0"/>
              <w:rPr>
                <w:rFonts w:asciiTheme="minorHAnsi" w:eastAsia="Times New Roman" w:hAnsiTheme="minorHAnsi" w:cs="Calibri"/>
                <w:color w:val="000000"/>
                <w:szCs w:val="22"/>
                <w:lang w:val="en-GB" w:eastAsia="en-GB"/>
                <w14:cntxtAlts w14:val="0"/>
              </w:rPr>
            </w:pPr>
            <w:r w:rsidRPr="002B11D6">
              <w:rPr>
                <w:rFonts w:asciiTheme="minorHAnsi" w:eastAsia="Times New Roman" w:hAnsiTheme="minorHAnsi" w:cs="Calibri"/>
                <w:color w:val="000000"/>
                <w:szCs w:val="22"/>
                <w:lang w:val="en-GB" w:eastAsia="en-GB"/>
                <w14:cntxtAlts w14:val="0"/>
              </w:rPr>
              <w:t>Net calorific value of the fuel that is substituted or reduced (wood)</w:t>
            </w:r>
          </w:p>
        </w:tc>
      </w:tr>
      <w:tr w:rsidR="008A5EB7" w:rsidRPr="002B11D6" w14:paraId="4C4F2914" w14:textId="77777777" w:rsidTr="009D35F6">
        <w:trPr>
          <w:trHeight w:val="395"/>
        </w:trPr>
        <w:tc>
          <w:tcPr>
            <w:tcW w:w="1413" w:type="dxa"/>
            <w:vAlign w:val="center"/>
          </w:tcPr>
          <w:p w14:paraId="6C9F72F0" w14:textId="77777777" w:rsidR="008A5EB7" w:rsidRPr="002B11D6" w:rsidRDefault="008A5EB7" w:rsidP="009D35F6">
            <w:pPr>
              <w:spacing w:after="0" w:line="240" w:lineRule="auto"/>
              <w:contextualSpacing w:val="0"/>
              <w:rPr>
                <w:rFonts w:asciiTheme="minorHAnsi" w:eastAsia="Times New Roman" w:hAnsiTheme="minorHAnsi" w:cs="Calibri"/>
                <w:color w:val="000000"/>
                <w:szCs w:val="22"/>
                <w:lang w:val="en-GB" w:eastAsia="en-GB"/>
                <w14:cntxtAlts w14:val="0"/>
              </w:rPr>
            </w:pPr>
            <w:r w:rsidRPr="002B11D6">
              <w:rPr>
                <w:rFonts w:asciiTheme="minorHAnsi" w:eastAsia="Times New Roman" w:hAnsiTheme="minorHAnsi" w:cs="Calibri"/>
                <w:i/>
                <w:iCs/>
                <w:color w:val="000000"/>
                <w:szCs w:val="22"/>
                <w:lang w:val="en-GB" w:eastAsia="en-GB"/>
                <w14:cntxtAlts w14:val="0"/>
              </w:rPr>
              <w:t>EF</w:t>
            </w:r>
            <w:r w:rsidRPr="002B11D6">
              <w:rPr>
                <w:rFonts w:asciiTheme="minorHAnsi" w:eastAsia="Times New Roman" w:hAnsiTheme="minorHAnsi" w:cs="Calibri"/>
                <w:i/>
                <w:iCs/>
                <w:color w:val="000000"/>
                <w:szCs w:val="22"/>
                <w:vertAlign w:val="subscript"/>
                <w:lang w:val="en-GB" w:eastAsia="en-GB"/>
                <w14:cntxtAlts w14:val="0"/>
              </w:rPr>
              <w:t>b,fuel,CO2</w:t>
            </w:r>
          </w:p>
        </w:tc>
        <w:tc>
          <w:tcPr>
            <w:tcW w:w="8060" w:type="dxa"/>
            <w:shd w:val="clear" w:color="auto" w:fill="auto"/>
            <w:vAlign w:val="center"/>
            <w:hideMark/>
          </w:tcPr>
          <w:p w14:paraId="3C095002" w14:textId="77777777" w:rsidR="008A5EB7" w:rsidRPr="002B11D6" w:rsidRDefault="008A5EB7" w:rsidP="009D35F6">
            <w:pPr>
              <w:spacing w:after="0" w:line="240" w:lineRule="auto"/>
              <w:contextualSpacing w:val="0"/>
              <w:rPr>
                <w:rFonts w:asciiTheme="minorHAnsi" w:eastAsia="Times New Roman" w:hAnsiTheme="minorHAnsi" w:cs="Calibri"/>
                <w:color w:val="000000"/>
                <w:szCs w:val="22"/>
                <w:lang w:val="en-GB" w:eastAsia="en-GB"/>
                <w14:cntxtAlts w14:val="0"/>
              </w:rPr>
            </w:pPr>
            <w:r w:rsidRPr="002B11D6">
              <w:rPr>
                <w:rFonts w:asciiTheme="minorHAnsi" w:eastAsia="Times New Roman" w:hAnsiTheme="minorHAnsi" w:cs="Calibri"/>
                <w:color w:val="000000"/>
                <w:szCs w:val="22"/>
                <w:lang w:val="en-GB" w:eastAsia="en-GB"/>
                <w14:cntxtAlts w14:val="0"/>
              </w:rPr>
              <w:t>CO</w:t>
            </w:r>
            <w:r w:rsidRPr="002B11D6">
              <w:rPr>
                <w:rFonts w:asciiTheme="minorHAnsi" w:eastAsia="Times New Roman" w:hAnsiTheme="minorHAnsi" w:cs="Calibri"/>
                <w:color w:val="000000"/>
                <w:szCs w:val="22"/>
                <w:vertAlign w:val="subscript"/>
                <w:lang w:val="en-GB" w:eastAsia="en-GB"/>
                <w14:cntxtAlts w14:val="0"/>
              </w:rPr>
              <w:t>2</w:t>
            </w:r>
            <w:r w:rsidRPr="002B11D6">
              <w:rPr>
                <w:rFonts w:asciiTheme="minorHAnsi" w:eastAsia="Times New Roman" w:hAnsiTheme="minorHAnsi" w:cs="Calibri"/>
                <w:color w:val="000000"/>
                <w:szCs w:val="22"/>
                <w:lang w:val="en-GB" w:eastAsia="en-GB"/>
                <w14:cntxtAlts w14:val="0"/>
              </w:rPr>
              <w:t xml:space="preserve"> emission factor of the fuel that is substituted or reduced (wood)</w:t>
            </w:r>
          </w:p>
        </w:tc>
      </w:tr>
      <w:tr w:rsidR="008A5EB7" w:rsidRPr="002B11D6" w14:paraId="2A352FF0" w14:textId="77777777" w:rsidTr="009D35F6">
        <w:trPr>
          <w:trHeight w:val="395"/>
        </w:trPr>
        <w:tc>
          <w:tcPr>
            <w:tcW w:w="1413" w:type="dxa"/>
            <w:vAlign w:val="center"/>
          </w:tcPr>
          <w:p w14:paraId="13E7C1A1" w14:textId="77777777" w:rsidR="008A5EB7" w:rsidRPr="002B11D6" w:rsidRDefault="008A5EB7" w:rsidP="009D35F6">
            <w:pPr>
              <w:spacing w:after="0" w:line="240" w:lineRule="auto"/>
              <w:contextualSpacing w:val="0"/>
              <w:rPr>
                <w:rFonts w:asciiTheme="minorHAnsi" w:eastAsia="Times New Roman" w:hAnsiTheme="minorHAnsi" w:cs="Calibri"/>
                <w:color w:val="000000"/>
                <w:szCs w:val="22"/>
                <w:lang w:val="en-GB" w:eastAsia="en-GB"/>
                <w14:cntxtAlts w14:val="0"/>
              </w:rPr>
            </w:pPr>
            <w:r w:rsidRPr="002B11D6">
              <w:rPr>
                <w:rFonts w:asciiTheme="minorHAnsi" w:eastAsia="Times New Roman" w:hAnsiTheme="minorHAnsi" w:cs="Calibri"/>
                <w:i/>
                <w:iCs/>
                <w:color w:val="000000"/>
                <w:szCs w:val="22"/>
                <w:lang w:val="en-GB" w:eastAsia="en-GB"/>
                <w14:cntxtAlts w14:val="0"/>
              </w:rPr>
              <w:t>EF</w:t>
            </w:r>
            <w:r w:rsidRPr="002B11D6">
              <w:rPr>
                <w:rFonts w:asciiTheme="minorHAnsi" w:eastAsia="Times New Roman" w:hAnsiTheme="minorHAnsi" w:cs="Calibri"/>
                <w:i/>
                <w:iCs/>
                <w:color w:val="000000"/>
                <w:szCs w:val="22"/>
                <w:vertAlign w:val="subscript"/>
                <w:lang w:val="en-GB" w:eastAsia="en-GB"/>
                <w14:cntxtAlts w14:val="0"/>
              </w:rPr>
              <w:t>b,fuel,nonCO2</w:t>
            </w:r>
          </w:p>
        </w:tc>
        <w:tc>
          <w:tcPr>
            <w:tcW w:w="8060" w:type="dxa"/>
            <w:shd w:val="clear" w:color="auto" w:fill="auto"/>
            <w:vAlign w:val="center"/>
            <w:hideMark/>
          </w:tcPr>
          <w:p w14:paraId="3CFBFD67" w14:textId="77777777" w:rsidR="008A5EB7" w:rsidRPr="002B11D6" w:rsidRDefault="008A5EB7" w:rsidP="009D35F6">
            <w:pPr>
              <w:spacing w:after="0" w:line="240" w:lineRule="auto"/>
              <w:contextualSpacing w:val="0"/>
              <w:rPr>
                <w:rFonts w:asciiTheme="minorHAnsi" w:eastAsia="Times New Roman" w:hAnsiTheme="minorHAnsi" w:cs="Calibri"/>
                <w:color w:val="000000"/>
                <w:szCs w:val="22"/>
                <w:lang w:val="en-GB" w:eastAsia="en-GB"/>
                <w14:cntxtAlts w14:val="0"/>
              </w:rPr>
            </w:pPr>
            <w:r w:rsidRPr="002B11D6">
              <w:rPr>
                <w:rFonts w:asciiTheme="minorHAnsi" w:eastAsia="Times New Roman" w:hAnsiTheme="minorHAnsi" w:cs="Calibri"/>
                <w:color w:val="000000"/>
                <w:szCs w:val="22"/>
                <w:lang w:val="en-GB" w:eastAsia="en-GB"/>
                <w14:cntxtAlts w14:val="0"/>
              </w:rPr>
              <w:t>Non-CO</w:t>
            </w:r>
            <w:r w:rsidRPr="002B11D6">
              <w:rPr>
                <w:rFonts w:asciiTheme="minorHAnsi" w:eastAsia="Times New Roman" w:hAnsiTheme="minorHAnsi" w:cs="Calibri"/>
                <w:color w:val="000000"/>
                <w:szCs w:val="22"/>
                <w:vertAlign w:val="subscript"/>
                <w:lang w:val="en-GB" w:eastAsia="en-GB"/>
                <w14:cntxtAlts w14:val="0"/>
              </w:rPr>
              <w:t>2</w:t>
            </w:r>
            <w:r w:rsidRPr="002B11D6">
              <w:rPr>
                <w:rFonts w:asciiTheme="minorHAnsi" w:eastAsia="Times New Roman" w:hAnsiTheme="minorHAnsi" w:cs="Calibri"/>
                <w:color w:val="000000"/>
                <w:szCs w:val="22"/>
                <w:lang w:val="en-GB" w:eastAsia="en-GB"/>
                <w14:cntxtAlts w14:val="0"/>
              </w:rPr>
              <w:t xml:space="preserve"> emission factor of the fuel that is reduced (wood)</w:t>
            </w:r>
          </w:p>
        </w:tc>
      </w:tr>
      <w:tr w:rsidR="008A5EB7" w:rsidRPr="002B11D6" w14:paraId="56A3109A" w14:textId="77777777" w:rsidTr="009D35F6">
        <w:trPr>
          <w:trHeight w:val="395"/>
        </w:trPr>
        <w:tc>
          <w:tcPr>
            <w:tcW w:w="1413" w:type="dxa"/>
            <w:vAlign w:val="center"/>
          </w:tcPr>
          <w:p w14:paraId="557CC3A8" w14:textId="77777777" w:rsidR="008A5EB7" w:rsidRPr="002B11D6" w:rsidRDefault="008A5EB7" w:rsidP="009D35F6">
            <w:pPr>
              <w:spacing w:after="0" w:line="240" w:lineRule="auto"/>
              <w:contextualSpacing w:val="0"/>
              <w:rPr>
                <w:rFonts w:asciiTheme="minorHAnsi" w:eastAsia="Times New Roman" w:hAnsiTheme="minorHAnsi" w:cs="Calibri"/>
                <w:color w:val="000000"/>
                <w:szCs w:val="22"/>
                <w:lang w:val="en-GB" w:eastAsia="en-GB"/>
                <w14:cntxtAlts w14:val="0"/>
              </w:rPr>
            </w:pPr>
            <w:r w:rsidRPr="002B11D6">
              <w:rPr>
                <w:rFonts w:asciiTheme="minorHAnsi" w:eastAsia="Times New Roman" w:hAnsiTheme="minorHAnsi" w:cs="Calibri"/>
                <w:i/>
                <w:iCs/>
                <w:color w:val="000000"/>
                <w:szCs w:val="22"/>
                <w:lang w:val="en-GB" w:eastAsia="en-GB"/>
                <w14:cntxtAlts w14:val="0"/>
              </w:rPr>
              <w:t>LE</w:t>
            </w:r>
            <w:r w:rsidRPr="002B11D6">
              <w:rPr>
                <w:rFonts w:asciiTheme="minorHAnsi" w:eastAsia="Times New Roman" w:hAnsiTheme="minorHAnsi" w:cs="Calibri"/>
                <w:i/>
                <w:iCs/>
                <w:color w:val="000000"/>
                <w:szCs w:val="22"/>
                <w:vertAlign w:val="subscript"/>
                <w:lang w:val="en-GB" w:eastAsia="en-GB"/>
                <w14:cntxtAlts w14:val="0"/>
              </w:rPr>
              <w:t>p,y</w:t>
            </w:r>
          </w:p>
        </w:tc>
        <w:tc>
          <w:tcPr>
            <w:tcW w:w="8060" w:type="dxa"/>
            <w:shd w:val="clear" w:color="auto" w:fill="auto"/>
            <w:vAlign w:val="center"/>
            <w:hideMark/>
          </w:tcPr>
          <w:p w14:paraId="2E6AEA16" w14:textId="77777777" w:rsidR="008A5EB7" w:rsidRPr="002B11D6" w:rsidRDefault="008A5EB7" w:rsidP="009D35F6">
            <w:pPr>
              <w:spacing w:after="0" w:line="240" w:lineRule="auto"/>
              <w:contextualSpacing w:val="0"/>
              <w:rPr>
                <w:rFonts w:asciiTheme="minorHAnsi" w:eastAsia="Times New Roman" w:hAnsiTheme="minorHAnsi" w:cs="Calibri"/>
                <w:color w:val="000000"/>
                <w:szCs w:val="22"/>
                <w:lang w:val="en-GB" w:eastAsia="en-GB"/>
                <w14:cntxtAlts w14:val="0"/>
              </w:rPr>
            </w:pPr>
            <w:r w:rsidRPr="002B11D6">
              <w:rPr>
                <w:rFonts w:asciiTheme="minorHAnsi" w:eastAsia="Times New Roman" w:hAnsiTheme="minorHAnsi" w:cs="Calibri"/>
                <w:color w:val="000000"/>
                <w:szCs w:val="22"/>
                <w:lang w:val="en-GB" w:eastAsia="en-GB"/>
                <w14:cntxtAlts w14:val="0"/>
              </w:rPr>
              <w:t xml:space="preserve">Leakage for project scenario </w:t>
            </w:r>
            <w:proofErr w:type="spellStart"/>
            <w:r w:rsidRPr="002B11D6">
              <w:rPr>
                <w:rFonts w:asciiTheme="minorHAnsi" w:eastAsia="Times New Roman" w:hAnsiTheme="minorHAnsi" w:cs="Calibri"/>
                <w:color w:val="000000"/>
                <w:szCs w:val="22"/>
                <w:lang w:val="en-GB" w:eastAsia="en-GB"/>
                <w14:cntxtAlts w14:val="0"/>
              </w:rPr>
              <w:t>p in</w:t>
            </w:r>
            <w:proofErr w:type="spellEnd"/>
            <w:r w:rsidRPr="002B11D6">
              <w:rPr>
                <w:rFonts w:asciiTheme="minorHAnsi" w:eastAsia="Times New Roman" w:hAnsiTheme="minorHAnsi" w:cs="Calibri"/>
                <w:color w:val="000000"/>
                <w:szCs w:val="22"/>
                <w:lang w:val="en-GB" w:eastAsia="en-GB"/>
                <w14:cntxtAlts w14:val="0"/>
              </w:rPr>
              <w:t xml:space="preserve"> year y (tCO</w:t>
            </w:r>
            <w:r w:rsidRPr="002B11D6">
              <w:rPr>
                <w:rFonts w:asciiTheme="minorHAnsi" w:eastAsia="Times New Roman" w:hAnsiTheme="minorHAnsi" w:cs="Calibri"/>
                <w:color w:val="000000"/>
                <w:szCs w:val="22"/>
                <w:vertAlign w:val="subscript"/>
                <w:lang w:val="en-GB" w:eastAsia="en-GB"/>
                <w14:cntxtAlts w14:val="0"/>
              </w:rPr>
              <w:t>2</w:t>
            </w:r>
            <w:r w:rsidRPr="002B11D6">
              <w:rPr>
                <w:rFonts w:asciiTheme="minorHAnsi" w:eastAsia="Times New Roman" w:hAnsiTheme="minorHAnsi" w:cs="Calibri"/>
                <w:color w:val="000000"/>
                <w:szCs w:val="22"/>
                <w:lang w:val="en-GB" w:eastAsia="en-GB"/>
                <w14:cntxtAlts w14:val="0"/>
              </w:rPr>
              <w:t>e/</w:t>
            </w:r>
            <w:proofErr w:type="spellStart"/>
            <w:r w:rsidRPr="002B11D6">
              <w:rPr>
                <w:rFonts w:asciiTheme="minorHAnsi" w:eastAsia="Times New Roman" w:hAnsiTheme="minorHAnsi" w:cs="Calibri"/>
                <w:color w:val="000000"/>
                <w:szCs w:val="22"/>
                <w:lang w:val="en-GB" w:eastAsia="en-GB"/>
                <w14:cntxtAlts w14:val="0"/>
              </w:rPr>
              <w:t>yr</w:t>
            </w:r>
            <w:proofErr w:type="spellEnd"/>
            <w:r w:rsidRPr="002B11D6">
              <w:rPr>
                <w:rFonts w:asciiTheme="minorHAnsi" w:eastAsia="Times New Roman" w:hAnsiTheme="minorHAnsi" w:cs="Calibri"/>
                <w:color w:val="000000"/>
                <w:szCs w:val="22"/>
                <w:lang w:val="en-GB" w:eastAsia="en-GB"/>
                <w14:cntxtAlts w14:val="0"/>
              </w:rPr>
              <w:t>)</w:t>
            </w:r>
          </w:p>
        </w:tc>
      </w:tr>
    </w:tbl>
    <w:p w14:paraId="48C0D024" w14:textId="77777777" w:rsidR="008A5EB7" w:rsidRDefault="008A5EB7" w:rsidP="008A5EB7">
      <w:pPr>
        <w:spacing w:line="276" w:lineRule="auto"/>
        <w:contextualSpacing w:val="0"/>
        <w:rPr>
          <w:lang w:val="en-GB"/>
        </w:rPr>
      </w:pPr>
    </w:p>
    <w:p w14:paraId="27FDDA02" w14:textId="77777777" w:rsidR="008A5EB7" w:rsidRDefault="008A5EB7" w:rsidP="008A5EB7">
      <w:pPr>
        <w:spacing w:line="276" w:lineRule="auto"/>
        <w:contextualSpacing w:val="0"/>
        <w:rPr>
          <w:lang w:val="en-GB"/>
        </w:rPr>
      </w:pPr>
      <w:r>
        <w:rPr>
          <w:lang w:val="en-GB"/>
        </w:rPr>
        <w:t xml:space="preserve">Where: </w:t>
      </w:r>
    </w:p>
    <w:p w14:paraId="50A14BE7" w14:textId="25986708" w:rsidR="008A5EB7" w:rsidRDefault="008A5EB7" w:rsidP="008A5EB7">
      <w:pPr>
        <w:spacing w:line="276" w:lineRule="auto"/>
        <w:contextualSpacing w:val="0"/>
        <w:rPr>
          <w:rFonts w:asciiTheme="minorHAnsi" w:eastAsia="Times New Roman" w:hAnsiTheme="minorHAnsi" w:cs="Calibri"/>
          <w:i/>
          <w:iCs/>
          <w:color w:val="000000"/>
          <w:szCs w:val="22"/>
          <w:vertAlign w:val="subscript"/>
          <w:lang w:val="en-GB" w:eastAsia="en-GB"/>
          <w14:cntxtAlts w14:val="0"/>
        </w:rPr>
      </w:pPr>
      <w:r w:rsidRPr="002B11D6">
        <w:rPr>
          <w:rFonts w:asciiTheme="minorHAnsi" w:eastAsia="Times New Roman" w:hAnsiTheme="minorHAnsi" w:cs="Calibri"/>
          <w:i/>
          <w:iCs/>
          <w:color w:val="000000"/>
          <w:szCs w:val="22"/>
          <w:lang w:val="en-GB" w:eastAsia="en-GB"/>
          <w14:cntxtAlts w14:val="0"/>
        </w:rPr>
        <w:t>P</w:t>
      </w:r>
      <w:r w:rsidRPr="002B11D6">
        <w:rPr>
          <w:rFonts w:asciiTheme="minorHAnsi" w:eastAsia="Times New Roman" w:hAnsiTheme="minorHAnsi" w:cs="Calibri"/>
          <w:i/>
          <w:iCs/>
          <w:color w:val="000000"/>
          <w:szCs w:val="22"/>
          <w:vertAlign w:val="subscript"/>
          <w:lang w:val="en-GB" w:eastAsia="en-GB"/>
          <w14:cntxtAlts w14:val="0"/>
        </w:rPr>
        <w:t>p,b,y</w:t>
      </w:r>
      <w:r>
        <w:rPr>
          <w:rFonts w:asciiTheme="minorHAnsi" w:eastAsia="Times New Roman" w:hAnsiTheme="minorHAnsi" w:cs="Calibri"/>
          <w:i/>
          <w:iCs/>
          <w:color w:val="000000"/>
          <w:szCs w:val="22"/>
          <w:vertAlign w:val="subscript"/>
          <w:lang w:val="en-GB" w:eastAsia="en-GB"/>
          <w14:cntxtAlts w14:val="0"/>
        </w:rPr>
        <w:t xml:space="preserve"> = </w:t>
      </w:r>
      <w:r w:rsidRPr="002B11D6">
        <w:rPr>
          <w:rFonts w:asciiTheme="minorHAnsi" w:eastAsia="Times New Roman" w:hAnsiTheme="minorHAnsi" w:cs="Calibri"/>
          <w:i/>
          <w:iCs/>
          <w:color w:val="000000"/>
          <w:szCs w:val="22"/>
          <w:lang w:val="en-GB" w:eastAsia="en-GB"/>
          <w14:cntxtAlts w14:val="0"/>
        </w:rPr>
        <w:t>P</w:t>
      </w:r>
      <w:r w:rsidRPr="002B11D6">
        <w:rPr>
          <w:rFonts w:asciiTheme="minorHAnsi" w:eastAsia="Times New Roman" w:hAnsiTheme="minorHAnsi" w:cs="Calibri"/>
          <w:i/>
          <w:iCs/>
          <w:color w:val="000000"/>
          <w:szCs w:val="22"/>
          <w:vertAlign w:val="subscript"/>
          <w:lang w:val="en-GB" w:eastAsia="en-GB"/>
          <w14:cntxtAlts w14:val="0"/>
        </w:rPr>
        <w:t>b,y</w:t>
      </w:r>
      <w:r w:rsidR="00795D0F">
        <w:rPr>
          <w:rFonts w:asciiTheme="minorHAnsi" w:eastAsia="Times New Roman" w:hAnsiTheme="minorHAnsi" w:cs="Calibri"/>
          <w:i/>
          <w:iCs/>
          <w:color w:val="000000"/>
          <w:szCs w:val="22"/>
          <w:vertAlign w:val="subscript"/>
          <w:lang w:val="en-GB" w:eastAsia="en-GB"/>
          <w14:cntxtAlts w14:val="0"/>
        </w:rPr>
        <w:t xml:space="preserve"> </w:t>
      </w:r>
      <w:r w:rsidR="00795D0F" w:rsidRPr="00795D0F">
        <w:rPr>
          <w:rFonts w:asciiTheme="minorHAnsi" w:eastAsia="Times New Roman" w:hAnsiTheme="minorHAnsi" w:cs="Calibri"/>
          <w:i/>
          <w:iCs/>
          <w:color w:val="000000"/>
          <w:szCs w:val="22"/>
          <w:lang w:val="en-GB" w:eastAsia="en-GB"/>
          <w14:cntxtAlts w14:val="0"/>
        </w:rPr>
        <w:t xml:space="preserve">- </w:t>
      </w:r>
      <w:r w:rsidR="00795D0F" w:rsidRPr="002B11D6">
        <w:rPr>
          <w:rFonts w:asciiTheme="minorHAnsi" w:eastAsia="Times New Roman" w:hAnsiTheme="minorHAnsi" w:cs="Calibri"/>
          <w:i/>
          <w:iCs/>
          <w:color w:val="000000"/>
          <w:szCs w:val="22"/>
          <w:lang w:val="en-GB" w:eastAsia="en-GB"/>
          <w14:cntxtAlts w14:val="0"/>
        </w:rPr>
        <w:t>P</w:t>
      </w:r>
      <w:r w:rsidR="00795D0F" w:rsidRPr="002B11D6">
        <w:rPr>
          <w:rFonts w:asciiTheme="minorHAnsi" w:eastAsia="Times New Roman" w:hAnsiTheme="minorHAnsi" w:cs="Calibri"/>
          <w:i/>
          <w:iCs/>
          <w:color w:val="000000"/>
          <w:szCs w:val="22"/>
          <w:vertAlign w:val="subscript"/>
          <w:lang w:val="en-GB" w:eastAsia="en-GB"/>
          <w14:cntxtAlts w14:val="0"/>
        </w:rPr>
        <w:t>p,y</w:t>
      </w:r>
    </w:p>
    <w:tbl>
      <w:tblPr>
        <w:tblW w:w="9997" w:type="dxa"/>
        <w:tblLook w:val="04A0" w:firstRow="1" w:lastRow="0" w:firstColumn="1" w:lastColumn="0" w:noHBand="0" w:noVBand="1"/>
      </w:tblPr>
      <w:tblGrid>
        <w:gridCol w:w="1432"/>
        <w:gridCol w:w="8565"/>
      </w:tblGrid>
      <w:tr w:rsidR="008A5EB7" w:rsidRPr="00BF0FFD" w14:paraId="14A74C2B" w14:textId="77777777" w:rsidTr="009D35F6">
        <w:trPr>
          <w:trHeight w:val="558"/>
        </w:trPr>
        <w:tc>
          <w:tcPr>
            <w:tcW w:w="1432" w:type="dxa"/>
            <w:shd w:val="clear" w:color="auto" w:fill="auto"/>
            <w:noWrap/>
            <w:vAlign w:val="center"/>
            <w:hideMark/>
          </w:tcPr>
          <w:p w14:paraId="56E9BA34" w14:textId="77777777" w:rsidR="008A5EB7" w:rsidRPr="00BF0FFD" w:rsidRDefault="008A5EB7" w:rsidP="009D35F6">
            <w:pPr>
              <w:spacing w:after="0" w:line="240" w:lineRule="auto"/>
              <w:contextualSpacing w:val="0"/>
              <w:rPr>
                <w:rFonts w:ascii="Calibri" w:eastAsia="Times New Roman" w:hAnsi="Calibri" w:cs="Calibri"/>
                <w:i/>
                <w:iCs/>
                <w:color w:val="000000"/>
                <w:szCs w:val="22"/>
                <w:lang w:val="en-GB" w:eastAsia="en-GB"/>
                <w14:cntxtAlts w14:val="0"/>
              </w:rPr>
            </w:pPr>
            <w:r>
              <w:rPr>
                <w:rFonts w:ascii="Calibri" w:hAnsi="Calibri" w:cs="Calibri"/>
                <w:i/>
                <w:iCs/>
                <w:color w:val="000000"/>
                <w:szCs w:val="22"/>
              </w:rPr>
              <w:t>P</w:t>
            </w:r>
            <w:r>
              <w:rPr>
                <w:rFonts w:ascii="Calibri" w:hAnsi="Calibri" w:cs="Calibri"/>
                <w:i/>
                <w:iCs/>
                <w:color w:val="000000"/>
                <w:szCs w:val="22"/>
                <w:vertAlign w:val="subscript"/>
              </w:rPr>
              <w:t>b,y</w:t>
            </w:r>
          </w:p>
        </w:tc>
        <w:tc>
          <w:tcPr>
            <w:tcW w:w="8565" w:type="dxa"/>
            <w:vAlign w:val="center"/>
          </w:tcPr>
          <w:p w14:paraId="5F993C33" w14:textId="77777777" w:rsidR="008A5EB7" w:rsidRPr="00C55F9B" w:rsidRDefault="008A5EB7" w:rsidP="009D35F6">
            <w:pPr>
              <w:spacing w:after="0" w:line="240" w:lineRule="auto"/>
              <w:contextualSpacing w:val="0"/>
              <w:rPr>
                <w:rFonts w:asciiTheme="minorHAnsi" w:eastAsia="Times New Roman" w:hAnsiTheme="minorHAnsi" w:cs="Calibri"/>
                <w:color w:val="000000"/>
                <w:szCs w:val="22"/>
                <w:lang w:val="en-GB" w:eastAsia="en-GB"/>
                <w14:cntxtAlts w14:val="0"/>
              </w:rPr>
            </w:pPr>
            <w:r w:rsidRPr="00BF0FFD">
              <w:rPr>
                <w:rFonts w:asciiTheme="minorHAnsi" w:eastAsia="Times New Roman" w:hAnsiTheme="minorHAnsi" w:cs="Calibri"/>
                <w:color w:val="000000"/>
                <w:szCs w:val="22"/>
                <w:lang w:val="en-GB" w:eastAsia="en-GB"/>
                <w14:cntxtAlts w14:val="0"/>
              </w:rPr>
              <w:t>Quantity of fuel that is consumed in baseline scenario b during year y</w:t>
            </w:r>
          </w:p>
        </w:tc>
      </w:tr>
      <w:tr w:rsidR="008A5EB7" w:rsidRPr="00BF0FFD" w14:paraId="722CA460" w14:textId="77777777" w:rsidTr="009D35F6">
        <w:trPr>
          <w:trHeight w:val="558"/>
        </w:trPr>
        <w:tc>
          <w:tcPr>
            <w:tcW w:w="1432" w:type="dxa"/>
            <w:shd w:val="clear" w:color="auto" w:fill="auto"/>
            <w:noWrap/>
            <w:vAlign w:val="center"/>
            <w:hideMark/>
          </w:tcPr>
          <w:p w14:paraId="7121C6B7" w14:textId="77777777" w:rsidR="008A5EB7" w:rsidRPr="00BF0FFD" w:rsidRDefault="008A5EB7" w:rsidP="009D35F6">
            <w:pPr>
              <w:spacing w:after="0" w:line="240" w:lineRule="auto"/>
              <w:contextualSpacing w:val="0"/>
              <w:rPr>
                <w:rFonts w:ascii="Calibri" w:eastAsia="Times New Roman" w:hAnsi="Calibri" w:cs="Calibri"/>
                <w:i/>
                <w:iCs/>
                <w:color w:val="000000"/>
                <w:szCs w:val="22"/>
                <w:lang w:val="en-GB" w:eastAsia="en-GB"/>
                <w14:cntxtAlts w14:val="0"/>
              </w:rPr>
            </w:pPr>
            <w:r>
              <w:rPr>
                <w:rFonts w:ascii="Calibri" w:hAnsi="Calibri" w:cs="Calibri"/>
                <w:i/>
                <w:iCs/>
                <w:color w:val="000000"/>
                <w:szCs w:val="22"/>
              </w:rPr>
              <w:t>P</w:t>
            </w:r>
            <w:r>
              <w:rPr>
                <w:rFonts w:ascii="Calibri" w:hAnsi="Calibri" w:cs="Calibri"/>
                <w:i/>
                <w:iCs/>
                <w:color w:val="000000"/>
                <w:szCs w:val="22"/>
                <w:vertAlign w:val="subscript"/>
              </w:rPr>
              <w:t>p,y</w:t>
            </w:r>
          </w:p>
        </w:tc>
        <w:tc>
          <w:tcPr>
            <w:tcW w:w="8565" w:type="dxa"/>
            <w:vAlign w:val="center"/>
          </w:tcPr>
          <w:p w14:paraId="37D1440E" w14:textId="77777777" w:rsidR="008A5EB7" w:rsidRPr="00C55F9B" w:rsidRDefault="008A5EB7" w:rsidP="009D35F6">
            <w:pPr>
              <w:spacing w:after="0" w:line="240" w:lineRule="auto"/>
              <w:contextualSpacing w:val="0"/>
              <w:rPr>
                <w:rFonts w:asciiTheme="minorHAnsi" w:eastAsia="Times New Roman" w:hAnsiTheme="minorHAnsi" w:cs="Calibri"/>
                <w:color w:val="000000"/>
                <w:szCs w:val="22"/>
                <w:lang w:val="en-GB" w:eastAsia="en-GB"/>
                <w14:cntxtAlts w14:val="0"/>
              </w:rPr>
            </w:pPr>
            <w:r w:rsidRPr="00BF0FFD">
              <w:rPr>
                <w:rFonts w:asciiTheme="minorHAnsi" w:eastAsia="Times New Roman" w:hAnsiTheme="minorHAnsi" w:cs="Calibri"/>
                <w:color w:val="000000"/>
                <w:szCs w:val="22"/>
                <w:lang w:val="en-GB" w:eastAsia="en-GB"/>
                <w14:cntxtAlts w14:val="0"/>
              </w:rPr>
              <w:t>Quantity of fuel that is consumed in project scenario p during year y</w:t>
            </w:r>
          </w:p>
        </w:tc>
      </w:tr>
    </w:tbl>
    <w:p w14:paraId="35AAE82B" w14:textId="77777777" w:rsidR="008A5EB7" w:rsidRPr="00355EF5" w:rsidRDefault="008A5EB7" w:rsidP="008A5EB7">
      <w:pPr>
        <w:spacing w:line="276" w:lineRule="auto"/>
        <w:contextualSpacing w:val="0"/>
        <w:rPr>
          <w:lang w:val="en-GB"/>
        </w:rPr>
      </w:pPr>
    </w:p>
    <w:p w14:paraId="46875F5C" w14:textId="28A89822" w:rsidR="00355EF5" w:rsidRPr="00355EF5" w:rsidRDefault="00355EF5" w:rsidP="00355EF5">
      <w:pPr>
        <w:pStyle w:val="SectionList2nd"/>
      </w:pPr>
      <w:r w:rsidRPr="00355EF5">
        <w:t xml:space="preserve">Data and parameters fixed ex ante </w:t>
      </w:r>
    </w:p>
    <w:p w14:paraId="62B5BE2F" w14:textId="77777777" w:rsidR="00A934E4" w:rsidRDefault="00A934E4" w:rsidP="00A934E4">
      <w:pPr>
        <w:spacing w:line="276" w:lineRule="auto"/>
        <w:contextualSpacing w:val="0"/>
        <w:rPr>
          <w:b/>
          <w:bCs/>
        </w:rPr>
      </w:pPr>
      <w:r w:rsidRPr="00355EF5">
        <w:rPr>
          <w:b/>
          <w:bCs/>
        </w:rPr>
        <w:t>SDG</w:t>
      </w:r>
      <w:r>
        <w:rPr>
          <w:b/>
          <w:bCs/>
        </w:rPr>
        <w:t xml:space="preserve"> </w:t>
      </w:r>
      <w:r w:rsidRPr="00355EF5">
        <w:rPr>
          <w:b/>
          <w:bCs/>
        </w:rPr>
        <w:t>13</w:t>
      </w:r>
    </w:p>
    <w:tbl>
      <w:tblPr>
        <w:tblStyle w:val="GridTable5Dark-Accent1"/>
        <w:tblpPr w:leftFromText="180" w:rightFromText="180" w:vertAnchor="text" w:horzAnchor="margin" w:tblpY="219"/>
        <w:tblW w:w="4930" w:type="pct"/>
        <w:tblCellMar>
          <w:top w:w="57" w:type="dxa"/>
        </w:tblCellMar>
        <w:tblLook w:val="0680" w:firstRow="0" w:lastRow="0" w:firstColumn="1" w:lastColumn="0" w:noHBand="1" w:noVBand="1"/>
      </w:tblPr>
      <w:tblGrid>
        <w:gridCol w:w="1829"/>
        <w:gridCol w:w="7658"/>
      </w:tblGrid>
      <w:tr w:rsidR="00A934E4" w:rsidRPr="00355EF5" w14:paraId="2A904D6C" w14:textId="77777777" w:rsidTr="009D35F6">
        <w:trPr>
          <w:trHeight w:val="231"/>
        </w:trPr>
        <w:tc>
          <w:tcPr>
            <w:cnfStyle w:val="001000000000" w:firstRow="0" w:lastRow="0" w:firstColumn="1" w:lastColumn="0" w:oddVBand="0" w:evenVBand="0" w:oddHBand="0" w:evenHBand="0" w:firstRowFirstColumn="0" w:firstRowLastColumn="0" w:lastRowFirstColumn="0" w:lastRowLastColumn="0"/>
            <w:tcW w:w="964" w:type="pct"/>
          </w:tcPr>
          <w:p w14:paraId="714DFC38" w14:textId="77777777" w:rsidR="00A934E4" w:rsidRPr="00681A44" w:rsidRDefault="00A934E4" w:rsidP="009D35F6">
            <w:pPr>
              <w:spacing w:line="276" w:lineRule="auto"/>
              <w:contextualSpacing w:val="0"/>
              <w:rPr>
                <w:color w:val="FFFFFF" w:themeColor="background1"/>
                <w:sz w:val="20"/>
                <w:szCs w:val="22"/>
                <w:lang w:val="en-GB"/>
              </w:rPr>
            </w:pPr>
            <w:r w:rsidRPr="00681A44">
              <w:rPr>
                <w:color w:val="FFFFFF" w:themeColor="background1"/>
                <w:sz w:val="20"/>
                <w:szCs w:val="22"/>
                <w:lang w:val="en-GB"/>
              </w:rPr>
              <w:t>Relevant SDG Indicator</w:t>
            </w:r>
          </w:p>
        </w:tc>
        <w:tc>
          <w:tcPr>
            <w:tcW w:w="4036" w:type="pct"/>
          </w:tcPr>
          <w:p w14:paraId="57D1E6CE" w14:textId="77777777" w:rsidR="00A934E4" w:rsidRPr="001A5C33"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sz w:val="20"/>
                <w:szCs w:val="20"/>
              </w:rPr>
            </w:pPr>
            <w:r w:rsidRPr="001A5C33">
              <w:rPr>
                <w:sz w:val="20"/>
                <w:szCs w:val="20"/>
              </w:rPr>
              <w:t>SDG 13.B.1 (Climate Action), SDG 3.9.1 (Good Health and Well-Being)</w:t>
            </w:r>
          </w:p>
        </w:tc>
      </w:tr>
      <w:tr w:rsidR="00A934E4" w:rsidRPr="00355EF5" w14:paraId="67A0F74D" w14:textId="77777777" w:rsidTr="009D35F6">
        <w:trPr>
          <w:trHeight w:val="231"/>
        </w:trPr>
        <w:tc>
          <w:tcPr>
            <w:cnfStyle w:val="001000000000" w:firstRow="0" w:lastRow="0" w:firstColumn="1" w:lastColumn="0" w:oddVBand="0" w:evenVBand="0" w:oddHBand="0" w:evenHBand="0" w:firstRowFirstColumn="0" w:firstRowLastColumn="0" w:lastRowFirstColumn="0" w:lastRowLastColumn="0"/>
            <w:tcW w:w="964" w:type="pct"/>
          </w:tcPr>
          <w:p w14:paraId="7CF6E0E0" w14:textId="77777777" w:rsidR="00A934E4" w:rsidRPr="00681A44" w:rsidRDefault="00A934E4" w:rsidP="009D35F6">
            <w:pPr>
              <w:spacing w:after="200" w:line="276" w:lineRule="auto"/>
              <w:contextualSpacing w:val="0"/>
              <w:rPr>
                <w:color w:val="FFFFFF" w:themeColor="background1"/>
                <w:sz w:val="20"/>
                <w:szCs w:val="22"/>
                <w:lang w:val="en-GB"/>
              </w:rPr>
            </w:pPr>
            <w:r w:rsidRPr="00681A44">
              <w:rPr>
                <w:color w:val="FFFFFF" w:themeColor="background1"/>
                <w:sz w:val="20"/>
                <w:szCs w:val="22"/>
                <w:lang w:val="en-GB"/>
              </w:rPr>
              <w:t>Data/parameter</w:t>
            </w:r>
          </w:p>
        </w:tc>
        <w:tc>
          <w:tcPr>
            <w:tcW w:w="4036" w:type="pct"/>
          </w:tcPr>
          <w:p w14:paraId="261DFDDE" w14:textId="77777777" w:rsidR="00A934E4" w:rsidRPr="001A5C33"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sz w:val="20"/>
                <w:szCs w:val="20"/>
              </w:rPr>
            </w:pPr>
            <w:r w:rsidRPr="001A5C33">
              <w:rPr>
                <w:rFonts w:cs="Arial"/>
                <w:sz w:val="20"/>
                <w:szCs w:val="20"/>
              </w:rPr>
              <w:t>P</w:t>
            </w:r>
            <w:r>
              <w:rPr>
                <w:rFonts w:cs="Arial"/>
                <w:sz w:val="20"/>
                <w:szCs w:val="20"/>
                <w:vertAlign w:val="subscript"/>
              </w:rPr>
              <w:t>b</w:t>
            </w:r>
            <w:r w:rsidRPr="001A5C33">
              <w:rPr>
                <w:rFonts w:cs="Arial"/>
                <w:sz w:val="20"/>
                <w:szCs w:val="20"/>
                <w:vertAlign w:val="subscript"/>
              </w:rPr>
              <w:t>,y</w:t>
            </w:r>
          </w:p>
        </w:tc>
      </w:tr>
      <w:tr w:rsidR="00A934E4" w:rsidRPr="00355EF5" w14:paraId="69CF5D3E" w14:textId="77777777" w:rsidTr="009D35F6">
        <w:trPr>
          <w:trHeight w:val="232"/>
        </w:trPr>
        <w:tc>
          <w:tcPr>
            <w:cnfStyle w:val="001000000000" w:firstRow="0" w:lastRow="0" w:firstColumn="1" w:lastColumn="0" w:oddVBand="0" w:evenVBand="0" w:oddHBand="0" w:evenHBand="0" w:firstRowFirstColumn="0" w:firstRowLastColumn="0" w:lastRowFirstColumn="0" w:lastRowLastColumn="0"/>
            <w:tcW w:w="964" w:type="pct"/>
          </w:tcPr>
          <w:p w14:paraId="253C3405" w14:textId="77777777" w:rsidR="00A934E4" w:rsidRPr="00681A44" w:rsidRDefault="00A934E4" w:rsidP="009D35F6">
            <w:pPr>
              <w:spacing w:after="200" w:line="276" w:lineRule="auto"/>
              <w:contextualSpacing w:val="0"/>
              <w:rPr>
                <w:color w:val="FFFFFF" w:themeColor="background1"/>
                <w:sz w:val="20"/>
                <w:szCs w:val="22"/>
                <w:lang w:val="en-GB"/>
              </w:rPr>
            </w:pPr>
            <w:r w:rsidRPr="00681A44">
              <w:rPr>
                <w:color w:val="FFFFFF" w:themeColor="background1"/>
                <w:sz w:val="20"/>
                <w:szCs w:val="22"/>
                <w:lang w:val="en-GB"/>
              </w:rPr>
              <w:t>Unit</w:t>
            </w:r>
          </w:p>
        </w:tc>
        <w:tc>
          <w:tcPr>
            <w:tcW w:w="4036" w:type="pct"/>
          </w:tcPr>
          <w:p w14:paraId="11A45EA3" w14:textId="77777777" w:rsidR="00A934E4" w:rsidRPr="001A5C33"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sz w:val="20"/>
                <w:szCs w:val="20"/>
              </w:rPr>
            </w:pPr>
            <w:r w:rsidRPr="001A5C33">
              <w:rPr>
                <w:sz w:val="20"/>
                <w:szCs w:val="20"/>
              </w:rPr>
              <w:t>kg/household/day</w:t>
            </w:r>
          </w:p>
        </w:tc>
      </w:tr>
      <w:tr w:rsidR="00A934E4" w:rsidRPr="00355EF5" w14:paraId="47113217" w14:textId="77777777" w:rsidTr="009D35F6">
        <w:trPr>
          <w:trHeight w:val="231"/>
        </w:trPr>
        <w:tc>
          <w:tcPr>
            <w:cnfStyle w:val="001000000000" w:firstRow="0" w:lastRow="0" w:firstColumn="1" w:lastColumn="0" w:oddVBand="0" w:evenVBand="0" w:oddHBand="0" w:evenHBand="0" w:firstRowFirstColumn="0" w:firstRowLastColumn="0" w:lastRowFirstColumn="0" w:lastRowLastColumn="0"/>
            <w:tcW w:w="964" w:type="pct"/>
          </w:tcPr>
          <w:p w14:paraId="5338FF0B" w14:textId="77777777" w:rsidR="00A934E4" w:rsidRPr="00681A44" w:rsidRDefault="00A934E4" w:rsidP="009D35F6">
            <w:pPr>
              <w:spacing w:after="200" w:line="276" w:lineRule="auto"/>
              <w:contextualSpacing w:val="0"/>
              <w:rPr>
                <w:color w:val="FFFFFF" w:themeColor="background1"/>
                <w:sz w:val="20"/>
                <w:szCs w:val="22"/>
                <w:lang w:val="en-GB"/>
              </w:rPr>
            </w:pPr>
            <w:r w:rsidRPr="00681A44">
              <w:rPr>
                <w:color w:val="FFFFFF" w:themeColor="background1"/>
                <w:sz w:val="20"/>
                <w:szCs w:val="22"/>
                <w:lang w:val="en-GB"/>
              </w:rPr>
              <w:t>Description</w:t>
            </w:r>
          </w:p>
        </w:tc>
        <w:tc>
          <w:tcPr>
            <w:tcW w:w="4036" w:type="pct"/>
          </w:tcPr>
          <w:p w14:paraId="4C9D3BF0" w14:textId="77777777" w:rsidR="00A934E4" w:rsidRPr="001A5C33"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sz w:val="20"/>
                <w:szCs w:val="20"/>
              </w:rPr>
            </w:pPr>
            <w:r w:rsidRPr="001A5C33">
              <w:rPr>
                <w:sz w:val="20"/>
                <w:szCs w:val="20"/>
              </w:rPr>
              <w:t>Quantity of fuel that is consumed in the baseline scenario b during year y (kg/household-day)</w:t>
            </w:r>
          </w:p>
        </w:tc>
      </w:tr>
      <w:tr w:rsidR="00A934E4" w:rsidRPr="00355EF5" w14:paraId="0E63AC7B" w14:textId="77777777" w:rsidTr="009D35F6">
        <w:trPr>
          <w:trHeight w:val="232"/>
        </w:trPr>
        <w:tc>
          <w:tcPr>
            <w:cnfStyle w:val="001000000000" w:firstRow="0" w:lastRow="0" w:firstColumn="1" w:lastColumn="0" w:oddVBand="0" w:evenVBand="0" w:oddHBand="0" w:evenHBand="0" w:firstRowFirstColumn="0" w:firstRowLastColumn="0" w:lastRowFirstColumn="0" w:lastRowLastColumn="0"/>
            <w:tcW w:w="964" w:type="pct"/>
          </w:tcPr>
          <w:p w14:paraId="79BB7644" w14:textId="77777777" w:rsidR="00A934E4" w:rsidRPr="00681A44" w:rsidRDefault="00A934E4" w:rsidP="009D35F6">
            <w:pPr>
              <w:spacing w:after="200" w:line="276" w:lineRule="auto"/>
              <w:contextualSpacing w:val="0"/>
              <w:rPr>
                <w:color w:val="FFFFFF" w:themeColor="background1"/>
                <w:sz w:val="20"/>
                <w:szCs w:val="22"/>
                <w:lang w:val="en-GB"/>
              </w:rPr>
            </w:pPr>
            <w:r w:rsidRPr="00681A44">
              <w:rPr>
                <w:color w:val="FFFFFF" w:themeColor="background1"/>
                <w:sz w:val="20"/>
                <w:szCs w:val="22"/>
                <w:lang w:val="en-GB"/>
              </w:rPr>
              <w:t>Source of data</w:t>
            </w:r>
          </w:p>
        </w:tc>
        <w:tc>
          <w:tcPr>
            <w:tcW w:w="4036" w:type="pct"/>
          </w:tcPr>
          <w:p w14:paraId="27B50DB5" w14:textId="77777777" w:rsidR="00A934E4"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cs="Arial"/>
                <w:sz w:val="20"/>
                <w:szCs w:val="20"/>
              </w:rPr>
            </w:pPr>
            <w:r w:rsidRPr="001A5C33">
              <w:rPr>
                <w:rFonts w:cs="Arial"/>
                <w:sz w:val="20"/>
                <w:szCs w:val="20"/>
              </w:rPr>
              <w:t>Baseline Kitchen Performance Test</w:t>
            </w:r>
          </w:p>
          <w:p w14:paraId="67DBAE18" w14:textId="77777777" w:rsidR="00A934E4"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cs="Arial"/>
                <w:sz w:val="20"/>
                <w:szCs w:val="20"/>
              </w:rPr>
            </w:pPr>
          </w:p>
          <w:p w14:paraId="71B2CAA6" w14:textId="77777777" w:rsidR="00A934E4"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File name: </w:t>
            </w:r>
            <w:r w:rsidRPr="00323A1D">
              <w:rPr>
                <w:sz w:val="20"/>
                <w:szCs w:val="20"/>
              </w:rPr>
              <w:t>Rwanda ICS Baseline KPT Final Results</w:t>
            </w:r>
          </w:p>
          <w:p w14:paraId="73152CC6" w14:textId="77777777" w:rsidR="00A934E4" w:rsidRPr="001A5C33"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Sheet: </w:t>
            </w:r>
            <w:r w:rsidRPr="001935FD">
              <w:rPr>
                <w:sz w:val="20"/>
                <w:szCs w:val="20"/>
              </w:rPr>
              <w:t>FINAL Total Results</w:t>
            </w:r>
          </w:p>
        </w:tc>
      </w:tr>
      <w:tr w:rsidR="00A934E4" w:rsidRPr="00355EF5" w14:paraId="41535C0F" w14:textId="77777777" w:rsidTr="009D35F6">
        <w:trPr>
          <w:trHeight w:val="232"/>
        </w:trPr>
        <w:tc>
          <w:tcPr>
            <w:cnfStyle w:val="001000000000" w:firstRow="0" w:lastRow="0" w:firstColumn="1" w:lastColumn="0" w:oddVBand="0" w:evenVBand="0" w:oddHBand="0" w:evenHBand="0" w:firstRowFirstColumn="0" w:firstRowLastColumn="0" w:lastRowFirstColumn="0" w:lastRowLastColumn="0"/>
            <w:tcW w:w="964" w:type="pct"/>
          </w:tcPr>
          <w:p w14:paraId="20DCAA9A" w14:textId="77777777" w:rsidR="00A934E4" w:rsidRPr="00681A44" w:rsidRDefault="00A934E4" w:rsidP="009D35F6">
            <w:pPr>
              <w:spacing w:after="200" w:line="276" w:lineRule="auto"/>
              <w:contextualSpacing w:val="0"/>
              <w:rPr>
                <w:color w:val="FFFFFF" w:themeColor="background1"/>
                <w:sz w:val="20"/>
                <w:szCs w:val="22"/>
                <w:lang w:val="en-GB"/>
              </w:rPr>
            </w:pPr>
            <w:r w:rsidRPr="00681A44">
              <w:rPr>
                <w:color w:val="FFFFFF" w:themeColor="background1"/>
                <w:sz w:val="20"/>
                <w:szCs w:val="22"/>
                <w:lang w:val="en-GB"/>
              </w:rPr>
              <w:t>Value(s) applied</w:t>
            </w:r>
          </w:p>
        </w:tc>
        <w:tc>
          <w:tcPr>
            <w:tcW w:w="4036" w:type="pct"/>
          </w:tcPr>
          <w:p w14:paraId="4C898719" w14:textId="62B565E9" w:rsidR="00A934E4" w:rsidRPr="001A5C33"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11.0</w:t>
            </w:r>
            <w:r w:rsidR="007C4BD7">
              <w:rPr>
                <w:sz w:val="20"/>
                <w:szCs w:val="20"/>
              </w:rPr>
              <w:t>61</w:t>
            </w:r>
            <w:r>
              <w:rPr>
                <w:sz w:val="20"/>
                <w:szCs w:val="20"/>
              </w:rPr>
              <w:t xml:space="preserve"> kg/HH/day</w:t>
            </w:r>
          </w:p>
          <w:p w14:paraId="5310A9EA" w14:textId="77777777" w:rsidR="00A934E4" w:rsidRPr="001A5C33" w:rsidRDefault="00A934E4" w:rsidP="009D35F6">
            <w:pPr>
              <w:spacing w:line="240" w:lineRule="auto"/>
              <w:contextualSpacing w:val="0"/>
              <w:cnfStyle w:val="000000000000" w:firstRow="0" w:lastRow="0" w:firstColumn="0" w:lastColumn="0" w:oddVBand="0" w:evenVBand="0" w:oddHBand="0" w:evenHBand="0" w:firstRowFirstColumn="0" w:firstRowLastColumn="0" w:lastRowFirstColumn="0" w:lastRowLastColumn="0"/>
              <w:rPr>
                <w:sz w:val="20"/>
                <w:szCs w:val="20"/>
              </w:rPr>
            </w:pPr>
          </w:p>
        </w:tc>
      </w:tr>
      <w:tr w:rsidR="00A934E4" w:rsidRPr="00355EF5" w14:paraId="7281EF00" w14:textId="77777777" w:rsidTr="009D35F6">
        <w:trPr>
          <w:trHeight w:val="1638"/>
        </w:trPr>
        <w:tc>
          <w:tcPr>
            <w:cnfStyle w:val="001000000000" w:firstRow="0" w:lastRow="0" w:firstColumn="1" w:lastColumn="0" w:oddVBand="0" w:evenVBand="0" w:oddHBand="0" w:evenHBand="0" w:firstRowFirstColumn="0" w:firstRowLastColumn="0" w:lastRowFirstColumn="0" w:lastRowLastColumn="0"/>
            <w:tcW w:w="964" w:type="pct"/>
          </w:tcPr>
          <w:p w14:paraId="35FF946D" w14:textId="77777777" w:rsidR="00A934E4" w:rsidRPr="00681A44" w:rsidRDefault="00A934E4" w:rsidP="009D35F6">
            <w:pPr>
              <w:spacing w:after="200" w:line="276" w:lineRule="auto"/>
              <w:contextualSpacing w:val="0"/>
              <w:rPr>
                <w:color w:val="FFFFFF" w:themeColor="background1"/>
                <w:sz w:val="20"/>
                <w:szCs w:val="22"/>
                <w:lang w:val="en-GB"/>
              </w:rPr>
            </w:pPr>
            <w:r w:rsidRPr="00681A44">
              <w:rPr>
                <w:color w:val="FFFFFF" w:themeColor="background1"/>
                <w:sz w:val="20"/>
                <w:szCs w:val="22"/>
                <w:lang w:val="en-GB"/>
              </w:rPr>
              <w:t xml:space="preserve">Choice of data or Measurement methods and procedures </w:t>
            </w:r>
          </w:p>
        </w:tc>
        <w:tc>
          <w:tcPr>
            <w:tcW w:w="4036" w:type="pct"/>
          </w:tcPr>
          <w:p w14:paraId="28EDDF6F" w14:textId="77777777" w:rsidR="00A934E4"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sz w:val="20"/>
                <w:szCs w:val="20"/>
              </w:rPr>
            </w:pPr>
            <w:r w:rsidRPr="004C56BF">
              <w:rPr>
                <w:sz w:val="20"/>
                <w:szCs w:val="20"/>
              </w:rPr>
              <w:t>Baseline Kitchen Performance Test carried out in line with the methodology</w:t>
            </w:r>
            <w:r w:rsidRPr="001A5C33">
              <w:rPr>
                <w:sz w:val="20"/>
                <w:szCs w:val="20"/>
              </w:rPr>
              <w:t>.</w:t>
            </w:r>
          </w:p>
          <w:p w14:paraId="48A163E4" w14:textId="77777777" w:rsidR="00A934E4" w:rsidRPr="001A5C33"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sz w:val="20"/>
                <w:szCs w:val="20"/>
                <w:lang w:val="en-GB"/>
              </w:rPr>
            </w:pPr>
          </w:p>
        </w:tc>
      </w:tr>
      <w:tr w:rsidR="00A934E4" w:rsidRPr="00355EF5" w14:paraId="63E7AB9E" w14:textId="77777777" w:rsidTr="009D35F6">
        <w:trPr>
          <w:trHeight w:val="204"/>
        </w:trPr>
        <w:tc>
          <w:tcPr>
            <w:cnfStyle w:val="001000000000" w:firstRow="0" w:lastRow="0" w:firstColumn="1" w:lastColumn="0" w:oddVBand="0" w:evenVBand="0" w:oddHBand="0" w:evenHBand="0" w:firstRowFirstColumn="0" w:firstRowLastColumn="0" w:lastRowFirstColumn="0" w:lastRowLastColumn="0"/>
            <w:tcW w:w="964" w:type="pct"/>
          </w:tcPr>
          <w:p w14:paraId="7DBAD6A5" w14:textId="77777777" w:rsidR="00A934E4" w:rsidRPr="00681A44" w:rsidRDefault="00A934E4" w:rsidP="009D35F6">
            <w:pPr>
              <w:spacing w:after="200" w:line="276" w:lineRule="auto"/>
              <w:contextualSpacing w:val="0"/>
              <w:rPr>
                <w:color w:val="FFFFFF" w:themeColor="background1"/>
                <w:sz w:val="20"/>
                <w:szCs w:val="22"/>
                <w:lang w:val="en-GB"/>
              </w:rPr>
            </w:pPr>
            <w:r w:rsidRPr="00681A44">
              <w:rPr>
                <w:color w:val="FFFFFF" w:themeColor="background1"/>
                <w:sz w:val="20"/>
                <w:szCs w:val="22"/>
                <w:lang w:val="en-GB"/>
              </w:rPr>
              <w:t>Purpose of data</w:t>
            </w:r>
          </w:p>
        </w:tc>
        <w:tc>
          <w:tcPr>
            <w:tcW w:w="4036" w:type="pct"/>
          </w:tcPr>
          <w:p w14:paraId="03C97DB1" w14:textId="77777777" w:rsidR="00A934E4" w:rsidRPr="001A5C33"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sz w:val="20"/>
                <w:szCs w:val="20"/>
              </w:rPr>
            </w:pPr>
            <w:r w:rsidRPr="007F64EB">
              <w:rPr>
                <w:sz w:val="20"/>
                <w:szCs w:val="20"/>
              </w:rPr>
              <w:t>Calculation of baseline scenario</w:t>
            </w:r>
            <w:r w:rsidRPr="001A5C33">
              <w:rPr>
                <w:sz w:val="20"/>
                <w:szCs w:val="20"/>
              </w:rPr>
              <w:t xml:space="preserve">  </w:t>
            </w:r>
          </w:p>
        </w:tc>
      </w:tr>
      <w:tr w:rsidR="00A934E4" w:rsidRPr="00355EF5" w14:paraId="4410D96A" w14:textId="77777777" w:rsidTr="009D35F6">
        <w:trPr>
          <w:trHeight w:val="205"/>
        </w:trPr>
        <w:tc>
          <w:tcPr>
            <w:cnfStyle w:val="001000000000" w:firstRow="0" w:lastRow="0" w:firstColumn="1" w:lastColumn="0" w:oddVBand="0" w:evenVBand="0" w:oddHBand="0" w:evenHBand="0" w:firstRowFirstColumn="0" w:firstRowLastColumn="0" w:lastRowFirstColumn="0" w:lastRowLastColumn="0"/>
            <w:tcW w:w="964" w:type="pct"/>
          </w:tcPr>
          <w:p w14:paraId="49AFAEB4" w14:textId="77777777" w:rsidR="00A934E4" w:rsidRPr="00681A44" w:rsidRDefault="00A934E4" w:rsidP="009D35F6">
            <w:pPr>
              <w:spacing w:after="200" w:line="276" w:lineRule="auto"/>
              <w:contextualSpacing w:val="0"/>
              <w:rPr>
                <w:color w:val="FFFFFF" w:themeColor="background1"/>
                <w:sz w:val="20"/>
                <w:szCs w:val="22"/>
                <w:lang w:val="en-GB"/>
              </w:rPr>
            </w:pPr>
            <w:r w:rsidRPr="00681A44">
              <w:rPr>
                <w:color w:val="FFFFFF" w:themeColor="background1"/>
                <w:sz w:val="20"/>
                <w:szCs w:val="22"/>
                <w:lang w:val="en-GB"/>
              </w:rPr>
              <w:t>Additional comment</w:t>
            </w:r>
          </w:p>
        </w:tc>
        <w:tc>
          <w:tcPr>
            <w:tcW w:w="4036" w:type="pct"/>
          </w:tcPr>
          <w:p w14:paraId="73CE1537" w14:textId="77777777" w:rsidR="00A934E4" w:rsidRPr="001A5C33"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This parameter is also used for calculating SDG 3 indicator</w:t>
            </w:r>
          </w:p>
        </w:tc>
      </w:tr>
    </w:tbl>
    <w:p w14:paraId="557189DA" w14:textId="77777777" w:rsidR="00A934E4" w:rsidRDefault="00A934E4" w:rsidP="00A934E4">
      <w:pPr>
        <w:spacing w:line="276" w:lineRule="auto"/>
        <w:contextualSpacing w:val="0"/>
        <w:rPr>
          <w:b/>
          <w:bCs/>
        </w:rPr>
      </w:pPr>
    </w:p>
    <w:tbl>
      <w:tblPr>
        <w:tblStyle w:val="GridTable5Dark-Accent1"/>
        <w:tblpPr w:leftFromText="180" w:rightFromText="180" w:vertAnchor="text" w:horzAnchor="margin" w:tblpY="219"/>
        <w:tblW w:w="4930" w:type="pct"/>
        <w:tblCellMar>
          <w:top w:w="57" w:type="dxa"/>
        </w:tblCellMar>
        <w:tblLook w:val="0680" w:firstRow="0" w:lastRow="0" w:firstColumn="1" w:lastColumn="0" w:noHBand="1" w:noVBand="1"/>
      </w:tblPr>
      <w:tblGrid>
        <w:gridCol w:w="1829"/>
        <w:gridCol w:w="7658"/>
      </w:tblGrid>
      <w:tr w:rsidR="00A934E4" w:rsidRPr="00681A44" w14:paraId="697E4622" w14:textId="77777777" w:rsidTr="009D35F6">
        <w:trPr>
          <w:trHeight w:val="231"/>
        </w:trPr>
        <w:tc>
          <w:tcPr>
            <w:cnfStyle w:val="001000000000" w:firstRow="0" w:lastRow="0" w:firstColumn="1" w:lastColumn="0" w:oddVBand="0" w:evenVBand="0" w:oddHBand="0" w:evenHBand="0" w:firstRowFirstColumn="0" w:firstRowLastColumn="0" w:lastRowFirstColumn="0" w:lastRowLastColumn="0"/>
            <w:tcW w:w="964" w:type="pct"/>
          </w:tcPr>
          <w:p w14:paraId="7FC261EF" w14:textId="77777777" w:rsidR="00A934E4" w:rsidRPr="00681A44" w:rsidRDefault="00A934E4" w:rsidP="009D35F6">
            <w:pPr>
              <w:spacing w:after="200" w:line="276" w:lineRule="auto"/>
              <w:contextualSpacing w:val="0"/>
              <w:rPr>
                <w:bCs w:val="0"/>
                <w:color w:val="FFFFFF" w:themeColor="background1"/>
                <w:sz w:val="20"/>
                <w:szCs w:val="22"/>
                <w:lang w:val="en-GB" w:eastAsia="en-US"/>
              </w:rPr>
            </w:pPr>
            <w:r w:rsidRPr="00681A44">
              <w:rPr>
                <w:bCs w:val="0"/>
                <w:color w:val="FFFFFF" w:themeColor="background1"/>
                <w:sz w:val="20"/>
                <w:szCs w:val="22"/>
                <w:lang w:val="en-GB" w:eastAsia="en-US"/>
              </w:rPr>
              <w:t>Relevant SDG Indicator</w:t>
            </w:r>
          </w:p>
        </w:tc>
        <w:tc>
          <w:tcPr>
            <w:tcW w:w="4036" w:type="pct"/>
          </w:tcPr>
          <w:p w14:paraId="5F3403AF" w14:textId="77777777" w:rsidR="00A934E4" w:rsidRPr="0032780D"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32780D">
              <w:rPr>
                <w:rFonts w:asciiTheme="minorHAnsi" w:hAnsiTheme="minorHAnsi"/>
                <w:sz w:val="20"/>
                <w:szCs w:val="20"/>
              </w:rPr>
              <w:t>SDG 13.B.1 (Climate Action)</w:t>
            </w:r>
          </w:p>
        </w:tc>
      </w:tr>
      <w:tr w:rsidR="00A934E4" w:rsidRPr="00681A44" w14:paraId="2870CAB2" w14:textId="77777777" w:rsidTr="009D35F6">
        <w:trPr>
          <w:trHeight w:val="231"/>
        </w:trPr>
        <w:tc>
          <w:tcPr>
            <w:cnfStyle w:val="001000000000" w:firstRow="0" w:lastRow="0" w:firstColumn="1" w:lastColumn="0" w:oddVBand="0" w:evenVBand="0" w:oddHBand="0" w:evenHBand="0" w:firstRowFirstColumn="0" w:firstRowLastColumn="0" w:lastRowFirstColumn="0" w:lastRowLastColumn="0"/>
            <w:tcW w:w="964" w:type="pct"/>
          </w:tcPr>
          <w:p w14:paraId="2C558655" w14:textId="77777777" w:rsidR="00A934E4" w:rsidRPr="00681A44" w:rsidRDefault="00A934E4" w:rsidP="009D35F6">
            <w:pPr>
              <w:spacing w:after="200" w:line="276" w:lineRule="auto"/>
              <w:contextualSpacing w:val="0"/>
              <w:rPr>
                <w:bCs w:val="0"/>
                <w:color w:val="FFFFFF" w:themeColor="background1"/>
                <w:sz w:val="20"/>
                <w:szCs w:val="22"/>
                <w:lang w:val="en-GB" w:eastAsia="en-US"/>
              </w:rPr>
            </w:pPr>
            <w:r w:rsidRPr="00681A44">
              <w:rPr>
                <w:bCs w:val="0"/>
                <w:color w:val="FFFFFF" w:themeColor="background1"/>
                <w:sz w:val="20"/>
                <w:szCs w:val="22"/>
                <w:lang w:val="en-GB" w:eastAsia="en-US"/>
              </w:rPr>
              <w:t>Data/parameter</w:t>
            </w:r>
          </w:p>
        </w:tc>
        <w:tc>
          <w:tcPr>
            <w:tcW w:w="4036" w:type="pct"/>
          </w:tcPr>
          <w:p w14:paraId="680F27A5" w14:textId="77777777" w:rsidR="00A934E4" w:rsidRPr="0032780D"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32780D">
              <w:rPr>
                <w:rFonts w:asciiTheme="minorHAnsi" w:hAnsiTheme="minorHAnsi"/>
                <w:sz w:val="20"/>
                <w:szCs w:val="20"/>
              </w:rPr>
              <w:t>NCV</w:t>
            </w:r>
            <w:r>
              <w:rPr>
                <w:rFonts w:asciiTheme="minorHAnsi" w:hAnsiTheme="minorHAnsi"/>
                <w:sz w:val="20"/>
                <w:szCs w:val="20"/>
                <w:vertAlign w:val="subscript"/>
              </w:rPr>
              <w:t>b,f</w:t>
            </w:r>
            <w:r w:rsidRPr="0032780D">
              <w:rPr>
                <w:rFonts w:asciiTheme="minorHAnsi" w:hAnsiTheme="minorHAnsi"/>
                <w:sz w:val="20"/>
                <w:szCs w:val="20"/>
                <w:vertAlign w:val="subscript"/>
              </w:rPr>
              <w:t>uel</w:t>
            </w:r>
          </w:p>
        </w:tc>
      </w:tr>
      <w:tr w:rsidR="00A934E4" w:rsidRPr="00681A44" w14:paraId="60AB05BF" w14:textId="77777777" w:rsidTr="009D35F6">
        <w:trPr>
          <w:trHeight w:val="232"/>
        </w:trPr>
        <w:tc>
          <w:tcPr>
            <w:cnfStyle w:val="001000000000" w:firstRow="0" w:lastRow="0" w:firstColumn="1" w:lastColumn="0" w:oddVBand="0" w:evenVBand="0" w:oddHBand="0" w:evenHBand="0" w:firstRowFirstColumn="0" w:firstRowLastColumn="0" w:lastRowFirstColumn="0" w:lastRowLastColumn="0"/>
            <w:tcW w:w="964" w:type="pct"/>
          </w:tcPr>
          <w:p w14:paraId="0A1CDBC5" w14:textId="77777777" w:rsidR="00A934E4" w:rsidRPr="00681A44" w:rsidRDefault="00A934E4" w:rsidP="009D35F6">
            <w:pPr>
              <w:spacing w:after="200" w:line="276" w:lineRule="auto"/>
              <w:contextualSpacing w:val="0"/>
              <w:rPr>
                <w:bCs w:val="0"/>
                <w:color w:val="FFFFFF" w:themeColor="background1"/>
                <w:sz w:val="20"/>
                <w:szCs w:val="22"/>
                <w:lang w:val="en-GB" w:eastAsia="en-US"/>
              </w:rPr>
            </w:pPr>
            <w:r w:rsidRPr="00681A44">
              <w:rPr>
                <w:bCs w:val="0"/>
                <w:color w:val="FFFFFF" w:themeColor="background1"/>
                <w:sz w:val="20"/>
                <w:szCs w:val="22"/>
                <w:lang w:val="en-GB" w:eastAsia="en-US"/>
              </w:rPr>
              <w:t>Unit</w:t>
            </w:r>
          </w:p>
        </w:tc>
        <w:tc>
          <w:tcPr>
            <w:tcW w:w="4036" w:type="pct"/>
          </w:tcPr>
          <w:p w14:paraId="1027C486" w14:textId="77777777" w:rsidR="00A934E4" w:rsidRPr="0032780D"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32780D">
              <w:rPr>
                <w:rFonts w:asciiTheme="minorHAnsi" w:hAnsiTheme="minorHAnsi"/>
                <w:sz w:val="20"/>
                <w:szCs w:val="20"/>
              </w:rPr>
              <w:t>TJ/ton</w:t>
            </w:r>
          </w:p>
        </w:tc>
      </w:tr>
      <w:tr w:rsidR="00A934E4" w:rsidRPr="00681A44" w14:paraId="29A38256" w14:textId="77777777" w:rsidTr="009D35F6">
        <w:trPr>
          <w:trHeight w:val="231"/>
        </w:trPr>
        <w:tc>
          <w:tcPr>
            <w:cnfStyle w:val="001000000000" w:firstRow="0" w:lastRow="0" w:firstColumn="1" w:lastColumn="0" w:oddVBand="0" w:evenVBand="0" w:oddHBand="0" w:evenHBand="0" w:firstRowFirstColumn="0" w:firstRowLastColumn="0" w:lastRowFirstColumn="0" w:lastRowLastColumn="0"/>
            <w:tcW w:w="964" w:type="pct"/>
          </w:tcPr>
          <w:p w14:paraId="1C084BA7" w14:textId="77777777" w:rsidR="00A934E4" w:rsidRPr="00681A44" w:rsidRDefault="00A934E4" w:rsidP="009D35F6">
            <w:pPr>
              <w:spacing w:after="200" w:line="276" w:lineRule="auto"/>
              <w:contextualSpacing w:val="0"/>
              <w:rPr>
                <w:bCs w:val="0"/>
                <w:color w:val="FFFFFF" w:themeColor="background1"/>
                <w:sz w:val="20"/>
                <w:szCs w:val="22"/>
                <w:lang w:val="en-GB" w:eastAsia="en-US"/>
              </w:rPr>
            </w:pPr>
            <w:r w:rsidRPr="00681A44">
              <w:rPr>
                <w:bCs w:val="0"/>
                <w:color w:val="FFFFFF" w:themeColor="background1"/>
                <w:sz w:val="20"/>
                <w:szCs w:val="22"/>
                <w:lang w:val="en-GB" w:eastAsia="en-US"/>
              </w:rPr>
              <w:t>Description</w:t>
            </w:r>
          </w:p>
        </w:tc>
        <w:tc>
          <w:tcPr>
            <w:tcW w:w="4036" w:type="pct"/>
          </w:tcPr>
          <w:p w14:paraId="054B024A" w14:textId="77777777" w:rsidR="00A934E4" w:rsidRPr="0032780D"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7279C5">
              <w:rPr>
                <w:rFonts w:asciiTheme="minorHAnsi" w:hAnsiTheme="minorHAnsi"/>
                <w:sz w:val="20"/>
                <w:szCs w:val="20"/>
              </w:rPr>
              <w:t>Net calorific value of the fuel that is substituted or reduced (wood)</w:t>
            </w:r>
          </w:p>
        </w:tc>
      </w:tr>
      <w:tr w:rsidR="00A934E4" w:rsidRPr="00681A44" w14:paraId="748E3BEC" w14:textId="77777777" w:rsidTr="009D35F6">
        <w:trPr>
          <w:trHeight w:val="232"/>
        </w:trPr>
        <w:tc>
          <w:tcPr>
            <w:cnfStyle w:val="001000000000" w:firstRow="0" w:lastRow="0" w:firstColumn="1" w:lastColumn="0" w:oddVBand="0" w:evenVBand="0" w:oddHBand="0" w:evenHBand="0" w:firstRowFirstColumn="0" w:firstRowLastColumn="0" w:lastRowFirstColumn="0" w:lastRowLastColumn="0"/>
            <w:tcW w:w="964" w:type="pct"/>
          </w:tcPr>
          <w:p w14:paraId="00CBF297" w14:textId="77777777" w:rsidR="00A934E4" w:rsidRPr="00681A44" w:rsidRDefault="00A934E4" w:rsidP="009D35F6">
            <w:pPr>
              <w:spacing w:after="200" w:line="276" w:lineRule="auto"/>
              <w:contextualSpacing w:val="0"/>
              <w:rPr>
                <w:bCs w:val="0"/>
                <w:color w:val="FFFFFF" w:themeColor="background1"/>
                <w:sz w:val="20"/>
                <w:szCs w:val="22"/>
                <w:lang w:val="en-GB" w:eastAsia="en-US"/>
              </w:rPr>
            </w:pPr>
            <w:r w:rsidRPr="00681A44">
              <w:rPr>
                <w:bCs w:val="0"/>
                <w:color w:val="FFFFFF" w:themeColor="background1"/>
                <w:sz w:val="20"/>
                <w:szCs w:val="22"/>
                <w:lang w:val="en-GB" w:eastAsia="en-US"/>
              </w:rPr>
              <w:t>Source of data</w:t>
            </w:r>
          </w:p>
        </w:tc>
        <w:tc>
          <w:tcPr>
            <w:tcW w:w="4036" w:type="pct"/>
          </w:tcPr>
          <w:p w14:paraId="2B263A10" w14:textId="77777777" w:rsidR="00A934E4" w:rsidRPr="0032780D"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32780D">
              <w:rPr>
                <w:rFonts w:asciiTheme="minorHAnsi" w:hAnsiTheme="minorHAnsi"/>
                <w:sz w:val="20"/>
                <w:szCs w:val="20"/>
              </w:rPr>
              <w:t>IPCC Default emissions factor</w:t>
            </w:r>
          </w:p>
        </w:tc>
      </w:tr>
      <w:tr w:rsidR="00A934E4" w:rsidRPr="00681A44" w14:paraId="502B5F36" w14:textId="77777777" w:rsidTr="009D35F6">
        <w:trPr>
          <w:trHeight w:val="232"/>
        </w:trPr>
        <w:tc>
          <w:tcPr>
            <w:cnfStyle w:val="001000000000" w:firstRow="0" w:lastRow="0" w:firstColumn="1" w:lastColumn="0" w:oddVBand="0" w:evenVBand="0" w:oddHBand="0" w:evenHBand="0" w:firstRowFirstColumn="0" w:firstRowLastColumn="0" w:lastRowFirstColumn="0" w:lastRowLastColumn="0"/>
            <w:tcW w:w="964" w:type="pct"/>
          </w:tcPr>
          <w:p w14:paraId="0F9DB659" w14:textId="77777777" w:rsidR="00A934E4" w:rsidRPr="00681A44" w:rsidRDefault="00A934E4" w:rsidP="009D35F6">
            <w:pPr>
              <w:spacing w:after="200" w:line="276" w:lineRule="auto"/>
              <w:contextualSpacing w:val="0"/>
              <w:rPr>
                <w:bCs w:val="0"/>
                <w:color w:val="FFFFFF" w:themeColor="background1"/>
                <w:sz w:val="20"/>
                <w:szCs w:val="22"/>
                <w:lang w:val="en-GB" w:eastAsia="en-US"/>
              </w:rPr>
            </w:pPr>
            <w:r w:rsidRPr="00681A44">
              <w:rPr>
                <w:bCs w:val="0"/>
                <w:color w:val="FFFFFF" w:themeColor="background1"/>
                <w:sz w:val="20"/>
                <w:szCs w:val="22"/>
                <w:lang w:val="en-GB" w:eastAsia="en-US"/>
              </w:rPr>
              <w:t>Value(s) applied</w:t>
            </w:r>
          </w:p>
        </w:tc>
        <w:tc>
          <w:tcPr>
            <w:tcW w:w="4036" w:type="pct"/>
          </w:tcPr>
          <w:p w14:paraId="30693BE4" w14:textId="77777777" w:rsidR="00A934E4" w:rsidRPr="0032780D"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32780D">
              <w:rPr>
                <w:rFonts w:asciiTheme="minorHAnsi" w:hAnsiTheme="minorHAnsi"/>
                <w:sz w:val="20"/>
                <w:szCs w:val="20"/>
              </w:rPr>
              <w:t>0.0156</w:t>
            </w:r>
          </w:p>
        </w:tc>
      </w:tr>
      <w:tr w:rsidR="00A934E4" w:rsidRPr="00681A44" w14:paraId="52B444DB" w14:textId="77777777" w:rsidTr="009D35F6">
        <w:trPr>
          <w:trHeight w:val="1617"/>
        </w:trPr>
        <w:tc>
          <w:tcPr>
            <w:cnfStyle w:val="001000000000" w:firstRow="0" w:lastRow="0" w:firstColumn="1" w:lastColumn="0" w:oddVBand="0" w:evenVBand="0" w:oddHBand="0" w:evenHBand="0" w:firstRowFirstColumn="0" w:firstRowLastColumn="0" w:lastRowFirstColumn="0" w:lastRowLastColumn="0"/>
            <w:tcW w:w="964" w:type="pct"/>
          </w:tcPr>
          <w:p w14:paraId="2AF07C1A" w14:textId="77777777" w:rsidR="00A934E4" w:rsidRPr="00681A44" w:rsidRDefault="00A934E4" w:rsidP="009D35F6">
            <w:pPr>
              <w:spacing w:after="200" w:line="276" w:lineRule="auto"/>
              <w:contextualSpacing w:val="0"/>
              <w:rPr>
                <w:bCs w:val="0"/>
                <w:color w:val="FFFFFF" w:themeColor="background1"/>
                <w:sz w:val="20"/>
                <w:szCs w:val="22"/>
                <w:lang w:val="en-GB" w:eastAsia="en-US"/>
              </w:rPr>
            </w:pPr>
            <w:r w:rsidRPr="00681A44">
              <w:rPr>
                <w:bCs w:val="0"/>
                <w:color w:val="FFFFFF" w:themeColor="background1"/>
                <w:sz w:val="20"/>
                <w:szCs w:val="22"/>
                <w:lang w:val="en-GB" w:eastAsia="en-US"/>
              </w:rPr>
              <w:t xml:space="preserve">Choice of data or Measurement methods and procedures </w:t>
            </w:r>
          </w:p>
        </w:tc>
        <w:tc>
          <w:tcPr>
            <w:tcW w:w="4036" w:type="pct"/>
          </w:tcPr>
          <w:p w14:paraId="66D5B0FC" w14:textId="77777777" w:rsidR="00A934E4" w:rsidRPr="0032780D" w:rsidRDefault="00A934E4" w:rsidP="009D35F6">
            <w:pPr>
              <w:spacing w:after="120" w:line="240" w:lineRule="auto"/>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32780D">
              <w:rPr>
                <w:rFonts w:asciiTheme="minorHAnsi" w:hAnsiTheme="minorHAnsi"/>
                <w:sz w:val="20"/>
                <w:szCs w:val="20"/>
              </w:rPr>
              <w:t>Deemed valid by Methodology.</w:t>
            </w:r>
          </w:p>
          <w:p w14:paraId="2EF38E96" w14:textId="77777777" w:rsidR="00A934E4" w:rsidRPr="0032780D" w:rsidRDefault="00A934E4" w:rsidP="009D35F6">
            <w:pPr>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p w14:paraId="50B1DE91" w14:textId="77777777" w:rsidR="00A934E4" w:rsidRPr="0032780D" w:rsidRDefault="00A934E4" w:rsidP="009D35F6">
            <w:pPr>
              <w:tabs>
                <w:tab w:val="left" w:pos="1572"/>
              </w:tabs>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32780D">
              <w:rPr>
                <w:rFonts w:asciiTheme="minorHAnsi" w:hAnsiTheme="minorHAnsi"/>
                <w:sz w:val="20"/>
                <w:szCs w:val="20"/>
              </w:rPr>
              <w:tab/>
            </w:r>
          </w:p>
        </w:tc>
      </w:tr>
      <w:tr w:rsidR="00A934E4" w:rsidRPr="00681A44" w14:paraId="7358BC28" w14:textId="77777777" w:rsidTr="009D35F6">
        <w:trPr>
          <w:trHeight w:val="204"/>
        </w:trPr>
        <w:tc>
          <w:tcPr>
            <w:cnfStyle w:val="001000000000" w:firstRow="0" w:lastRow="0" w:firstColumn="1" w:lastColumn="0" w:oddVBand="0" w:evenVBand="0" w:oddHBand="0" w:evenHBand="0" w:firstRowFirstColumn="0" w:firstRowLastColumn="0" w:lastRowFirstColumn="0" w:lastRowLastColumn="0"/>
            <w:tcW w:w="964" w:type="pct"/>
          </w:tcPr>
          <w:p w14:paraId="68C259C7" w14:textId="77777777" w:rsidR="00A934E4" w:rsidRPr="00681A44" w:rsidRDefault="00A934E4" w:rsidP="009D35F6">
            <w:pPr>
              <w:spacing w:after="200" w:line="276" w:lineRule="auto"/>
              <w:contextualSpacing w:val="0"/>
              <w:rPr>
                <w:bCs w:val="0"/>
                <w:color w:val="FFFFFF" w:themeColor="background1"/>
                <w:sz w:val="20"/>
                <w:szCs w:val="22"/>
                <w:lang w:val="en-GB" w:eastAsia="en-US"/>
              </w:rPr>
            </w:pPr>
            <w:r w:rsidRPr="00681A44">
              <w:rPr>
                <w:bCs w:val="0"/>
                <w:color w:val="FFFFFF" w:themeColor="background1"/>
                <w:sz w:val="20"/>
                <w:szCs w:val="22"/>
                <w:lang w:val="en-GB" w:eastAsia="en-US"/>
              </w:rPr>
              <w:t>Purpose of data</w:t>
            </w:r>
          </w:p>
        </w:tc>
        <w:tc>
          <w:tcPr>
            <w:tcW w:w="4036" w:type="pct"/>
          </w:tcPr>
          <w:p w14:paraId="02FB076E" w14:textId="77777777" w:rsidR="00A934E4" w:rsidRPr="0032780D"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32780D">
              <w:rPr>
                <w:rFonts w:asciiTheme="minorHAnsi" w:hAnsiTheme="minorHAnsi" w:cs="Calibri"/>
                <w:sz w:val="20"/>
                <w:szCs w:val="20"/>
              </w:rPr>
              <w:t>Calculation of emission reductions.</w:t>
            </w:r>
          </w:p>
        </w:tc>
      </w:tr>
      <w:tr w:rsidR="00A934E4" w:rsidRPr="00681A44" w14:paraId="222E0CC0" w14:textId="77777777" w:rsidTr="009D35F6">
        <w:trPr>
          <w:trHeight w:val="205"/>
        </w:trPr>
        <w:tc>
          <w:tcPr>
            <w:cnfStyle w:val="001000000000" w:firstRow="0" w:lastRow="0" w:firstColumn="1" w:lastColumn="0" w:oddVBand="0" w:evenVBand="0" w:oddHBand="0" w:evenHBand="0" w:firstRowFirstColumn="0" w:firstRowLastColumn="0" w:lastRowFirstColumn="0" w:lastRowLastColumn="0"/>
            <w:tcW w:w="964" w:type="pct"/>
          </w:tcPr>
          <w:p w14:paraId="2E374963" w14:textId="77777777" w:rsidR="00A934E4" w:rsidRPr="00681A44" w:rsidRDefault="00A934E4" w:rsidP="009D35F6">
            <w:pPr>
              <w:spacing w:after="200" w:line="276" w:lineRule="auto"/>
              <w:contextualSpacing w:val="0"/>
              <w:rPr>
                <w:bCs w:val="0"/>
                <w:color w:val="FFFFFF" w:themeColor="background1"/>
                <w:sz w:val="20"/>
                <w:szCs w:val="22"/>
                <w:lang w:val="en-GB" w:eastAsia="en-US"/>
              </w:rPr>
            </w:pPr>
            <w:r w:rsidRPr="00681A44">
              <w:rPr>
                <w:bCs w:val="0"/>
                <w:color w:val="FFFFFF" w:themeColor="background1"/>
                <w:sz w:val="20"/>
                <w:szCs w:val="22"/>
                <w:lang w:val="en-GB" w:eastAsia="en-US"/>
              </w:rPr>
              <w:t>Additional comment</w:t>
            </w:r>
          </w:p>
        </w:tc>
        <w:tc>
          <w:tcPr>
            <w:tcW w:w="4036" w:type="pct"/>
          </w:tcPr>
          <w:p w14:paraId="1A07394D" w14:textId="77777777" w:rsidR="00A934E4" w:rsidRPr="0032780D"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32780D">
              <w:rPr>
                <w:rFonts w:asciiTheme="minorHAnsi" w:hAnsiTheme="minorHAnsi"/>
                <w:sz w:val="20"/>
                <w:szCs w:val="20"/>
              </w:rPr>
              <w:t>-</w:t>
            </w:r>
          </w:p>
        </w:tc>
      </w:tr>
    </w:tbl>
    <w:p w14:paraId="5BABEA0E" w14:textId="77777777" w:rsidR="00A934E4" w:rsidRPr="001017A3" w:rsidRDefault="00A934E4" w:rsidP="00A934E4">
      <w:pPr>
        <w:spacing w:line="276" w:lineRule="auto"/>
        <w:contextualSpacing w:val="0"/>
        <w:rPr>
          <w:b/>
          <w:bCs/>
        </w:rPr>
      </w:pPr>
    </w:p>
    <w:tbl>
      <w:tblPr>
        <w:tblStyle w:val="GridTable5Dark-Accent1"/>
        <w:tblpPr w:leftFromText="180" w:rightFromText="180" w:vertAnchor="text" w:horzAnchor="margin" w:tblpY="219"/>
        <w:tblW w:w="5001" w:type="pct"/>
        <w:tblCellMar>
          <w:top w:w="57" w:type="dxa"/>
        </w:tblCellMar>
        <w:tblLook w:val="0680" w:firstRow="0" w:lastRow="0" w:firstColumn="1" w:lastColumn="0" w:noHBand="1" w:noVBand="1"/>
      </w:tblPr>
      <w:tblGrid>
        <w:gridCol w:w="1838"/>
        <w:gridCol w:w="7786"/>
      </w:tblGrid>
      <w:tr w:rsidR="00A934E4" w:rsidRPr="00355EF5" w14:paraId="6ACACE2D" w14:textId="77777777" w:rsidTr="009D35F6">
        <w:trPr>
          <w:trHeight w:val="280"/>
        </w:trPr>
        <w:tc>
          <w:tcPr>
            <w:cnfStyle w:val="001000000000" w:firstRow="0" w:lastRow="0" w:firstColumn="1" w:lastColumn="0" w:oddVBand="0" w:evenVBand="0" w:oddHBand="0" w:evenHBand="0" w:firstRowFirstColumn="0" w:firstRowLastColumn="0" w:lastRowFirstColumn="0" w:lastRowLastColumn="0"/>
            <w:tcW w:w="955" w:type="pct"/>
          </w:tcPr>
          <w:p w14:paraId="6D3EFFCA" w14:textId="77777777" w:rsidR="00A934E4" w:rsidRPr="00681A44" w:rsidRDefault="00A934E4" w:rsidP="009D35F6">
            <w:pPr>
              <w:spacing w:line="276" w:lineRule="auto"/>
              <w:contextualSpacing w:val="0"/>
              <w:rPr>
                <w:color w:val="FFFFFF" w:themeColor="background1"/>
                <w:sz w:val="20"/>
                <w:szCs w:val="22"/>
                <w:lang w:val="en-GB"/>
              </w:rPr>
            </w:pPr>
            <w:r w:rsidRPr="00681A44">
              <w:rPr>
                <w:color w:val="FFFFFF" w:themeColor="background1"/>
                <w:sz w:val="20"/>
                <w:szCs w:val="22"/>
                <w:lang w:val="en-GB"/>
              </w:rPr>
              <w:t>Relevant SDG Indicator</w:t>
            </w:r>
          </w:p>
        </w:tc>
        <w:tc>
          <w:tcPr>
            <w:tcW w:w="4045" w:type="pct"/>
          </w:tcPr>
          <w:p w14:paraId="24E7C705" w14:textId="77777777" w:rsidR="00A934E4" w:rsidRPr="00681A44"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2"/>
                <w:lang w:val="en-GB"/>
              </w:rPr>
            </w:pPr>
            <w:r w:rsidRPr="00681A44">
              <w:rPr>
                <w:rFonts w:asciiTheme="minorHAnsi" w:hAnsiTheme="minorHAnsi"/>
                <w:sz w:val="20"/>
                <w:szCs w:val="22"/>
              </w:rPr>
              <w:t>SDG 13.B.1 (Climate Action)</w:t>
            </w:r>
          </w:p>
        </w:tc>
      </w:tr>
      <w:tr w:rsidR="00A934E4" w:rsidRPr="00355EF5" w14:paraId="67D6B5CB" w14:textId="77777777" w:rsidTr="009D35F6">
        <w:trPr>
          <w:trHeight w:val="280"/>
        </w:trPr>
        <w:tc>
          <w:tcPr>
            <w:cnfStyle w:val="001000000000" w:firstRow="0" w:lastRow="0" w:firstColumn="1" w:lastColumn="0" w:oddVBand="0" w:evenVBand="0" w:oddHBand="0" w:evenHBand="0" w:firstRowFirstColumn="0" w:firstRowLastColumn="0" w:lastRowFirstColumn="0" w:lastRowLastColumn="0"/>
            <w:tcW w:w="955" w:type="pct"/>
          </w:tcPr>
          <w:p w14:paraId="01547981" w14:textId="77777777" w:rsidR="00A934E4" w:rsidRPr="00681A44" w:rsidRDefault="00A934E4" w:rsidP="009D35F6">
            <w:pPr>
              <w:spacing w:after="200" w:line="276" w:lineRule="auto"/>
              <w:contextualSpacing w:val="0"/>
              <w:rPr>
                <w:color w:val="FFFFFF" w:themeColor="background1"/>
                <w:sz w:val="20"/>
                <w:szCs w:val="22"/>
                <w:lang w:val="en-GB"/>
              </w:rPr>
            </w:pPr>
            <w:r w:rsidRPr="00681A44">
              <w:rPr>
                <w:color w:val="FFFFFF" w:themeColor="background1"/>
                <w:sz w:val="20"/>
                <w:szCs w:val="22"/>
                <w:lang w:val="en-GB"/>
              </w:rPr>
              <w:t>Data/parameter</w:t>
            </w:r>
          </w:p>
        </w:tc>
        <w:tc>
          <w:tcPr>
            <w:tcW w:w="4045" w:type="pct"/>
          </w:tcPr>
          <w:p w14:paraId="20C605BC" w14:textId="77777777" w:rsidR="00A934E4" w:rsidRPr="00681A44"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2"/>
                <w:lang w:val="en-GB"/>
              </w:rPr>
            </w:pPr>
            <w:r w:rsidRPr="00681A44">
              <w:rPr>
                <w:rFonts w:asciiTheme="minorHAnsi" w:hAnsiTheme="minorHAnsi" w:cs="Arial"/>
                <w:sz w:val="20"/>
                <w:szCs w:val="22"/>
              </w:rPr>
              <w:t>EF</w:t>
            </w:r>
            <w:r w:rsidRPr="00681A44">
              <w:rPr>
                <w:rFonts w:asciiTheme="minorHAnsi" w:hAnsiTheme="minorHAnsi" w:cs="Arial"/>
                <w:sz w:val="20"/>
                <w:szCs w:val="22"/>
                <w:vertAlign w:val="subscript"/>
              </w:rPr>
              <w:t>fuel,CO2</w:t>
            </w:r>
          </w:p>
        </w:tc>
      </w:tr>
      <w:tr w:rsidR="00A934E4" w:rsidRPr="00355EF5" w14:paraId="0EDE4B35" w14:textId="77777777" w:rsidTr="009D35F6">
        <w:trPr>
          <w:trHeight w:val="281"/>
        </w:trPr>
        <w:tc>
          <w:tcPr>
            <w:cnfStyle w:val="001000000000" w:firstRow="0" w:lastRow="0" w:firstColumn="1" w:lastColumn="0" w:oddVBand="0" w:evenVBand="0" w:oddHBand="0" w:evenHBand="0" w:firstRowFirstColumn="0" w:firstRowLastColumn="0" w:lastRowFirstColumn="0" w:lastRowLastColumn="0"/>
            <w:tcW w:w="955" w:type="pct"/>
          </w:tcPr>
          <w:p w14:paraId="33091070" w14:textId="77777777" w:rsidR="00A934E4" w:rsidRPr="00681A44" w:rsidRDefault="00A934E4" w:rsidP="009D35F6">
            <w:pPr>
              <w:spacing w:after="200" w:line="276" w:lineRule="auto"/>
              <w:contextualSpacing w:val="0"/>
              <w:rPr>
                <w:color w:val="FFFFFF" w:themeColor="background1"/>
                <w:sz w:val="20"/>
                <w:szCs w:val="22"/>
                <w:lang w:val="en-GB"/>
              </w:rPr>
            </w:pPr>
            <w:r w:rsidRPr="00681A44">
              <w:rPr>
                <w:color w:val="FFFFFF" w:themeColor="background1"/>
                <w:sz w:val="20"/>
                <w:szCs w:val="22"/>
                <w:lang w:val="en-GB"/>
              </w:rPr>
              <w:t>Unit</w:t>
            </w:r>
          </w:p>
        </w:tc>
        <w:tc>
          <w:tcPr>
            <w:tcW w:w="4045" w:type="pct"/>
          </w:tcPr>
          <w:p w14:paraId="7DC87931" w14:textId="77777777" w:rsidR="00A934E4" w:rsidRPr="00681A44"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2"/>
                <w:lang w:val="en-GB"/>
              </w:rPr>
            </w:pPr>
            <w:r w:rsidRPr="00681A44">
              <w:rPr>
                <w:rFonts w:asciiTheme="minorHAnsi" w:hAnsiTheme="minorHAnsi"/>
                <w:sz w:val="20"/>
                <w:szCs w:val="22"/>
              </w:rPr>
              <w:t>tco</w:t>
            </w:r>
            <w:r w:rsidRPr="00681A44">
              <w:rPr>
                <w:rFonts w:asciiTheme="minorHAnsi" w:hAnsiTheme="minorHAnsi"/>
                <w:sz w:val="20"/>
                <w:szCs w:val="22"/>
                <w:vertAlign w:val="subscript"/>
              </w:rPr>
              <w:t>2</w:t>
            </w:r>
            <w:r w:rsidRPr="00681A44">
              <w:rPr>
                <w:rFonts w:asciiTheme="minorHAnsi" w:hAnsiTheme="minorHAnsi"/>
                <w:sz w:val="20"/>
                <w:szCs w:val="22"/>
              </w:rPr>
              <w:t>/TJ</w:t>
            </w:r>
          </w:p>
        </w:tc>
      </w:tr>
      <w:tr w:rsidR="00A934E4" w:rsidRPr="00355EF5" w14:paraId="6F9F69A4" w14:textId="77777777" w:rsidTr="009D35F6">
        <w:trPr>
          <w:trHeight w:val="280"/>
        </w:trPr>
        <w:tc>
          <w:tcPr>
            <w:cnfStyle w:val="001000000000" w:firstRow="0" w:lastRow="0" w:firstColumn="1" w:lastColumn="0" w:oddVBand="0" w:evenVBand="0" w:oddHBand="0" w:evenHBand="0" w:firstRowFirstColumn="0" w:firstRowLastColumn="0" w:lastRowFirstColumn="0" w:lastRowLastColumn="0"/>
            <w:tcW w:w="955" w:type="pct"/>
          </w:tcPr>
          <w:p w14:paraId="00F7F438" w14:textId="77777777" w:rsidR="00A934E4" w:rsidRPr="00681A44" w:rsidRDefault="00A934E4" w:rsidP="009D35F6">
            <w:pPr>
              <w:spacing w:after="200" w:line="276" w:lineRule="auto"/>
              <w:contextualSpacing w:val="0"/>
              <w:rPr>
                <w:color w:val="FFFFFF" w:themeColor="background1"/>
                <w:sz w:val="20"/>
                <w:szCs w:val="22"/>
                <w:lang w:val="en-GB"/>
              </w:rPr>
            </w:pPr>
            <w:r w:rsidRPr="00681A44">
              <w:rPr>
                <w:color w:val="FFFFFF" w:themeColor="background1"/>
                <w:sz w:val="20"/>
                <w:szCs w:val="22"/>
                <w:lang w:val="en-GB"/>
              </w:rPr>
              <w:t>Description</w:t>
            </w:r>
          </w:p>
        </w:tc>
        <w:tc>
          <w:tcPr>
            <w:tcW w:w="4045" w:type="pct"/>
          </w:tcPr>
          <w:p w14:paraId="4360B227" w14:textId="77777777" w:rsidR="00A934E4" w:rsidRPr="00681A44"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2"/>
                <w:lang w:val="en-GB"/>
              </w:rPr>
            </w:pPr>
            <w:r w:rsidRPr="00FE087E">
              <w:rPr>
                <w:rFonts w:asciiTheme="minorHAnsi" w:hAnsiTheme="minorHAnsi" w:cs="Arial"/>
                <w:sz w:val="20"/>
                <w:szCs w:val="22"/>
              </w:rPr>
              <w:t>CO2 emission factor of the fuel that is substituted or reduced (wood)</w:t>
            </w:r>
          </w:p>
        </w:tc>
      </w:tr>
      <w:tr w:rsidR="00A934E4" w:rsidRPr="00355EF5" w14:paraId="38F2337D" w14:textId="77777777" w:rsidTr="009D35F6">
        <w:trPr>
          <w:trHeight w:val="281"/>
        </w:trPr>
        <w:tc>
          <w:tcPr>
            <w:cnfStyle w:val="001000000000" w:firstRow="0" w:lastRow="0" w:firstColumn="1" w:lastColumn="0" w:oddVBand="0" w:evenVBand="0" w:oddHBand="0" w:evenHBand="0" w:firstRowFirstColumn="0" w:firstRowLastColumn="0" w:lastRowFirstColumn="0" w:lastRowLastColumn="0"/>
            <w:tcW w:w="955" w:type="pct"/>
          </w:tcPr>
          <w:p w14:paraId="51A4BE53" w14:textId="77777777" w:rsidR="00A934E4" w:rsidRPr="00681A44" w:rsidRDefault="00A934E4" w:rsidP="009D35F6">
            <w:pPr>
              <w:spacing w:after="200" w:line="276" w:lineRule="auto"/>
              <w:contextualSpacing w:val="0"/>
              <w:rPr>
                <w:color w:val="FFFFFF" w:themeColor="background1"/>
                <w:sz w:val="20"/>
                <w:szCs w:val="22"/>
                <w:lang w:val="en-GB"/>
              </w:rPr>
            </w:pPr>
            <w:r w:rsidRPr="00681A44">
              <w:rPr>
                <w:color w:val="FFFFFF" w:themeColor="background1"/>
                <w:sz w:val="20"/>
                <w:szCs w:val="22"/>
                <w:lang w:val="en-GB"/>
              </w:rPr>
              <w:t>Source of data</w:t>
            </w:r>
          </w:p>
        </w:tc>
        <w:tc>
          <w:tcPr>
            <w:tcW w:w="4045" w:type="pct"/>
          </w:tcPr>
          <w:p w14:paraId="382658D5" w14:textId="77777777" w:rsidR="00A934E4"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2"/>
              </w:rPr>
            </w:pPr>
            <w:r w:rsidRPr="00EC526C">
              <w:rPr>
                <w:rFonts w:asciiTheme="minorHAnsi" w:hAnsiTheme="minorHAnsi" w:cs="Arial"/>
                <w:sz w:val="20"/>
                <w:szCs w:val="22"/>
              </w:rPr>
              <w:t>IPCC Default Value for Wood fuel</w:t>
            </w:r>
          </w:p>
          <w:p w14:paraId="322AC5B0" w14:textId="77777777" w:rsidR="00A934E4" w:rsidRPr="00EC526C"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2"/>
              </w:rPr>
            </w:pPr>
          </w:p>
          <w:p w14:paraId="2DEEB067" w14:textId="77777777" w:rsidR="00A934E4" w:rsidRPr="00EC526C"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cs="Arial"/>
                <w:sz w:val="20"/>
                <w:szCs w:val="22"/>
              </w:rPr>
            </w:pPr>
            <w:r w:rsidRPr="00EC526C">
              <w:rPr>
                <w:rFonts w:asciiTheme="minorHAnsi" w:hAnsiTheme="minorHAnsi" w:cs="Arial"/>
                <w:sz w:val="20"/>
                <w:szCs w:val="22"/>
              </w:rPr>
              <w:t>Volume 2:  2006 IPCC Guidelines for National Greenhouse Gas Inventories, Chapter 2, Table 2.5</w:t>
            </w:r>
          </w:p>
        </w:tc>
      </w:tr>
      <w:tr w:rsidR="00A934E4" w:rsidRPr="00355EF5" w14:paraId="7B15CA46" w14:textId="77777777" w:rsidTr="009D35F6">
        <w:trPr>
          <w:trHeight w:val="281"/>
        </w:trPr>
        <w:tc>
          <w:tcPr>
            <w:cnfStyle w:val="001000000000" w:firstRow="0" w:lastRow="0" w:firstColumn="1" w:lastColumn="0" w:oddVBand="0" w:evenVBand="0" w:oddHBand="0" w:evenHBand="0" w:firstRowFirstColumn="0" w:firstRowLastColumn="0" w:lastRowFirstColumn="0" w:lastRowLastColumn="0"/>
            <w:tcW w:w="955" w:type="pct"/>
          </w:tcPr>
          <w:p w14:paraId="3EAE149B" w14:textId="77777777" w:rsidR="00A934E4" w:rsidRPr="00681A44" w:rsidRDefault="00A934E4" w:rsidP="009D35F6">
            <w:pPr>
              <w:spacing w:after="200" w:line="276" w:lineRule="auto"/>
              <w:contextualSpacing w:val="0"/>
              <w:rPr>
                <w:color w:val="FFFFFF" w:themeColor="background1"/>
                <w:sz w:val="20"/>
                <w:szCs w:val="22"/>
                <w:lang w:val="en-GB"/>
              </w:rPr>
            </w:pPr>
            <w:r w:rsidRPr="00681A44">
              <w:rPr>
                <w:color w:val="FFFFFF" w:themeColor="background1"/>
                <w:sz w:val="20"/>
                <w:szCs w:val="22"/>
                <w:lang w:val="en-GB"/>
              </w:rPr>
              <w:t>Value(s) applied</w:t>
            </w:r>
          </w:p>
        </w:tc>
        <w:tc>
          <w:tcPr>
            <w:tcW w:w="4045" w:type="pct"/>
          </w:tcPr>
          <w:p w14:paraId="3759621D" w14:textId="77777777" w:rsidR="00A934E4" w:rsidRPr="00681A44"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2"/>
                <w:lang w:val="en-GB"/>
              </w:rPr>
            </w:pPr>
            <w:r w:rsidRPr="00681A44">
              <w:rPr>
                <w:rFonts w:asciiTheme="minorHAnsi" w:hAnsiTheme="minorHAnsi"/>
                <w:sz w:val="20"/>
                <w:szCs w:val="22"/>
              </w:rPr>
              <w:t>112</w:t>
            </w:r>
          </w:p>
        </w:tc>
      </w:tr>
      <w:tr w:rsidR="00A934E4" w:rsidRPr="00355EF5" w14:paraId="5C12338A" w14:textId="77777777" w:rsidTr="009D35F6">
        <w:tc>
          <w:tcPr>
            <w:cnfStyle w:val="001000000000" w:firstRow="0" w:lastRow="0" w:firstColumn="1" w:lastColumn="0" w:oddVBand="0" w:evenVBand="0" w:oddHBand="0" w:evenHBand="0" w:firstRowFirstColumn="0" w:firstRowLastColumn="0" w:lastRowFirstColumn="0" w:lastRowLastColumn="0"/>
            <w:tcW w:w="955" w:type="pct"/>
          </w:tcPr>
          <w:p w14:paraId="0DFDD42C" w14:textId="77777777" w:rsidR="00A934E4" w:rsidRPr="00681A44" w:rsidRDefault="00A934E4" w:rsidP="009D35F6">
            <w:pPr>
              <w:spacing w:after="200" w:line="276" w:lineRule="auto"/>
              <w:contextualSpacing w:val="0"/>
              <w:rPr>
                <w:color w:val="FFFFFF" w:themeColor="background1"/>
                <w:sz w:val="20"/>
                <w:szCs w:val="22"/>
                <w:lang w:val="en-GB"/>
              </w:rPr>
            </w:pPr>
            <w:r w:rsidRPr="00681A44">
              <w:rPr>
                <w:color w:val="FFFFFF" w:themeColor="background1"/>
                <w:sz w:val="20"/>
                <w:szCs w:val="22"/>
                <w:lang w:val="en-GB"/>
              </w:rPr>
              <w:t xml:space="preserve">Choice of data or Measurement </w:t>
            </w:r>
            <w:r w:rsidRPr="00681A44">
              <w:rPr>
                <w:color w:val="FFFFFF" w:themeColor="background1"/>
                <w:sz w:val="20"/>
                <w:szCs w:val="22"/>
                <w:lang w:val="en-GB"/>
              </w:rPr>
              <w:lastRenderedPageBreak/>
              <w:t xml:space="preserve">methods and procedures </w:t>
            </w:r>
          </w:p>
        </w:tc>
        <w:tc>
          <w:tcPr>
            <w:tcW w:w="4045" w:type="pct"/>
          </w:tcPr>
          <w:p w14:paraId="5DC14F75" w14:textId="77777777" w:rsidR="00A934E4" w:rsidRPr="00681A44"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2"/>
                <w:lang w:val="en-GB"/>
              </w:rPr>
            </w:pPr>
            <w:r w:rsidRPr="00681A44">
              <w:rPr>
                <w:rFonts w:asciiTheme="minorHAnsi" w:hAnsiTheme="minorHAnsi"/>
                <w:sz w:val="20"/>
                <w:szCs w:val="22"/>
              </w:rPr>
              <w:lastRenderedPageBreak/>
              <w:t>Deemed valid by Methodology.</w:t>
            </w:r>
          </w:p>
        </w:tc>
      </w:tr>
      <w:tr w:rsidR="00A934E4" w:rsidRPr="00355EF5" w14:paraId="2BDEA809" w14:textId="77777777" w:rsidTr="009D35F6">
        <w:trPr>
          <w:trHeight w:val="248"/>
        </w:trPr>
        <w:tc>
          <w:tcPr>
            <w:cnfStyle w:val="001000000000" w:firstRow="0" w:lastRow="0" w:firstColumn="1" w:lastColumn="0" w:oddVBand="0" w:evenVBand="0" w:oddHBand="0" w:evenHBand="0" w:firstRowFirstColumn="0" w:firstRowLastColumn="0" w:lastRowFirstColumn="0" w:lastRowLastColumn="0"/>
            <w:tcW w:w="955" w:type="pct"/>
          </w:tcPr>
          <w:p w14:paraId="41500E86" w14:textId="77777777" w:rsidR="00A934E4" w:rsidRPr="00681A44" w:rsidRDefault="00A934E4" w:rsidP="009D35F6">
            <w:pPr>
              <w:spacing w:after="200" w:line="276" w:lineRule="auto"/>
              <w:contextualSpacing w:val="0"/>
              <w:rPr>
                <w:color w:val="FFFFFF" w:themeColor="background1"/>
                <w:sz w:val="20"/>
                <w:szCs w:val="22"/>
                <w:lang w:val="en-GB"/>
              </w:rPr>
            </w:pPr>
            <w:r w:rsidRPr="00681A44">
              <w:rPr>
                <w:color w:val="FFFFFF" w:themeColor="background1"/>
                <w:sz w:val="20"/>
                <w:szCs w:val="22"/>
                <w:lang w:val="en-GB"/>
              </w:rPr>
              <w:t>Purpose of data</w:t>
            </w:r>
          </w:p>
        </w:tc>
        <w:tc>
          <w:tcPr>
            <w:tcW w:w="4045" w:type="pct"/>
          </w:tcPr>
          <w:p w14:paraId="3749F8E8" w14:textId="77777777" w:rsidR="00A934E4" w:rsidRPr="00681A44"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2"/>
                <w:lang w:val="en-GB"/>
              </w:rPr>
            </w:pPr>
            <w:r w:rsidRPr="00681A44">
              <w:rPr>
                <w:rFonts w:asciiTheme="minorHAnsi" w:hAnsiTheme="minorHAnsi" w:cs="Calibri"/>
                <w:sz w:val="20"/>
                <w:szCs w:val="22"/>
              </w:rPr>
              <w:t xml:space="preserve">Calculation of </w:t>
            </w:r>
            <w:r w:rsidRPr="0032780D">
              <w:rPr>
                <w:rFonts w:asciiTheme="minorHAnsi" w:hAnsiTheme="minorHAnsi" w:cs="Calibri"/>
                <w:sz w:val="20"/>
                <w:szCs w:val="20"/>
              </w:rPr>
              <w:t>emission reductions.</w:t>
            </w:r>
          </w:p>
        </w:tc>
      </w:tr>
      <w:tr w:rsidR="00A934E4" w:rsidRPr="00355EF5" w14:paraId="53511C16" w14:textId="77777777" w:rsidTr="009D35F6">
        <w:trPr>
          <w:trHeight w:val="249"/>
        </w:trPr>
        <w:tc>
          <w:tcPr>
            <w:cnfStyle w:val="001000000000" w:firstRow="0" w:lastRow="0" w:firstColumn="1" w:lastColumn="0" w:oddVBand="0" w:evenVBand="0" w:oddHBand="0" w:evenHBand="0" w:firstRowFirstColumn="0" w:firstRowLastColumn="0" w:lastRowFirstColumn="0" w:lastRowLastColumn="0"/>
            <w:tcW w:w="955" w:type="pct"/>
          </w:tcPr>
          <w:p w14:paraId="17E12D40" w14:textId="77777777" w:rsidR="00A934E4" w:rsidRPr="00681A44" w:rsidRDefault="00A934E4" w:rsidP="009D35F6">
            <w:pPr>
              <w:spacing w:after="200" w:line="276" w:lineRule="auto"/>
              <w:contextualSpacing w:val="0"/>
              <w:rPr>
                <w:color w:val="FFFFFF" w:themeColor="background1"/>
                <w:sz w:val="20"/>
                <w:szCs w:val="22"/>
                <w:lang w:val="en-GB"/>
              </w:rPr>
            </w:pPr>
            <w:r w:rsidRPr="00681A44">
              <w:rPr>
                <w:color w:val="FFFFFF" w:themeColor="background1"/>
                <w:sz w:val="20"/>
                <w:szCs w:val="22"/>
                <w:lang w:val="en-GB"/>
              </w:rPr>
              <w:t>Additional comment</w:t>
            </w:r>
          </w:p>
        </w:tc>
        <w:tc>
          <w:tcPr>
            <w:tcW w:w="4045" w:type="pct"/>
          </w:tcPr>
          <w:p w14:paraId="3491AAC5" w14:textId="77777777" w:rsidR="00A934E4" w:rsidRPr="00681A44"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2"/>
                <w:lang w:val="en-GB"/>
              </w:rPr>
            </w:pPr>
            <w:r w:rsidRPr="00681A44">
              <w:rPr>
                <w:rFonts w:asciiTheme="minorHAnsi" w:hAnsiTheme="minorHAnsi"/>
                <w:sz w:val="20"/>
                <w:szCs w:val="22"/>
              </w:rPr>
              <w:t>-</w:t>
            </w:r>
          </w:p>
        </w:tc>
      </w:tr>
    </w:tbl>
    <w:p w14:paraId="69AF4DA2" w14:textId="77777777" w:rsidR="00A934E4" w:rsidRDefault="00A934E4" w:rsidP="00A934E4">
      <w:pPr>
        <w:spacing w:line="276" w:lineRule="auto"/>
        <w:contextualSpacing w:val="0"/>
        <w:rPr>
          <w:b/>
          <w:bCs/>
        </w:rPr>
      </w:pPr>
    </w:p>
    <w:tbl>
      <w:tblPr>
        <w:tblStyle w:val="GridTable5Dark-Accent1"/>
        <w:tblpPr w:leftFromText="180" w:rightFromText="180" w:vertAnchor="text" w:horzAnchor="margin" w:tblpY="219"/>
        <w:tblW w:w="5000" w:type="pct"/>
        <w:tblCellMar>
          <w:top w:w="57" w:type="dxa"/>
        </w:tblCellMar>
        <w:tblLook w:val="0680" w:firstRow="0" w:lastRow="0" w:firstColumn="1" w:lastColumn="0" w:noHBand="1" w:noVBand="1"/>
      </w:tblPr>
      <w:tblGrid>
        <w:gridCol w:w="1698"/>
        <w:gridCol w:w="7924"/>
      </w:tblGrid>
      <w:tr w:rsidR="00A934E4" w:rsidRPr="00355EF5" w14:paraId="1465B169" w14:textId="77777777" w:rsidTr="009D35F6">
        <w:trPr>
          <w:trHeight w:val="231"/>
        </w:trPr>
        <w:tc>
          <w:tcPr>
            <w:cnfStyle w:val="001000000000" w:firstRow="0" w:lastRow="0" w:firstColumn="1" w:lastColumn="0" w:oddVBand="0" w:evenVBand="0" w:oddHBand="0" w:evenHBand="0" w:firstRowFirstColumn="0" w:firstRowLastColumn="0" w:lastRowFirstColumn="0" w:lastRowLastColumn="0"/>
            <w:tcW w:w="882" w:type="pct"/>
          </w:tcPr>
          <w:p w14:paraId="0542314C" w14:textId="77777777" w:rsidR="00A934E4" w:rsidRPr="00681A44" w:rsidRDefault="00A934E4" w:rsidP="009D35F6">
            <w:pPr>
              <w:spacing w:line="276" w:lineRule="auto"/>
              <w:contextualSpacing w:val="0"/>
              <w:rPr>
                <w:color w:val="FFFFFF" w:themeColor="background1"/>
                <w:sz w:val="20"/>
                <w:szCs w:val="22"/>
                <w:lang w:val="en-GB"/>
              </w:rPr>
            </w:pPr>
            <w:bookmarkStart w:id="3" w:name="_Hlk69830122"/>
            <w:r w:rsidRPr="00681A44">
              <w:rPr>
                <w:color w:val="FFFFFF" w:themeColor="background1"/>
                <w:sz w:val="20"/>
                <w:szCs w:val="22"/>
                <w:lang w:val="en-GB"/>
              </w:rPr>
              <w:t>Relevant SDG Indicator</w:t>
            </w:r>
          </w:p>
        </w:tc>
        <w:tc>
          <w:tcPr>
            <w:tcW w:w="4118" w:type="pct"/>
          </w:tcPr>
          <w:p w14:paraId="5769E43C" w14:textId="77777777" w:rsidR="00A934E4" w:rsidRPr="00681A44"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2"/>
                <w:lang w:val="en-GB"/>
              </w:rPr>
            </w:pPr>
            <w:r w:rsidRPr="00681A44">
              <w:rPr>
                <w:rFonts w:asciiTheme="minorHAnsi" w:hAnsiTheme="minorHAnsi"/>
                <w:sz w:val="20"/>
                <w:szCs w:val="22"/>
              </w:rPr>
              <w:t>SDG 13.B.1 (Climate Action)</w:t>
            </w:r>
          </w:p>
        </w:tc>
      </w:tr>
      <w:tr w:rsidR="00A934E4" w:rsidRPr="00355EF5" w14:paraId="438E0D66" w14:textId="77777777" w:rsidTr="009D35F6">
        <w:trPr>
          <w:trHeight w:val="231"/>
        </w:trPr>
        <w:tc>
          <w:tcPr>
            <w:cnfStyle w:val="001000000000" w:firstRow="0" w:lastRow="0" w:firstColumn="1" w:lastColumn="0" w:oddVBand="0" w:evenVBand="0" w:oddHBand="0" w:evenHBand="0" w:firstRowFirstColumn="0" w:firstRowLastColumn="0" w:lastRowFirstColumn="0" w:lastRowLastColumn="0"/>
            <w:tcW w:w="882" w:type="pct"/>
          </w:tcPr>
          <w:p w14:paraId="1C53B3EE" w14:textId="77777777" w:rsidR="00A934E4" w:rsidRPr="00681A44" w:rsidRDefault="00A934E4" w:rsidP="009D35F6">
            <w:pPr>
              <w:spacing w:after="200" w:line="276" w:lineRule="auto"/>
              <w:contextualSpacing w:val="0"/>
              <w:rPr>
                <w:color w:val="FFFFFF" w:themeColor="background1"/>
                <w:sz w:val="20"/>
                <w:szCs w:val="22"/>
                <w:lang w:val="en-GB"/>
              </w:rPr>
            </w:pPr>
            <w:r w:rsidRPr="00681A44">
              <w:rPr>
                <w:color w:val="FFFFFF" w:themeColor="background1"/>
                <w:sz w:val="20"/>
                <w:szCs w:val="22"/>
                <w:lang w:val="en-GB"/>
              </w:rPr>
              <w:t>Data/parameter</w:t>
            </w:r>
          </w:p>
        </w:tc>
        <w:tc>
          <w:tcPr>
            <w:tcW w:w="4118" w:type="pct"/>
          </w:tcPr>
          <w:p w14:paraId="522A806F" w14:textId="77777777" w:rsidR="00A934E4" w:rsidRPr="00681A44"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2"/>
                <w:lang w:val="en-GB"/>
              </w:rPr>
            </w:pPr>
            <w:r w:rsidRPr="00681A44">
              <w:rPr>
                <w:rFonts w:asciiTheme="minorHAnsi" w:hAnsiTheme="minorHAnsi"/>
                <w:sz w:val="20"/>
                <w:szCs w:val="22"/>
              </w:rPr>
              <w:t>EF</w:t>
            </w:r>
            <w:r>
              <w:rPr>
                <w:rFonts w:asciiTheme="minorHAnsi" w:hAnsiTheme="minorHAnsi"/>
                <w:sz w:val="20"/>
                <w:szCs w:val="22"/>
                <w:vertAlign w:val="subscript"/>
              </w:rPr>
              <w:t>fuel</w:t>
            </w:r>
            <w:r w:rsidRPr="00681A44">
              <w:rPr>
                <w:rFonts w:asciiTheme="minorHAnsi" w:hAnsiTheme="minorHAnsi"/>
                <w:sz w:val="20"/>
                <w:szCs w:val="22"/>
                <w:vertAlign w:val="subscript"/>
              </w:rPr>
              <w:t>,non</w:t>
            </w:r>
            <w:r>
              <w:rPr>
                <w:rFonts w:asciiTheme="minorHAnsi" w:hAnsiTheme="minorHAnsi"/>
                <w:sz w:val="20"/>
                <w:szCs w:val="22"/>
                <w:vertAlign w:val="subscript"/>
              </w:rPr>
              <w:t>CO</w:t>
            </w:r>
            <w:r w:rsidRPr="00681A44">
              <w:rPr>
                <w:rFonts w:asciiTheme="minorHAnsi" w:hAnsiTheme="minorHAnsi"/>
                <w:sz w:val="20"/>
                <w:szCs w:val="22"/>
                <w:vertAlign w:val="subscript"/>
              </w:rPr>
              <w:t xml:space="preserve">2 </w:t>
            </w:r>
          </w:p>
        </w:tc>
      </w:tr>
      <w:tr w:rsidR="00A934E4" w:rsidRPr="00355EF5" w14:paraId="5A22070E" w14:textId="77777777" w:rsidTr="009D35F6">
        <w:trPr>
          <w:trHeight w:val="232"/>
        </w:trPr>
        <w:tc>
          <w:tcPr>
            <w:cnfStyle w:val="001000000000" w:firstRow="0" w:lastRow="0" w:firstColumn="1" w:lastColumn="0" w:oddVBand="0" w:evenVBand="0" w:oddHBand="0" w:evenHBand="0" w:firstRowFirstColumn="0" w:firstRowLastColumn="0" w:lastRowFirstColumn="0" w:lastRowLastColumn="0"/>
            <w:tcW w:w="882" w:type="pct"/>
          </w:tcPr>
          <w:p w14:paraId="3BA4CB2F" w14:textId="77777777" w:rsidR="00A934E4" w:rsidRPr="00681A44" w:rsidRDefault="00A934E4" w:rsidP="009D35F6">
            <w:pPr>
              <w:spacing w:after="200" w:line="276" w:lineRule="auto"/>
              <w:contextualSpacing w:val="0"/>
              <w:rPr>
                <w:color w:val="FFFFFF" w:themeColor="background1"/>
                <w:sz w:val="20"/>
                <w:szCs w:val="22"/>
                <w:lang w:val="en-GB"/>
              </w:rPr>
            </w:pPr>
            <w:r w:rsidRPr="00681A44">
              <w:rPr>
                <w:color w:val="FFFFFF" w:themeColor="background1"/>
                <w:sz w:val="20"/>
                <w:szCs w:val="22"/>
                <w:lang w:val="en-GB"/>
              </w:rPr>
              <w:t>Unit</w:t>
            </w:r>
          </w:p>
        </w:tc>
        <w:tc>
          <w:tcPr>
            <w:tcW w:w="4118" w:type="pct"/>
          </w:tcPr>
          <w:p w14:paraId="3C13AEB4" w14:textId="77777777" w:rsidR="00A934E4" w:rsidRPr="00681A44"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2"/>
                <w:lang w:val="en-GB"/>
              </w:rPr>
            </w:pPr>
            <w:r w:rsidRPr="00681A44">
              <w:rPr>
                <w:rFonts w:asciiTheme="minorHAnsi" w:hAnsiTheme="minorHAnsi"/>
                <w:sz w:val="20"/>
                <w:szCs w:val="22"/>
              </w:rPr>
              <w:t>tCO</w:t>
            </w:r>
            <w:r w:rsidRPr="00681A44">
              <w:rPr>
                <w:rFonts w:asciiTheme="minorHAnsi" w:hAnsiTheme="minorHAnsi"/>
                <w:sz w:val="20"/>
                <w:szCs w:val="22"/>
                <w:vertAlign w:val="subscript"/>
              </w:rPr>
              <w:t>2</w:t>
            </w:r>
            <w:r w:rsidRPr="00681A44">
              <w:rPr>
                <w:rFonts w:asciiTheme="minorHAnsi" w:hAnsiTheme="minorHAnsi"/>
                <w:sz w:val="20"/>
                <w:szCs w:val="22"/>
              </w:rPr>
              <w:t>e/TJ</w:t>
            </w:r>
          </w:p>
        </w:tc>
      </w:tr>
      <w:tr w:rsidR="00A934E4" w:rsidRPr="00355EF5" w14:paraId="30096BE0" w14:textId="77777777" w:rsidTr="009D35F6">
        <w:trPr>
          <w:trHeight w:val="231"/>
        </w:trPr>
        <w:tc>
          <w:tcPr>
            <w:cnfStyle w:val="001000000000" w:firstRow="0" w:lastRow="0" w:firstColumn="1" w:lastColumn="0" w:oddVBand="0" w:evenVBand="0" w:oddHBand="0" w:evenHBand="0" w:firstRowFirstColumn="0" w:firstRowLastColumn="0" w:lastRowFirstColumn="0" w:lastRowLastColumn="0"/>
            <w:tcW w:w="882" w:type="pct"/>
          </w:tcPr>
          <w:p w14:paraId="667591DB" w14:textId="77777777" w:rsidR="00A934E4" w:rsidRPr="00681A44" w:rsidRDefault="00A934E4" w:rsidP="009D35F6">
            <w:pPr>
              <w:spacing w:after="200" w:line="276" w:lineRule="auto"/>
              <w:contextualSpacing w:val="0"/>
              <w:rPr>
                <w:color w:val="FFFFFF" w:themeColor="background1"/>
                <w:sz w:val="20"/>
                <w:szCs w:val="22"/>
                <w:lang w:val="en-GB"/>
              </w:rPr>
            </w:pPr>
            <w:r w:rsidRPr="00681A44">
              <w:rPr>
                <w:color w:val="FFFFFF" w:themeColor="background1"/>
                <w:sz w:val="20"/>
                <w:szCs w:val="22"/>
                <w:lang w:val="en-GB"/>
              </w:rPr>
              <w:t>Description</w:t>
            </w:r>
          </w:p>
        </w:tc>
        <w:tc>
          <w:tcPr>
            <w:tcW w:w="4118" w:type="pct"/>
          </w:tcPr>
          <w:p w14:paraId="47695C5E" w14:textId="77777777" w:rsidR="00A934E4" w:rsidRPr="00681A44"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2"/>
                <w:lang w:val="en-GB"/>
              </w:rPr>
            </w:pPr>
            <w:r w:rsidRPr="00681A44">
              <w:rPr>
                <w:rFonts w:asciiTheme="minorHAnsi" w:hAnsiTheme="minorHAnsi"/>
                <w:sz w:val="20"/>
                <w:szCs w:val="22"/>
              </w:rPr>
              <w:t>Non-CO</w:t>
            </w:r>
            <w:r w:rsidRPr="00681A44">
              <w:rPr>
                <w:rFonts w:asciiTheme="minorHAnsi" w:hAnsiTheme="minorHAnsi"/>
                <w:sz w:val="20"/>
                <w:szCs w:val="22"/>
                <w:vertAlign w:val="subscript"/>
              </w:rPr>
              <w:t>2</w:t>
            </w:r>
            <w:r w:rsidRPr="00681A44">
              <w:rPr>
                <w:rFonts w:asciiTheme="minorHAnsi" w:hAnsiTheme="minorHAnsi"/>
                <w:sz w:val="20"/>
                <w:szCs w:val="22"/>
              </w:rPr>
              <w:t xml:space="preserve"> (</w:t>
            </w:r>
            <w:r w:rsidRPr="00681A44">
              <w:rPr>
                <w:rFonts w:asciiTheme="minorHAnsi" w:hAnsiTheme="minorHAnsi" w:cs="Calibri"/>
                <w:color w:val="000000"/>
                <w:sz w:val="20"/>
                <w:szCs w:val="22"/>
              </w:rPr>
              <w:t>CH</w:t>
            </w:r>
            <w:r w:rsidRPr="00681A44">
              <w:rPr>
                <w:rFonts w:asciiTheme="minorHAnsi" w:hAnsiTheme="minorHAnsi" w:cs="Calibri"/>
                <w:color w:val="000000"/>
                <w:sz w:val="20"/>
                <w:szCs w:val="22"/>
                <w:vertAlign w:val="subscript"/>
              </w:rPr>
              <w:t>4</w:t>
            </w:r>
            <w:r w:rsidRPr="00681A44">
              <w:rPr>
                <w:rFonts w:asciiTheme="minorHAnsi" w:hAnsiTheme="minorHAnsi" w:cs="Calibri"/>
                <w:color w:val="000000"/>
                <w:sz w:val="20"/>
                <w:szCs w:val="22"/>
              </w:rPr>
              <w:t xml:space="preserve"> and N</w:t>
            </w:r>
            <w:r w:rsidRPr="00681A44">
              <w:rPr>
                <w:rFonts w:asciiTheme="minorHAnsi" w:hAnsiTheme="minorHAnsi" w:cs="Calibri"/>
                <w:color w:val="000000"/>
                <w:sz w:val="20"/>
                <w:szCs w:val="22"/>
                <w:vertAlign w:val="subscript"/>
              </w:rPr>
              <w:t>2</w:t>
            </w:r>
            <w:r w:rsidRPr="00681A44">
              <w:rPr>
                <w:rFonts w:asciiTheme="minorHAnsi" w:hAnsiTheme="minorHAnsi" w:cs="Calibri"/>
                <w:color w:val="000000"/>
                <w:sz w:val="20"/>
                <w:szCs w:val="22"/>
              </w:rPr>
              <w:t>O)</w:t>
            </w:r>
            <w:r w:rsidRPr="00681A44">
              <w:rPr>
                <w:rFonts w:asciiTheme="minorHAnsi" w:hAnsiTheme="minorHAnsi"/>
                <w:sz w:val="20"/>
                <w:szCs w:val="22"/>
              </w:rPr>
              <w:t xml:space="preserve"> </w:t>
            </w:r>
            <w:r w:rsidRPr="00624582">
              <w:rPr>
                <w:rFonts w:asciiTheme="minorHAnsi" w:hAnsiTheme="minorHAnsi"/>
                <w:sz w:val="20"/>
                <w:szCs w:val="22"/>
              </w:rPr>
              <w:t>emission factor of the fuel that is reduced (wood)</w:t>
            </w:r>
          </w:p>
        </w:tc>
      </w:tr>
      <w:tr w:rsidR="00A934E4" w:rsidRPr="00355EF5" w14:paraId="1CD4A696" w14:textId="77777777" w:rsidTr="009D35F6">
        <w:trPr>
          <w:trHeight w:val="232"/>
        </w:trPr>
        <w:tc>
          <w:tcPr>
            <w:cnfStyle w:val="001000000000" w:firstRow="0" w:lastRow="0" w:firstColumn="1" w:lastColumn="0" w:oddVBand="0" w:evenVBand="0" w:oddHBand="0" w:evenHBand="0" w:firstRowFirstColumn="0" w:firstRowLastColumn="0" w:lastRowFirstColumn="0" w:lastRowLastColumn="0"/>
            <w:tcW w:w="882" w:type="pct"/>
          </w:tcPr>
          <w:p w14:paraId="747C2F29" w14:textId="77777777" w:rsidR="00A934E4" w:rsidRPr="00681A44" w:rsidRDefault="00A934E4" w:rsidP="009D35F6">
            <w:pPr>
              <w:spacing w:after="200" w:line="276" w:lineRule="auto"/>
              <w:contextualSpacing w:val="0"/>
              <w:rPr>
                <w:color w:val="FFFFFF" w:themeColor="background1"/>
                <w:sz w:val="20"/>
                <w:szCs w:val="22"/>
                <w:lang w:val="en-GB"/>
              </w:rPr>
            </w:pPr>
            <w:r w:rsidRPr="00681A44">
              <w:rPr>
                <w:color w:val="FFFFFF" w:themeColor="background1"/>
                <w:sz w:val="20"/>
                <w:szCs w:val="22"/>
                <w:lang w:val="en-GB"/>
              </w:rPr>
              <w:t>Source of data</w:t>
            </w:r>
          </w:p>
        </w:tc>
        <w:tc>
          <w:tcPr>
            <w:tcW w:w="4118" w:type="pct"/>
          </w:tcPr>
          <w:p w14:paraId="5B2A4056" w14:textId="77777777" w:rsidR="00A934E4" w:rsidRPr="003205A2" w:rsidRDefault="00A934E4" w:rsidP="009D35F6">
            <w:pPr>
              <w:pStyle w:val="RegTableText"/>
              <w:jc w:val="left"/>
              <w:cnfStyle w:val="000000000000" w:firstRow="0" w:lastRow="0" w:firstColumn="0" w:lastColumn="0" w:oddVBand="0" w:evenVBand="0" w:oddHBand="0" w:evenHBand="0" w:firstRowFirstColumn="0" w:firstRowLastColumn="0" w:lastRowFirstColumn="0" w:lastRowLastColumn="0"/>
              <w:rPr>
                <w:rFonts w:ascii="Avenir Book" w:hAnsi="Avenir Book"/>
                <w:color w:val="323232" w:themeColor="text2"/>
                <w:szCs w:val="22"/>
              </w:rPr>
            </w:pPr>
            <w:r w:rsidRPr="003205A2">
              <w:rPr>
                <w:rFonts w:ascii="Avenir Book" w:hAnsi="Avenir Book"/>
                <w:color w:val="323232" w:themeColor="text2"/>
                <w:szCs w:val="22"/>
              </w:rPr>
              <w:t xml:space="preserve">Default emissions factor: </w:t>
            </w:r>
          </w:p>
          <w:p w14:paraId="7EF31A99" w14:textId="77777777" w:rsidR="00A934E4" w:rsidRDefault="00000000" w:rsidP="009D35F6">
            <w:pPr>
              <w:pStyle w:val="RegTableText"/>
              <w:jc w:val="left"/>
              <w:cnfStyle w:val="000000000000" w:firstRow="0" w:lastRow="0" w:firstColumn="0" w:lastColumn="0" w:oddVBand="0" w:evenVBand="0" w:oddHBand="0" w:evenHBand="0" w:firstRowFirstColumn="0" w:firstRowLastColumn="0" w:lastRowFirstColumn="0" w:lastRowLastColumn="0"/>
              <w:rPr>
                <w:rStyle w:val="Hyperlink"/>
                <w:rFonts w:ascii="Avenir Book" w:hAnsi="Avenir Book"/>
                <w:color w:val="323232" w:themeColor="text2"/>
                <w:szCs w:val="22"/>
              </w:rPr>
            </w:pPr>
            <w:hyperlink r:id="rId24" w:history="1">
              <w:r w:rsidR="00A934E4" w:rsidRPr="003205A2">
                <w:rPr>
                  <w:rStyle w:val="Hyperlink"/>
                  <w:rFonts w:ascii="Avenir Book" w:hAnsi="Avenir Book"/>
                  <w:color w:val="323232" w:themeColor="text2"/>
                  <w:szCs w:val="22"/>
                </w:rPr>
                <w:t>https://www.ipcc-nggip.iges.or.jp/public/gp/bgp/2_2_Non-CO2_Stationary_Combustion.pdf</w:t>
              </w:r>
            </w:hyperlink>
          </w:p>
          <w:p w14:paraId="4F506D59" w14:textId="77777777" w:rsidR="00A934E4" w:rsidRPr="003205A2" w:rsidRDefault="00A934E4" w:rsidP="009D35F6">
            <w:pPr>
              <w:pStyle w:val="RegTableText"/>
              <w:jc w:val="left"/>
              <w:cnfStyle w:val="000000000000" w:firstRow="0" w:lastRow="0" w:firstColumn="0" w:lastColumn="0" w:oddVBand="0" w:evenVBand="0" w:oddHBand="0" w:evenHBand="0" w:firstRowFirstColumn="0" w:firstRowLastColumn="0" w:lastRowFirstColumn="0" w:lastRowLastColumn="0"/>
              <w:rPr>
                <w:rFonts w:ascii="Avenir Book" w:hAnsi="Avenir Book"/>
                <w:color w:val="323232" w:themeColor="text2"/>
                <w:szCs w:val="22"/>
              </w:rPr>
            </w:pPr>
          </w:p>
          <w:p w14:paraId="5B7FBC48" w14:textId="77777777" w:rsidR="00A934E4" w:rsidRDefault="00000000" w:rsidP="009D35F6">
            <w:pPr>
              <w:pStyle w:val="RegTableText"/>
              <w:jc w:val="left"/>
              <w:cnfStyle w:val="000000000000" w:firstRow="0" w:lastRow="0" w:firstColumn="0" w:lastColumn="0" w:oddVBand="0" w:evenVBand="0" w:oddHBand="0" w:evenHBand="0" w:firstRowFirstColumn="0" w:firstRowLastColumn="0" w:lastRowFirstColumn="0" w:lastRowLastColumn="0"/>
              <w:rPr>
                <w:rFonts w:ascii="Avenir Book" w:hAnsi="Avenir Book"/>
                <w:color w:val="323232" w:themeColor="text2"/>
                <w:szCs w:val="22"/>
              </w:rPr>
            </w:pPr>
            <w:hyperlink r:id="rId25" w:history="1">
              <w:r w:rsidR="00A934E4" w:rsidRPr="001D5D20">
                <w:rPr>
                  <w:rStyle w:val="Hyperlink"/>
                  <w:rFonts w:ascii="Avenir Book" w:hAnsi="Avenir Book"/>
                  <w:szCs w:val="22"/>
                </w:rPr>
                <w:t>https://ghgprotocol.org/sites/default/files/ghgp/Global-Warming-Potential-Values%20%28Feb%2016%202016%29_1.pdf</w:t>
              </w:r>
            </w:hyperlink>
          </w:p>
          <w:p w14:paraId="4E6704E6" w14:textId="77777777" w:rsidR="00A934E4" w:rsidRPr="003205A2" w:rsidRDefault="00A934E4" w:rsidP="009D35F6">
            <w:pPr>
              <w:pStyle w:val="RegTableText"/>
              <w:jc w:val="left"/>
              <w:cnfStyle w:val="000000000000" w:firstRow="0" w:lastRow="0" w:firstColumn="0" w:lastColumn="0" w:oddVBand="0" w:evenVBand="0" w:oddHBand="0" w:evenHBand="0" w:firstRowFirstColumn="0" w:firstRowLastColumn="0" w:lastRowFirstColumn="0" w:lastRowLastColumn="0"/>
              <w:rPr>
                <w:rFonts w:ascii="Avenir Book" w:hAnsi="Avenir Book"/>
                <w:color w:val="323232" w:themeColor="text2"/>
                <w:szCs w:val="22"/>
              </w:rPr>
            </w:pPr>
          </w:p>
          <w:p w14:paraId="6133D73A" w14:textId="77777777" w:rsidR="00A934E4" w:rsidRPr="00681A44"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2"/>
                <w:lang w:val="en-GB"/>
              </w:rPr>
            </w:pPr>
            <w:r w:rsidRPr="003205A2">
              <w:rPr>
                <w:rFonts w:ascii="Avenir Book" w:hAnsi="Avenir Book"/>
                <w:color w:val="323232" w:themeColor="text2"/>
                <w:szCs w:val="22"/>
              </w:rPr>
              <w:t xml:space="preserve">Global Warming Potential: </w:t>
            </w:r>
            <w:hyperlink r:id="rId26" w:anchor="table-2-14">
              <w:r w:rsidRPr="003205A2">
                <w:rPr>
                  <w:rStyle w:val="Hyperlink"/>
                  <w:rFonts w:ascii="Avenir Book" w:hAnsi="Avenir Book"/>
                  <w:color w:val="323232" w:themeColor="text2"/>
                  <w:szCs w:val="22"/>
                </w:rPr>
                <w:t>http://www.ipcc.ch/publications_and_data/ar4/wg1/en/ch2s2-10-2.html#table-2-14</w:t>
              </w:r>
            </w:hyperlink>
          </w:p>
        </w:tc>
      </w:tr>
      <w:tr w:rsidR="00A934E4" w:rsidRPr="00355EF5" w14:paraId="50AC52FA" w14:textId="77777777" w:rsidTr="009D35F6">
        <w:trPr>
          <w:trHeight w:val="232"/>
        </w:trPr>
        <w:tc>
          <w:tcPr>
            <w:cnfStyle w:val="001000000000" w:firstRow="0" w:lastRow="0" w:firstColumn="1" w:lastColumn="0" w:oddVBand="0" w:evenVBand="0" w:oddHBand="0" w:evenHBand="0" w:firstRowFirstColumn="0" w:firstRowLastColumn="0" w:lastRowFirstColumn="0" w:lastRowLastColumn="0"/>
            <w:tcW w:w="882" w:type="pct"/>
          </w:tcPr>
          <w:p w14:paraId="25078C28" w14:textId="77777777" w:rsidR="00A934E4" w:rsidRPr="00681A44" w:rsidRDefault="00A934E4" w:rsidP="009D35F6">
            <w:pPr>
              <w:spacing w:after="200" w:line="276" w:lineRule="auto"/>
              <w:contextualSpacing w:val="0"/>
              <w:rPr>
                <w:color w:val="FFFFFF" w:themeColor="background1"/>
                <w:sz w:val="20"/>
                <w:szCs w:val="22"/>
                <w:lang w:val="en-GB"/>
              </w:rPr>
            </w:pPr>
            <w:r w:rsidRPr="00681A44">
              <w:rPr>
                <w:color w:val="FFFFFF" w:themeColor="background1"/>
                <w:sz w:val="20"/>
                <w:szCs w:val="22"/>
                <w:lang w:val="en-GB"/>
              </w:rPr>
              <w:t>Value(s) applied</w:t>
            </w:r>
          </w:p>
        </w:tc>
        <w:tc>
          <w:tcPr>
            <w:tcW w:w="4118" w:type="pct"/>
          </w:tcPr>
          <w:p w14:paraId="2D988ED5" w14:textId="77777777" w:rsidR="00A934E4" w:rsidRPr="00681A44"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2"/>
                <w:lang w:val="en-GB"/>
              </w:rPr>
            </w:pPr>
            <w:r>
              <w:rPr>
                <w:rFonts w:asciiTheme="minorHAnsi" w:hAnsiTheme="minorHAnsi"/>
                <w:sz w:val="20"/>
                <w:szCs w:val="22"/>
                <w:lang w:val="en-GB"/>
              </w:rPr>
              <w:t>9.46</w:t>
            </w:r>
          </w:p>
        </w:tc>
      </w:tr>
      <w:tr w:rsidR="00A934E4" w:rsidRPr="00355EF5" w14:paraId="5FDE6513" w14:textId="77777777" w:rsidTr="009D35F6">
        <w:trPr>
          <w:trHeight w:val="2992"/>
        </w:trPr>
        <w:tc>
          <w:tcPr>
            <w:cnfStyle w:val="001000000000" w:firstRow="0" w:lastRow="0" w:firstColumn="1" w:lastColumn="0" w:oddVBand="0" w:evenVBand="0" w:oddHBand="0" w:evenHBand="0" w:firstRowFirstColumn="0" w:firstRowLastColumn="0" w:lastRowFirstColumn="0" w:lastRowLastColumn="0"/>
            <w:tcW w:w="882" w:type="pct"/>
          </w:tcPr>
          <w:p w14:paraId="7DF8133D" w14:textId="77777777" w:rsidR="00A934E4" w:rsidRPr="00681A44" w:rsidRDefault="00A934E4" w:rsidP="009D35F6">
            <w:pPr>
              <w:spacing w:after="200" w:line="276" w:lineRule="auto"/>
              <w:contextualSpacing w:val="0"/>
              <w:rPr>
                <w:color w:val="FFFFFF" w:themeColor="background1"/>
                <w:sz w:val="20"/>
                <w:szCs w:val="22"/>
                <w:lang w:val="en-GB"/>
              </w:rPr>
            </w:pPr>
            <w:r w:rsidRPr="00681A44">
              <w:rPr>
                <w:color w:val="FFFFFF" w:themeColor="background1"/>
                <w:sz w:val="20"/>
                <w:szCs w:val="22"/>
                <w:lang w:val="en-GB"/>
              </w:rPr>
              <w:t xml:space="preserve">Choice of data or Measurement methods and procedures </w:t>
            </w:r>
          </w:p>
        </w:tc>
        <w:tc>
          <w:tcPr>
            <w:tcW w:w="4118" w:type="pct"/>
          </w:tcPr>
          <w:p w14:paraId="310703DF" w14:textId="77777777" w:rsidR="00A934E4" w:rsidRDefault="00A934E4" w:rsidP="009D35F6">
            <w:pPr>
              <w:pStyle w:val="NoSpacing"/>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2"/>
                <w:lang w:val="en-GB"/>
              </w:rPr>
            </w:pPr>
            <w:r w:rsidRPr="00681A44">
              <w:rPr>
                <w:rFonts w:asciiTheme="minorHAnsi" w:hAnsiTheme="minorHAnsi"/>
                <w:sz w:val="20"/>
                <w:szCs w:val="22"/>
                <w:lang w:val="en-GB"/>
              </w:rPr>
              <w:t>Deemed valid by Methodology</w:t>
            </w:r>
          </w:p>
          <w:tbl>
            <w:tblPr>
              <w:tblW w:w="0" w:type="auto"/>
              <w:tblLook w:val="04A0" w:firstRow="1" w:lastRow="0" w:firstColumn="1" w:lastColumn="0" w:noHBand="0" w:noVBand="1"/>
            </w:tblPr>
            <w:tblGrid>
              <w:gridCol w:w="610"/>
              <w:gridCol w:w="1533"/>
              <w:gridCol w:w="1230"/>
              <w:gridCol w:w="1707"/>
              <w:gridCol w:w="1549"/>
            </w:tblGrid>
            <w:tr w:rsidR="00A934E4" w:rsidRPr="00933C6C" w14:paraId="6CF38831" w14:textId="77777777" w:rsidTr="009D35F6">
              <w:trPr>
                <w:trHeight w:val="570"/>
              </w:trPr>
              <w:tc>
                <w:tcPr>
                  <w:tcW w:w="570" w:type="dxa"/>
                  <w:tcBorders>
                    <w:top w:val="single" w:sz="6" w:space="0" w:color="auto"/>
                    <w:left w:val="single" w:sz="6" w:space="0" w:color="auto"/>
                    <w:bottom w:val="single" w:sz="6" w:space="0" w:color="auto"/>
                    <w:right w:val="single" w:sz="6" w:space="0" w:color="auto"/>
                  </w:tcBorders>
                  <w:shd w:val="clear" w:color="auto" w:fill="FFFFFF" w:themeFill="background1"/>
                  <w:vAlign w:val="bottom"/>
                </w:tcPr>
                <w:p w14:paraId="752C4D76" w14:textId="77777777" w:rsidR="00A934E4" w:rsidRPr="003205A2" w:rsidRDefault="00A934E4" w:rsidP="005A3B22">
                  <w:pPr>
                    <w:framePr w:hSpace="180" w:wrap="around" w:vAnchor="text" w:hAnchor="margin" w:y="219"/>
                    <w:rPr>
                      <w:rFonts w:ascii="Avenir Book" w:hAnsi="Avenir Book"/>
                      <w:color w:val="323232" w:themeColor="text2"/>
                      <w:szCs w:val="22"/>
                    </w:rPr>
                  </w:pPr>
                  <w:r w:rsidRPr="003205A2">
                    <w:rPr>
                      <w:rFonts w:ascii="Avenir Book" w:hAnsi="Avenir Book"/>
                      <w:color w:val="323232" w:themeColor="text2"/>
                      <w:szCs w:val="22"/>
                    </w:rPr>
                    <w:t>Gas</w:t>
                  </w:r>
                </w:p>
              </w:tc>
              <w:tc>
                <w:tcPr>
                  <w:tcW w:w="147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3FA4A4B3" w14:textId="77777777" w:rsidR="00A934E4" w:rsidRPr="003205A2" w:rsidRDefault="00A934E4" w:rsidP="005A3B22">
                  <w:pPr>
                    <w:framePr w:hSpace="180" w:wrap="around" w:vAnchor="text" w:hAnchor="margin" w:y="219"/>
                    <w:jc w:val="center"/>
                    <w:rPr>
                      <w:rFonts w:ascii="Avenir Book" w:hAnsi="Avenir Book"/>
                      <w:color w:val="323232" w:themeColor="text2"/>
                      <w:szCs w:val="22"/>
                    </w:rPr>
                  </w:pPr>
                  <w:r w:rsidRPr="003205A2">
                    <w:rPr>
                      <w:rFonts w:ascii="Avenir Book" w:hAnsi="Avenir Book"/>
                      <w:color w:val="323232" w:themeColor="text2"/>
                      <w:szCs w:val="22"/>
                    </w:rPr>
                    <w:t>Default Emissions factor (</w:t>
                  </w:r>
                  <w:proofErr w:type="spellStart"/>
                  <w:r w:rsidRPr="003205A2">
                    <w:rPr>
                      <w:rFonts w:ascii="Avenir Book" w:hAnsi="Avenir Book"/>
                      <w:color w:val="323232" w:themeColor="text2"/>
                      <w:szCs w:val="22"/>
                    </w:rPr>
                    <w:t>kg_gas</w:t>
                  </w:r>
                  <w:proofErr w:type="spellEnd"/>
                  <w:r w:rsidRPr="003205A2">
                    <w:rPr>
                      <w:rFonts w:ascii="Avenir Book" w:hAnsi="Avenir Book"/>
                      <w:color w:val="323232" w:themeColor="text2"/>
                      <w:szCs w:val="22"/>
                    </w:rPr>
                    <w:t>/TJ</w:t>
                  </w:r>
                  <w:r w:rsidRPr="003205A2">
                    <w:rPr>
                      <w:rFonts w:ascii="Avenir Book" w:hAnsi="Avenir Book"/>
                      <w:color w:val="323232" w:themeColor="text2"/>
                      <w:szCs w:val="22"/>
                      <w:vertAlign w:val="subscript"/>
                    </w:rPr>
                    <w:t>NCV</w:t>
                  </w:r>
                  <w:r w:rsidRPr="003205A2">
                    <w:rPr>
                      <w:rFonts w:ascii="Avenir Book" w:hAnsi="Avenir Book"/>
                      <w:color w:val="323232" w:themeColor="text2"/>
                      <w:szCs w:val="22"/>
                    </w:rPr>
                    <w:t>)</w:t>
                  </w:r>
                </w:p>
              </w:tc>
              <w:tc>
                <w:tcPr>
                  <w:tcW w:w="1230"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2A4F322F" w14:textId="77777777" w:rsidR="00A934E4" w:rsidRPr="003205A2" w:rsidRDefault="00A934E4" w:rsidP="005A3B22">
                  <w:pPr>
                    <w:framePr w:hSpace="180" w:wrap="around" w:vAnchor="text" w:hAnchor="margin" w:y="219"/>
                    <w:rPr>
                      <w:rFonts w:ascii="Avenir Book" w:hAnsi="Avenir Book"/>
                      <w:color w:val="323232" w:themeColor="text2"/>
                      <w:szCs w:val="22"/>
                    </w:rPr>
                  </w:pPr>
                  <w:r w:rsidRPr="003205A2">
                    <w:rPr>
                      <w:rFonts w:ascii="Avenir Book" w:hAnsi="Avenir Book"/>
                      <w:color w:val="323232" w:themeColor="text2"/>
                      <w:szCs w:val="22"/>
                    </w:rPr>
                    <w:t>GWP of gas</w:t>
                  </w:r>
                </w:p>
              </w:tc>
              <w:tc>
                <w:tcPr>
                  <w:tcW w:w="1635"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3B44EFAB" w14:textId="77777777" w:rsidR="00A934E4" w:rsidRPr="003205A2" w:rsidRDefault="00A934E4" w:rsidP="005A3B22">
                  <w:pPr>
                    <w:framePr w:hSpace="180" w:wrap="around" w:vAnchor="text" w:hAnchor="margin" w:y="219"/>
                    <w:jc w:val="center"/>
                    <w:rPr>
                      <w:rFonts w:ascii="Avenir Book" w:hAnsi="Avenir Book"/>
                      <w:color w:val="323232" w:themeColor="text2"/>
                      <w:szCs w:val="22"/>
                    </w:rPr>
                  </w:pPr>
                  <w:r w:rsidRPr="003205A2">
                    <w:rPr>
                      <w:rFonts w:ascii="Avenir Book" w:hAnsi="Avenir Book"/>
                      <w:color w:val="323232" w:themeColor="text2"/>
                      <w:szCs w:val="22"/>
                    </w:rPr>
                    <w:t>Default Emissions factor (kg_CO</w:t>
                  </w:r>
                  <w:r w:rsidRPr="003205A2">
                    <w:rPr>
                      <w:rFonts w:ascii="Avenir Book" w:hAnsi="Avenir Book"/>
                      <w:color w:val="323232" w:themeColor="text2"/>
                      <w:szCs w:val="22"/>
                      <w:vertAlign w:val="subscript"/>
                    </w:rPr>
                    <w:t>2</w:t>
                  </w:r>
                  <w:r w:rsidRPr="003205A2">
                    <w:rPr>
                      <w:rFonts w:ascii="Avenir Book" w:hAnsi="Avenir Book"/>
                      <w:color w:val="323232" w:themeColor="text2"/>
                      <w:szCs w:val="22"/>
                    </w:rPr>
                    <w:t>e/TJ</w:t>
                  </w:r>
                  <w:r w:rsidRPr="003205A2">
                    <w:rPr>
                      <w:rFonts w:ascii="Avenir Book" w:hAnsi="Avenir Book"/>
                      <w:color w:val="323232" w:themeColor="text2"/>
                      <w:szCs w:val="22"/>
                      <w:vertAlign w:val="subscript"/>
                    </w:rPr>
                    <w:t>NCV</w:t>
                  </w:r>
                  <w:r w:rsidRPr="003205A2">
                    <w:rPr>
                      <w:rFonts w:ascii="Avenir Book" w:hAnsi="Avenir Book"/>
                      <w:color w:val="323232" w:themeColor="text2"/>
                      <w:szCs w:val="22"/>
                    </w:rPr>
                    <w:t>)</w:t>
                  </w:r>
                </w:p>
              </w:tc>
              <w:tc>
                <w:tcPr>
                  <w:tcW w:w="1485" w:type="dxa"/>
                  <w:tcBorders>
                    <w:top w:val="single" w:sz="6" w:space="0" w:color="auto"/>
                    <w:left w:val="single" w:sz="6" w:space="0" w:color="auto"/>
                    <w:bottom w:val="single" w:sz="6" w:space="0" w:color="auto"/>
                    <w:right w:val="single" w:sz="6" w:space="0" w:color="auto"/>
                  </w:tcBorders>
                  <w:shd w:val="clear" w:color="auto" w:fill="FFFFFF" w:themeFill="background1"/>
                  <w:vAlign w:val="center"/>
                </w:tcPr>
                <w:p w14:paraId="5EAB4E9B" w14:textId="77777777" w:rsidR="00A934E4" w:rsidRPr="003205A2" w:rsidRDefault="00A934E4" w:rsidP="005A3B22">
                  <w:pPr>
                    <w:framePr w:hSpace="180" w:wrap="around" w:vAnchor="text" w:hAnchor="margin" w:y="219"/>
                    <w:jc w:val="center"/>
                    <w:rPr>
                      <w:rFonts w:ascii="Avenir Book" w:hAnsi="Avenir Book"/>
                      <w:color w:val="323232" w:themeColor="text2"/>
                      <w:szCs w:val="22"/>
                    </w:rPr>
                  </w:pPr>
                  <w:r w:rsidRPr="003205A2">
                    <w:rPr>
                      <w:rFonts w:ascii="Avenir Book" w:hAnsi="Avenir Book"/>
                      <w:color w:val="323232" w:themeColor="text2"/>
                      <w:szCs w:val="22"/>
                    </w:rPr>
                    <w:t>Default Emissions factor (t_CO</w:t>
                  </w:r>
                  <w:r w:rsidRPr="003205A2">
                    <w:rPr>
                      <w:rFonts w:ascii="Avenir Book" w:hAnsi="Avenir Book"/>
                      <w:color w:val="323232" w:themeColor="text2"/>
                      <w:szCs w:val="22"/>
                      <w:vertAlign w:val="subscript"/>
                    </w:rPr>
                    <w:t>2</w:t>
                  </w:r>
                  <w:r w:rsidRPr="003205A2">
                    <w:rPr>
                      <w:rFonts w:ascii="Avenir Book" w:hAnsi="Avenir Book"/>
                      <w:color w:val="323232" w:themeColor="text2"/>
                      <w:szCs w:val="22"/>
                    </w:rPr>
                    <w:t>e/TJ</w:t>
                  </w:r>
                  <w:r w:rsidRPr="003205A2">
                    <w:rPr>
                      <w:rFonts w:ascii="Avenir Book" w:hAnsi="Avenir Book"/>
                      <w:color w:val="323232" w:themeColor="text2"/>
                      <w:szCs w:val="22"/>
                      <w:vertAlign w:val="subscript"/>
                    </w:rPr>
                    <w:t>NCV</w:t>
                  </w:r>
                  <w:r w:rsidRPr="003205A2">
                    <w:rPr>
                      <w:rFonts w:ascii="Avenir Book" w:hAnsi="Avenir Book"/>
                      <w:color w:val="323232" w:themeColor="text2"/>
                      <w:szCs w:val="22"/>
                    </w:rPr>
                    <w:t>)</w:t>
                  </w:r>
                </w:p>
              </w:tc>
            </w:tr>
            <w:tr w:rsidR="00A934E4" w:rsidRPr="00933C6C" w14:paraId="55B71B43" w14:textId="77777777" w:rsidTr="009D35F6">
              <w:trPr>
                <w:trHeight w:val="315"/>
              </w:trPr>
              <w:tc>
                <w:tcPr>
                  <w:tcW w:w="570" w:type="dxa"/>
                  <w:tcBorders>
                    <w:top w:val="single" w:sz="6" w:space="0" w:color="auto"/>
                    <w:left w:val="single" w:sz="6" w:space="0" w:color="auto"/>
                    <w:bottom w:val="single" w:sz="6" w:space="0" w:color="auto"/>
                    <w:right w:val="single" w:sz="6" w:space="0" w:color="auto"/>
                  </w:tcBorders>
                  <w:shd w:val="clear" w:color="auto" w:fill="FFFFFF" w:themeFill="background1"/>
                  <w:vAlign w:val="bottom"/>
                </w:tcPr>
                <w:p w14:paraId="55BCB19E" w14:textId="77777777" w:rsidR="00A934E4" w:rsidRPr="003205A2" w:rsidRDefault="00A934E4" w:rsidP="005A3B22">
                  <w:pPr>
                    <w:framePr w:hSpace="180" w:wrap="around" w:vAnchor="text" w:hAnchor="margin" w:y="219"/>
                    <w:rPr>
                      <w:rFonts w:ascii="Avenir Book" w:hAnsi="Avenir Book"/>
                      <w:color w:val="323232" w:themeColor="text2"/>
                      <w:szCs w:val="22"/>
                    </w:rPr>
                  </w:pPr>
                  <w:r w:rsidRPr="003205A2">
                    <w:rPr>
                      <w:rFonts w:ascii="Avenir Book" w:hAnsi="Avenir Book"/>
                      <w:color w:val="323232" w:themeColor="text2"/>
                      <w:szCs w:val="22"/>
                    </w:rPr>
                    <w:t>CH</w:t>
                  </w:r>
                  <w:r w:rsidRPr="003205A2">
                    <w:rPr>
                      <w:rFonts w:ascii="Avenir Book" w:hAnsi="Avenir Book"/>
                      <w:color w:val="323232" w:themeColor="text2"/>
                      <w:szCs w:val="22"/>
                      <w:vertAlign w:val="subscript"/>
                    </w:rPr>
                    <w:t>4</w:t>
                  </w:r>
                </w:p>
              </w:tc>
              <w:tc>
                <w:tcPr>
                  <w:tcW w:w="1470" w:type="dxa"/>
                  <w:tcBorders>
                    <w:top w:val="single" w:sz="6" w:space="0" w:color="auto"/>
                    <w:left w:val="single" w:sz="6" w:space="0" w:color="auto"/>
                    <w:bottom w:val="single" w:sz="6" w:space="0" w:color="auto"/>
                    <w:right w:val="single" w:sz="6" w:space="0" w:color="auto"/>
                  </w:tcBorders>
                  <w:shd w:val="clear" w:color="auto" w:fill="FFFFFF" w:themeFill="background1"/>
                  <w:vAlign w:val="bottom"/>
                </w:tcPr>
                <w:p w14:paraId="42F6D0F1" w14:textId="77777777" w:rsidR="00A934E4" w:rsidRPr="003205A2" w:rsidRDefault="00A934E4" w:rsidP="005A3B22">
                  <w:pPr>
                    <w:framePr w:hSpace="180" w:wrap="around" w:vAnchor="text" w:hAnchor="margin" w:y="219"/>
                    <w:jc w:val="right"/>
                    <w:rPr>
                      <w:rFonts w:ascii="Avenir Book" w:hAnsi="Avenir Book"/>
                      <w:color w:val="323232" w:themeColor="text2"/>
                      <w:szCs w:val="22"/>
                    </w:rPr>
                  </w:pPr>
                  <w:r w:rsidRPr="003205A2">
                    <w:rPr>
                      <w:rFonts w:ascii="Avenir Book" w:hAnsi="Avenir Book"/>
                      <w:color w:val="323232" w:themeColor="text2"/>
                      <w:szCs w:val="22"/>
                    </w:rPr>
                    <w:t>300</w:t>
                  </w:r>
                </w:p>
              </w:tc>
              <w:tc>
                <w:tcPr>
                  <w:tcW w:w="1230" w:type="dxa"/>
                  <w:tcBorders>
                    <w:top w:val="single" w:sz="6" w:space="0" w:color="auto"/>
                    <w:left w:val="single" w:sz="6" w:space="0" w:color="auto"/>
                    <w:bottom w:val="single" w:sz="6" w:space="0" w:color="auto"/>
                    <w:right w:val="single" w:sz="6" w:space="0" w:color="auto"/>
                  </w:tcBorders>
                  <w:shd w:val="clear" w:color="auto" w:fill="FFFFFF" w:themeFill="background1"/>
                  <w:vAlign w:val="bottom"/>
                </w:tcPr>
                <w:p w14:paraId="11BA7F87" w14:textId="77777777" w:rsidR="00A934E4" w:rsidRPr="003205A2" w:rsidRDefault="00A934E4" w:rsidP="005A3B22">
                  <w:pPr>
                    <w:framePr w:hSpace="180" w:wrap="around" w:vAnchor="text" w:hAnchor="margin" w:y="219"/>
                    <w:jc w:val="right"/>
                    <w:rPr>
                      <w:rFonts w:ascii="Avenir Book" w:hAnsi="Avenir Book"/>
                      <w:color w:val="323232" w:themeColor="text2"/>
                      <w:szCs w:val="22"/>
                    </w:rPr>
                  </w:pPr>
                  <w:r w:rsidRPr="003205A2">
                    <w:rPr>
                      <w:rFonts w:ascii="Avenir Book" w:hAnsi="Avenir Book"/>
                      <w:color w:val="323232" w:themeColor="text2"/>
                      <w:szCs w:val="22"/>
                    </w:rPr>
                    <w:t>28</w:t>
                  </w:r>
                </w:p>
              </w:tc>
              <w:tc>
                <w:tcPr>
                  <w:tcW w:w="1635" w:type="dxa"/>
                  <w:tcBorders>
                    <w:top w:val="single" w:sz="6" w:space="0" w:color="auto"/>
                    <w:left w:val="single" w:sz="6" w:space="0" w:color="auto"/>
                    <w:bottom w:val="single" w:sz="6" w:space="0" w:color="auto"/>
                    <w:right w:val="single" w:sz="6" w:space="0" w:color="auto"/>
                  </w:tcBorders>
                  <w:shd w:val="clear" w:color="auto" w:fill="FFFFFF" w:themeFill="background1"/>
                  <w:vAlign w:val="bottom"/>
                </w:tcPr>
                <w:p w14:paraId="3ABB0694" w14:textId="77777777" w:rsidR="00A934E4" w:rsidRPr="003205A2" w:rsidRDefault="00A934E4" w:rsidP="005A3B22">
                  <w:pPr>
                    <w:framePr w:hSpace="180" w:wrap="around" w:vAnchor="text" w:hAnchor="margin" w:y="219"/>
                    <w:jc w:val="right"/>
                    <w:rPr>
                      <w:rFonts w:ascii="Avenir Book" w:hAnsi="Avenir Book"/>
                      <w:color w:val="323232" w:themeColor="text2"/>
                      <w:szCs w:val="22"/>
                    </w:rPr>
                  </w:pPr>
                  <w:r w:rsidRPr="003205A2">
                    <w:rPr>
                      <w:rFonts w:ascii="Avenir Book" w:hAnsi="Avenir Book"/>
                      <w:color w:val="323232" w:themeColor="text2"/>
                      <w:szCs w:val="22"/>
                    </w:rPr>
                    <w:t>8,400</w:t>
                  </w:r>
                </w:p>
              </w:tc>
              <w:tc>
                <w:tcPr>
                  <w:tcW w:w="1485" w:type="dxa"/>
                  <w:tcBorders>
                    <w:top w:val="single" w:sz="6" w:space="0" w:color="auto"/>
                    <w:left w:val="single" w:sz="6" w:space="0" w:color="auto"/>
                    <w:bottom w:val="single" w:sz="6" w:space="0" w:color="auto"/>
                    <w:right w:val="single" w:sz="6" w:space="0" w:color="auto"/>
                  </w:tcBorders>
                  <w:shd w:val="clear" w:color="auto" w:fill="FFFFFF" w:themeFill="background1"/>
                  <w:vAlign w:val="bottom"/>
                </w:tcPr>
                <w:p w14:paraId="33F83FDF" w14:textId="77777777" w:rsidR="00A934E4" w:rsidRPr="003205A2" w:rsidRDefault="00A934E4" w:rsidP="005A3B22">
                  <w:pPr>
                    <w:framePr w:hSpace="180" w:wrap="around" w:vAnchor="text" w:hAnchor="margin" w:y="219"/>
                    <w:jc w:val="right"/>
                    <w:rPr>
                      <w:rFonts w:ascii="Avenir Book" w:hAnsi="Avenir Book"/>
                      <w:color w:val="323232" w:themeColor="text2"/>
                      <w:szCs w:val="22"/>
                    </w:rPr>
                  </w:pPr>
                  <w:r w:rsidRPr="003205A2">
                    <w:rPr>
                      <w:rFonts w:ascii="Avenir Book" w:hAnsi="Avenir Book"/>
                      <w:color w:val="323232" w:themeColor="text2"/>
                      <w:szCs w:val="22"/>
                    </w:rPr>
                    <w:t>8.4000</w:t>
                  </w:r>
                </w:p>
              </w:tc>
            </w:tr>
            <w:tr w:rsidR="00A934E4" w:rsidRPr="00933C6C" w14:paraId="734DB824" w14:textId="77777777" w:rsidTr="009D35F6">
              <w:trPr>
                <w:trHeight w:val="315"/>
              </w:trPr>
              <w:tc>
                <w:tcPr>
                  <w:tcW w:w="570" w:type="dxa"/>
                  <w:tcBorders>
                    <w:top w:val="single" w:sz="6" w:space="0" w:color="auto"/>
                    <w:left w:val="single" w:sz="6" w:space="0" w:color="auto"/>
                    <w:bottom w:val="single" w:sz="6" w:space="0" w:color="auto"/>
                    <w:right w:val="single" w:sz="6" w:space="0" w:color="auto"/>
                  </w:tcBorders>
                  <w:shd w:val="clear" w:color="auto" w:fill="FFFFFF" w:themeFill="background1"/>
                  <w:vAlign w:val="bottom"/>
                </w:tcPr>
                <w:p w14:paraId="6C9DBD97" w14:textId="77777777" w:rsidR="00A934E4" w:rsidRPr="003205A2" w:rsidRDefault="00A934E4" w:rsidP="005A3B22">
                  <w:pPr>
                    <w:framePr w:hSpace="180" w:wrap="around" w:vAnchor="text" w:hAnchor="margin" w:y="219"/>
                    <w:rPr>
                      <w:rFonts w:ascii="Avenir Book" w:hAnsi="Avenir Book"/>
                      <w:color w:val="323232" w:themeColor="text2"/>
                      <w:szCs w:val="22"/>
                    </w:rPr>
                  </w:pPr>
                  <w:r w:rsidRPr="003205A2">
                    <w:rPr>
                      <w:rFonts w:ascii="Avenir Book" w:hAnsi="Avenir Book"/>
                      <w:color w:val="323232" w:themeColor="text2"/>
                      <w:szCs w:val="22"/>
                    </w:rPr>
                    <w:t>N</w:t>
                  </w:r>
                  <w:r w:rsidRPr="003205A2">
                    <w:rPr>
                      <w:rFonts w:ascii="Avenir Book" w:hAnsi="Avenir Book"/>
                      <w:color w:val="323232" w:themeColor="text2"/>
                      <w:szCs w:val="22"/>
                      <w:vertAlign w:val="subscript"/>
                    </w:rPr>
                    <w:t>2</w:t>
                  </w:r>
                  <w:r w:rsidRPr="003205A2">
                    <w:rPr>
                      <w:rFonts w:ascii="Avenir Book" w:hAnsi="Avenir Book"/>
                      <w:color w:val="323232" w:themeColor="text2"/>
                      <w:szCs w:val="22"/>
                    </w:rPr>
                    <w:t>O</w:t>
                  </w:r>
                </w:p>
              </w:tc>
              <w:tc>
                <w:tcPr>
                  <w:tcW w:w="1470" w:type="dxa"/>
                  <w:tcBorders>
                    <w:top w:val="single" w:sz="6" w:space="0" w:color="auto"/>
                    <w:left w:val="single" w:sz="6" w:space="0" w:color="auto"/>
                    <w:bottom w:val="single" w:sz="6" w:space="0" w:color="auto"/>
                    <w:right w:val="single" w:sz="6" w:space="0" w:color="auto"/>
                  </w:tcBorders>
                  <w:shd w:val="clear" w:color="auto" w:fill="FFFFFF" w:themeFill="background1"/>
                  <w:vAlign w:val="bottom"/>
                </w:tcPr>
                <w:p w14:paraId="7A7F4B67" w14:textId="77777777" w:rsidR="00A934E4" w:rsidRPr="003205A2" w:rsidRDefault="00A934E4" w:rsidP="005A3B22">
                  <w:pPr>
                    <w:framePr w:hSpace="180" w:wrap="around" w:vAnchor="text" w:hAnchor="margin" w:y="219"/>
                    <w:jc w:val="right"/>
                    <w:rPr>
                      <w:rFonts w:ascii="Avenir Book" w:hAnsi="Avenir Book"/>
                      <w:color w:val="323232" w:themeColor="text2"/>
                      <w:szCs w:val="22"/>
                    </w:rPr>
                  </w:pPr>
                  <w:r w:rsidRPr="003205A2">
                    <w:rPr>
                      <w:rFonts w:ascii="Avenir Book" w:hAnsi="Avenir Book"/>
                      <w:color w:val="323232" w:themeColor="text2"/>
                      <w:szCs w:val="22"/>
                    </w:rPr>
                    <w:t>4</w:t>
                  </w:r>
                </w:p>
              </w:tc>
              <w:tc>
                <w:tcPr>
                  <w:tcW w:w="1230" w:type="dxa"/>
                  <w:tcBorders>
                    <w:top w:val="single" w:sz="6" w:space="0" w:color="auto"/>
                    <w:left w:val="single" w:sz="6" w:space="0" w:color="auto"/>
                    <w:bottom w:val="single" w:sz="6" w:space="0" w:color="auto"/>
                    <w:right w:val="single" w:sz="6" w:space="0" w:color="auto"/>
                  </w:tcBorders>
                  <w:shd w:val="clear" w:color="auto" w:fill="FFFFFF" w:themeFill="background1"/>
                  <w:vAlign w:val="bottom"/>
                </w:tcPr>
                <w:p w14:paraId="007CB0DF" w14:textId="77777777" w:rsidR="00A934E4" w:rsidRPr="003205A2" w:rsidRDefault="00A934E4" w:rsidP="005A3B22">
                  <w:pPr>
                    <w:framePr w:hSpace="180" w:wrap="around" w:vAnchor="text" w:hAnchor="margin" w:y="219"/>
                    <w:jc w:val="right"/>
                    <w:rPr>
                      <w:rFonts w:ascii="Avenir Book" w:hAnsi="Avenir Book"/>
                      <w:color w:val="323232" w:themeColor="text2"/>
                      <w:szCs w:val="22"/>
                    </w:rPr>
                  </w:pPr>
                  <w:r w:rsidRPr="003205A2">
                    <w:rPr>
                      <w:rFonts w:ascii="Avenir Book" w:hAnsi="Avenir Book"/>
                      <w:color w:val="323232" w:themeColor="text2"/>
                      <w:szCs w:val="22"/>
                    </w:rPr>
                    <w:t>265</w:t>
                  </w:r>
                </w:p>
              </w:tc>
              <w:tc>
                <w:tcPr>
                  <w:tcW w:w="1635" w:type="dxa"/>
                  <w:tcBorders>
                    <w:top w:val="single" w:sz="6" w:space="0" w:color="auto"/>
                    <w:left w:val="single" w:sz="6" w:space="0" w:color="auto"/>
                    <w:bottom w:val="single" w:sz="6" w:space="0" w:color="auto"/>
                    <w:right w:val="single" w:sz="6" w:space="0" w:color="auto"/>
                  </w:tcBorders>
                  <w:shd w:val="clear" w:color="auto" w:fill="FFFFFF" w:themeFill="background1"/>
                  <w:vAlign w:val="bottom"/>
                </w:tcPr>
                <w:p w14:paraId="4A9A17A1" w14:textId="77777777" w:rsidR="00A934E4" w:rsidRPr="003205A2" w:rsidRDefault="00A934E4" w:rsidP="005A3B22">
                  <w:pPr>
                    <w:framePr w:hSpace="180" w:wrap="around" w:vAnchor="text" w:hAnchor="margin" w:y="219"/>
                    <w:jc w:val="right"/>
                    <w:rPr>
                      <w:rFonts w:ascii="Avenir Book" w:hAnsi="Avenir Book"/>
                      <w:color w:val="323232" w:themeColor="text2"/>
                      <w:szCs w:val="22"/>
                    </w:rPr>
                  </w:pPr>
                  <w:r w:rsidRPr="003205A2">
                    <w:rPr>
                      <w:rFonts w:ascii="Avenir Book" w:hAnsi="Avenir Book"/>
                      <w:color w:val="323232" w:themeColor="text2"/>
                      <w:szCs w:val="22"/>
                    </w:rPr>
                    <w:t>1,060</w:t>
                  </w:r>
                </w:p>
              </w:tc>
              <w:tc>
                <w:tcPr>
                  <w:tcW w:w="1485" w:type="dxa"/>
                  <w:tcBorders>
                    <w:top w:val="single" w:sz="6" w:space="0" w:color="auto"/>
                    <w:left w:val="single" w:sz="6" w:space="0" w:color="auto"/>
                    <w:bottom w:val="single" w:sz="6" w:space="0" w:color="auto"/>
                    <w:right w:val="single" w:sz="6" w:space="0" w:color="auto"/>
                  </w:tcBorders>
                  <w:shd w:val="clear" w:color="auto" w:fill="FFFFFF" w:themeFill="background1"/>
                  <w:vAlign w:val="bottom"/>
                </w:tcPr>
                <w:p w14:paraId="1489534F" w14:textId="77777777" w:rsidR="00A934E4" w:rsidRPr="003205A2" w:rsidRDefault="00A934E4" w:rsidP="005A3B22">
                  <w:pPr>
                    <w:framePr w:hSpace="180" w:wrap="around" w:vAnchor="text" w:hAnchor="margin" w:y="219"/>
                    <w:jc w:val="right"/>
                    <w:rPr>
                      <w:rFonts w:ascii="Avenir Book" w:hAnsi="Avenir Book"/>
                      <w:color w:val="323232" w:themeColor="text2"/>
                      <w:szCs w:val="22"/>
                    </w:rPr>
                  </w:pPr>
                  <w:r w:rsidRPr="003205A2">
                    <w:rPr>
                      <w:rFonts w:ascii="Avenir Book" w:hAnsi="Avenir Book"/>
                      <w:color w:val="323232" w:themeColor="text2"/>
                      <w:szCs w:val="22"/>
                    </w:rPr>
                    <w:t>1.060</w:t>
                  </w:r>
                </w:p>
              </w:tc>
            </w:tr>
            <w:tr w:rsidR="00A934E4" w:rsidRPr="00933C6C" w14:paraId="33E98B60" w14:textId="77777777" w:rsidTr="009D35F6">
              <w:trPr>
                <w:trHeight w:val="315"/>
              </w:trPr>
              <w:tc>
                <w:tcPr>
                  <w:tcW w:w="570" w:type="dxa"/>
                  <w:tcBorders>
                    <w:top w:val="single" w:sz="6" w:space="0" w:color="auto"/>
                    <w:left w:val="single" w:sz="6" w:space="0" w:color="auto"/>
                    <w:bottom w:val="single" w:sz="6" w:space="0" w:color="auto"/>
                    <w:right w:val="single" w:sz="6" w:space="0" w:color="auto"/>
                  </w:tcBorders>
                  <w:shd w:val="clear" w:color="auto" w:fill="FFFFFF" w:themeFill="background1"/>
                  <w:vAlign w:val="bottom"/>
                </w:tcPr>
                <w:p w14:paraId="079E30FF" w14:textId="77777777" w:rsidR="00A934E4" w:rsidRPr="003205A2" w:rsidRDefault="00A934E4" w:rsidP="005A3B22">
                  <w:pPr>
                    <w:framePr w:hSpace="180" w:wrap="around" w:vAnchor="text" w:hAnchor="margin" w:y="219"/>
                    <w:rPr>
                      <w:rFonts w:ascii="Avenir Book" w:hAnsi="Avenir Book"/>
                      <w:color w:val="323232" w:themeColor="text2"/>
                      <w:szCs w:val="22"/>
                    </w:rPr>
                  </w:pPr>
                </w:p>
              </w:tc>
              <w:tc>
                <w:tcPr>
                  <w:tcW w:w="1470" w:type="dxa"/>
                  <w:tcBorders>
                    <w:top w:val="single" w:sz="6" w:space="0" w:color="auto"/>
                    <w:left w:val="single" w:sz="6" w:space="0" w:color="auto"/>
                    <w:bottom w:val="single" w:sz="6" w:space="0" w:color="auto"/>
                    <w:right w:val="single" w:sz="6" w:space="0" w:color="auto"/>
                  </w:tcBorders>
                  <w:shd w:val="clear" w:color="auto" w:fill="FFFFFF" w:themeFill="background1"/>
                  <w:vAlign w:val="bottom"/>
                </w:tcPr>
                <w:p w14:paraId="5ACA5A1C" w14:textId="77777777" w:rsidR="00A934E4" w:rsidRPr="003205A2" w:rsidRDefault="00A934E4" w:rsidP="005A3B22">
                  <w:pPr>
                    <w:framePr w:hSpace="180" w:wrap="around" w:vAnchor="text" w:hAnchor="margin" w:y="219"/>
                    <w:jc w:val="right"/>
                    <w:rPr>
                      <w:rFonts w:ascii="Avenir Book" w:hAnsi="Avenir Book"/>
                      <w:color w:val="323232" w:themeColor="text2"/>
                      <w:szCs w:val="22"/>
                    </w:rPr>
                  </w:pPr>
                </w:p>
              </w:tc>
              <w:tc>
                <w:tcPr>
                  <w:tcW w:w="1230" w:type="dxa"/>
                  <w:tcBorders>
                    <w:top w:val="single" w:sz="6" w:space="0" w:color="auto"/>
                    <w:left w:val="single" w:sz="6" w:space="0" w:color="auto"/>
                    <w:bottom w:val="single" w:sz="6" w:space="0" w:color="auto"/>
                    <w:right w:val="single" w:sz="6" w:space="0" w:color="auto"/>
                  </w:tcBorders>
                  <w:shd w:val="clear" w:color="auto" w:fill="FFFFFF" w:themeFill="background1"/>
                  <w:vAlign w:val="bottom"/>
                </w:tcPr>
                <w:p w14:paraId="1FEFDC36" w14:textId="77777777" w:rsidR="00A934E4" w:rsidRPr="003205A2" w:rsidRDefault="00A934E4" w:rsidP="005A3B22">
                  <w:pPr>
                    <w:framePr w:hSpace="180" w:wrap="around" w:vAnchor="text" w:hAnchor="margin" w:y="219"/>
                    <w:jc w:val="right"/>
                    <w:rPr>
                      <w:rFonts w:ascii="Avenir Book" w:hAnsi="Avenir Book"/>
                      <w:color w:val="323232" w:themeColor="text2"/>
                      <w:szCs w:val="22"/>
                    </w:rPr>
                  </w:pPr>
                </w:p>
              </w:tc>
              <w:tc>
                <w:tcPr>
                  <w:tcW w:w="1635" w:type="dxa"/>
                  <w:tcBorders>
                    <w:top w:val="single" w:sz="6" w:space="0" w:color="auto"/>
                    <w:left w:val="single" w:sz="6" w:space="0" w:color="auto"/>
                    <w:bottom w:val="single" w:sz="6" w:space="0" w:color="auto"/>
                    <w:right w:val="single" w:sz="6" w:space="0" w:color="auto"/>
                  </w:tcBorders>
                  <w:shd w:val="clear" w:color="auto" w:fill="FFFFFF" w:themeFill="background1"/>
                  <w:vAlign w:val="bottom"/>
                </w:tcPr>
                <w:p w14:paraId="4FDFB6A5" w14:textId="77777777" w:rsidR="00A934E4" w:rsidRPr="003205A2" w:rsidRDefault="00A934E4" w:rsidP="005A3B22">
                  <w:pPr>
                    <w:framePr w:hSpace="180" w:wrap="around" w:vAnchor="text" w:hAnchor="margin" w:y="219"/>
                    <w:jc w:val="right"/>
                    <w:rPr>
                      <w:rFonts w:ascii="Avenir Book" w:hAnsi="Avenir Book"/>
                      <w:color w:val="323232" w:themeColor="text2"/>
                      <w:szCs w:val="22"/>
                    </w:rPr>
                  </w:pPr>
                  <w:r w:rsidRPr="003205A2">
                    <w:rPr>
                      <w:rFonts w:ascii="Avenir Book" w:hAnsi="Avenir Book"/>
                      <w:b/>
                      <w:color w:val="323232" w:themeColor="text2"/>
                      <w:szCs w:val="22"/>
                    </w:rPr>
                    <w:t>Total</w:t>
                  </w:r>
                </w:p>
              </w:tc>
              <w:tc>
                <w:tcPr>
                  <w:tcW w:w="1485" w:type="dxa"/>
                  <w:tcBorders>
                    <w:top w:val="single" w:sz="6" w:space="0" w:color="auto"/>
                    <w:left w:val="single" w:sz="6" w:space="0" w:color="auto"/>
                    <w:bottom w:val="single" w:sz="6" w:space="0" w:color="auto"/>
                    <w:right w:val="single" w:sz="6" w:space="0" w:color="auto"/>
                  </w:tcBorders>
                  <w:shd w:val="clear" w:color="auto" w:fill="FFFFFF" w:themeFill="background1"/>
                  <w:vAlign w:val="bottom"/>
                </w:tcPr>
                <w:p w14:paraId="546EA62A" w14:textId="77777777" w:rsidR="00A934E4" w:rsidRPr="003205A2" w:rsidRDefault="00A934E4" w:rsidP="005A3B22">
                  <w:pPr>
                    <w:framePr w:hSpace="180" w:wrap="around" w:vAnchor="text" w:hAnchor="margin" w:y="219"/>
                    <w:jc w:val="right"/>
                    <w:rPr>
                      <w:rFonts w:ascii="Avenir Book" w:hAnsi="Avenir Book"/>
                      <w:color w:val="323232" w:themeColor="text2"/>
                      <w:szCs w:val="22"/>
                    </w:rPr>
                  </w:pPr>
                  <w:r w:rsidRPr="003205A2">
                    <w:rPr>
                      <w:rFonts w:ascii="Avenir Book" w:hAnsi="Avenir Book"/>
                      <w:b/>
                      <w:color w:val="323232" w:themeColor="text2"/>
                      <w:szCs w:val="22"/>
                    </w:rPr>
                    <w:t>9.46</w:t>
                  </w:r>
                </w:p>
              </w:tc>
            </w:tr>
          </w:tbl>
          <w:p w14:paraId="2194ADDB" w14:textId="77777777" w:rsidR="00A934E4" w:rsidRPr="00681A44"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2"/>
                <w:lang w:val="en-GB"/>
              </w:rPr>
            </w:pPr>
          </w:p>
        </w:tc>
      </w:tr>
      <w:tr w:rsidR="00A934E4" w:rsidRPr="00355EF5" w14:paraId="126C8CEA" w14:textId="77777777" w:rsidTr="009D35F6">
        <w:trPr>
          <w:trHeight w:val="204"/>
        </w:trPr>
        <w:tc>
          <w:tcPr>
            <w:cnfStyle w:val="001000000000" w:firstRow="0" w:lastRow="0" w:firstColumn="1" w:lastColumn="0" w:oddVBand="0" w:evenVBand="0" w:oddHBand="0" w:evenHBand="0" w:firstRowFirstColumn="0" w:firstRowLastColumn="0" w:lastRowFirstColumn="0" w:lastRowLastColumn="0"/>
            <w:tcW w:w="882" w:type="pct"/>
          </w:tcPr>
          <w:p w14:paraId="71D884C8" w14:textId="77777777" w:rsidR="00A934E4" w:rsidRPr="00681A44" w:rsidRDefault="00A934E4" w:rsidP="009D35F6">
            <w:pPr>
              <w:spacing w:after="200" w:line="276" w:lineRule="auto"/>
              <w:contextualSpacing w:val="0"/>
              <w:rPr>
                <w:color w:val="FFFFFF" w:themeColor="background1"/>
                <w:sz w:val="20"/>
                <w:szCs w:val="22"/>
                <w:lang w:val="en-GB"/>
              </w:rPr>
            </w:pPr>
            <w:r w:rsidRPr="00681A44">
              <w:rPr>
                <w:color w:val="FFFFFF" w:themeColor="background1"/>
                <w:sz w:val="20"/>
                <w:szCs w:val="22"/>
                <w:lang w:val="en-GB"/>
              </w:rPr>
              <w:t>Purpose of data</w:t>
            </w:r>
          </w:p>
        </w:tc>
        <w:tc>
          <w:tcPr>
            <w:tcW w:w="4118" w:type="pct"/>
          </w:tcPr>
          <w:p w14:paraId="1A6AE8AA" w14:textId="77777777" w:rsidR="00A934E4" w:rsidRPr="00681A44"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2"/>
                <w:lang w:val="en-GB"/>
              </w:rPr>
            </w:pPr>
            <w:r w:rsidRPr="00681A44">
              <w:rPr>
                <w:rFonts w:asciiTheme="minorHAnsi" w:hAnsiTheme="minorHAnsi" w:cs="Calibri"/>
                <w:sz w:val="20"/>
                <w:szCs w:val="22"/>
              </w:rPr>
              <w:t>Calculation of</w:t>
            </w:r>
            <w:r>
              <w:rPr>
                <w:rFonts w:asciiTheme="minorHAnsi" w:hAnsiTheme="minorHAnsi" w:cs="Calibri"/>
                <w:sz w:val="20"/>
                <w:szCs w:val="22"/>
              </w:rPr>
              <w:t xml:space="preserve"> </w:t>
            </w:r>
            <w:r w:rsidRPr="0032780D">
              <w:rPr>
                <w:rFonts w:asciiTheme="minorHAnsi" w:hAnsiTheme="minorHAnsi" w:cs="Calibri"/>
                <w:sz w:val="20"/>
                <w:szCs w:val="20"/>
              </w:rPr>
              <w:t>emission reductions.</w:t>
            </w:r>
          </w:p>
        </w:tc>
      </w:tr>
      <w:tr w:rsidR="00A934E4" w:rsidRPr="00355EF5" w14:paraId="5ADF240F" w14:textId="77777777" w:rsidTr="009D35F6">
        <w:trPr>
          <w:trHeight w:val="205"/>
        </w:trPr>
        <w:tc>
          <w:tcPr>
            <w:cnfStyle w:val="001000000000" w:firstRow="0" w:lastRow="0" w:firstColumn="1" w:lastColumn="0" w:oddVBand="0" w:evenVBand="0" w:oddHBand="0" w:evenHBand="0" w:firstRowFirstColumn="0" w:firstRowLastColumn="0" w:lastRowFirstColumn="0" w:lastRowLastColumn="0"/>
            <w:tcW w:w="882" w:type="pct"/>
          </w:tcPr>
          <w:p w14:paraId="6966A799" w14:textId="77777777" w:rsidR="00A934E4" w:rsidRPr="00681A44" w:rsidRDefault="00A934E4" w:rsidP="009D35F6">
            <w:pPr>
              <w:spacing w:after="200" w:line="276" w:lineRule="auto"/>
              <w:contextualSpacing w:val="0"/>
              <w:rPr>
                <w:color w:val="FFFFFF" w:themeColor="background1"/>
                <w:sz w:val="20"/>
                <w:szCs w:val="22"/>
                <w:lang w:val="en-GB"/>
              </w:rPr>
            </w:pPr>
            <w:r w:rsidRPr="00681A44">
              <w:rPr>
                <w:color w:val="FFFFFF" w:themeColor="background1"/>
                <w:sz w:val="20"/>
                <w:szCs w:val="22"/>
                <w:lang w:val="en-GB"/>
              </w:rPr>
              <w:t>Additional comment</w:t>
            </w:r>
          </w:p>
        </w:tc>
        <w:tc>
          <w:tcPr>
            <w:tcW w:w="4118" w:type="pct"/>
          </w:tcPr>
          <w:p w14:paraId="22389A6F" w14:textId="77777777" w:rsidR="00A934E4" w:rsidRPr="007C2579"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2"/>
              </w:rPr>
            </w:pPr>
            <w:r w:rsidRPr="007C2579">
              <w:rPr>
                <w:rFonts w:asciiTheme="minorHAnsi" w:hAnsiTheme="minorHAnsi"/>
                <w:sz w:val="20"/>
                <w:szCs w:val="22"/>
              </w:rPr>
              <w:t>This value corresponds with updated AR5 GWP value linked above.</w:t>
            </w:r>
          </w:p>
          <w:p w14:paraId="708965D8" w14:textId="77777777" w:rsidR="00A934E4" w:rsidRPr="007C2579"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2"/>
              </w:rPr>
            </w:pPr>
          </w:p>
          <w:p w14:paraId="62150148" w14:textId="77777777" w:rsidR="00A934E4" w:rsidRPr="00681A44"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2"/>
                <w:lang w:val="en-GB"/>
              </w:rPr>
            </w:pPr>
            <w:r w:rsidRPr="007C2579">
              <w:rPr>
                <w:rFonts w:asciiTheme="minorHAnsi" w:hAnsiTheme="minorHAnsi"/>
                <w:sz w:val="20"/>
                <w:szCs w:val="22"/>
              </w:rPr>
              <w:lastRenderedPageBreak/>
              <w:t>AR5 - https://www.ipcc.ch/site/assets/uploads/2018/02/WG1AR5_Chapter08_FINAL.pdf</w:t>
            </w:r>
          </w:p>
        </w:tc>
      </w:tr>
      <w:bookmarkEnd w:id="3"/>
    </w:tbl>
    <w:p w14:paraId="3D774BC9" w14:textId="77777777" w:rsidR="00A934E4" w:rsidRDefault="00A934E4" w:rsidP="00A934E4">
      <w:pPr>
        <w:spacing w:line="276" w:lineRule="auto"/>
        <w:contextualSpacing w:val="0"/>
        <w:rPr>
          <w:b/>
          <w:bCs/>
        </w:rPr>
      </w:pPr>
    </w:p>
    <w:tbl>
      <w:tblPr>
        <w:tblStyle w:val="GridTable5Dark-Accent1"/>
        <w:tblpPr w:leftFromText="180" w:rightFromText="180" w:vertAnchor="text" w:horzAnchor="margin" w:tblpY="219"/>
        <w:tblW w:w="5000" w:type="pct"/>
        <w:tblCellMar>
          <w:top w:w="57" w:type="dxa"/>
        </w:tblCellMar>
        <w:tblLook w:val="0680" w:firstRow="0" w:lastRow="0" w:firstColumn="1" w:lastColumn="0" w:noHBand="1" w:noVBand="1"/>
      </w:tblPr>
      <w:tblGrid>
        <w:gridCol w:w="1828"/>
        <w:gridCol w:w="7794"/>
      </w:tblGrid>
      <w:tr w:rsidR="00C546BB" w:rsidRPr="00355EF5" w14:paraId="7BF7C52E" w14:textId="77777777" w:rsidTr="0014586D">
        <w:trPr>
          <w:trHeight w:val="231"/>
        </w:trPr>
        <w:tc>
          <w:tcPr>
            <w:cnfStyle w:val="001000000000" w:firstRow="0" w:lastRow="0" w:firstColumn="1" w:lastColumn="0" w:oddVBand="0" w:evenVBand="0" w:oddHBand="0" w:evenHBand="0" w:firstRowFirstColumn="0" w:firstRowLastColumn="0" w:lastRowFirstColumn="0" w:lastRowLastColumn="0"/>
            <w:tcW w:w="882" w:type="pct"/>
          </w:tcPr>
          <w:p w14:paraId="58690957" w14:textId="77777777" w:rsidR="00C546BB" w:rsidRPr="00681A44" w:rsidRDefault="00C546BB" w:rsidP="0014586D">
            <w:pPr>
              <w:spacing w:line="276" w:lineRule="auto"/>
              <w:contextualSpacing w:val="0"/>
              <w:rPr>
                <w:color w:val="FFFFFF" w:themeColor="background1"/>
                <w:sz w:val="20"/>
                <w:szCs w:val="22"/>
                <w:lang w:val="en-GB"/>
              </w:rPr>
            </w:pPr>
            <w:r w:rsidRPr="00681A44">
              <w:rPr>
                <w:color w:val="FFFFFF" w:themeColor="background1"/>
                <w:sz w:val="20"/>
                <w:szCs w:val="22"/>
                <w:lang w:val="en-GB"/>
              </w:rPr>
              <w:t>Relevant SDG Indicator</w:t>
            </w:r>
          </w:p>
        </w:tc>
        <w:tc>
          <w:tcPr>
            <w:tcW w:w="4118" w:type="pct"/>
          </w:tcPr>
          <w:p w14:paraId="509840B8" w14:textId="77777777" w:rsidR="00C546BB" w:rsidRPr="002F41EF" w:rsidRDefault="00C546BB" w:rsidP="0014586D">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2F41EF">
              <w:rPr>
                <w:rFonts w:asciiTheme="minorHAnsi" w:hAnsiTheme="minorHAnsi"/>
                <w:sz w:val="20"/>
                <w:szCs w:val="20"/>
              </w:rPr>
              <w:t>SDG 13.B.1 (Climate Action)</w:t>
            </w:r>
          </w:p>
        </w:tc>
      </w:tr>
      <w:tr w:rsidR="00C546BB" w:rsidRPr="00355EF5" w14:paraId="7FA6A544" w14:textId="77777777" w:rsidTr="0014586D">
        <w:trPr>
          <w:trHeight w:val="231"/>
        </w:trPr>
        <w:tc>
          <w:tcPr>
            <w:cnfStyle w:val="001000000000" w:firstRow="0" w:lastRow="0" w:firstColumn="1" w:lastColumn="0" w:oddVBand="0" w:evenVBand="0" w:oddHBand="0" w:evenHBand="0" w:firstRowFirstColumn="0" w:firstRowLastColumn="0" w:lastRowFirstColumn="0" w:lastRowLastColumn="0"/>
            <w:tcW w:w="882" w:type="pct"/>
          </w:tcPr>
          <w:p w14:paraId="6B547CF4" w14:textId="77777777" w:rsidR="00C546BB" w:rsidRPr="00681A44" w:rsidRDefault="00C546BB" w:rsidP="0014586D">
            <w:pPr>
              <w:spacing w:after="200" w:line="276" w:lineRule="auto"/>
              <w:contextualSpacing w:val="0"/>
              <w:rPr>
                <w:color w:val="FFFFFF" w:themeColor="background1"/>
                <w:sz w:val="20"/>
                <w:szCs w:val="22"/>
                <w:lang w:val="en-GB"/>
              </w:rPr>
            </w:pPr>
            <w:r w:rsidRPr="00681A44">
              <w:rPr>
                <w:color w:val="FFFFFF" w:themeColor="background1"/>
                <w:sz w:val="20"/>
                <w:szCs w:val="22"/>
                <w:lang w:val="en-GB"/>
              </w:rPr>
              <w:t>Data/parameter</w:t>
            </w:r>
          </w:p>
        </w:tc>
        <w:tc>
          <w:tcPr>
            <w:tcW w:w="4118" w:type="pct"/>
          </w:tcPr>
          <w:p w14:paraId="234A979A" w14:textId="1D1BEF34" w:rsidR="00C546BB" w:rsidRPr="002F41EF" w:rsidRDefault="00C546BB" w:rsidP="0014586D">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2F41EF">
              <w:rPr>
                <w:rFonts w:asciiTheme="minorHAnsi" w:hAnsiTheme="minorHAnsi"/>
                <w:sz w:val="20"/>
                <w:szCs w:val="20"/>
              </w:rPr>
              <w:t>fNRB</w:t>
            </w:r>
            <w:r w:rsidRPr="002F41EF">
              <w:rPr>
                <w:rFonts w:asciiTheme="minorHAnsi" w:hAnsiTheme="minorHAnsi"/>
                <w:sz w:val="20"/>
                <w:szCs w:val="20"/>
                <w:vertAlign w:val="subscript"/>
              </w:rPr>
              <w:t>y</w:t>
            </w:r>
          </w:p>
        </w:tc>
      </w:tr>
      <w:tr w:rsidR="00C546BB" w:rsidRPr="00355EF5" w14:paraId="6FAAAF69" w14:textId="77777777" w:rsidTr="0014586D">
        <w:trPr>
          <w:trHeight w:val="232"/>
        </w:trPr>
        <w:tc>
          <w:tcPr>
            <w:cnfStyle w:val="001000000000" w:firstRow="0" w:lastRow="0" w:firstColumn="1" w:lastColumn="0" w:oddVBand="0" w:evenVBand="0" w:oddHBand="0" w:evenHBand="0" w:firstRowFirstColumn="0" w:firstRowLastColumn="0" w:lastRowFirstColumn="0" w:lastRowLastColumn="0"/>
            <w:tcW w:w="882" w:type="pct"/>
          </w:tcPr>
          <w:p w14:paraId="371F15FE" w14:textId="77777777" w:rsidR="00C546BB" w:rsidRPr="00681A44" w:rsidRDefault="00C546BB" w:rsidP="00C546BB">
            <w:pPr>
              <w:spacing w:after="200" w:line="276" w:lineRule="auto"/>
              <w:contextualSpacing w:val="0"/>
              <w:rPr>
                <w:color w:val="FFFFFF" w:themeColor="background1"/>
                <w:sz w:val="20"/>
                <w:szCs w:val="22"/>
                <w:lang w:val="en-GB"/>
              </w:rPr>
            </w:pPr>
            <w:r w:rsidRPr="00681A44">
              <w:rPr>
                <w:color w:val="FFFFFF" w:themeColor="background1"/>
                <w:sz w:val="20"/>
                <w:szCs w:val="22"/>
                <w:lang w:val="en-GB"/>
              </w:rPr>
              <w:t>Unit</w:t>
            </w:r>
          </w:p>
        </w:tc>
        <w:tc>
          <w:tcPr>
            <w:tcW w:w="4118" w:type="pct"/>
          </w:tcPr>
          <w:p w14:paraId="3E9B8784" w14:textId="05594BF3" w:rsidR="00C546BB" w:rsidRPr="002F41EF" w:rsidRDefault="00C546BB" w:rsidP="00C546BB">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2F41EF">
              <w:rPr>
                <w:rFonts w:asciiTheme="minorHAnsi" w:hAnsiTheme="minorHAnsi"/>
                <w:sz w:val="20"/>
                <w:szCs w:val="20"/>
              </w:rPr>
              <w:t>Fraction</w:t>
            </w:r>
          </w:p>
        </w:tc>
      </w:tr>
      <w:tr w:rsidR="00C546BB" w:rsidRPr="00355EF5" w14:paraId="3E440A89" w14:textId="77777777" w:rsidTr="0014586D">
        <w:trPr>
          <w:trHeight w:val="231"/>
        </w:trPr>
        <w:tc>
          <w:tcPr>
            <w:cnfStyle w:val="001000000000" w:firstRow="0" w:lastRow="0" w:firstColumn="1" w:lastColumn="0" w:oddVBand="0" w:evenVBand="0" w:oddHBand="0" w:evenHBand="0" w:firstRowFirstColumn="0" w:firstRowLastColumn="0" w:lastRowFirstColumn="0" w:lastRowLastColumn="0"/>
            <w:tcW w:w="882" w:type="pct"/>
          </w:tcPr>
          <w:p w14:paraId="021854E5" w14:textId="77777777" w:rsidR="00C546BB" w:rsidRPr="00681A44" w:rsidRDefault="00C546BB" w:rsidP="00C546BB">
            <w:pPr>
              <w:spacing w:after="200" w:line="276" w:lineRule="auto"/>
              <w:contextualSpacing w:val="0"/>
              <w:rPr>
                <w:color w:val="FFFFFF" w:themeColor="background1"/>
                <w:sz w:val="20"/>
                <w:szCs w:val="22"/>
                <w:lang w:val="en-GB"/>
              </w:rPr>
            </w:pPr>
            <w:r w:rsidRPr="00681A44">
              <w:rPr>
                <w:color w:val="FFFFFF" w:themeColor="background1"/>
                <w:sz w:val="20"/>
                <w:szCs w:val="22"/>
                <w:lang w:val="en-GB"/>
              </w:rPr>
              <w:t>Description</w:t>
            </w:r>
          </w:p>
        </w:tc>
        <w:tc>
          <w:tcPr>
            <w:tcW w:w="4118" w:type="pct"/>
          </w:tcPr>
          <w:p w14:paraId="7A7D9181" w14:textId="264A2CDA" w:rsidR="00C546BB" w:rsidRPr="002F41EF" w:rsidRDefault="00C546BB" w:rsidP="00C546BB">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2F41EF">
              <w:rPr>
                <w:rFonts w:asciiTheme="minorHAnsi" w:hAnsiTheme="minorHAnsi"/>
                <w:sz w:val="20"/>
                <w:szCs w:val="20"/>
              </w:rPr>
              <w:t>Fraction of non-renewable biomass used in year y</w:t>
            </w:r>
          </w:p>
        </w:tc>
      </w:tr>
      <w:tr w:rsidR="00C546BB" w:rsidRPr="00355EF5" w14:paraId="55F5BC1B" w14:textId="77777777" w:rsidTr="0014586D">
        <w:trPr>
          <w:trHeight w:val="232"/>
        </w:trPr>
        <w:tc>
          <w:tcPr>
            <w:cnfStyle w:val="001000000000" w:firstRow="0" w:lastRow="0" w:firstColumn="1" w:lastColumn="0" w:oddVBand="0" w:evenVBand="0" w:oddHBand="0" w:evenHBand="0" w:firstRowFirstColumn="0" w:firstRowLastColumn="0" w:lastRowFirstColumn="0" w:lastRowLastColumn="0"/>
            <w:tcW w:w="882" w:type="pct"/>
          </w:tcPr>
          <w:p w14:paraId="53550050" w14:textId="77777777" w:rsidR="00C546BB" w:rsidRPr="00681A44" w:rsidRDefault="00C546BB" w:rsidP="00C546BB">
            <w:pPr>
              <w:spacing w:after="200" w:line="276" w:lineRule="auto"/>
              <w:contextualSpacing w:val="0"/>
              <w:rPr>
                <w:color w:val="FFFFFF" w:themeColor="background1"/>
                <w:sz w:val="20"/>
                <w:szCs w:val="22"/>
                <w:lang w:val="en-GB"/>
              </w:rPr>
            </w:pPr>
            <w:r w:rsidRPr="00681A44">
              <w:rPr>
                <w:color w:val="FFFFFF" w:themeColor="background1"/>
                <w:sz w:val="20"/>
                <w:szCs w:val="22"/>
                <w:lang w:val="en-GB"/>
              </w:rPr>
              <w:t>Source of data</w:t>
            </w:r>
          </w:p>
        </w:tc>
        <w:tc>
          <w:tcPr>
            <w:tcW w:w="4118" w:type="pct"/>
          </w:tcPr>
          <w:p w14:paraId="6DD66BE2" w14:textId="5CC222DC" w:rsidR="00C546BB" w:rsidRPr="002F41EF" w:rsidRDefault="001410D7" w:rsidP="00C546BB">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1410D7">
              <w:rPr>
                <w:rFonts w:asciiTheme="minorHAnsi" w:hAnsiTheme="minorHAnsi"/>
                <w:sz w:val="20"/>
                <w:szCs w:val="20"/>
              </w:rPr>
              <w:t>Internal fNRB Assessment. The fNRB value for this project has been calculated by using the CDM Tool30 v4.0 with FAO data. See “Rwanda fNRB Calculations” spreadsheet for calculations and “Rwanda fNRB Report” for full description of method and references.</w:t>
            </w:r>
          </w:p>
        </w:tc>
      </w:tr>
      <w:tr w:rsidR="00C546BB" w:rsidRPr="00355EF5" w14:paraId="68AA44C5" w14:textId="77777777" w:rsidTr="0014586D">
        <w:trPr>
          <w:trHeight w:val="232"/>
        </w:trPr>
        <w:tc>
          <w:tcPr>
            <w:cnfStyle w:val="001000000000" w:firstRow="0" w:lastRow="0" w:firstColumn="1" w:lastColumn="0" w:oddVBand="0" w:evenVBand="0" w:oddHBand="0" w:evenHBand="0" w:firstRowFirstColumn="0" w:firstRowLastColumn="0" w:lastRowFirstColumn="0" w:lastRowLastColumn="0"/>
            <w:tcW w:w="882" w:type="pct"/>
          </w:tcPr>
          <w:p w14:paraId="4F3E2D27" w14:textId="77777777" w:rsidR="00C546BB" w:rsidRPr="00681A44" w:rsidRDefault="00C546BB" w:rsidP="00C546BB">
            <w:pPr>
              <w:spacing w:after="200" w:line="276" w:lineRule="auto"/>
              <w:contextualSpacing w:val="0"/>
              <w:rPr>
                <w:color w:val="FFFFFF" w:themeColor="background1"/>
                <w:sz w:val="20"/>
                <w:szCs w:val="22"/>
                <w:lang w:val="en-GB"/>
              </w:rPr>
            </w:pPr>
            <w:r w:rsidRPr="00681A44">
              <w:rPr>
                <w:color w:val="FFFFFF" w:themeColor="background1"/>
                <w:sz w:val="20"/>
                <w:szCs w:val="22"/>
                <w:lang w:val="en-GB"/>
              </w:rPr>
              <w:t>Value(s) applied</w:t>
            </w:r>
          </w:p>
        </w:tc>
        <w:tc>
          <w:tcPr>
            <w:tcW w:w="4118" w:type="pct"/>
          </w:tcPr>
          <w:p w14:paraId="1F5706BD" w14:textId="6A73611D" w:rsidR="00C546BB" w:rsidRPr="002F41EF" w:rsidRDefault="00C546BB" w:rsidP="00C546BB">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2F41EF">
              <w:rPr>
                <w:rFonts w:asciiTheme="minorHAnsi" w:hAnsiTheme="minorHAnsi"/>
                <w:sz w:val="20"/>
                <w:szCs w:val="20"/>
              </w:rPr>
              <w:t>0.9</w:t>
            </w:r>
          </w:p>
        </w:tc>
      </w:tr>
      <w:tr w:rsidR="00C546BB" w:rsidRPr="00355EF5" w14:paraId="18EE7C67" w14:textId="77777777" w:rsidTr="00C546BB">
        <w:trPr>
          <w:trHeight w:val="1091"/>
        </w:trPr>
        <w:tc>
          <w:tcPr>
            <w:cnfStyle w:val="001000000000" w:firstRow="0" w:lastRow="0" w:firstColumn="1" w:lastColumn="0" w:oddVBand="0" w:evenVBand="0" w:oddHBand="0" w:evenHBand="0" w:firstRowFirstColumn="0" w:firstRowLastColumn="0" w:lastRowFirstColumn="0" w:lastRowLastColumn="0"/>
            <w:tcW w:w="882" w:type="pct"/>
          </w:tcPr>
          <w:p w14:paraId="671D17AD" w14:textId="77777777" w:rsidR="00C546BB" w:rsidRPr="00681A44" w:rsidRDefault="00C546BB" w:rsidP="00C546BB">
            <w:pPr>
              <w:spacing w:after="200" w:line="276" w:lineRule="auto"/>
              <w:contextualSpacing w:val="0"/>
              <w:rPr>
                <w:color w:val="FFFFFF" w:themeColor="background1"/>
                <w:sz w:val="20"/>
                <w:szCs w:val="22"/>
                <w:lang w:val="en-GB"/>
              </w:rPr>
            </w:pPr>
            <w:r w:rsidRPr="00681A44">
              <w:rPr>
                <w:color w:val="FFFFFF" w:themeColor="background1"/>
                <w:sz w:val="20"/>
                <w:szCs w:val="22"/>
                <w:lang w:val="en-GB"/>
              </w:rPr>
              <w:t xml:space="preserve">Choice of data or Measurement methods and procedures </w:t>
            </w:r>
          </w:p>
        </w:tc>
        <w:tc>
          <w:tcPr>
            <w:tcW w:w="4118" w:type="pct"/>
          </w:tcPr>
          <w:p w14:paraId="3CC97DDE" w14:textId="1CC83A14" w:rsidR="00C546BB" w:rsidRPr="002F41EF" w:rsidRDefault="00C546BB" w:rsidP="00C546BB">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2F41EF">
              <w:rPr>
                <w:rFonts w:asciiTheme="minorHAnsi" w:hAnsiTheme="minorHAnsi"/>
                <w:sz w:val="20"/>
                <w:szCs w:val="20"/>
              </w:rPr>
              <w:t>Deemed valid by Methodology</w:t>
            </w:r>
            <w:r w:rsidRPr="002F41EF">
              <w:rPr>
                <w:rFonts w:asciiTheme="minorHAnsi" w:hAnsiTheme="minorHAnsi"/>
                <w:sz w:val="20"/>
                <w:szCs w:val="20"/>
                <w:lang w:val="en-GB"/>
              </w:rPr>
              <w:t xml:space="preserve"> </w:t>
            </w:r>
          </w:p>
        </w:tc>
      </w:tr>
      <w:tr w:rsidR="00C546BB" w:rsidRPr="00355EF5" w14:paraId="4C982B08" w14:textId="77777777" w:rsidTr="0014586D">
        <w:trPr>
          <w:trHeight w:val="204"/>
        </w:trPr>
        <w:tc>
          <w:tcPr>
            <w:cnfStyle w:val="001000000000" w:firstRow="0" w:lastRow="0" w:firstColumn="1" w:lastColumn="0" w:oddVBand="0" w:evenVBand="0" w:oddHBand="0" w:evenHBand="0" w:firstRowFirstColumn="0" w:firstRowLastColumn="0" w:lastRowFirstColumn="0" w:lastRowLastColumn="0"/>
            <w:tcW w:w="882" w:type="pct"/>
          </w:tcPr>
          <w:p w14:paraId="10272B3A" w14:textId="77777777" w:rsidR="00C546BB" w:rsidRPr="00681A44" w:rsidRDefault="00C546BB" w:rsidP="00C546BB">
            <w:pPr>
              <w:spacing w:after="200" w:line="276" w:lineRule="auto"/>
              <w:contextualSpacing w:val="0"/>
              <w:rPr>
                <w:color w:val="FFFFFF" w:themeColor="background1"/>
                <w:sz w:val="20"/>
                <w:szCs w:val="22"/>
                <w:lang w:val="en-GB"/>
              </w:rPr>
            </w:pPr>
            <w:r w:rsidRPr="00681A44">
              <w:rPr>
                <w:color w:val="FFFFFF" w:themeColor="background1"/>
                <w:sz w:val="20"/>
                <w:szCs w:val="22"/>
                <w:lang w:val="en-GB"/>
              </w:rPr>
              <w:t>Purpose of data</w:t>
            </w:r>
          </w:p>
        </w:tc>
        <w:tc>
          <w:tcPr>
            <w:tcW w:w="4118" w:type="pct"/>
          </w:tcPr>
          <w:p w14:paraId="49B1FF33" w14:textId="77777777" w:rsidR="00C546BB" w:rsidRPr="002F41EF" w:rsidRDefault="00C546BB" w:rsidP="00C546BB">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2F41EF">
              <w:rPr>
                <w:rFonts w:asciiTheme="minorHAnsi" w:hAnsiTheme="minorHAnsi" w:cs="Calibri"/>
                <w:sz w:val="20"/>
                <w:szCs w:val="20"/>
              </w:rPr>
              <w:t>Calculation of emission reductions.</w:t>
            </w:r>
          </w:p>
        </w:tc>
      </w:tr>
      <w:tr w:rsidR="00C546BB" w:rsidRPr="00355EF5" w14:paraId="061F97F6" w14:textId="77777777" w:rsidTr="0014586D">
        <w:trPr>
          <w:trHeight w:val="205"/>
        </w:trPr>
        <w:tc>
          <w:tcPr>
            <w:cnfStyle w:val="001000000000" w:firstRow="0" w:lastRow="0" w:firstColumn="1" w:lastColumn="0" w:oddVBand="0" w:evenVBand="0" w:oddHBand="0" w:evenHBand="0" w:firstRowFirstColumn="0" w:firstRowLastColumn="0" w:lastRowFirstColumn="0" w:lastRowLastColumn="0"/>
            <w:tcW w:w="882" w:type="pct"/>
          </w:tcPr>
          <w:p w14:paraId="04B7B424" w14:textId="77777777" w:rsidR="00C546BB" w:rsidRPr="00681A44" w:rsidRDefault="00C546BB" w:rsidP="00C546BB">
            <w:pPr>
              <w:spacing w:after="200" w:line="276" w:lineRule="auto"/>
              <w:contextualSpacing w:val="0"/>
              <w:rPr>
                <w:color w:val="FFFFFF" w:themeColor="background1"/>
                <w:sz w:val="20"/>
                <w:szCs w:val="22"/>
                <w:lang w:val="en-GB"/>
              </w:rPr>
            </w:pPr>
            <w:r w:rsidRPr="00681A44">
              <w:rPr>
                <w:color w:val="FFFFFF" w:themeColor="background1"/>
                <w:sz w:val="20"/>
                <w:szCs w:val="22"/>
                <w:lang w:val="en-GB"/>
              </w:rPr>
              <w:t>Additional comment</w:t>
            </w:r>
          </w:p>
        </w:tc>
        <w:tc>
          <w:tcPr>
            <w:tcW w:w="4118" w:type="pct"/>
          </w:tcPr>
          <w:p w14:paraId="5FC0E50A" w14:textId="31E5BDE5" w:rsidR="00C546BB" w:rsidRPr="002F41EF" w:rsidRDefault="002F41EF" w:rsidP="00C546BB">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2F41EF">
              <w:rPr>
                <w:rFonts w:asciiTheme="minorHAnsi" w:hAnsiTheme="minorHAnsi"/>
                <w:sz w:val="20"/>
                <w:szCs w:val="20"/>
                <w:lang w:val="en-GB"/>
              </w:rPr>
              <w:t>The project proponent may at any time choose to re-examine renewability by conducting a new NRB assessment.</w:t>
            </w:r>
          </w:p>
        </w:tc>
      </w:tr>
    </w:tbl>
    <w:p w14:paraId="749A5A1C" w14:textId="77777777" w:rsidR="00C546BB" w:rsidRDefault="00C546BB" w:rsidP="00A934E4">
      <w:pPr>
        <w:spacing w:line="276" w:lineRule="auto"/>
        <w:contextualSpacing w:val="0"/>
        <w:rPr>
          <w:b/>
          <w:bCs/>
        </w:rPr>
      </w:pPr>
    </w:p>
    <w:p w14:paraId="24A32CEC" w14:textId="47572103" w:rsidR="00A934E4" w:rsidRDefault="00A934E4" w:rsidP="00A934E4">
      <w:pPr>
        <w:spacing w:line="276" w:lineRule="auto"/>
        <w:contextualSpacing w:val="0"/>
        <w:rPr>
          <w:b/>
          <w:bCs/>
        </w:rPr>
      </w:pPr>
      <w:r w:rsidRPr="00355EF5">
        <w:rPr>
          <w:b/>
          <w:bCs/>
        </w:rPr>
        <w:t>SDG</w:t>
      </w:r>
      <w:r>
        <w:rPr>
          <w:b/>
          <w:bCs/>
        </w:rPr>
        <w:t xml:space="preserve"> 5</w:t>
      </w:r>
    </w:p>
    <w:tbl>
      <w:tblPr>
        <w:tblStyle w:val="GridTable5Dark-Accent1"/>
        <w:tblpPr w:leftFromText="180" w:rightFromText="180" w:vertAnchor="text" w:horzAnchor="margin" w:tblpY="219"/>
        <w:tblW w:w="4930" w:type="pct"/>
        <w:tblCellMar>
          <w:top w:w="57" w:type="dxa"/>
        </w:tblCellMar>
        <w:tblLook w:val="0680" w:firstRow="0" w:lastRow="0" w:firstColumn="1" w:lastColumn="0" w:noHBand="1" w:noVBand="1"/>
      </w:tblPr>
      <w:tblGrid>
        <w:gridCol w:w="1829"/>
        <w:gridCol w:w="7658"/>
      </w:tblGrid>
      <w:tr w:rsidR="00A934E4" w:rsidRPr="00355EF5" w14:paraId="09CF754C" w14:textId="77777777" w:rsidTr="009D35F6">
        <w:trPr>
          <w:trHeight w:val="231"/>
        </w:trPr>
        <w:tc>
          <w:tcPr>
            <w:cnfStyle w:val="001000000000" w:firstRow="0" w:lastRow="0" w:firstColumn="1" w:lastColumn="0" w:oddVBand="0" w:evenVBand="0" w:oddHBand="0" w:evenHBand="0" w:firstRowFirstColumn="0" w:firstRowLastColumn="0" w:lastRowFirstColumn="0" w:lastRowLastColumn="0"/>
            <w:tcW w:w="964" w:type="pct"/>
          </w:tcPr>
          <w:p w14:paraId="22FF177A" w14:textId="77777777" w:rsidR="00A934E4" w:rsidRPr="00681A44" w:rsidRDefault="00A934E4" w:rsidP="009D35F6">
            <w:pPr>
              <w:spacing w:line="276" w:lineRule="auto"/>
              <w:contextualSpacing w:val="0"/>
              <w:rPr>
                <w:color w:val="FFFFFF" w:themeColor="background1"/>
                <w:sz w:val="20"/>
                <w:szCs w:val="22"/>
                <w:lang w:val="en-GB"/>
              </w:rPr>
            </w:pPr>
            <w:r w:rsidRPr="00681A44">
              <w:rPr>
                <w:color w:val="FFFFFF" w:themeColor="background1"/>
                <w:sz w:val="20"/>
                <w:szCs w:val="22"/>
                <w:lang w:val="en-GB"/>
              </w:rPr>
              <w:t>Relevant SDG Indicator</w:t>
            </w:r>
          </w:p>
        </w:tc>
        <w:tc>
          <w:tcPr>
            <w:tcW w:w="4036" w:type="pct"/>
          </w:tcPr>
          <w:p w14:paraId="2F347093" w14:textId="77777777" w:rsidR="00A934E4" w:rsidRPr="001A5C33"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1A5C33">
              <w:rPr>
                <w:rFonts w:asciiTheme="minorHAnsi" w:hAnsiTheme="minorHAnsi"/>
                <w:sz w:val="20"/>
                <w:szCs w:val="20"/>
              </w:rPr>
              <w:t>SDG 5.4.1 (Gender Equality)</w:t>
            </w:r>
          </w:p>
        </w:tc>
      </w:tr>
      <w:tr w:rsidR="00A934E4" w:rsidRPr="00355EF5" w14:paraId="009CA62F" w14:textId="77777777" w:rsidTr="009D35F6">
        <w:trPr>
          <w:trHeight w:val="231"/>
        </w:trPr>
        <w:tc>
          <w:tcPr>
            <w:cnfStyle w:val="001000000000" w:firstRow="0" w:lastRow="0" w:firstColumn="1" w:lastColumn="0" w:oddVBand="0" w:evenVBand="0" w:oddHBand="0" w:evenHBand="0" w:firstRowFirstColumn="0" w:firstRowLastColumn="0" w:lastRowFirstColumn="0" w:lastRowLastColumn="0"/>
            <w:tcW w:w="964" w:type="pct"/>
          </w:tcPr>
          <w:p w14:paraId="76D3996E" w14:textId="77777777" w:rsidR="00A934E4" w:rsidRPr="00681A44" w:rsidRDefault="00A934E4" w:rsidP="009D35F6">
            <w:pPr>
              <w:spacing w:after="200" w:line="276" w:lineRule="auto"/>
              <w:contextualSpacing w:val="0"/>
              <w:rPr>
                <w:color w:val="FFFFFF" w:themeColor="background1"/>
                <w:sz w:val="20"/>
                <w:szCs w:val="22"/>
                <w:lang w:val="en-GB"/>
              </w:rPr>
            </w:pPr>
            <w:r w:rsidRPr="00681A44">
              <w:rPr>
                <w:color w:val="FFFFFF" w:themeColor="background1"/>
                <w:sz w:val="20"/>
                <w:szCs w:val="22"/>
                <w:lang w:val="en-GB"/>
              </w:rPr>
              <w:t>Data/parameter</w:t>
            </w:r>
          </w:p>
        </w:tc>
        <w:tc>
          <w:tcPr>
            <w:tcW w:w="4036" w:type="pct"/>
          </w:tcPr>
          <w:p w14:paraId="2EB21356" w14:textId="77777777" w:rsidR="00A934E4" w:rsidRPr="001A5C33"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1A5C33">
              <w:rPr>
                <w:rFonts w:asciiTheme="minorHAnsi" w:hAnsiTheme="minorHAnsi"/>
                <w:sz w:val="20"/>
                <w:szCs w:val="20"/>
              </w:rPr>
              <w:t>T</w:t>
            </w:r>
            <w:r w:rsidRPr="001A5C33">
              <w:rPr>
                <w:rFonts w:asciiTheme="minorHAnsi" w:hAnsiTheme="minorHAnsi"/>
                <w:sz w:val="20"/>
                <w:szCs w:val="20"/>
                <w:vertAlign w:val="subscript"/>
              </w:rPr>
              <w:t>b,y</w:t>
            </w:r>
          </w:p>
        </w:tc>
      </w:tr>
      <w:tr w:rsidR="00A934E4" w:rsidRPr="00355EF5" w14:paraId="4F14A930" w14:textId="77777777" w:rsidTr="009D35F6">
        <w:trPr>
          <w:trHeight w:val="232"/>
        </w:trPr>
        <w:tc>
          <w:tcPr>
            <w:cnfStyle w:val="001000000000" w:firstRow="0" w:lastRow="0" w:firstColumn="1" w:lastColumn="0" w:oddVBand="0" w:evenVBand="0" w:oddHBand="0" w:evenHBand="0" w:firstRowFirstColumn="0" w:firstRowLastColumn="0" w:lastRowFirstColumn="0" w:lastRowLastColumn="0"/>
            <w:tcW w:w="964" w:type="pct"/>
          </w:tcPr>
          <w:p w14:paraId="14A007AF" w14:textId="77777777" w:rsidR="00A934E4" w:rsidRPr="00681A44" w:rsidRDefault="00A934E4" w:rsidP="009D35F6">
            <w:pPr>
              <w:spacing w:after="200" w:line="276" w:lineRule="auto"/>
              <w:contextualSpacing w:val="0"/>
              <w:rPr>
                <w:color w:val="FFFFFF" w:themeColor="background1"/>
                <w:sz w:val="20"/>
                <w:szCs w:val="22"/>
                <w:lang w:val="en-GB"/>
              </w:rPr>
            </w:pPr>
            <w:r w:rsidRPr="00681A44">
              <w:rPr>
                <w:color w:val="FFFFFF" w:themeColor="background1"/>
                <w:sz w:val="20"/>
                <w:szCs w:val="22"/>
                <w:lang w:val="en-GB"/>
              </w:rPr>
              <w:t>Unit</w:t>
            </w:r>
          </w:p>
        </w:tc>
        <w:tc>
          <w:tcPr>
            <w:tcW w:w="4036" w:type="pct"/>
          </w:tcPr>
          <w:p w14:paraId="5A53774D" w14:textId="77777777" w:rsidR="00A934E4" w:rsidRPr="001A5C33"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Pr>
                <w:rFonts w:asciiTheme="minorHAnsi" w:hAnsiTheme="minorHAnsi"/>
                <w:sz w:val="20"/>
                <w:szCs w:val="20"/>
              </w:rPr>
              <w:t>Minutes</w:t>
            </w:r>
          </w:p>
        </w:tc>
      </w:tr>
      <w:tr w:rsidR="00A934E4" w:rsidRPr="00355EF5" w14:paraId="74BD04CC" w14:textId="77777777" w:rsidTr="009D35F6">
        <w:trPr>
          <w:trHeight w:val="231"/>
        </w:trPr>
        <w:tc>
          <w:tcPr>
            <w:cnfStyle w:val="001000000000" w:firstRow="0" w:lastRow="0" w:firstColumn="1" w:lastColumn="0" w:oddVBand="0" w:evenVBand="0" w:oddHBand="0" w:evenHBand="0" w:firstRowFirstColumn="0" w:firstRowLastColumn="0" w:lastRowFirstColumn="0" w:lastRowLastColumn="0"/>
            <w:tcW w:w="964" w:type="pct"/>
          </w:tcPr>
          <w:p w14:paraId="66AB8149" w14:textId="77777777" w:rsidR="00A934E4" w:rsidRPr="00681A44" w:rsidRDefault="00A934E4" w:rsidP="009D35F6">
            <w:pPr>
              <w:spacing w:after="200" w:line="276" w:lineRule="auto"/>
              <w:contextualSpacing w:val="0"/>
              <w:rPr>
                <w:color w:val="FFFFFF" w:themeColor="background1"/>
                <w:sz w:val="20"/>
                <w:szCs w:val="22"/>
                <w:lang w:val="en-GB"/>
              </w:rPr>
            </w:pPr>
            <w:r w:rsidRPr="00681A44">
              <w:rPr>
                <w:color w:val="FFFFFF" w:themeColor="background1"/>
                <w:sz w:val="20"/>
                <w:szCs w:val="22"/>
                <w:lang w:val="en-GB"/>
              </w:rPr>
              <w:t>Description</w:t>
            </w:r>
          </w:p>
        </w:tc>
        <w:tc>
          <w:tcPr>
            <w:tcW w:w="4036" w:type="pct"/>
          </w:tcPr>
          <w:p w14:paraId="5C8BA81B" w14:textId="77777777" w:rsidR="00A934E4" w:rsidRPr="001A5C33"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1A5C33">
              <w:rPr>
                <w:rFonts w:asciiTheme="minorHAnsi" w:hAnsiTheme="minorHAnsi"/>
                <w:sz w:val="20"/>
                <w:szCs w:val="20"/>
              </w:rPr>
              <w:t>Time spent collecting firewood and cooking per household per week prior to project in year y</w:t>
            </w:r>
          </w:p>
        </w:tc>
      </w:tr>
      <w:tr w:rsidR="00A934E4" w:rsidRPr="00355EF5" w14:paraId="4258F1FA" w14:textId="77777777" w:rsidTr="009D35F6">
        <w:trPr>
          <w:trHeight w:val="232"/>
        </w:trPr>
        <w:tc>
          <w:tcPr>
            <w:cnfStyle w:val="001000000000" w:firstRow="0" w:lastRow="0" w:firstColumn="1" w:lastColumn="0" w:oddVBand="0" w:evenVBand="0" w:oddHBand="0" w:evenHBand="0" w:firstRowFirstColumn="0" w:firstRowLastColumn="0" w:lastRowFirstColumn="0" w:lastRowLastColumn="0"/>
            <w:tcW w:w="964" w:type="pct"/>
          </w:tcPr>
          <w:p w14:paraId="126E0305" w14:textId="77777777" w:rsidR="00A934E4" w:rsidRPr="00681A44" w:rsidRDefault="00A934E4" w:rsidP="009D35F6">
            <w:pPr>
              <w:spacing w:after="200" w:line="276" w:lineRule="auto"/>
              <w:contextualSpacing w:val="0"/>
              <w:rPr>
                <w:color w:val="FFFFFF" w:themeColor="background1"/>
                <w:sz w:val="20"/>
                <w:szCs w:val="22"/>
                <w:lang w:val="en-GB"/>
              </w:rPr>
            </w:pPr>
            <w:r w:rsidRPr="00681A44">
              <w:rPr>
                <w:color w:val="FFFFFF" w:themeColor="background1"/>
                <w:sz w:val="20"/>
                <w:szCs w:val="22"/>
                <w:lang w:val="en-GB"/>
              </w:rPr>
              <w:t>Source of data</w:t>
            </w:r>
          </w:p>
        </w:tc>
        <w:tc>
          <w:tcPr>
            <w:tcW w:w="4036" w:type="pct"/>
          </w:tcPr>
          <w:p w14:paraId="21768280" w14:textId="77777777" w:rsidR="00A934E4"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1A5C33">
              <w:rPr>
                <w:rFonts w:asciiTheme="minorHAnsi" w:hAnsiTheme="minorHAnsi"/>
                <w:sz w:val="20"/>
                <w:szCs w:val="20"/>
              </w:rPr>
              <w:t xml:space="preserve">Baseline kitchen survey </w:t>
            </w:r>
            <w:r>
              <w:rPr>
                <w:rFonts w:asciiTheme="minorHAnsi" w:hAnsiTheme="minorHAnsi"/>
                <w:sz w:val="20"/>
                <w:szCs w:val="20"/>
              </w:rPr>
              <w:t>questions</w:t>
            </w:r>
          </w:p>
          <w:p w14:paraId="5A793E5E" w14:textId="77777777" w:rsidR="00A934E4"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Pr>
                <w:rFonts w:asciiTheme="minorHAnsi" w:hAnsiTheme="minorHAnsi"/>
                <w:sz w:val="20"/>
                <w:szCs w:val="20"/>
              </w:rPr>
              <w:t xml:space="preserve">Spreadsheet: GS11205 </w:t>
            </w:r>
            <w:r w:rsidRPr="00641AA5">
              <w:rPr>
                <w:rFonts w:asciiTheme="minorHAnsi" w:hAnsiTheme="minorHAnsi"/>
                <w:sz w:val="20"/>
                <w:szCs w:val="20"/>
              </w:rPr>
              <w:t>KBN Rwanda ICS - Baseline KS v1</w:t>
            </w:r>
          </w:p>
          <w:p w14:paraId="785A7C21" w14:textId="77777777" w:rsidR="00A934E4" w:rsidRPr="001A5C33"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p>
        </w:tc>
      </w:tr>
      <w:tr w:rsidR="00A934E4" w:rsidRPr="00355EF5" w14:paraId="5D4C6981" w14:textId="77777777" w:rsidTr="009D35F6">
        <w:trPr>
          <w:trHeight w:val="232"/>
        </w:trPr>
        <w:tc>
          <w:tcPr>
            <w:cnfStyle w:val="001000000000" w:firstRow="0" w:lastRow="0" w:firstColumn="1" w:lastColumn="0" w:oddVBand="0" w:evenVBand="0" w:oddHBand="0" w:evenHBand="0" w:firstRowFirstColumn="0" w:firstRowLastColumn="0" w:lastRowFirstColumn="0" w:lastRowLastColumn="0"/>
            <w:tcW w:w="964" w:type="pct"/>
          </w:tcPr>
          <w:p w14:paraId="6947E48D" w14:textId="77777777" w:rsidR="00A934E4" w:rsidRPr="00681A44" w:rsidRDefault="00A934E4" w:rsidP="009D35F6">
            <w:pPr>
              <w:spacing w:after="200" w:line="276" w:lineRule="auto"/>
              <w:contextualSpacing w:val="0"/>
              <w:rPr>
                <w:color w:val="FFFFFF" w:themeColor="background1"/>
                <w:sz w:val="20"/>
                <w:szCs w:val="22"/>
                <w:lang w:val="en-GB"/>
              </w:rPr>
            </w:pPr>
            <w:r w:rsidRPr="00681A44">
              <w:rPr>
                <w:color w:val="FFFFFF" w:themeColor="background1"/>
                <w:sz w:val="20"/>
                <w:szCs w:val="22"/>
                <w:lang w:val="en-GB"/>
              </w:rPr>
              <w:lastRenderedPageBreak/>
              <w:t>Value(s) applied</w:t>
            </w:r>
          </w:p>
        </w:tc>
        <w:tc>
          <w:tcPr>
            <w:tcW w:w="4036" w:type="pct"/>
          </w:tcPr>
          <w:p w14:paraId="0617E22C" w14:textId="77777777" w:rsidR="00A934E4" w:rsidRPr="001A5C33"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Pr>
                <w:rFonts w:asciiTheme="minorHAnsi" w:hAnsiTheme="minorHAnsi"/>
                <w:sz w:val="20"/>
                <w:szCs w:val="20"/>
              </w:rPr>
              <w:t>833 minutes</w:t>
            </w:r>
          </w:p>
        </w:tc>
      </w:tr>
      <w:tr w:rsidR="00A934E4" w:rsidRPr="00355EF5" w14:paraId="44509CB8" w14:textId="77777777" w:rsidTr="009D35F6">
        <w:trPr>
          <w:trHeight w:val="1516"/>
        </w:trPr>
        <w:tc>
          <w:tcPr>
            <w:cnfStyle w:val="001000000000" w:firstRow="0" w:lastRow="0" w:firstColumn="1" w:lastColumn="0" w:oddVBand="0" w:evenVBand="0" w:oddHBand="0" w:evenHBand="0" w:firstRowFirstColumn="0" w:firstRowLastColumn="0" w:lastRowFirstColumn="0" w:lastRowLastColumn="0"/>
            <w:tcW w:w="964" w:type="pct"/>
          </w:tcPr>
          <w:p w14:paraId="57786A8E" w14:textId="77777777" w:rsidR="00A934E4" w:rsidRPr="00681A44" w:rsidRDefault="00A934E4" w:rsidP="009D35F6">
            <w:pPr>
              <w:spacing w:after="200" w:line="276" w:lineRule="auto"/>
              <w:contextualSpacing w:val="0"/>
              <w:rPr>
                <w:color w:val="FFFFFF" w:themeColor="background1"/>
                <w:sz w:val="20"/>
                <w:szCs w:val="22"/>
                <w:lang w:val="en-GB"/>
              </w:rPr>
            </w:pPr>
            <w:r w:rsidRPr="00681A44">
              <w:rPr>
                <w:color w:val="FFFFFF" w:themeColor="background1"/>
                <w:sz w:val="20"/>
                <w:szCs w:val="22"/>
                <w:lang w:val="en-GB"/>
              </w:rPr>
              <w:t xml:space="preserve">Choice of data or Measurement methods and procedures </w:t>
            </w:r>
          </w:p>
        </w:tc>
        <w:tc>
          <w:tcPr>
            <w:tcW w:w="4036" w:type="pct"/>
          </w:tcPr>
          <w:p w14:paraId="419CAA9E" w14:textId="77777777" w:rsidR="00A934E4" w:rsidRDefault="00A934E4" w:rsidP="009D35F6">
            <w:pPr>
              <w:pStyle w:val="NoSpacing"/>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1A5C33">
              <w:rPr>
                <w:rFonts w:asciiTheme="minorHAnsi" w:hAnsiTheme="minorHAnsi"/>
                <w:sz w:val="20"/>
                <w:szCs w:val="20"/>
              </w:rPr>
              <w:t xml:space="preserve">Measured by </w:t>
            </w:r>
            <w:r>
              <w:rPr>
                <w:rFonts w:asciiTheme="minorHAnsi" w:hAnsiTheme="minorHAnsi"/>
                <w:sz w:val="20"/>
                <w:szCs w:val="20"/>
              </w:rPr>
              <w:t>the following questions</w:t>
            </w:r>
            <w:r w:rsidRPr="001A5C33">
              <w:rPr>
                <w:rFonts w:asciiTheme="minorHAnsi" w:hAnsiTheme="minorHAnsi"/>
                <w:sz w:val="20"/>
                <w:szCs w:val="20"/>
              </w:rPr>
              <w:t xml:space="preserve"> in the baseline kitchen survey</w:t>
            </w:r>
            <w:r>
              <w:rPr>
                <w:rFonts w:asciiTheme="minorHAnsi" w:hAnsiTheme="minorHAnsi"/>
                <w:sz w:val="20"/>
                <w:szCs w:val="20"/>
              </w:rPr>
              <w:t>:</w:t>
            </w:r>
          </w:p>
          <w:p w14:paraId="324A51DB" w14:textId="77777777" w:rsidR="00A934E4" w:rsidRDefault="00A934E4" w:rsidP="009D35F6">
            <w:pPr>
              <w:pStyle w:val="NoSpacing"/>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p>
          <w:p w14:paraId="68330BF5" w14:textId="77777777" w:rsidR="00A934E4" w:rsidRDefault="00A934E4" w:rsidP="009D35F6">
            <w:pPr>
              <w:pStyle w:val="NoSpacing"/>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C90009">
              <w:rPr>
                <w:rFonts w:asciiTheme="minorHAnsi" w:hAnsiTheme="minorHAnsi"/>
                <w:sz w:val="20"/>
                <w:szCs w:val="20"/>
                <w:lang w:val="en-GB"/>
              </w:rPr>
              <w:t>How much time is spent cooking per day during the dry season? (minutes)</w:t>
            </w:r>
          </w:p>
          <w:p w14:paraId="095EA833" w14:textId="77777777" w:rsidR="00A934E4" w:rsidRDefault="00A934E4" w:rsidP="009D35F6">
            <w:pPr>
              <w:pStyle w:val="NoSpacing"/>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7E5313">
              <w:rPr>
                <w:rFonts w:asciiTheme="minorHAnsi" w:hAnsiTheme="minorHAnsi"/>
                <w:sz w:val="20"/>
                <w:szCs w:val="20"/>
                <w:lang w:val="en-GB"/>
              </w:rPr>
              <w:t>How much time is spent cooking per day during the rainy season? (minutes)</w:t>
            </w:r>
          </w:p>
          <w:p w14:paraId="0F67591D" w14:textId="77777777" w:rsidR="00A934E4" w:rsidRDefault="00A934E4" w:rsidP="009D35F6">
            <w:pPr>
              <w:pStyle w:val="NoSpacing"/>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7E5313">
              <w:rPr>
                <w:rFonts w:asciiTheme="minorHAnsi" w:hAnsiTheme="minorHAnsi"/>
                <w:sz w:val="20"/>
                <w:szCs w:val="20"/>
                <w:lang w:val="en-GB"/>
              </w:rPr>
              <w:t>On average, how long do you spend collecting fuel per trip?</w:t>
            </w:r>
          </w:p>
          <w:p w14:paraId="0AD263F0" w14:textId="77777777" w:rsidR="00A934E4" w:rsidRPr="001A5C33" w:rsidRDefault="00A934E4" w:rsidP="009D35F6">
            <w:pPr>
              <w:pStyle w:val="NoSpacing"/>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lang w:val="en-GB"/>
              </w:rPr>
            </w:pPr>
            <w:r w:rsidRPr="00182148">
              <w:rPr>
                <w:rFonts w:asciiTheme="minorHAnsi" w:hAnsiTheme="minorHAnsi"/>
                <w:sz w:val="20"/>
                <w:szCs w:val="20"/>
                <w:lang w:val="en-GB"/>
              </w:rPr>
              <w:t>On average, how many trips do you take to collect fuel for cooking per week?</w:t>
            </w:r>
          </w:p>
        </w:tc>
      </w:tr>
      <w:tr w:rsidR="00A934E4" w:rsidRPr="00355EF5" w14:paraId="077E868B" w14:textId="77777777" w:rsidTr="009D35F6">
        <w:trPr>
          <w:trHeight w:val="204"/>
        </w:trPr>
        <w:tc>
          <w:tcPr>
            <w:cnfStyle w:val="001000000000" w:firstRow="0" w:lastRow="0" w:firstColumn="1" w:lastColumn="0" w:oddVBand="0" w:evenVBand="0" w:oddHBand="0" w:evenHBand="0" w:firstRowFirstColumn="0" w:firstRowLastColumn="0" w:lastRowFirstColumn="0" w:lastRowLastColumn="0"/>
            <w:tcW w:w="964" w:type="pct"/>
          </w:tcPr>
          <w:p w14:paraId="639910F7" w14:textId="77777777" w:rsidR="00A934E4" w:rsidRPr="00681A44" w:rsidRDefault="00A934E4" w:rsidP="009D35F6">
            <w:pPr>
              <w:spacing w:after="200" w:line="276" w:lineRule="auto"/>
              <w:contextualSpacing w:val="0"/>
              <w:rPr>
                <w:color w:val="FFFFFF" w:themeColor="background1"/>
                <w:sz w:val="20"/>
                <w:szCs w:val="22"/>
                <w:lang w:val="en-GB"/>
              </w:rPr>
            </w:pPr>
            <w:r w:rsidRPr="00681A44">
              <w:rPr>
                <w:color w:val="FFFFFF" w:themeColor="background1"/>
                <w:sz w:val="20"/>
                <w:szCs w:val="22"/>
                <w:lang w:val="en-GB"/>
              </w:rPr>
              <w:t>Purpose of data</w:t>
            </w:r>
          </w:p>
        </w:tc>
        <w:tc>
          <w:tcPr>
            <w:tcW w:w="4036" w:type="pct"/>
          </w:tcPr>
          <w:p w14:paraId="022CB092" w14:textId="77777777" w:rsidR="00A934E4" w:rsidRPr="001A5C33"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1A5C33">
              <w:rPr>
                <w:rFonts w:asciiTheme="minorHAnsi" w:hAnsiTheme="minorHAnsi"/>
                <w:sz w:val="20"/>
                <w:szCs w:val="20"/>
              </w:rPr>
              <w:t>Calculating time saved collecting firewood and cooking by project.</w:t>
            </w:r>
          </w:p>
        </w:tc>
      </w:tr>
      <w:tr w:rsidR="00A934E4" w:rsidRPr="00355EF5" w14:paraId="187783FA" w14:textId="77777777" w:rsidTr="009D35F6">
        <w:trPr>
          <w:trHeight w:val="205"/>
        </w:trPr>
        <w:tc>
          <w:tcPr>
            <w:cnfStyle w:val="001000000000" w:firstRow="0" w:lastRow="0" w:firstColumn="1" w:lastColumn="0" w:oddVBand="0" w:evenVBand="0" w:oddHBand="0" w:evenHBand="0" w:firstRowFirstColumn="0" w:firstRowLastColumn="0" w:lastRowFirstColumn="0" w:lastRowLastColumn="0"/>
            <w:tcW w:w="964" w:type="pct"/>
          </w:tcPr>
          <w:p w14:paraId="1BFC2A23" w14:textId="77777777" w:rsidR="00A934E4" w:rsidRPr="00681A44" w:rsidRDefault="00A934E4" w:rsidP="009D35F6">
            <w:pPr>
              <w:spacing w:after="200" w:line="276" w:lineRule="auto"/>
              <w:contextualSpacing w:val="0"/>
              <w:rPr>
                <w:color w:val="FFFFFF" w:themeColor="background1"/>
                <w:sz w:val="20"/>
                <w:szCs w:val="22"/>
                <w:lang w:val="en-GB"/>
              </w:rPr>
            </w:pPr>
            <w:r w:rsidRPr="00681A44">
              <w:rPr>
                <w:color w:val="FFFFFF" w:themeColor="background1"/>
                <w:sz w:val="20"/>
                <w:szCs w:val="22"/>
                <w:lang w:val="en-GB"/>
              </w:rPr>
              <w:t>Additional comment</w:t>
            </w:r>
          </w:p>
        </w:tc>
        <w:tc>
          <w:tcPr>
            <w:tcW w:w="4036" w:type="pct"/>
          </w:tcPr>
          <w:p w14:paraId="33E94E8F" w14:textId="77777777" w:rsidR="00A934E4" w:rsidRPr="001A5C33" w:rsidRDefault="00A934E4"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 w:val="20"/>
                <w:szCs w:val="20"/>
              </w:rPr>
            </w:pPr>
            <w:r w:rsidRPr="001A5C33">
              <w:rPr>
                <w:rFonts w:asciiTheme="minorHAnsi" w:hAnsiTheme="minorHAnsi"/>
                <w:sz w:val="20"/>
                <w:szCs w:val="20"/>
              </w:rPr>
              <w:t>-</w:t>
            </w:r>
          </w:p>
        </w:tc>
      </w:tr>
    </w:tbl>
    <w:p w14:paraId="3C0EDC9C" w14:textId="77777777" w:rsidR="00A934E4" w:rsidRPr="009A4E84" w:rsidRDefault="00A934E4" w:rsidP="00A934E4">
      <w:pPr>
        <w:spacing w:line="276" w:lineRule="auto"/>
        <w:contextualSpacing w:val="0"/>
      </w:pPr>
    </w:p>
    <w:p w14:paraId="589BB5C4" w14:textId="77777777" w:rsidR="003A6007" w:rsidRDefault="003A6007" w:rsidP="003A6007">
      <w:pPr>
        <w:pStyle w:val="SectionList2nd"/>
      </w:pPr>
      <w:r>
        <w:t xml:space="preserve">Ex ante estimation of SDG Impact </w:t>
      </w:r>
    </w:p>
    <w:p w14:paraId="6898F984" w14:textId="77777777" w:rsidR="003A6007" w:rsidRDefault="003A6007" w:rsidP="003A6007">
      <w:pPr>
        <w:spacing w:line="276" w:lineRule="auto"/>
        <w:contextualSpacing w:val="0"/>
      </w:pPr>
      <w:r>
        <w:t>&gt;&gt;</w:t>
      </w:r>
    </w:p>
    <w:p w14:paraId="52C5C832" w14:textId="6A74075F" w:rsidR="00EF76C0" w:rsidRDefault="00EF76C0" w:rsidP="003A6007">
      <w:pPr>
        <w:spacing w:line="276" w:lineRule="auto"/>
        <w:contextualSpacing w:val="0"/>
      </w:pPr>
      <w:r w:rsidRPr="00EF76C0">
        <w:rPr>
          <w:noProof/>
        </w:rPr>
        <w:drawing>
          <wp:inline distT="0" distB="0" distL="0" distR="0" wp14:anchorId="6942E108" wp14:editId="7352BD98">
            <wp:extent cx="6116320" cy="1968500"/>
            <wp:effectExtent l="0" t="0" r="0" b="0"/>
            <wp:docPr id="1651023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116320" cy="1968500"/>
                    </a:xfrm>
                    <a:prstGeom prst="rect">
                      <a:avLst/>
                    </a:prstGeom>
                    <a:noFill/>
                    <a:ln>
                      <a:noFill/>
                    </a:ln>
                  </pic:spPr>
                </pic:pic>
              </a:graphicData>
            </a:graphic>
          </wp:inline>
        </w:drawing>
      </w:r>
    </w:p>
    <w:p w14:paraId="3802B961" w14:textId="1B3FE5F0" w:rsidR="003A6007" w:rsidRDefault="003A6007" w:rsidP="00EF76C0">
      <w:pPr>
        <w:spacing w:line="276" w:lineRule="auto"/>
        <w:contextualSpacing w:val="0"/>
      </w:pPr>
      <w:r>
        <w:t>Summary of ex ante estimates of each SDG outcome</w:t>
      </w:r>
    </w:p>
    <w:p w14:paraId="1ABDE8CD" w14:textId="77777777" w:rsidR="00733CB2" w:rsidRDefault="00733CB2" w:rsidP="00733CB2">
      <w:pPr>
        <w:rPr>
          <w:b/>
          <w:bCs/>
        </w:rPr>
      </w:pPr>
      <w:r w:rsidRPr="00A915AA">
        <w:rPr>
          <w:b/>
          <w:bCs/>
        </w:rPr>
        <w:t>SDG 3</w:t>
      </w:r>
      <w:r>
        <w:rPr>
          <w:b/>
          <w:bCs/>
        </w:rPr>
        <w:t>:</w:t>
      </w:r>
    </w:p>
    <w:tbl>
      <w:tblPr>
        <w:tblStyle w:val="GridTable4-Accent1"/>
        <w:tblW w:w="9493" w:type="dxa"/>
        <w:tblCellMar>
          <w:top w:w="28" w:type="dxa"/>
        </w:tblCellMar>
        <w:tblLook w:val="0660" w:firstRow="1" w:lastRow="1" w:firstColumn="0" w:lastColumn="0" w:noHBand="1" w:noVBand="1"/>
      </w:tblPr>
      <w:tblGrid>
        <w:gridCol w:w="2764"/>
        <w:gridCol w:w="2193"/>
        <w:gridCol w:w="1984"/>
        <w:gridCol w:w="2552"/>
      </w:tblGrid>
      <w:tr w:rsidR="00733CB2" w:rsidRPr="003A6007" w14:paraId="36534147" w14:textId="77777777" w:rsidTr="009D35F6">
        <w:trPr>
          <w:cnfStyle w:val="100000000000" w:firstRow="1" w:lastRow="0" w:firstColumn="0" w:lastColumn="0" w:oddVBand="0" w:evenVBand="0" w:oddHBand="0" w:evenHBand="0" w:firstRowFirstColumn="0" w:firstRowLastColumn="0" w:lastRowFirstColumn="0" w:lastRowLastColumn="0"/>
        </w:trPr>
        <w:tc>
          <w:tcPr>
            <w:tcW w:w="1456" w:type="pct"/>
            <w:tcBorders>
              <w:bottom w:val="single" w:sz="4" w:space="0" w:color="DCDCDC"/>
            </w:tcBorders>
          </w:tcPr>
          <w:p w14:paraId="0298C1BD" w14:textId="77777777" w:rsidR="00733CB2" w:rsidRPr="003A6007" w:rsidRDefault="00733CB2" w:rsidP="009D35F6">
            <w:pPr>
              <w:spacing w:after="200" w:line="240" w:lineRule="auto"/>
              <w:rPr>
                <w:color w:val="FFFFFF" w:themeColor="background1"/>
                <w:lang w:val="en-GB"/>
              </w:rPr>
            </w:pPr>
            <w:r w:rsidRPr="003A6007">
              <w:rPr>
                <w:color w:val="FFFFFF" w:themeColor="background1"/>
                <w:lang w:val="en-GB"/>
              </w:rPr>
              <w:t>Year</w:t>
            </w:r>
          </w:p>
        </w:tc>
        <w:tc>
          <w:tcPr>
            <w:tcW w:w="1155" w:type="pct"/>
            <w:tcBorders>
              <w:bottom w:val="single" w:sz="4" w:space="0" w:color="DCDCDC"/>
            </w:tcBorders>
          </w:tcPr>
          <w:p w14:paraId="394D2B27" w14:textId="77777777" w:rsidR="00733CB2" w:rsidRPr="003A6007" w:rsidRDefault="00733CB2" w:rsidP="009D35F6">
            <w:pPr>
              <w:spacing w:after="200" w:line="240" w:lineRule="auto"/>
              <w:rPr>
                <w:color w:val="FFFFFF" w:themeColor="background1"/>
                <w:lang w:val="en-GB"/>
              </w:rPr>
            </w:pPr>
            <w:r w:rsidRPr="003A6007">
              <w:rPr>
                <w:color w:val="FFFFFF" w:themeColor="background1"/>
                <w:lang w:val="en-GB"/>
              </w:rPr>
              <w:t>Baseline estimate</w:t>
            </w:r>
          </w:p>
        </w:tc>
        <w:tc>
          <w:tcPr>
            <w:tcW w:w="1045" w:type="pct"/>
            <w:tcBorders>
              <w:bottom w:val="single" w:sz="4" w:space="0" w:color="DCDCDC"/>
            </w:tcBorders>
          </w:tcPr>
          <w:p w14:paraId="607D598D" w14:textId="77777777" w:rsidR="00733CB2" w:rsidRPr="003A6007" w:rsidRDefault="00733CB2" w:rsidP="009D35F6">
            <w:pPr>
              <w:spacing w:after="200" w:line="240" w:lineRule="auto"/>
              <w:rPr>
                <w:color w:val="FFFFFF" w:themeColor="background1"/>
                <w:lang w:val="en-GB"/>
              </w:rPr>
            </w:pPr>
            <w:r w:rsidRPr="003A6007">
              <w:rPr>
                <w:color w:val="FFFFFF" w:themeColor="background1"/>
                <w:lang w:val="en-GB"/>
              </w:rPr>
              <w:t>Project estimate</w:t>
            </w:r>
          </w:p>
        </w:tc>
        <w:tc>
          <w:tcPr>
            <w:tcW w:w="1344" w:type="pct"/>
            <w:tcBorders>
              <w:bottom w:val="single" w:sz="4" w:space="0" w:color="DCDCDC"/>
            </w:tcBorders>
          </w:tcPr>
          <w:p w14:paraId="43E153A9" w14:textId="77777777" w:rsidR="00733CB2" w:rsidRPr="003A6007" w:rsidRDefault="00733CB2" w:rsidP="009D35F6">
            <w:pPr>
              <w:spacing w:after="200" w:line="240" w:lineRule="auto"/>
              <w:rPr>
                <w:color w:val="FFFFFF" w:themeColor="background1"/>
                <w:lang w:val="en-GB"/>
              </w:rPr>
            </w:pPr>
            <w:r w:rsidRPr="003A6007">
              <w:rPr>
                <w:color w:val="FFFFFF" w:themeColor="background1"/>
                <w:lang w:val="en-GB"/>
              </w:rPr>
              <w:t>Net benefit</w:t>
            </w:r>
          </w:p>
        </w:tc>
      </w:tr>
      <w:tr w:rsidR="00733CB2" w:rsidRPr="003A6007" w14:paraId="4A14E15F" w14:textId="77777777" w:rsidTr="009D35F6">
        <w:tc>
          <w:tcPr>
            <w:tcW w:w="1456" w:type="pct"/>
            <w:tcBorders>
              <w:top w:val="single" w:sz="4" w:space="0" w:color="DCDCDC"/>
              <w:left w:val="single" w:sz="4" w:space="0" w:color="DCDCDC"/>
              <w:bottom w:val="single" w:sz="4" w:space="0" w:color="DCDCDC"/>
              <w:right w:val="single" w:sz="4" w:space="0" w:color="DCDCDC"/>
            </w:tcBorders>
            <w:vAlign w:val="center"/>
          </w:tcPr>
          <w:p w14:paraId="32FC1430" w14:textId="1EC03A13" w:rsidR="00733CB2" w:rsidRPr="003A6007" w:rsidRDefault="00057D25" w:rsidP="009D35F6">
            <w:pPr>
              <w:spacing w:after="200" w:line="240" w:lineRule="auto"/>
              <w:rPr>
                <w:lang w:val="en-GB"/>
              </w:rPr>
            </w:pPr>
            <w:r>
              <w:rPr>
                <w:lang w:val="en-GB"/>
              </w:rPr>
              <w:t xml:space="preserve">1: </w:t>
            </w:r>
            <w:r w:rsidR="004570D7">
              <w:rPr>
                <w:lang w:val="en-GB"/>
              </w:rPr>
              <w:t>2021-2022</w:t>
            </w:r>
          </w:p>
        </w:tc>
        <w:tc>
          <w:tcPr>
            <w:tcW w:w="1155" w:type="pct"/>
            <w:tcBorders>
              <w:top w:val="single" w:sz="4" w:space="0" w:color="DCDCDC"/>
              <w:left w:val="single" w:sz="4" w:space="0" w:color="DCDCDC"/>
              <w:bottom w:val="single" w:sz="4" w:space="0" w:color="DCDCDC"/>
              <w:right w:val="single" w:sz="4" w:space="0" w:color="DCDCDC"/>
            </w:tcBorders>
          </w:tcPr>
          <w:p w14:paraId="0B9F55A6" w14:textId="77777777" w:rsidR="00733CB2" w:rsidRPr="003A6007" w:rsidRDefault="00733CB2" w:rsidP="009D35F6">
            <w:pPr>
              <w:spacing w:after="200"/>
              <w:rPr>
                <w:lang w:val="en-GB"/>
              </w:rPr>
            </w:pPr>
            <w:r>
              <w:rPr>
                <w:rFonts w:asciiTheme="majorHAnsi" w:hAnsiTheme="majorHAnsi" w:cs="Arial"/>
                <w:szCs w:val="22"/>
              </w:rPr>
              <w:t>0</w:t>
            </w:r>
            <w:r w:rsidRPr="0044409A">
              <w:rPr>
                <w:rFonts w:asciiTheme="majorHAnsi" w:hAnsiTheme="majorHAnsi" w:cs="Arial"/>
                <w:szCs w:val="22"/>
              </w:rPr>
              <w:t xml:space="preserve">% </w:t>
            </w:r>
            <w:r>
              <w:rPr>
                <w:rFonts w:asciiTheme="majorHAnsi" w:hAnsiTheme="majorHAnsi" w:cs="Arial"/>
                <w:szCs w:val="22"/>
              </w:rPr>
              <w:t>t</w:t>
            </w:r>
            <w:r w:rsidRPr="00E63D2A">
              <w:rPr>
                <w:rFonts w:asciiTheme="majorHAnsi" w:hAnsiTheme="majorHAnsi" w:cs="Arial"/>
                <w:szCs w:val="22"/>
              </w:rPr>
              <w:t>otal reduction in household air pollution</w:t>
            </w:r>
          </w:p>
        </w:tc>
        <w:tc>
          <w:tcPr>
            <w:tcW w:w="1045" w:type="pct"/>
            <w:tcBorders>
              <w:top w:val="single" w:sz="4" w:space="0" w:color="DCDCDC"/>
              <w:left w:val="single" w:sz="4" w:space="0" w:color="DCDCDC"/>
              <w:bottom w:val="single" w:sz="4" w:space="0" w:color="DCDCDC"/>
              <w:right w:val="single" w:sz="4" w:space="0" w:color="DCDCDC"/>
            </w:tcBorders>
          </w:tcPr>
          <w:p w14:paraId="7AA57D78" w14:textId="77777777" w:rsidR="00733CB2" w:rsidRPr="003A6007" w:rsidRDefault="00733CB2" w:rsidP="009D35F6">
            <w:pPr>
              <w:spacing w:after="200"/>
              <w:rPr>
                <w:lang w:val="en-GB"/>
              </w:rPr>
            </w:pPr>
            <w:r>
              <w:rPr>
                <w:rFonts w:asciiTheme="majorHAnsi" w:hAnsiTheme="majorHAnsi"/>
              </w:rPr>
              <w:t>27</w:t>
            </w:r>
            <w:r w:rsidRPr="0044409A">
              <w:rPr>
                <w:rFonts w:asciiTheme="majorHAnsi" w:hAnsiTheme="majorHAnsi"/>
              </w:rPr>
              <w:t xml:space="preserve">% </w:t>
            </w:r>
            <w:r>
              <w:rPr>
                <w:rFonts w:asciiTheme="majorHAnsi" w:hAnsiTheme="majorHAnsi" w:cs="Arial"/>
                <w:szCs w:val="22"/>
              </w:rPr>
              <w:t>t</w:t>
            </w:r>
            <w:r w:rsidRPr="00E63D2A">
              <w:rPr>
                <w:rFonts w:asciiTheme="majorHAnsi" w:hAnsiTheme="majorHAnsi" w:cs="Arial"/>
                <w:szCs w:val="22"/>
              </w:rPr>
              <w:t>otal reduction in household air pollution</w:t>
            </w:r>
          </w:p>
        </w:tc>
        <w:tc>
          <w:tcPr>
            <w:tcW w:w="1344" w:type="pct"/>
            <w:tcBorders>
              <w:top w:val="single" w:sz="4" w:space="0" w:color="DCDCDC"/>
              <w:left w:val="single" w:sz="4" w:space="0" w:color="DCDCDC"/>
              <w:bottom w:val="single" w:sz="4" w:space="0" w:color="DCDCDC"/>
              <w:right w:val="single" w:sz="4" w:space="0" w:color="DCDCDC"/>
            </w:tcBorders>
          </w:tcPr>
          <w:p w14:paraId="39CB5F54" w14:textId="77777777" w:rsidR="00733CB2" w:rsidRPr="003A6007" w:rsidRDefault="00733CB2" w:rsidP="009D35F6">
            <w:pPr>
              <w:spacing w:after="200"/>
              <w:rPr>
                <w:lang w:val="en-GB"/>
              </w:rPr>
            </w:pPr>
            <w:r>
              <w:rPr>
                <w:rFonts w:asciiTheme="majorHAnsi" w:hAnsiTheme="majorHAnsi"/>
              </w:rPr>
              <w:t>27</w:t>
            </w:r>
            <w:r w:rsidRPr="0044409A">
              <w:rPr>
                <w:rFonts w:asciiTheme="majorHAnsi" w:hAnsiTheme="majorHAnsi"/>
              </w:rPr>
              <w:t xml:space="preserve">% </w:t>
            </w:r>
            <w:r>
              <w:rPr>
                <w:rFonts w:asciiTheme="majorHAnsi" w:hAnsiTheme="majorHAnsi" w:cs="Arial"/>
                <w:szCs w:val="22"/>
              </w:rPr>
              <w:t>t</w:t>
            </w:r>
            <w:r w:rsidRPr="00E63D2A">
              <w:rPr>
                <w:rFonts w:asciiTheme="majorHAnsi" w:hAnsiTheme="majorHAnsi" w:cs="Arial"/>
                <w:szCs w:val="22"/>
              </w:rPr>
              <w:t>otal reduction in household air pollution</w:t>
            </w:r>
          </w:p>
        </w:tc>
      </w:tr>
      <w:tr w:rsidR="00733CB2" w:rsidRPr="003A6007" w14:paraId="78735AB4" w14:textId="77777777" w:rsidTr="009D35F6">
        <w:tc>
          <w:tcPr>
            <w:tcW w:w="1456" w:type="pct"/>
            <w:tcBorders>
              <w:top w:val="single" w:sz="4" w:space="0" w:color="DCDCDC"/>
              <w:left w:val="single" w:sz="4" w:space="0" w:color="DCDCDC"/>
              <w:bottom w:val="single" w:sz="4" w:space="0" w:color="DCDCDC"/>
              <w:right w:val="single" w:sz="4" w:space="0" w:color="DCDCDC"/>
            </w:tcBorders>
            <w:vAlign w:val="center"/>
          </w:tcPr>
          <w:p w14:paraId="1E16DAC5" w14:textId="4F80B0CF" w:rsidR="00733CB2" w:rsidRPr="003A6007" w:rsidRDefault="00057D25" w:rsidP="009D35F6">
            <w:pPr>
              <w:spacing w:after="200" w:line="240" w:lineRule="auto"/>
              <w:rPr>
                <w:lang w:val="en-GB"/>
              </w:rPr>
            </w:pPr>
            <w:r>
              <w:rPr>
                <w:lang w:val="en-GB"/>
              </w:rPr>
              <w:t xml:space="preserve">2: </w:t>
            </w:r>
            <w:r w:rsidR="004570D7">
              <w:rPr>
                <w:lang w:val="en-GB"/>
              </w:rPr>
              <w:t>2022-2023</w:t>
            </w:r>
          </w:p>
        </w:tc>
        <w:tc>
          <w:tcPr>
            <w:tcW w:w="1155" w:type="pct"/>
            <w:tcBorders>
              <w:top w:val="single" w:sz="4" w:space="0" w:color="DCDCDC"/>
              <w:left w:val="single" w:sz="4" w:space="0" w:color="DCDCDC"/>
              <w:bottom w:val="single" w:sz="4" w:space="0" w:color="DCDCDC"/>
              <w:right w:val="single" w:sz="4" w:space="0" w:color="DCDCDC"/>
            </w:tcBorders>
          </w:tcPr>
          <w:p w14:paraId="6DD38890" w14:textId="77777777" w:rsidR="00733CB2" w:rsidRPr="003A6007" w:rsidRDefault="00733CB2" w:rsidP="009D35F6">
            <w:pPr>
              <w:spacing w:after="200"/>
              <w:rPr>
                <w:lang w:val="en-GB"/>
              </w:rPr>
            </w:pPr>
            <w:r w:rsidRPr="00F3266B">
              <w:rPr>
                <w:rFonts w:asciiTheme="majorHAnsi" w:hAnsiTheme="majorHAnsi" w:cs="Arial"/>
                <w:szCs w:val="22"/>
              </w:rPr>
              <w:t xml:space="preserve">0% </w:t>
            </w:r>
          </w:p>
        </w:tc>
        <w:tc>
          <w:tcPr>
            <w:tcW w:w="1045" w:type="pct"/>
            <w:tcBorders>
              <w:top w:val="single" w:sz="4" w:space="0" w:color="DCDCDC"/>
              <w:left w:val="single" w:sz="4" w:space="0" w:color="DCDCDC"/>
              <w:bottom w:val="single" w:sz="4" w:space="0" w:color="DCDCDC"/>
              <w:right w:val="single" w:sz="4" w:space="0" w:color="DCDCDC"/>
            </w:tcBorders>
          </w:tcPr>
          <w:p w14:paraId="672AE3B6" w14:textId="77777777" w:rsidR="00733CB2" w:rsidRPr="003A6007" w:rsidRDefault="00733CB2" w:rsidP="009D35F6">
            <w:pPr>
              <w:spacing w:after="200"/>
              <w:rPr>
                <w:lang w:val="en-GB"/>
              </w:rPr>
            </w:pPr>
            <w:r w:rsidRPr="0075222E">
              <w:rPr>
                <w:lang w:val="en-GB"/>
              </w:rPr>
              <w:t>2</w:t>
            </w:r>
            <w:r>
              <w:rPr>
                <w:lang w:val="en-GB"/>
              </w:rPr>
              <w:t>6</w:t>
            </w:r>
            <w:r w:rsidRPr="0075222E">
              <w:rPr>
                <w:lang w:val="en-GB"/>
              </w:rPr>
              <w:t>%</w:t>
            </w:r>
          </w:p>
        </w:tc>
        <w:tc>
          <w:tcPr>
            <w:tcW w:w="1344" w:type="pct"/>
            <w:tcBorders>
              <w:top w:val="single" w:sz="4" w:space="0" w:color="DCDCDC"/>
              <w:left w:val="single" w:sz="4" w:space="0" w:color="DCDCDC"/>
              <w:bottom w:val="single" w:sz="4" w:space="0" w:color="DCDCDC"/>
              <w:right w:val="single" w:sz="4" w:space="0" w:color="DCDCDC"/>
            </w:tcBorders>
          </w:tcPr>
          <w:p w14:paraId="736EB06E" w14:textId="77777777" w:rsidR="00733CB2" w:rsidRPr="003A6007" w:rsidRDefault="00733CB2" w:rsidP="009D35F6">
            <w:pPr>
              <w:spacing w:after="200"/>
              <w:rPr>
                <w:lang w:val="en-GB"/>
              </w:rPr>
            </w:pPr>
            <w:r w:rsidRPr="001339E7">
              <w:rPr>
                <w:lang w:val="en-GB"/>
              </w:rPr>
              <w:t>2</w:t>
            </w:r>
            <w:r>
              <w:rPr>
                <w:lang w:val="en-GB"/>
              </w:rPr>
              <w:t>6</w:t>
            </w:r>
            <w:r w:rsidRPr="001339E7">
              <w:rPr>
                <w:lang w:val="en-GB"/>
              </w:rPr>
              <w:t>%</w:t>
            </w:r>
          </w:p>
        </w:tc>
      </w:tr>
      <w:tr w:rsidR="00733CB2" w:rsidRPr="003A6007" w14:paraId="6BF37384" w14:textId="77777777" w:rsidTr="009D35F6">
        <w:tc>
          <w:tcPr>
            <w:tcW w:w="1456" w:type="pct"/>
            <w:tcBorders>
              <w:top w:val="single" w:sz="4" w:space="0" w:color="DCDCDC"/>
              <w:left w:val="single" w:sz="4" w:space="0" w:color="DCDCDC"/>
              <w:bottom w:val="single" w:sz="4" w:space="0" w:color="DCDCDC"/>
              <w:right w:val="single" w:sz="4" w:space="0" w:color="DCDCDC"/>
            </w:tcBorders>
            <w:vAlign w:val="center"/>
          </w:tcPr>
          <w:p w14:paraId="7C6B9736" w14:textId="3DC74523" w:rsidR="00733CB2" w:rsidRPr="003A6007" w:rsidRDefault="00057D25" w:rsidP="009D35F6">
            <w:pPr>
              <w:spacing w:after="200" w:line="240" w:lineRule="auto"/>
              <w:rPr>
                <w:lang w:val="en-GB"/>
              </w:rPr>
            </w:pPr>
            <w:r>
              <w:rPr>
                <w:lang w:val="en-GB"/>
              </w:rPr>
              <w:t xml:space="preserve">3: </w:t>
            </w:r>
            <w:r w:rsidR="004570D7">
              <w:rPr>
                <w:lang w:val="en-GB"/>
              </w:rPr>
              <w:t>2023-2024</w:t>
            </w:r>
          </w:p>
        </w:tc>
        <w:tc>
          <w:tcPr>
            <w:tcW w:w="1155" w:type="pct"/>
            <w:tcBorders>
              <w:top w:val="single" w:sz="4" w:space="0" w:color="DCDCDC"/>
              <w:left w:val="single" w:sz="4" w:space="0" w:color="DCDCDC"/>
              <w:bottom w:val="single" w:sz="4" w:space="0" w:color="DCDCDC"/>
              <w:right w:val="single" w:sz="4" w:space="0" w:color="DCDCDC"/>
            </w:tcBorders>
          </w:tcPr>
          <w:p w14:paraId="4694DB24" w14:textId="77777777" w:rsidR="00733CB2" w:rsidRPr="003A6007" w:rsidRDefault="00733CB2" w:rsidP="009D35F6">
            <w:pPr>
              <w:spacing w:after="200"/>
              <w:rPr>
                <w:lang w:val="en-GB"/>
              </w:rPr>
            </w:pPr>
            <w:r w:rsidRPr="00F3266B">
              <w:rPr>
                <w:rFonts w:asciiTheme="majorHAnsi" w:hAnsiTheme="majorHAnsi" w:cs="Arial"/>
                <w:szCs w:val="22"/>
              </w:rPr>
              <w:t xml:space="preserve">0% </w:t>
            </w:r>
          </w:p>
        </w:tc>
        <w:tc>
          <w:tcPr>
            <w:tcW w:w="1045" w:type="pct"/>
            <w:tcBorders>
              <w:top w:val="single" w:sz="4" w:space="0" w:color="DCDCDC"/>
              <w:left w:val="single" w:sz="4" w:space="0" w:color="DCDCDC"/>
              <w:bottom w:val="single" w:sz="4" w:space="0" w:color="DCDCDC"/>
              <w:right w:val="single" w:sz="4" w:space="0" w:color="DCDCDC"/>
            </w:tcBorders>
          </w:tcPr>
          <w:p w14:paraId="57A7DCE7" w14:textId="77777777" w:rsidR="00733CB2" w:rsidRPr="003A6007" w:rsidRDefault="00733CB2" w:rsidP="009D35F6">
            <w:pPr>
              <w:spacing w:after="200"/>
              <w:rPr>
                <w:lang w:val="en-GB"/>
              </w:rPr>
            </w:pPr>
            <w:r w:rsidRPr="0075222E">
              <w:rPr>
                <w:lang w:val="en-GB"/>
              </w:rPr>
              <w:t>2</w:t>
            </w:r>
            <w:r>
              <w:rPr>
                <w:lang w:val="en-GB"/>
              </w:rPr>
              <w:t>4</w:t>
            </w:r>
            <w:r w:rsidRPr="0075222E">
              <w:rPr>
                <w:lang w:val="en-GB"/>
              </w:rPr>
              <w:t>%</w:t>
            </w:r>
          </w:p>
        </w:tc>
        <w:tc>
          <w:tcPr>
            <w:tcW w:w="1344" w:type="pct"/>
            <w:tcBorders>
              <w:top w:val="single" w:sz="4" w:space="0" w:color="DCDCDC"/>
              <w:left w:val="single" w:sz="4" w:space="0" w:color="DCDCDC"/>
              <w:bottom w:val="single" w:sz="4" w:space="0" w:color="DCDCDC"/>
              <w:right w:val="single" w:sz="4" w:space="0" w:color="DCDCDC"/>
            </w:tcBorders>
          </w:tcPr>
          <w:p w14:paraId="5DD2682D" w14:textId="77777777" w:rsidR="00733CB2" w:rsidRPr="003A6007" w:rsidRDefault="00733CB2" w:rsidP="009D35F6">
            <w:pPr>
              <w:spacing w:after="200"/>
              <w:rPr>
                <w:lang w:val="en-GB"/>
              </w:rPr>
            </w:pPr>
            <w:r w:rsidRPr="001339E7">
              <w:rPr>
                <w:lang w:val="en-GB"/>
              </w:rPr>
              <w:t>2</w:t>
            </w:r>
            <w:r>
              <w:rPr>
                <w:lang w:val="en-GB"/>
              </w:rPr>
              <w:t>4</w:t>
            </w:r>
            <w:r w:rsidRPr="001339E7">
              <w:rPr>
                <w:lang w:val="en-GB"/>
              </w:rPr>
              <w:t>%</w:t>
            </w:r>
          </w:p>
        </w:tc>
      </w:tr>
      <w:tr w:rsidR="00733CB2" w:rsidRPr="003A6007" w14:paraId="7E451957" w14:textId="77777777" w:rsidTr="009D35F6">
        <w:tc>
          <w:tcPr>
            <w:tcW w:w="1456" w:type="pct"/>
            <w:tcBorders>
              <w:top w:val="single" w:sz="4" w:space="0" w:color="DCDCDC"/>
              <w:left w:val="single" w:sz="4" w:space="0" w:color="DCDCDC"/>
              <w:bottom w:val="single" w:sz="4" w:space="0" w:color="DCDCDC"/>
              <w:right w:val="single" w:sz="4" w:space="0" w:color="DCDCDC"/>
            </w:tcBorders>
            <w:vAlign w:val="center"/>
          </w:tcPr>
          <w:p w14:paraId="75A381BE" w14:textId="20B42D61" w:rsidR="00733CB2" w:rsidRPr="003A6007" w:rsidRDefault="00057D25" w:rsidP="009D35F6">
            <w:pPr>
              <w:spacing w:after="200" w:line="240" w:lineRule="auto"/>
              <w:rPr>
                <w:lang w:val="en-GB"/>
              </w:rPr>
            </w:pPr>
            <w:r>
              <w:rPr>
                <w:lang w:val="en-GB"/>
              </w:rPr>
              <w:t xml:space="preserve">4: </w:t>
            </w:r>
            <w:r w:rsidR="004570D7">
              <w:rPr>
                <w:lang w:val="en-GB"/>
              </w:rPr>
              <w:t>2024-2025</w:t>
            </w:r>
          </w:p>
        </w:tc>
        <w:tc>
          <w:tcPr>
            <w:tcW w:w="1155" w:type="pct"/>
            <w:tcBorders>
              <w:top w:val="single" w:sz="4" w:space="0" w:color="DCDCDC"/>
              <w:left w:val="single" w:sz="4" w:space="0" w:color="DCDCDC"/>
              <w:bottom w:val="single" w:sz="4" w:space="0" w:color="DCDCDC"/>
              <w:right w:val="single" w:sz="4" w:space="0" w:color="DCDCDC"/>
            </w:tcBorders>
          </w:tcPr>
          <w:p w14:paraId="1CB53A5B" w14:textId="77777777" w:rsidR="00733CB2" w:rsidRPr="003A6007" w:rsidRDefault="00733CB2" w:rsidP="009D35F6">
            <w:pPr>
              <w:spacing w:after="200"/>
              <w:rPr>
                <w:lang w:val="en-GB"/>
              </w:rPr>
            </w:pPr>
            <w:r w:rsidRPr="00F3266B">
              <w:rPr>
                <w:rFonts w:asciiTheme="majorHAnsi" w:hAnsiTheme="majorHAnsi" w:cs="Arial"/>
                <w:szCs w:val="22"/>
              </w:rPr>
              <w:t xml:space="preserve">0% </w:t>
            </w:r>
          </w:p>
        </w:tc>
        <w:tc>
          <w:tcPr>
            <w:tcW w:w="1045" w:type="pct"/>
            <w:tcBorders>
              <w:top w:val="single" w:sz="4" w:space="0" w:color="DCDCDC"/>
              <w:left w:val="single" w:sz="4" w:space="0" w:color="DCDCDC"/>
              <w:bottom w:val="single" w:sz="4" w:space="0" w:color="DCDCDC"/>
              <w:right w:val="single" w:sz="4" w:space="0" w:color="DCDCDC"/>
            </w:tcBorders>
          </w:tcPr>
          <w:p w14:paraId="6F8C70EC" w14:textId="77777777" w:rsidR="00733CB2" w:rsidRPr="003A6007" w:rsidRDefault="00733CB2" w:rsidP="009D35F6">
            <w:pPr>
              <w:spacing w:after="200"/>
              <w:rPr>
                <w:lang w:val="en-GB"/>
              </w:rPr>
            </w:pPr>
            <w:r>
              <w:rPr>
                <w:lang w:val="en-GB"/>
              </w:rPr>
              <w:t>15</w:t>
            </w:r>
            <w:r w:rsidRPr="0075222E">
              <w:rPr>
                <w:lang w:val="en-GB"/>
              </w:rPr>
              <w:t>%</w:t>
            </w:r>
          </w:p>
        </w:tc>
        <w:tc>
          <w:tcPr>
            <w:tcW w:w="1344" w:type="pct"/>
            <w:tcBorders>
              <w:top w:val="single" w:sz="4" w:space="0" w:color="DCDCDC"/>
              <w:left w:val="single" w:sz="4" w:space="0" w:color="DCDCDC"/>
              <w:bottom w:val="single" w:sz="4" w:space="0" w:color="DCDCDC"/>
              <w:right w:val="single" w:sz="4" w:space="0" w:color="DCDCDC"/>
            </w:tcBorders>
          </w:tcPr>
          <w:p w14:paraId="79D512F4" w14:textId="77777777" w:rsidR="00733CB2" w:rsidRPr="003A6007" w:rsidRDefault="00733CB2" w:rsidP="009D35F6">
            <w:pPr>
              <w:spacing w:after="200"/>
              <w:rPr>
                <w:lang w:val="en-GB"/>
              </w:rPr>
            </w:pPr>
            <w:r>
              <w:rPr>
                <w:lang w:val="en-GB"/>
              </w:rPr>
              <w:t>15</w:t>
            </w:r>
            <w:r w:rsidRPr="001339E7">
              <w:rPr>
                <w:lang w:val="en-GB"/>
              </w:rPr>
              <w:t>%</w:t>
            </w:r>
          </w:p>
        </w:tc>
      </w:tr>
      <w:tr w:rsidR="00733CB2" w:rsidRPr="003A6007" w14:paraId="7BCC5C6A" w14:textId="77777777" w:rsidTr="009D35F6">
        <w:tc>
          <w:tcPr>
            <w:tcW w:w="1456" w:type="pct"/>
            <w:tcBorders>
              <w:top w:val="single" w:sz="4" w:space="0" w:color="DCDCDC"/>
              <w:left w:val="single" w:sz="4" w:space="0" w:color="DCDCDC"/>
              <w:bottom w:val="single" w:sz="4" w:space="0" w:color="DCDCDC"/>
              <w:right w:val="single" w:sz="4" w:space="0" w:color="DCDCDC"/>
            </w:tcBorders>
            <w:vAlign w:val="center"/>
          </w:tcPr>
          <w:p w14:paraId="3BEA24CD" w14:textId="3B3D97AA" w:rsidR="00733CB2" w:rsidRPr="003A6007" w:rsidRDefault="00057D25" w:rsidP="009D35F6">
            <w:pPr>
              <w:spacing w:after="200" w:line="240" w:lineRule="auto"/>
              <w:rPr>
                <w:lang w:val="en-GB"/>
              </w:rPr>
            </w:pPr>
            <w:r>
              <w:rPr>
                <w:lang w:val="en-GB"/>
              </w:rPr>
              <w:lastRenderedPageBreak/>
              <w:t xml:space="preserve">5: </w:t>
            </w:r>
            <w:r w:rsidR="004570D7">
              <w:rPr>
                <w:lang w:val="en-GB"/>
              </w:rPr>
              <w:t>2025-2026</w:t>
            </w:r>
          </w:p>
        </w:tc>
        <w:tc>
          <w:tcPr>
            <w:tcW w:w="1155" w:type="pct"/>
            <w:tcBorders>
              <w:top w:val="single" w:sz="4" w:space="0" w:color="DCDCDC"/>
              <w:left w:val="single" w:sz="4" w:space="0" w:color="DCDCDC"/>
              <w:bottom w:val="single" w:sz="4" w:space="0" w:color="DCDCDC"/>
              <w:right w:val="single" w:sz="4" w:space="0" w:color="DCDCDC"/>
            </w:tcBorders>
          </w:tcPr>
          <w:p w14:paraId="2092B29A" w14:textId="77777777" w:rsidR="00733CB2" w:rsidRPr="003A6007" w:rsidRDefault="00733CB2" w:rsidP="009D35F6">
            <w:pPr>
              <w:spacing w:after="200"/>
              <w:rPr>
                <w:lang w:val="en-GB"/>
              </w:rPr>
            </w:pPr>
            <w:r w:rsidRPr="00F3266B">
              <w:rPr>
                <w:rFonts w:asciiTheme="majorHAnsi" w:hAnsiTheme="majorHAnsi" w:cs="Arial"/>
                <w:szCs w:val="22"/>
              </w:rPr>
              <w:t xml:space="preserve">0% </w:t>
            </w:r>
          </w:p>
        </w:tc>
        <w:tc>
          <w:tcPr>
            <w:tcW w:w="1045" w:type="pct"/>
            <w:tcBorders>
              <w:top w:val="single" w:sz="4" w:space="0" w:color="DCDCDC"/>
              <w:left w:val="single" w:sz="4" w:space="0" w:color="DCDCDC"/>
              <w:bottom w:val="single" w:sz="4" w:space="0" w:color="DCDCDC"/>
              <w:right w:val="single" w:sz="4" w:space="0" w:color="DCDCDC"/>
            </w:tcBorders>
          </w:tcPr>
          <w:p w14:paraId="36DA8787" w14:textId="77777777" w:rsidR="00733CB2" w:rsidRPr="003A6007" w:rsidRDefault="00733CB2" w:rsidP="009D35F6">
            <w:pPr>
              <w:spacing w:after="200"/>
              <w:rPr>
                <w:lang w:val="en-GB"/>
              </w:rPr>
            </w:pPr>
            <w:r>
              <w:rPr>
                <w:lang w:val="en-GB"/>
              </w:rPr>
              <w:t>9</w:t>
            </w:r>
            <w:r w:rsidRPr="0075222E">
              <w:rPr>
                <w:lang w:val="en-GB"/>
              </w:rPr>
              <w:t>%</w:t>
            </w:r>
          </w:p>
        </w:tc>
        <w:tc>
          <w:tcPr>
            <w:tcW w:w="1344" w:type="pct"/>
            <w:tcBorders>
              <w:top w:val="single" w:sz="4" w:space="0" w:color="DCDCDC"/>
              <w:left w:val="single" w:sz="4" w:space="0" w:color="DCDCDC"/>
              <w:bottom w:val="single" w:sz="4" w:space="0" w:color="DCDCDC"/>
              <w:right w:val="single" w:sz="4" w:space="0" w:color="DCDCDC"/>
            </w:tcBorders>
          </w:tcPr>
          <w:p w14:paraId="788E07C1" w14:textId="77777777" w:rsidR="00733CB2" w:rsidRPr="003A6007" w:rsidRDefault="00733CB2" w:rsidP="009D35F6">
            <w:pPr>
              <w:spacing w:after="200"/>
              <w:rPr>
                <w:lang w:val="en-GB"/>
              </w:rPr>
            </w:pPr>
            <w:r>
              <w:rPr>
                <w:lang w:val="en-GB"/>
              </w:rPr>
              <w:t>9</w:t>
            </w:r>
            <w:r w:rsidRPr="001339E7">
              <w:rPr>
                <w:lang w:val="en-GB"/>
              </w:rPr>
              <w:t>%</w:t>
            </w:r>
          </w:p>
        </w:tc>
      </w:tr>
      <w:tr w:rsidR="00733CB2" w:rsidRPr="003A6007" w14:paraId="473E2387" w14:textId="77777777" w:rsidTr="009D35F6">
        <w:trPr>
          <w:trHeight w:val="494"/>
        </w:trPr>
        <w:tc>
          <w:tcPr>
            <w:tcW w:w="1456" w:type="pct"/>
            <w:tcBorders>
              <w:left w:val="single" w:sz="4" w:space="0" w:color="DCDCDC"/>
              <w:bottom w:val="single" w:sz="4" w:space="0" w:color="DCDCDC"/>
              <w:right w:val="single" w:sz="4" w:space="0" w:color="DCDCDC"/>
            </w:tcBorders>
            <w:vAlign w:val="bottom"/>
          </w:tcPr>
          <w:p w14:paraId="6A023E86" w14:textId="77777777" w:rsidR="00733CB2" w:rsidRPr="003A6007" w:rsidRDefault="00733CB2" w:rsidP="009D35F6">
            <w:pPr>
              <w:spacing w:after="200"/>
              <w:rPr>
                <w:lang w:val="en-GB"/>
              </w:rPr>
            </w:pPr>
            <w:r w:rsidRPr="003A6007">
              <w:rPr>
                <w:lang w:val="en-GB"/>
              </w:rPr>
              <w:t>Total</w:t>
            </w:r>
          </w:p>
        </w:tc>
        <w:tc>
          <w:tcPr>
            <w:tcW w:w="1155" w:type="pct"/>
            <w:tcBorders>
              <w:left w:val="single" w:sz="4" w:space="0" w:color="DCDCDC"/>
              <w:bottom w:val="single" w:sz="4" w:space="0" w:color="DCDCDC"/>
              <w:right w:val="single" w:sz="4" w:space="0" w:color="DCDCDC"/>
            </w:tcBorders>
          </w:tcPr>
          <w:p w14:paraId="732589CC" w14:textId="77777777" w:rsidR="00733CB2" w:rsidRPr="003A6007" w:rsidRDefault="00733CB2" w:rsidP="009D35F6">
            <w:pPr>
              <w:spacing w:after="200"/>
              <w:rPr>
                <w:lang w:val="en-GB"/>
              </w:rPr>
            </w:pPr>
            <w:r>
              <w:rPr>
                <w:lang w:val="en-GB"/>
              </w:rPr>
              <w:t>NA</w:t>
            </w:r>
          </w:p>
        </w:tc>
        <w:tc>
          <w:tcPr>
            <w:tcW w:w="1045" w:type="pct"/>
            <w:tcBorders>
              <w:left w:val="single" w:sz="4" w:space="0" w:color="DCDCDC"/>
              <w:bottom w:val="single" w:sz="4" w:space="0" w:color="DCDCDC"/>
              <w:right w:val="single" w:sz="4" w:space="0" w:color="DCDCDC"/>
            </w:tcBorders>
          </w:tcPr>
          <w:p w14:paraId="02243F44" w14:textId="77777777" w:rsidR="00733CB2" w:rsidRPr="003A6007" w:rsidRDefault="00733CB2" w:rsidP="009D35F6">
            <w:pPr>
              <w:spacing w:after="200"/>
              <w:rPr>
                <w:lang w:val="en-GB"/>
              </w:rPr>
            </w:pPr>
            <w:r>
              <w:rPr>
                <w:lang w:val="en-GB"/>
              </w:rPr>
              <w:t>NA</w:t>
            </w:r>
          </w:p>
        </w:tc>
        <w:tc>
          <w:tcPr>
            <w:tcW w:w="1344" w:type="pct"/>
            <w:tcBorders>
              <w:left w:val="single" w:sz="4" w:space="0" w:color="DCDCDC"/>
              <w:bottom w:val="single" w:sz="4" w:space="0" w:color="DCDCDC"/>
              <w:right w:val="single" w:sz="4" w:space="0" w:color="DCDCDC"/>
            </w:tcBorders>
          </w:tcPr>
          <w:p w14:paraId="439BB366" w14:textId="77777777" w:rsidR="00733CB2" w:rsidRPr="003A6007" w:rsidRDefault="00733CB2" w:rsidP="009D35F6">
            <w:pPr>
              <w:spacing w:after="200"/>
              <w:rPr>
                <w:lang w:val="en-GB"/>
              </w:rPr>
            </w:pPr>
            <w:r>
              <w:rPr>
                <w:lang w:val="en-GB"/>
              </w:rPr>
              <w:t>NA</w:t>
            </w:r>
          </w:p>
        </w:tc>
      </w:tr>
      <w:tr w:rsidR="00733CB2" w:rsidRPr="003A6007" w14:paraId="34F85046" w14:textId="77777777" w:rsidTr="009D35F6">
        <w:trPr>
          <w:trHeight w:val="594"/>
        </w:trPr>
        <w:tc>
          <w:tcPr>
            <w:tcW w:w="1456" w:type="pct"/>
            <w:tcBorders>
              <w:left w:val="single" w:sz="4" w:space="0" w:color="DCDCDC"/>
              <w:bottom w:val="single" w:sz="4" w:space="0" w:color="DCDCDC"/>
              <w:right w:val="single" w:sz="4" w:space="0" w:color="DCDCDC"/>
            </w:tcBorders>
            <w:vAlign w:val="bottom"/>
          </w:tcPr>
          <w:p w14:paraId="35E5C9DC" w14:textId="77777777" w:rsidR="00733CB2" w:rsidRPr="003A6007" w:rsidRDefault="00733CB2" w:rsidP="009D35F6">
            <w:pPr>
              <w:rPr>
                <w:lang w:val="en-GB"/>
              </w:rPr>
            </w:pPr>
            <w:r w:rsidRPr="003A6007">
              <w:rPr>
                <w:b/>
                <w:lang w:val="en-GB"/>
              </w:rPr>
              <w:t>Total number of crediting years</w:t>
            </w:r>
          </w:p>
        </w:tc>
        <w:tc>
          <w:tcPr>
            <w:tcW w:w="3544" w:type="pct"/>
            <w:gridSpan w:val="3"/>
            <w:tcBorders>
              <w:left w:val="single" w:sz="4" w:space="0" w:color="DCDCDC"/>
              <w:bottom w:val="single" w:sz="4" w:space="0" w:color="DCDCDC"/>
              <w:right w:val="single" w:sz="4" w:space="0" w:color="DCDCDC"/>
            </w:tcBorders>
          </w:tcPr>
          <w:p w14:paraId="4B7DD244" w14:textId="77777777" w:rsidR="00733CB2" w:rsidRPr="003A6007" w:rsidRDefault="00733CB2" w:rsidP="009D35F6">
            <w:pPr>
              <w:rPr>
                <w:lang w:val="en-GB"/>
              </w:rPr>
            </w:pPr>
            <w:r>
              <w:rPr>
                <w:lang w:val="en-GB"/>
              </w:rPr>
              <w:t>5</w:t>
            </w:r>
          </w:p>
        </w:tc>
      </w:tr>
      <w:tr w:rsidR="00733CB2" w:rsidRPr="003A6007" w14:paraId="680D7668" w14:textId="77777777" w:rsidTr="009D35F6">
        <w:trPr>
          <w:cnfStyle w:val="010000000000" w:firstRow="0" w:lastRow="1" w:firstColumn="0" w:lastColumn="0" w:oddVBand="0" w:evenVBand="0" w:oddHBand="0" w:evenHBand="0" w:firstRowFirstColumn="0" w:firstRowLastColumn="0" w:lastRowFirstColumn="0" w:lastRowLastColumn="0"/>
          <w:trHeight w:val="594"/>
        </w:trPr>
        <w:tc>
          <w:tcPr>
            <w:tcW w:w="1456" w:type="pct"/>
            <w:tcBorders>
              <w:left w:val="single" w:sz="4" w:space="0" w:color="DCDCDC"/>
              <w:bottom w:val="single" w:sz="4" w:space="0" w:color="DCDCDC"/>
              <w:right w:val="single" w:sz="4" w:space="0" w:color="DCDCDC"/>
            </w:tcBorders>
            <w:vAlign w:val="bottom"/>
          </w:tcPr>
          <w:p w14:paraId="352C518A" w14:textId="77777777" w:rsidR="00733CB2" w:rsidRPr="003A6007" w:rsidRDefault="00733CB2" w:rsidP="009D35F6">
            <w:pPr>
              <w:rPr>
                <w:lang w:val="en-GB"/>
              </w:rPr>
            </w:pPr>
            <w:r w:rsidRPr="003A6007">
              <w:rPr>
                <w:lang w:val="en-GB"/>
              </w:rPr>
              <w:t>Annual average over the crediting period</w:t>
            </w:r>
          </w:p>
        </w:tc>
        <w:tc>
          <w:tcPr>
            <w:tcW w:w="1155" w:type="pct"/>
            <w:tcBorders>
              <w:left w:val="single" w:sz="4" w:space="0" w:color="DCDCDC"/>
              <w:bottom w:val="single" w:sz="4" w:space="0" w:color="DCDCDC"/>
              <w:right w:val="single" w:sz="4" w:space="0" w:color="DCDCDC"/>
            </w:tcBorders>
          </w:tcPr>
          <w:p w14:paraId="0040F93F" w14:textId="77777777" w:rsidR="00733CB2" w:rsidRPr="003A6007" w:rsidRDefault="00733CB2" w:rsidP="009D35F6">
            <w:pPr>
              <w:rPr>
                <w:lang w:val="en-GB"/>
              </w:rPr>
            </w:pPr>
            <w:r>
              <w:rPr>
                <w:lang w:val="en-GB"/>
              </w:rPr>
              <w:t>0%</w:t>
            </w:r>
          </w:p>
        </w:tc>
        <w:tc>
          <w:tcPr>
            <w:tcW w:w="1045" w:type="pct"/>
            <w:tcBorders>
              <w:left w:val="single" w:sz="4" w:space="0" w:color="DCDCDC"/>
              <w:bottom w:val="single" w:sz="4" w:space="0" w:color="DCDCDC"/>
              <w:right w:val="single" w:sz="4" w:space="0" w:color="DCDCDC"/>
            </w:tcBorders>
          </w:tcPr>
          <w:p w14:paraId="57A69EC2" w14:textId="77777777" w:rsidR="00733CB2" w:rsidRPr="003A6007" w:rsidRDefault="00733CB2" w:rsidP="009D35F6">
            <w:pPr>
              <w:rPr>
                <w:lang w:val="en-GB"/>
              </w:rPr>
            </w:pPr>
            <w:r w:rsidRPr="00FF387C">
              <w:rPr>
                <w:lang w:val="en-GB"/>
              </w:rPr>
              <w:t>2</w:t>
            </w:r>
            <w:r>
              <w:rPr>
                <w:lang w:val="en-GB"/>
              </w:rPr>
              <w:t>0</w:t>
            </w:r>
            <w:r w:rsidRPr="00FF387C">
              <w:rPr>
                <w:lang w:val="en-GB"/>
              </w:rPr>
              <w:t>%</w:t>
            </w:r>
          </w:p>
        </w:tc>
        <w:tc>
          <w:tcPr>
            <w:tcW w:w="1344" w:type="pct"/>
            <w:tcBorders>
              <w:left w:val="single" w:sz="4" w:space="0" w:color="DCDCDC"/>
              <w:bottom w:val="single" w:sz="4" w:space="0" w:color="DCDCDC"/>
              <w:right w:val="single" w:sz="4" w:space="0" w:color="DCDCDC"/>
            </w:tcBorders>
          </w:tcPr>
          <w:p w14:paraId="2E254D26" w14:textId="77777777" w:rsidR="00733CB2" w:rsidRPr="003A6007" w:rsidRDefault="00733CB2" w:rsidP="009D35F6">
            <w:pPr>
              <w:rPr>
                <w:lang w:val="en-GB"/>
              </w:rPr>
            </w:pPr>
            <w:r w:rsidRPr="00FF387C">
              <w:rPr>
                <w:lang w:val="en-GB"/>
              </w:rPr>
              <w:t>2</w:t>
            </w:r>
            <w:r>
              <w:rPr>
                <w:lang w:val="en-GB"/>
              </w:rPr>
              <w:t>0</w:t>
            </w:r>
            <w:r w:rsidRPr="00FF387C">
              <w:rPr>
                <w:lang w:val="en-GB"/>
              </w:rPr>
              <w:t>%</w:t>
            </w:r>
          </w:p>
        </w:tc>
      </w:tr>
    </w:tbl>
    <w:p w14:paraId="6784582F" w14:textId="77777777" w:rsidR="00733CB2" w:rsidRDefault="00733CB2" w:rsidP="00733CB2">
      <w:pPr>
        <w:rPr>
          <w:b/>
          <w:bCs/>
        </w:rPr>
      </w:pPr>
    </w:p>
    <w:p w14:paraId="5B37EC33" w14:textId="77777777" w:rsidR="00733CB2" w:rsidRPr="00A915AA" w:rsidRDefault="00733CB2" w:rsidP="00733CB2">
      <w:pPr>
        <w:rPr>
          <w:b/>
          <w:bCs/>
        </w:rPr>
      </w:pPr>
      <w:r w:rsidRPr="00A915AA">
        <w:rPr>
          <w:b/>
          <w:bCs/>
        </w:rPr>
        <w:t xml:space="preserve">SDG </w:t>
      </w:r>
      <w:r>
        <w:rPr>
          <w:b/>
          <w:bCs/>
        </w:rPr>
        <w:t>5</w:t>
      </w:r>
      <w:r w:rsidRPr="00A915AA">
        <w:rPr>
          <w:b/>
          <w:bCs/>
        </w:rPr>
        <w:t>:</w:t>
      </w:r>
    </w:p>
    <w:tbl>
      <w:tblPr>
        <w:tblStyle w:val="GridTable4-Accent1"/>
        <w:tblW w:w="9622" w:type="dxa"/>
        <w:tblLayout w:type="fixed"/>
        <w:tblCellMar>
          <w:top w:w="28" w:type="dxa"/>
        </w:tblCellMar>
        <w:tblLook w:val="0660" w:firstRow="1" w:lastRow="1" w:firstColumn="0" w:lastColumn="0" w:noHBand="1" w:noVBand="1"/>
      </w:tblPr>
      <w:tblGrid>
        <w:gridCol w:w="2831"/>
        <w:gridCol w:w="2126"/>
        <w:gridCol w:w="1984"/>
        <w:gridCol w:w="2681"/>
      </w:tblGrid>
      <w:tr w:rsidR="00733CB2" w:rsidRPr="003A6007" w14:paraId="18D8A2A1" w14:textId="77777777" w:rsidTr="00057D25">
        <w:trPr>
          <w:cnfStyle w:val="100000000000" w:firstRow="1" w:lastRow="0" w:firstColumn="0" w:lastColumn="0" w:oddVBand="0" w:evenVBand="0" w:oddHBand="0" w:evenHBand="0" w:firstRowFirstColumn="0" w:firstRowLastColumn="0" w:lastRowFirstColumn="0" w:lastRowLastColumn="0"/>
        </w:trPr>
        <w:tc>
          <w:tcPr>
            <w:tcW w:w="1471" w:type="pct"/>
            <w:tcBorders>
              <w:bottom w:val="single" w:sz="4" w:space="0" w:color="DCDCDC"/>
            </w:tcBorders>
          </w:tcPr>
          <w:p w14:paraId="0B6D344D" w14:textId="77777777" w:rsidR="00733CB2" w:rsidRPr="003A6007" w:rsidRDefault="00733CB2" w:rsidP="009D35F6">
            <w:pPr>
              <w:spacing w:after="200" w:line="240" w:lineRule="auto"/>
              <w:rPr>
                <w:color w:val="FFFFFF" w:themeColor="background1"/>
                <w:lang w:val="en-GB"/>
              </w:rPr>
            </w:pPr>
            <w:r w:rsidRPr="003A6007">
              <w:rPr>
                <w:color w:val="FFFFFF" w:themeColor="background1"/>
                <w:lang w:val="en-GB"/>
              </w:rPr>
              <w:t>Year</w:t>
            </w:r>
          </w:p>
        </w:tc>
        <w:tc>
          <w:tcPr>
            <w:tcW w:w="1105" w:type="pct"/>
            <w:tcBorders>
              <w:bottom w:val="single" w:sz="4" w:space="0" w:color="DCDCDC"/>
            </w:tcBorders>
          </w:tcPr>
          <w:p w14:paraId="777C244B" w14:textId="77777777" w:rsidR="00733CB2" w:rsidRPr="003A6007" w:rsidRDefault="00733CB2" w:rsidP="009D35F6">
            <w:pPr>
              <w:spacing w:after="200" w:line="240" w:lineRule="auto"/>
              <w:rPr>
                <w:color w:val="FFFFFF" w:themeColor="background1"/>
                <w:lang w:val="en-GB"/>
              </w:rPr>
            </w:pPr>
            <w:r w:rsidRPr="003A6007">
              <w:rPr>
                <w:color w:val="FFFFFF" w:themeColor="background1"/>
                <w:lang w:val="en-GB"/>
              </w:rPr>
              <w:t>Baseline estimate</w:t>
            </w:r>
          </w:p>
        </w:tc>
        <w:tc>
          <w:tcPr>
            <w:tcW w:w="1031" w:type="pct"/>
            <w:tcBorders>
              <w:bottom w:val="single" w:sz="4" w:space="0" w:color="DCDCDC"/>
            </w:tcBorders>
          </w:tcPr>
          <w:p w14:paraId="70894588" w14:textId="77777777" w:rsidR="00733CB2" w:rsidRPr="003A6007" w:rsidRDefault="00733CB2" w:rsidP="009D35F6">
            <w:pPr>
              <w:spacing w:after="200" w:line="240" w:lineRule="auto"/>
              <w:rPr>
                <w:color w:val="FFFFFF" w:themeColor="background1"/>
                <w:lang w:val="en-GB"/>
              </w:rPr>
            </w:pPr>
            <w:r w:rsidRPr="003A6007">
              <w:rPr>
                <w:color w:val="FFFFFF" w:themeColor="background1"/>
                <w:lang w:val="en-GB"/>
              </w:rPr>
              <w:t>Project estimate</w:t>
            </w:r>
          </w:p>
        </w:tc>
        <w:tc>
          <w:tcPr>
            <w:tcW w:w="1393" w:type="pct"/>
            <w:tcBorders>
              <w:bottom w:val="single" w:sz="4" w:space="0" w:color="DCDCDC"/>
            </w:tcBorders>
          </w:tcPr>
          <w:p w14:paraId="5D3D6F03" w14:textId="77777777" w:rsidR="00733CB2" w:rsidRPr="003A6007" w:rsidRDefault="00733CB2" w:rsidP="009D35F6">
            <w:pPr>
              <w:spacing w:after="200" w:line="240" w:lineRule="auto"/>
              <w:rPr>
                <w:color w:val="FFFFFF" w:themeColor="background1"/>
                <w:lang w:val="en-GB"/>
              </w:rPr>
            </w:pPr>
            <w:r w:rsidRPr="003A6007">
              <w:rPr>
                <w:color w:val="FFFFFF" w:themeColor="background1"/>
                <w:lang w:val="en-GB"/>
              </w:rPr>
              <w:t>Net benefit</w:t>
            </w:r>
          </w:p>
        </w:tc>
      </w:tr>
      <w:tr w:rsidR="00057D25" w:rsidRPr="003A6007" w14:paraId="4380350C" w14:textId="77777777" w:rsidTr="005E4474">
        <w:tc>
          <w:tcPr>
            <w:tcW w:w="0" w:type="pct"/>
            <w:tcBorders>
              <w:top w:val="single" w:sz="4" w:space="0" w:color="DCDCDC"/>
              <w:left w:val="single" w:sz="4" w:space="0" w:color="DCDCDC"/>
              <w:bottom w:val="single" w:sz="4" w:space="0" w:color="DCDCDC"/>
              <w:right w:val="single" w:sz="4" w:space="0" w:color="DCDCDC"/>
            </w:tcBorders>
          </w:tcPr>
          <w:tbl>
            <w:tblPr>
              <w:tblStyle w:val="GridTable4-Accent1"/>
              <w:tblW w:w="9493" w:type="dxa"/>
              <w:tblLayout w:type="fixed"/>
              <w:tblCellMar>
                <w:top w:w="28" w:type="dxa"/>
              </w:tblCellMar>
              <w:tblLook w:val="0660" w:firstRow="1" w:lastRow="1" w:firstColumn="0" w:lastColumn="0" w:noHBand="1" w:noVBand="1"/>
            </w:tblPr>
            <w:tblGrid>
              <w:gridCol w:w="9493"/>
            </w:tblGrid>
            <w:tr w:rsidR="00057D25" w:rsidDel="00057D25" w14:paraId="0F14EE77" w14:textId="68AA0470" w:rsidTr="00057D25">
              <w:trPr>
                <w:cnfStyle w:val="100000000000" w:firstRow="1" w:lastRow="0" w:firstColumn="0" w:lastColumn="0" w:oddVBand="0" w:evenVBand="0" w:oddHBand="0" w:evenHBand="0" w:firstRowFirstColumn="0" w:firstRowLastColumn="0" w:lastRowFirstColumn="0" w:lastRowLastColumn="0"/>
                <w:del w:id="4" w:author="Tor Tennant" w:date="2023-08-29T13:27:00Z"/>
              </w:trPr>
              <w:tc>
                <w:tcPr>
                  <w:tcW w:w="1456" w:type="pct"/>
                  <w:tcBorders>
                    <w:top w:val="single" w:sz="4" w:space="0" w:color="DCDCDC"/>
                    <w:left w:val="single" w:sz="4" w:space="0" w:color="DCDCDC"/>
                    <w:bottom w:val="single" w:sz="4" w:space="0" w:color="DCDCDC"/>
                    <w:right w:val="single" w:sz="4" w:space="0" w:color="DCDCDC"/>
                  </w:tcBorders>
                  <w:vAlign w:val="center"/>
                </w:tcPr>
                <w:p w14:paraId="7C6D4C37" w14:textId="524658DF" w:rsidR="00057D25" w:rsidRPr="00057D25" w:rsidDel="00057D25" w:rsidRDefault="00057D25" w:rsidP="00057D25">
                  <w:pPr>
                    <w:spacing w:after="200" w:line="240" w:lineRule="auto"/>
                    <w:rPr>
                      <w:del w:id="5" w:author="Tor Tennant" w:date="2023-08-29T13:27:00Z"/>
                    </w:rPr>
                  </w:pPr>
                  <w:r w:rsidRPr="00BF7D00">
                    <w:t>1: 2021-2022</w:t>
                  </w:r>
                </w:p>
              </w:tc>
            </w:tr>
          </w:tbl>
          <w:p w14:paraId="49E3BA7A" w14:textId="44F01BCA" w:rsidR="00057D25" w:rsidRPr="00057D25" w:rsidRDefault="00057D25" w:rsidP="00057D25">
            <w:pPr>
              <w:spacing w:after="200" w:line="240" w:lineRule="auto"/>
            </w:pPr>
          </w:p>
        </w:tc>
        <w:tc>
          <w:tcPr>
            <w:tcW w:w="0" w:type="pct"/>
            <w:tcBorders>
              <w:top w:val="single" w:sz="4" w:space="0" w:color="DCDCDC"/>
              <w:left w:val="single" w:sz="4" w:space="0" w:color="DCDCDC"/>
              <w:bottom w:val="single" w:sz="4" w:space="0" w:color="DCDCDC"/>
              <w:right w:val="single" w:sz="4" w:space="0" w:color="DCDCDC"/>
            </w:tcBorders>
          </w:tcPr>
          <w:p w14:paraId="4075B8CE" w14:textId="77777777" w:rsidR="00057D25" w:rsidRPr="003A6007" w:rsidRDefault="00057D25" w:rsidP="00057D25">
            <w:pPr>
              <w:spacing w:after="200"/>
              <w:rPr>
                <w:lang w:val="en-GB"/>
              </w:rPr>
            </w:pPr>
            <w:r w:rsidRPr="00176C60">
              <w:rPr>
                <w:lang w:val="en-GB"/>
              </w:rPr>
              <w:t xml:space="preserve">0% </w:t>
            </w:r>
            <w:r>
              <w:rPr>
                <w:lang w:val="en-GB"/>
              </w:rPr>
              <w:t>t</w:t>
            </w:r>
            <w:r w:rsidRPr="0026385A">
              <w:rPr>
                <w:lang w:val="en-GB"/>
              </w:rPr>
              <w:t xml:space="preserve">otal </w:t>
            </w:r>
            <w:r w:rsidRPr="00176C60">
              <w:rPr>
                <w:lang w:val="en-GB"/>
              </w:rPr>
              <w:t xml:space="preserve">reduction time spent collecting </w:t>
            </w:r>
            <w:r w:rsidRPr="0026385A">
              <w:rPr>
                <w:lang w:val="en-GB"/>
              </w:rPr>
              <w:t>fuel</w:t>
            </w:r>
            <w:r w:rsidRPr="00176C60">
              <w:rPr>
                <w:lang w:val="en-GB"/>
              </w:rPr>
              <w:t xml:space="preserve"> and cooking</w:t>
            </w:r>
          </w:p>
        </w:tc>
        <w:tc>
          <w:tcPr>
            <w:tcW w:w="0" w:type="pct"/>
            <w:tcBorders>
              <w:top w:val="single" w:sz="4" w:space="0" w:color="DCDCDC"/>
              <w:left w:val="single" w:sz="4" w:space="0" w:color="DCDCDC"/>
              <w:bottom w:val="single" w:sz="4" w:space="0" w:color="DCDCDC"/>
              <w:right w:val="single" w:sz="4" w:space="0" w:color="DCDCDC"/>
            </w:tcBorders>
          </w:tcPr>
          <w:p w14:paraId="7F3F928B" w14:textId="77777777" w:rsidR="00057D25" w:rsidRPr="003A6007" w:rsidRDefault="00057D25" w:rsidP="00057D25">
            <w:pPr>
              <w:spacing w:after="200"/>
              <w:rPr>
                <w:lang w:val="en-GB"/>
              </w:rPr>
            </w:pPr>
            <w:r>
              <w:rPr>
                <w:lang w:val="en-GB"/>
              </w:rPr>
              <w:t>34</w:t>
            </w:r>
            <w:r w:rsidRPr="00B72509">
              <w:rPr>
                <w:lang w:val="en-GB"/>
              </w:rPr>
              <w:t>%</w:t>
            </w:r>
            <w:r w:rsidRPr="0044409A">
              <w:rPr>
                <w:rFonts w:asciiTheme="majorHAnsi" w:hAnsiTheme="majorHAnsi" w:cs="Arial"/>
                <w:szCs w:val="22"/>
              </w:rPr>
              <w:t xml:space="preserve"> </w:t>
            </w:r>
            <w:r>
              <w:rPr>
                <w:lang w:val="en-GB"/>
              </w:rPr>
              <w:t>t</w:t>
            </w:r>
            <w:r w:rsidRPr="0026385A">
              <w:rPr>
                <w:lang w:val="en-GB"/>
              </w:rPr>
              <w:t>otal reduction time spent collecting fuel and cooking</w:t>
            </w:r>
          </w:p>
        </w:tc>
        <w:tc>
          <w:tcPr>
            <w:tcW w:w="0" w:type="pct"/>
            <w:tcBorders>
              <w:top w:val="single" w:sz="4" w:space="0" w:color="DCDCDC"/>
              <w:left w:val="single" w:sz="4" w:space="0" w:color="DCDCDC"/>
              <w:bottom w:val="single" w:sz="4" w:space="0" w:color="DCDCDC"/>
              <w:right w:val="single" w:sz="4" w:space="0" w:color="DCDCDC"/>
            </w:tcBorders>
          </w:tcPr>
          <w:p w14:paraId="44E5EB49" w14:textId="77777777" w:rsidR="00057D25" w:rsidRPr="003A6007" w:rsidRDefault="00057D25" w:rsidP="00057D25">
            <w:pPr>
              <w:spacing w:after="200"/>
              <w:rPr>
                <w:lang w:val="en-GB"/>
              </w:rPr>
            </w:pPr>
            <w:r>
              <w:rPr>
                <w:lang w:val="en-GB"/>
              </w:rPr>
              <w:t>34</w:t>
            </w:r>
            <w:r w:rsidRPr="00B72509">
              <w:rPr>
                <w:lang w:val="en-GB"/>
              </w:rPr>
              <w:t>%</w:t>
            </w:r>
            <w:r w:rsidRPr="0044409A">
              <w:rPr>
                <w:rFonts w:asciiTheme="majorHAnsi" w:hAnsiTheme="majorHAnsi" w:cs="Arial"/>
                <w:szCs w:val="22"/>
              </w:rPr>
              <w:t xml:space="preserve"> </w:t>
            </w:r>
            <w:r>
              <w:rPr>
                <w:lang w:val="en-GB"/>
              </w:rPr>
              <w:t>t</w:t>
            </w:r>
            <w:r w:rsidRPr="0026385A">
              <w:rPr>
                <w:lang w:val="en-GB"/>
              </w:rPr>
              <w:t>otal reduction time spent collecting fuel and cooking</w:t>
            </w:r>
          </w:p>
        </w:tc>
      </w:tr>
      <w:tr w:rsidR="00057D25" w:rsidRPr="003A6007" w14:paraId="103A9496" w14:textId="77777777" w:rsidTr="005E4474">
        <w:tc>
          <w:tcPr>
            <w:tcW w:w="0" w:type="pct"/>
            <w:tcBorders>
              <w:top w:val="single" w:sz="4" w:space="0" w:color="DCDCDC"/>
              <w:left w:val="single" w:sz="4" w:space="0" w:color="DCDCDC"/>
              <w:bottom w:val="single" w:sz="4" w:space="0" w:color="DCDCDC"/>
              <w:right w:val="single" w:sz="4" w:space="0" w:color="DCDCDC"/>
            </w:tcBorders>
          </w:tcPr>
          <w:tbl>
            <w:tblPr>
              <w:tblStyle w:val="GridTable4-Accent1"/>
              <w:tblW w:w="9493" w:type="dxa"/>
              <w:tblLayout w:type="fixed"/>
              <w:tblCellMar>
                <w:top w:w="28" w:type="dxa"/>
              </w:tblCellMar>
              <w:tblLook w:val="0660" w:firstRow="1" w:lastRow="1" w:firstColumn="0" w:lastColumn="0" w:noHBand="1" w:noVBand="1"/>
            </w:tblPr>
            <w:tblGrid>
              <w:gridCol w:w="9493"/>
            </w:tblGrid>
            <w:tr w:rsidR="00057D25" w:rsidDel="00057D25" w14:paraId="310D01C8" w14:textId="166655D3" w:rsidTr="00057D25">
              <w:trPr>
                <w:cnfStyle w:val="100000000000" w:firstRow="1" w:lastRow="0" w:firstColumn="0" w:lastColumn="0" w:oddVBand="0" w:evenVBand="0" w:oddHBand="0" w:evenHBand="0" w:firstRowFirstColumn="0" w:firstRowLastColumn="0" w:lastRowFirstColumn="0" w:lastRowLastColumn="0"/>
                <w:del w:id="6" w:author="Tor Tennant" w:date="2023-08-29T13:27:00Z"/>
              </w:trPr>
              <w:tc>
                <w:tcPr>
                  <w:tcW w:w="1456" w:type="pct"/>
                  <w:tcBorders>
                    <w:top w:val="single" w:sz="4" w:space="0" w:color="DCDCDC"/>
                    <w:left w:val="single" w:sz="4" w:space="0" w:color="DCDCDC"/>
                    <w:bottom w:val="single" w:sz="4" w:space="0" w:color="DCDCDC"/>
                    <w:right w:val="single" w:sz="4" w:space="0" w:color="DCDCDC"/>
                  </w:tcBorders>
                  <w:vAlign w:val="center"/>
                </w:tcPr>
                <w:p w14:paraId="07865273" w14:textId="0C88E35E" w:rsidR="00057D25" w:rsidRPr="00057D25" w:rsidDel="00057D25" w:rsidRDefault="00057D25" w:rsidP="00057D25">
                  <w:pPr>
                    <w:spacing w:after="200" w:line="240" w:lineRule="auto"/>
                    <w:rPr>
                      <w:del w:id="7" w:author="Tor Tennant" w:date="2023-08-29T13:27:00Z"/>
                    </w:rPr>
                  </w:pPr>
                  <w:r w:rsidRPr="00BF7D00">
                    <w:t>2: 2022-2023</w:t>
                  </w:r>
                </w:p>
              </w:tc>
            </w:tr>
          </w:tbl>
          <w:p w14:paraId="287FEBEC" w14:textId="4A66F5B7" w:rsidR="00057D25" w:rsidRPr="00057D25" w:rsidRDefault="00057D25" w:rsidP="00057D25">
            <w:pPr>
              <w:spacing w:after="200" w:line="240" w:lineRule="auto"/>
            </w:pPr>
          </w:p>
        </w:tc>
        <w:tc>
          <w:tcPr>
            <w:tcW w:w="0" w:type="pct"/>
            <w:tcBorders>
              <w:top w:val="single" w:sz="4" w:space="0" w:color="DCDCDC"/>
              <w:left w:val="single" w:sz="4" w:space="0" w:color="DCDCDC"/>
              <w:bottom w:val="single" w:sz="4" w:space="0" w:color="DCDCDC"/>
              <w:right w:val="single" w:sz="4" w:space="0" w:color="DCDCDC"/>
            </w:tcBorders>
          </w:tcPr>
          <w:p w14:paraId="4E8A790D" w14:textId="77777777" w:rsidR="00057D25" w:rsidRPr="003A6007" w:rsidRDefault="00057D25" w:rsidP="00057D25">
            <w:pPr>
              <w:spacing w:after="200"/>
              <w:rPr>
                <w:lang w:val="en-GB"/>
              </w:rPr>
            </w:pPr>
            <w:r>
              <w:rPr>
                <w:lang w:val="en-GB"/>
              </w:rPr>
              <w:t>0%</w:t>
            </w:r>
          </w:p>
        </w:tc>
        <w:tc>
          <w:tcPr>
            <w:tcW w:w="0" w:type="pct"/>
            <w:tcBorders>
              <w:top w:val="single" w:sz="4" w:space="0" w:color="DCDCDC"/>
              <w:left w:val="single" w:sz="4" w:space="0" w:color="DCDCDC"/>
              <w:bottom w:val="single" w:sz="4" w:space="0" w:color="DCDCDC"/>
              <w:right w:val="single" w:sz="4" w:space="0" w:color="DCDCDC"/>
            </w:tcBorders>
          </w:tcPr>
          <w:p w14:paraId="3152CA08" w14:textId="77777777" w:rsidR="00057D25" w:rsidRPr="003A6007" w:rsidRDefault="00057D25" w:rsidP="00057D25">
            <w:pPr>
              <w:spacing w:after="200"/>
              <w:rPr>
                <w:lang w:val="en-GB"/>
              </w:rPr>
            </w:pPr>
            <w:r>
              <w:rPr>
                <w:lang w:val="en-GB"/>
              </w:rPr>
              <w:t>28%</w:t>
            </w:r>
          </w:p>
        </w:tc>
        <w:tc>
          <w:tcPr>
            <w:tcW w:w="0" w:type="pct"/>
            <w:tcBorders>
              <w:top w:val="single" w:sz="4" w:space="0" w:color="DCDCDC"/>
              <w:left w:val="single" w:sz="4" w:space="0" w:color="DCDCDC"/>
              <w:bottom w:val="single" w:sz="4" w:space="0" w:color="DCDCDC"/>
              <w:right w:val="single" w:sz="4" w:space="0" w:color="DCDCDC"/>
            </w:tcBorders>
          </w:tcPr>
          <w:p w14:paraId="501D545F" w14:textId="77777777" w:rsidR="00057D25" w:rsidRPr="003A6007" w:rsidRDefault="00057D25" w:rsidP="00057D25">
            <w:pPr>
              <w:spacing w:after="200"/>
              <w:rPr>
                <w:lang w:val="en-GB"/>
              </w:rPr>
            </w:pPr>
            <w:r>
              <w:rPr>
                <w:lang w:val="en-GB"/>
              </w:rPr>
              <w:t>28%</w:t>
            </w:r>
          </w:p>
        </w:tc>
      </w:tr>
      <w:tr w:rsidR="00057D25" w:rsidRPr="003A6007" w14:paraId="6960D287" w14:textId="77777777" w:rsidTr="005E4474">
        <w:tc>
          <w:tcPr>
            <w:tcW w:w="0" w:type="pct"/>
            <w:tcBorders>
              <w:top w:val="single" w:sz="4" w:space="0" w:color="DCDCDC"/>
              <w:left w:val="single" w:sz="4" w:space="0" w:color="DCDCDC"/>
              <w:bottom w:val="single" w:sz="4" w:space="0" w:color="DCDCDC"/>
              <w:right w:val="single" w:sz="4" w:space="0" w:color="DCDCDC"/>
            </w:tcBorders>
          </w:tcPr>
          <w:tbl>
            <w:tblPr>
              <w:tblStyle w:val="GridTable4-Accent1"/>
              <w:tblW w:w="9493" w:type="dxa"/>
              <w:tblLayout w:type="fixed"/>
              <w:tblCellMar>
                <w:top w:w="28" w:type="dxa"/>
              </w:tblCellMar>
              <w:tblLook w:val="0660" w:firstRow="1" w:lastRow="1" w:firstColumn="0" w:lastColumn="0" w:noHBand="1" w:noVBand="1"/>
            </w:tblPr>
            <w:tblGrid>
              <w:gridCol w:w="9493"/>
            </w:tblGrid>
            <w:tr w:rsidR="00057D25" w:rsidDel="00057D25" w14:paraId="5B0A121F" w14:textId="28668F93" w:rsidTr="00057D25">
              <w:trPr>
                <w:cnfStyle w:val="100000000000" w:firstRow="1" w:lastRow="0" w:firstColumn="0" w:lastColumn="0" w:oddVBand="0" w:evenVBand="0" w:oddHBand="0" w:evenHBand="0" w:firstRowFirstColumn="0" w:firstRowLastColumn="0" w:lastRowFirstColumn="0" w:lastRowLastColumn="0"/>
                <w:del w:id="8" w:author="Tor Tennant" w:date="2023-08-29T13:28:00Z"/>
              </w:trPr>
              <w:tc>
                <w:tcPr>
                  <w:tcW w:w="1456" w:type="pct"/>
                  <w:tcBorders>
                    <w:top w:val="single" w:sz="4" w:space="0" w:color="DCDCDC"/>
                    <w:left w:val="single" w:sz="4" w:space="0" w:color="DCDCDC"/>
                    <w:bottom w:val="single" w:sz="4" w:space="0" w:color="DCDCDC"/>
                    <w:right w:val="single" w:sz="4" w:space="0" w:color="DCDCDC"/>
                  </w:tcBorders>
                  <w:vAlign w:val="center"/>
                </w:tcPr>
                <w:p w14:paraId="61633C67" w14:textId="30D596A9" w:rsidR="00057D25" w:rsidRPr="00057D25" w:rsidDel="00057D25" w:rsidRDefault="00057D25" w:rsidP="00057D25">
                  <w:pPr>
                    <w:spacing w:after="200" w:line="240" w:lineRule="auto"/>
                    <w:rPr>
                      <w:del w:id="9" w:author="Tor Tennant" w:date="2023-08-29T13:28:00Z"/>
                    </w:rPr>
                  </w:pPr>
                  <w:r w:rsidRPr="00BF7D00">
                    <w:t>3: 2023-2024</w:t>
                  </w:r>
                </w:p>
              </w:tc>
            </w:tr>
          </w:tbl>
          <w:p w14:paraId="3262EA54" w14:textId="6AED4572" w:rsidR="00057D25" w:rsidRPr="00057D25" w:rsidRDefault="00057D25" w:rsidP="00057D25">
            <w:pPr>
              <w:spacing w:after="200" w:line="240" w:lineRule="auto"/>
            </w:pPr>
          </w:p>
        </w:tc>
        <w:tc>
          <w:tcPr>
            <w:tcW w:w="0" w:type="pct"/>
            <w:tcBorders>
              <w:top w:val="single" w:sz="4" w:space="0" w:color="DCDCDC"/>
              <w:left w:val="single" w:sz="4" w:space="0" w:color="DCDCDC"/>
              <w:bottom w:val="single" w:sz="4" w:space="0" w:color="DCDCDC"/>
              <w:right w:val="single" w:sz="4" w:space="0" w:color="DCDCDC"/>
            </w:tcBorders>
          </w:tcPr>
          <w:p w14:paraId="17C455F6" w14:textId="77777777" w:rsidR="00057D25" w:rsidRPr="003A6007" w:rsidRDefault="00057D25" w:rsidP="00057D25">
            <w:pPr>
              <w:spacing w:after="200"/>
              <w:rPr>
                <w:lang w:val="en-GB"/>
              </w:rPr>
            </w:pPr>
            <w:r w:rsidRPr="00005585">
              <w:rPr>
                <w:lang w:val="en-GB"/>
              </w:rPr>
              <w:t>0%</w:t>
            </w:r>
          </w:p>
        </w:tc>
        <w:tc>
          <w:tcPr>
            <w:tcW w:w="0" w:type="pct"/>
            <w:tcBorders>
              <w:top w:val="single" w:sz="4" w:space="0" w:color="DCDCDC"/>
              <w:left w:val="single" w:sz="4" w:space="0" w:color="DCDCDC"/>
              <w:bottom w:val="single" w:sz="4" w:space="0" w:color="DCDCDC"/>
              <w:right w:val="single" w:sz="4" w:space="0" w:color="DCDCDC"/>
            </w:tcBorders>
          </w:tcPr>
          <w:p w14:paraId="62226FBE" w14:textId="77777777" w:rsidR="00057D25" w:rsidRPr="003A6007" w:rsidRDefault="00057D25" w:rsidP="00057D25">
            <w:pPr>
              <w:spacing w:after="200"/>
              <w:rPr>
                <w:lang w:val="en-GB"/>
              </w:rPr>
            </w:pPr>
            <w:r>
              <w:rPr>
                <w:lang w:val="en-GB"/>
              </w:rPr>
              <w:t>22</w:t>
            </w:r>
            <w:r w:rsidRPr="00B8081E">
              <w:rPr>
                <w:lang w:val="en-GB"/>
              </w:rPr>
              <w:t>%</w:t>
            </w:r>
          </w:p>
        </w:tc>
        <w:tc>
          <w:tcPr>
            <w:tcW w:w="0" w:type="pct"/>
            <w:tcBorders>
              <w:top w:val="single" w:sz="4" w:space="0" w:color="DCDCDC"/>
              <w:left w:val="single" w:sz="4" w:space="0" w:color="DCDCDC"/>
              <w:bottom w:val="single" w:sz="4" w:space="0" w:color="DCDCDC"/>
              <w:right w:val="single" w:sz="4" w:space="0" w:color="DCDCDC"/>
            </w:tcBorders>
          </w:tcPr>
          <w:p w14:paraId="5E25C0C3" w14:textId="77777777" w:rsidR="00057D25" w:rsidRPr="003A6007" w:rsidRDefault="00057D25" w:rsidP="00057D25">
            <w:pPr>
              <w:spacing w:after="200"/>
              <w:rPr>
                <w:lang w:val="en-GB"/>
              </w:rPr>
            </w:pPr>
            <w:r>
              <w:rPr>
                <w:lang w:val="en-GB"/>
              </w:rPr>
              <w:t>22</w:t>
            </w:r>
            <w:r w:rsidRPr="00B8081E">
              <w:rPr>
                <w:lang w:val="en-GB"/>
              </w:rPr>
              <w:t>%</w:t>
            </w:r>
          </w:p>
        </w:tc>
      </w:tr>
      <w:tr w:rsidR="00057D25" w:rsidRPr="003A6007" w14:paraId="562E4247" w14:textId="77777777" w:rsidTr="005E4474">
        <w:tc>
          <w:tcPr>
            <w:tcW w:w="0" w:type="pct"/>
            <w:tcBorders>
              <w:top w:val="single" w:sz="4" w:space="0" w:color="DCDCDC"/>
              <w:left w:val="single" w:sz="4" w:space="0" w:color="DCDCDC"/>
              <w:bottom w:val="single" w:sz="4" w:space="0" w:color="DCDCDC"/>
              <w:right w:val="single" w:sz="4" w:space="0" w:color="DCDCDC"/>
            </w:tcBorders>
          </w:tcPr>
          <w:p w14:paraId="42796F24" w14:textId="2B8E09B2" w:rsidR="00057D25" w:rsidRPr="00057D25" w:rsidRDefault="00057D25" w:rsidP="00057D25">
            <w:pPr>
              <w:spacing w:after="200" w:line="240" w:lineRule="auto"/>
            </w:pPr>
            <w:r w:rsidRPr="00BF7D00">
              <w:t>4: 2024-2025</w:t>
            </w:r>
          </w:p>
        </w:tc>
        <w:tc>
          <w:tcPr>
            <w:tcW w:w="0" w:type="pct"/>
            <w:tcBorders>
              <w:top w:val="single" w:sz="4" w:space="0" w:color="DCDCDC"/>
              <w:left w:val="single" w:sz="4" w:space="0" w:color="DCDCDC"/>
              <w:bottom w:val="single" w:sz="4" w:space="0" w:color="DCDCDC"/>
              <w:right w:val="single" w:sz="4" w:space="0" w:color="DCDCDC"/>
            </w:tcBorders>
          </w:tcPr>
          <w:p w14:paraId="47A999B6" w14:textId="77777777" w:rsidR="00057D25" w:rsidRPr="003A6007" w:rsidRDefault="00057D25" w:rsidP="00057D25">
            <w:pPr>
              <w:spacing w:after="200"/>
              <w:rPr>
                <w:lang w:val="en-GB"/>
              </w:rPr>
            </w:pPr>
            <w:r w:rsidRPr="00005585">
              <w:rPr>
                <w:lang w:val="en-GB"/>
              </w:rPr>
              <w:t>0%</w:t>
            </w:r>
          </w:p>
        </w:tc>
        <w:tc>
          <w:tcPr>
            <w:tcW w:w="0" w:type="pct"/>
            <w:tcBorders>
              <w:top w:val="single" w:sz="4" w:space="0" w:color="DCDCDC"/>
              <w:left w:val="single" w:sz="4" w:space="0" w:color="DCDCDC"/>
              <w:bottom w:val="single" w:sz="4" w:space="0" w:color="DCDCDC"/>
              <w:right w:val="single" w:sz="4" w:space="0" w:color="DCDCDC"/>
            </w:tcBorders>
          </w:tcPr>
          <w:p w14:paraId="507AA898" w14:textId="77777777" w:rsidR="00057D25" w:rsidRPr="003A6007" w:rsidRDefault="00057D25" w:rsidP="00057D25">
            <w:pPr>
              <w:spacing w:after="200"/>
              <w:rPr>
                <w:lang w:val="en-GB"/>
              </w:rPr>
            </w:pPr>
            <w:r>
              <w:rPr>
                <w:lang w:val="en-GB"/>
              </w:rPr>
              <w:t>16</w:t>
            </w:r>
            <w:r w:rsidRPr="00B8081E">
              <w:rPr>
                <w:lang w:val="en-GB"/>
              </w:rPr>
              <w:t>%</w:t>
            </w:r>
          </w:p>
        </w:tc>
        <w:tc>
          <w:tcPr>
            <w:tcW w:w="0" w:type="pct"/>
            <w:tcBorders>
              <w:top w:val="single" w:sz="4" w:space="0" w:color="DCDCDC"/>
              <w:left w:val="single" w:sz="4" w:space="0" w:color="DCDCDC"/>
              <w:bottom w:val="single" w:sz="4" w:space="0" w:color="DCDCDC"/>
              <w:right w:val="single" w:sz="4" w:space="0" w:color="DCDCDC"/>
            </w:tcBorders>
          </w:tcPr>
          <w:p w14:paraId="0CA2A205" w14:textId="77777777" w:rsidR="00057D25" w:rsidRPr="003A6007" w:rsidRDefault="00057D25" w:rsidP="00057D25">
            <w:pPr>
              <w:spacing w:after="200"/>
              <w:rPr>
                <w:lang w:val="en-GB"/>
              </w:rPr>
            </w:pPr>
            <w:r>
              <w:rPr>
                <w:lang w:val="en-GB"/>
              </w:rPr>
              <w:t>16</w:t>
            </w:r>
            <w:r w:rsidRPr="00B8081E">
              <w:rPr>
                <w:lang w:val="en-GB"/>
              </w:rPr>
              <w:t>%</w:t>
            </w:r>
          </w:p>
        </w:tc>
      </w:tr>
      <w:tr w:rsidR="00057D25" w:rsidRPr="003A6007" w14:paraId="28410C10" w14:textId="77777777" w:rsidTr="005E4474">
        <w:tc>
          <w:tcPr>
            <w:tcW w:w="0" w:type="pct"/>
            <w:tcBorders>
              <w:top w:val="single" w:sz="4" w:space="0" w:color="DCDCDC"/>
              <w:left w:val="single" w:sz="4" w:space="0" w:color="DCDCDC"/>
              <w:bottom w:val="single" w:sz="4" w:space="0" w:color="DCDCDC"/>
              <w:right w:val="single" w:sz="4" w:space="0" w:color="DCDCDC"/>
            </w:tcBorders>
          </w:tcPr>
          <w:p w14:paraId="47B17AEE" w14:textId="0316BF12" w:rsidR="00057D25" w:rsidRPr="00057D25" w:rsidRDefault="00057D25" w:rsidP="00057D25">
            <w:pPr>
              <w:spacing w:after="200" w:line="240" w:lineRule="auto"/>
            </w:pPr>
            <w:r w:rsidRPr="00BF7D00">
              <w:t>5: 2025-2026</w:t>
            </w:r>
          </w:p>
        </w:tc>
        <w:tc>
          <w:tcPr>
            <w:tcW w:w="0" w:type="pct"/>
            <w:tcBorders>
              <w:top w:val="single" w:sz="4" w:space="0" w:color="DCDCDC"/>
              <w:left w:val="single" w:sz="4" w:space="0" w:color="DCDCDC"/>
              <w:bottom w:val="single" w:sz="4" w:space="0" w:color="DCDCDC"/>
              <w:right w:val="single" w:sz="4" w:space="0" w:color="DCDCDC"/>
            </w:tcBorders>
          </w:tcPr>
          <w:p w14:paraId="7EC5CDD4" w14:textId="77777777" w:rsidR="00057D25" w:rsidRPr="003A6007" w:rsidRDefault="00057D25" w:rsidP="00057D25">
            <w:pPr>
              <w:spacing w:after="200"/>
              <w:rPr>
                <w:lang w:val="en-GB"/>
              </w:rPr>
            </w:pPr>
            <w:r w:rsidRPr="00005585">
              <w:rPr>
                <w:lang w:val="en-GB"/>
              </w:rPr>
              <w:t>0%</w:t>
            </w:r>
          </w:p>
        </w:tc>
        <w:tc>
          <w:tcPr>
            <w:tcW w:w="0" w:type="pct"/>
            <w:tcBorders>
              <w:top w:val="single" w:sz="4" w:space="0" w:color="DCDCDC"/>
              <w:left w:val="single" w:sz="4" w:space="0" w:color="DCDCDC"/>
              <w:bottom w:val="single" w:sz="4" w:space="0" w:color="DCDCDC"/>
              <w:right w:val="single" w:sz="4" w:space="0" w:color="DCDCDC"/>
            </w:tcBorders>
          </w:tcPr>
          <w:p w14:paraId="05764843" w14:textId="77777777" w:rsidR="00057D25" w:rsidRPr="003A6007" w:rsidRDefault="00057D25" w:rsidP="00057D25">
            <w:pPr>
              <w:spacing w:after="200"/>
              <w:rPr>
                <w:lang w:val="en-GB"/>
              </w:rPr>
            </w:pPr>
            <w:r>
              <w:rPr>
                <w:lang w:val="en-GB"/>
              </w:rPr>
              <w:t>10</w:t>
            </w:r>
            <w:r w:rsidRPr="00B8081E">
              <w:rPr>
                <w:lang w:val="en-GB"/>
              </w:rPr>
              <w:t>%</w:t>
            </w:r>
          </w:p>
        </w:tc>
        <w:tc>
          <w:tcPr>
            <w:tcW w:w="0" w:type="pct"/>
            <w:tcBorders>
              <w:top w:val="single" w:sz="4" w:space="0" w:color="DCDCDC"/>
              <w:left w:val="single" w:sz="4" w:space="0" w:color="DCDCDC"/>
              <w:bottom w:val="single" w:sz="4" w:space="0" w:color="DCDCDC"/>
              <w:right w:val="single" w:sz="4" w:space="0" w:color="DCDCDC"/>
            </w:tcBorders>
          </w:tcPr>
          <w:p w14:paraId="25BEEAC3" w14:textId="77777777" w:rsidR="00057D25" w:rsidRPr="003A6007" w:rsidRDefault="00057D25" w:rsidP="00057D25">
            <w:pPr>
              <w:spacing w:after="200"/>
              <w:rPr>
                <w:lang w:val="en-GB"/>
              </w:rPr>
            </w:pPr>
            <w:r>
              <w:rPr>
                <w:lang w:val="en-GB"/>
              </w:rPr>
              <w:t>10</w:t>
            </w:r>
            <w:r w:rsidRPr="00B8081E">
              <w:rPr>
                <w:lang w:val="en-GB"/>
              </w:rPr>
              <w:t>%</w:t>
            </w:r>
          </w:p>
        </w:tc>
      </w:tr>
      <w:tr w:rsidR="00733CB2" w:rsidRPr="003A6007" w14:paraId="231FD3DA" w14:textId="77777777" w:rsidTr="00057D25">
        <w:trPr>
          <w:trHeight w:val="494"/>
        </w:trPr>
        <w:tc>
          <w:tcPr>
            <w:tcW w:w="1471" w:type="pct"/>
            <w:tcBorders>
              <w:left w:val="single" w:sz="4" w:space="0" w:color="DCDCDC"/>
              <w:bottom w:val="single" w:sz="4" w:space="0" w:color="DCDCDC"/>
              <w:right w:val="single" w:sz="4" w:space="0" w:color="DCDCDC"/>
            </w:tcBorders>
            <w:vAlign w:val="bottom"/>
          </w:tcPr>
          <w:p w14:paraId="627897C1" w14:textId="77777777" w:rsidR="00733CB2" w:rsidRPr="003A6007" w:rsidRDefault="00733CB2" w:rsidP="009D35F6">
            <w:pPr>
              <w:spacing w:after="200"/>
              <w:rPr>
                <w:lang w:val="en-GB"/>
              </w:rPr>
            </w:pPr>
            <w:r w:rsidRPr="003A6007">
              <w:rPr>
                <w:lang w:val="en-GB"/>
              </w:rPr>
              <w:t>Total</w:t>
            </w:r>
          </w:p>
        </w:tc>
        <w:tc>
          <w:tcPr>
            <w:tcW w:w="1105" w:type="pct"/>
            <w:tcBorders>
              <w:left w:val="single" w:sz="4" w:space="0" w:color="DCDCDC"/>
              <w:bottom w:val="single" w:sz="4" w:space="0" w:color="DCDCDC"/>
              <w:right w:val="single" w:sz="4" w:space="0" w:color="DCDCDC"/>
            </w:tcBorders>
          </w:tcPr>
          <w:p w14:paraId="4762AE11" w14:textId="77777777" w:rsidR="00733CB2" w:rsidRPr="003A6007" w:rsidRDefault="00733CB2" w:rsidP="009D35F6">
            <w:pPr>
              <w:spacing w:after="200"/>
              <w:rPr>
                <w:lang w:val="en-GB"/>
              </w:rPr>
            </w:pPr>
            <w:r>
              <w:rPr>
                <w:lang w:val="en-GB"/>
              </w:rPr>
              <w:t>NA</w:t>
            </w:r>
          </w:p>
        </w:tc>
        <w:tc>
          <w:tcPr>
            <w:tcW w:w="1031" w:type="pct"/>
            <w:tcBorders>
              <w:left w:val="single" w:sz="4" w:space="0" w:color="DCDCDC"/>
              <w:bottom w:val="single" w:sz="4" w:space="0" w:color="DCDCDC"/>
              <w:right w:val="single" w:sz="4" w:space="0" w:color="DCDCDC"/>
            </w:tcBorders>
          </w:tcPr>
          <w:p w14:paraId="2FBC8BAF" w14:textId="77777777" w:rsidR="00733CB2" w:rsidRPr="003A6007" w:rsidRDefault="00733CB2" w:rsidP="009D35F6">
            <w:pPr>
              <w:spacing w:after="200"/>
              <w:rPr>
                <w:lang w:val="en-GB"/>
              </w:rPr>
            </w:pPr>
            <w:r>
              <w:rPr>
                <w:lang w:val="en-GB"/>
              </w:rPr>
              <w:t>NA</w:t>
            </w:r>
          </w:p>
        </w:tc>
        <w:tc>
          <w:tcPr>
            <w:tcW w:w="1393" w:type="pct"/>
            <w:tcBorders>
              <w:left w:val="single" w:sz="4" w:space="0" w:color="DCDCDC"/>
              <w:bottom w:val="single" w:sz="4" w:space="0" w:color="DCDCDC"/>
              <w:right w:val="single" w:sz="4" w:space="0" w:color="DCDCDC"/>
            </w:tcBorders>
          </w:tcPr>
          <w:p w14:paraId="6F477351" w14:textId="77777777" w:rsidR="00733CB2" w:rsidRPr="003A6007" w:rsidRDefault="00733CB2" w:rsidP="009D35F6">
            <w:pPr>
              <w:spacing w:after="200"/>
              <w:rPr>
                <w:lang w:val="en-GB"/>
              </w:rPr>
            </w:pPr>
            <w:r>
              <w:rPr>
                <w:lang w:val="en-GB"/>
              </w:rPr>
              <w:t>NA</w:t>
            </w:r>
          </w:p>
        </w:tc>
      </w:tr>
      <w:tr w:rsidR="00733CB2" w:rsidRPr="003A6007" w14:paraId="6774C4FE" w14:textId="77777777" w:rsidTr="00057D25">
        <w:trPr>
          <w:trHeight w:val="594"/>
        </w:trPr>
        <w:tc>
          <w:tcPr>
            <w:tcW w:w="1471" w:type="pct"/>
            <w:tcBorders>
              <w:left w:val="single" w:sz="4" w:space="0" w:color="DCDCDC"/>
              <w:bottom w:val="single" w:sz="4" w:space="0" w:color="DCDCDC"/>
              <w:right w:val="single" w:sz="4" w:space="0" w:color="DCDCDC"/>
            </w:tcBorders>
            <w:vAlign w:val="bottom"/>
          </w:tcPr>
          <w:p w14:paraId="170F1B8E" w14:textId="77777777" w:rsidR="00733CB2" w:rsidRPr="003A6007" w:rsidRDefault="00733CB2" w:rsidP="009D35F6">
            <w:pPr>
              <w:rPr>
                <w:lang w:val="en-GB"/>
              </w:rPr>
            </w:pPr>
            <w:r w:rsidRPr="003A6007">
              <w:rPr>
                <w:b/>
                <w:lang w:val="en-GB"/>
              </w:rPr>
              <w:t>Total number of crediting years</w:t>
            </w:r>
          </w:p>
        </w:tc>
        <w:tc>
          <w:tcPr>
            <w:tcW w:w="3529" w:type="pct"/>
            <w:gridSpan w:val="3"/>
            <w:tcBorders>
              <w:left w:val="single" w:sz="4" w:space="0" w:color="DCDCDC"/>
              <w:bottom w:val="single" w:sz="4" w:space="0" w:color="DCDCDC"/>
              <w:right w:val="single" w:sz="4" w:space="0" w:color="DCDCDC"/>
            </w:tcBorders>
          </w:tcPr>
          <w:p w14:paraId="39A0C365" w14:textId="77777777" w:rsidR="00733CB2" w:rsidRPr="003A6007" w:rsidRDefault="00733CB2" w:rsidP="009D35F6">
            <w:pPr>
              <w:rPr>
                <w:lang w:val="en-GB"/>
              </w:rPr>
            </w:pPr>
            <w:r>
              <w:rPr>
                <w:lang w:val="en-GB"/>
              </w:rPr>
              <w:t>5</w:t>
            </w:r>
          </w:p>
        </w:tc>
      </w:tr>
      <w:tr w:rsidR="00733CB2" w:rsidRPr="003A6007" w14:paraId="60CCF60F" w14:textId="77777777" w:rsidTr="00057D25">
        <w:trPr>
          <w:cnfStyle w:val="010000000000" w:firstRow="0" w:lastRow="1" w:firstColumn="0" w:lastColumn="0" w:oddVBand="0" w:evenVBand="0" w:oddHBand="0" w:evenHBand="0" w:firstRowFirstColumn="0" w:firstRowLastColumn="0" w:lastRowFirstColumn="0" w:lastRowLastColumn="0"/>
          <w:trHeight w:val="594"/>
        </w:trPr>
        <w:tc>
          <w:tcPr>
            <w:tcW w:w="1471" w:type="pct"/>
            <w:tcBorders>
              <w:left w:val="single" w:sz="4" w:space="0" w:color="DCDCDC"/>
              <w:bottom w:val="single" w:sz="4" w:space="0" w:color="DCDCDC"/>
              <w:right w:val="single" w:sz="4" w:space="0" w:color="DCDCDC"/>
            </w:tcBorders>
            <w:vAlign w:val="bottom"/>
          </w:tcPr>
          <w:p w14:paraId="05B6332C" w14:textId="77777777" w:rsidR="00733CB2" w:rsidRPr="003A6007" w:rsidRDefault="00733CB2" w:rsidP="009D35F6">
            <w:pPr>
              <w:rPr>
                <w:lang w:val="en-GB"/>
              </w:rPr>
            </w:pPr>
            <w:r w:rsidRPr="003A6007">
              <w:rPr>
                <w:lang w:val="en-GB"/>
              </w:rPr>
              <w:t>Annual average over the crediting period</w:t>
            </w:r>
          </w:p>
        </w:tc>
        <w:tc>
          <w:tcPr>
            <w:tcW w:w="1105" w:type="pct"/>
            <w:tcBorders>
              <w:left w:val="single" w:sz="4" w:space="0" w:color="DCDCDC"/>
              <w:bottom w:val="single" w:sz="4" w:space="0" w:color="DCDCDC"/>
              <w:right w:val="single" w:sz="4" w:space="0" w:color="DCDCDC"/>
            </w:tcBorders>
          </w:tcPr>
          <w:p w14:paraId="39D5CBDE" w14:textId="77777777" w:rsidR="00733CB2" w:rsidRPr="003A6007" w:rsidRDefault="00733CB2" w:rsidP="009D35F6">
            <w:pPr>
              <w:rPr>
                <w:lang w:val="en-GB"/>
              </w:rPr>
            </w:pPr>
            <w:r w:rsidRPr="00176C60">
              <w:rPr>
                <w:lang w:val="en-GB"/>
              </w:rPr>
              <w:t xml:space="preserve">0% </w:t>
            </w:r>
          </w:p>
        </w:tc>
        <w:tc>
          <w:tcPr>
            <w:tcW w:w="1031" w:type="pct"/>
            <w:tcBorders>
              <w:left w:val="single" w:sz="4" w:space="0" w:color="DCDCDC"/>
              <w:bottom w:val="single" w:sz="4" w:space="0" w:color="DCDCDC"/>
              <w:right w:val="single" w:sz="4" w:space="0" w:color="DCDCDC"/>
            </w:tcBorders>
          </w:tcPr>
          <w:p w14:paraId="59FAD5EB" w14:textId="77777777" w:rsidR="00733CB2" w:rsidRPr="003A6007" w:rsidRDefault="00733CB2" w:rsidP="009D35F6">
            <w:pPr>
              <w:rPr>
                <w:lang w:val="en-GB"/>
              </w:rPr>
            </w:pPr>
            <w:r>
              <w:rPr>
                <w:lang w:val="en-GB"/>
              </w:rPr>
              <w:t>22</w:t>
            </w:r>
            <w:r w:rsidRPr="00176C60">
              <w:rPr>
                <w:lang w:val="en-GB"/>
              </w:rPr>
              <w:t xml:space="preserve">% </w:t>
            </w:r>
          </w:p>
        </w:tc>
        <w:tc>
          <w:tcPr>
            <w:tcW w:w="1393" w:type="pct"/>
            <w:tcBorders>
              <w:left w:val="single" w:sz="4" w:space="0" w:color="DCDCDC"/>
              <w:bottom w:val="single" w:sz="4" w:space="0" w:color="DCDCDC"/>
              <w:right w:val="single" w:sz="4" w:space="0" w:color="DCDCDC"/>
            </w:tcBorders>
          </w:tcPr>
          <w:p w14:paraId="06ED8326" w14:textId="77777777" w:rsidR="00733CB2" w:rsidRPr="003A6007" w:rsidRDefault="00733CB2" w:rsidP="009D35F6">
            <w:pPr>
              <w:rPr>
                <w:lang w:val="en-GB"/>
              </w:rPr>
            </w:pPr>
            <w:r>
              <w:rPr>
                <w:lang w:val="en-GB"/>
              </w:rPr>
              <w:t>22</w:t>
            </w:r>
            <w:r w:rsidRPr="00176C60">
              <w:rPr>
                <w:lang w:val="en-GB"/>
              </w:rPr>
              <w:t xml:space="preserve">% </w:t>
            </w:r>
          </w:p>
        </w:tc>
      </w:tr>
    </w:tbl>
    <w:p w14:paraId="32089290" w14:textId="77777777" w:rsidR="00733CB2" w:rsidRDefault="00733CB2" w:rsidP="00733CB2">
      <w:pPr>
        <w:rPr>
          <w:b/>
          <w:bCs/>
        </w:rPr>
      </w:pPr>
    </w:p>
    <w:p w14:paraId="0DEB747C" w14:textId="77777777" w:rsidR="00733CB2" w:rsidRPr="00A915AA" w:rsidRDefault="00733CB2" w:rsidP="00733CB2">
      <w:pPr>
        <w:rPr>
          <w:b/>
          <w:bCs/>
        </w:rPr>
      </w:pPr>
      <w:r w:rsidRPr="00A915AA">
        <w:rPr>
          <w:b/>
          <w:bCs/>
        </w:rPr>
        <w:t>SDG 7:</w:t>
      </w:r>
    </w:p>
    <w:tbl>
      <w:tblPr>
        <w:tblStyle w:val="GridTable4-Accent1"/>
        <w:tblW w:w="9493" w:type="dxa"/>
        <w:tblCellMar>
          <w:top w:w="28" w:type="dxa"/>
        </w:tblCellMar>
        <w:tblLook w:val="0660" w:firstRow="1" w:lastRow="1" w:firstColumn="0" w:lastColumn="0" w:noHBand="1" w:noVBand="1"/>
      </w:tblPr>
      <w:tblGrid>
        <w:gridCol w:w="2547"/>
        <w:gridCol w:w="2125"/>
        <w:gridCol w:w="2269"/>
        <w:gridCol w:w="2552"/>
      </w:tblGrid>
      <w:tr w:rsidR="00733CB2" w:rsidRPr="003A6007" w14:paraId="628606B1" w14:textId="77777777" w:rsidTr="009D35F6">
        <w:trPr>
          <w:cnfStyle w:val="100000000000" w:firstRow="1" w:lastRow="0" w:firstColumn="0" w:lastColumn="0" w:oddVBand="0" w:evenVBand="0" w:oddHBand="0" w:evenHBand="0" w:firstRowFirstColumn="0" w:firstRowLastColumn="0" w:lastRowFirstColumn="0" w:lastRowLastColumn="0"/>
        </w:trPr>
        <w:tc>
          <w:tcPr>
            <w:tcW w:w="1342" w:type="pct"/>
            <w:tcBorders>
              <w:bottom w:val="single" w:sz="4" w:space="0" w:color="DCDCDC"/>
            </w:tcBorders>
          </w:tcPr>
          <w:p w14:paraId="1CE0682E" w14:textId="77777777" w:rsidR="00733CB2" w:rsidRPr="003A6007" w:rsidRDefault="00733CB2" w:rsidP="009D35F6">
            <w:pPr>
              <w:spacing w:after="200" w:line="240" w:lineRule="auto"/>
              <w:rPr>
                <w:color w:val="FFFFFF" w:themeColor="background1"/>
                <w:lang w:val="en-GB"/>
              </w:rPr>
            </w:pPr>
            <w:r w:rsidRPr="003A6007">
              <w:rPr>
                <w:color w:val="FFFFFF" w:themeColor="background1"/>
                <w:lang w:val="en-GB"/>
              </w:rPr>
              <w:t>Year</w:t>
            </w:r>
          </w:p>
        </w:tc>
        <w:tc>
          <w:tcPr>
            <w:tcW w:w="1119" w:type="pct"/>
            <w:tcBorders>
              <w:bottom w:val="single" w:sz="4" w:space="0" w:color="DCDCDC"/>
            </w:tcBorders>
          </w:tcPr>
          <w:p w14:paraId="680969DA" w14:textId="77777777" w:rsidR="00733CB2" w:rsidRPr="003A6007" w:rsidRDefault="00733CB2" w:rsidP="009D35F6">
            <w:pPr>
              <w:spacing w:after="200" w:line="240" w:lineRule="auto"/>
              <w:rPr>
                <w:color w:val="FFFFFF" w:themeColor="background1"/>
                <w:lang w:val="en-GB"/>
              </w:rPr>
            </w:pPr>
            <w:r w:rsidRPr="003A6007">
              <w:rPr>
                <w:color w:val="FFFFFF" w:themeColor="background1"/>
                <w:lang w:val="en-GB"/>
              </w:rPr>
              <w:t>Baseline estimate</w:t>
            </w:r>
          </w:p>
        </w:tc>
        <w:tc>
          <w:tcPr>
            <w:tcW w:w="1195" w:type="pct"/>
            <w:tcBorders>
              <w:bottom w:val="single" w:sz="4" w:space="0" w:color="DCDCDC"/>
            </w:tcBorders>
          </w:tcPr>
          <w:p w14:paraId="4C2EB26D" w14:textId="77777777" w:rsidR="00733CB2" w:rsidRPr="003A6007" w:rsidRDefault="00733CB2" w:rsidP="009D35F6">
            <w:pPr>
              <w:spacing w:after="200" w:line="240" w:lineRule="auto"/>
              <w:rPr>
                <w:color w:val="FFFFFF" w:themeColor="background1"/>
                <w:lang w:val="en-GB"/>
              </w:rPr>
            </w:pPr>
            <w:r w:rsidRPr="003A6007">
              <w:rPr>
                <w:color w:val="FFFFFF" w:themeColor="background1"/>
                <w:lang w:val="en-GB"/>
              </w:rPr>
              <w:t>Project estimate</w:t>
            </w:r>
          </w:p>
        </w:tc>
        <w:tc>
          <w:tcPr>
            <w:tcW w:w="1344" w:type="pct"/>
            <w:tcBorders>
              <w:bottom w:val="single" w:sz="4" w:space="0" w:color="DCDCDC"/>
            </w:tcBorders>
          </w:tcPr>
          <w:p w14:paraId="367FDE75" w14:textId="77777777" w:rsidR="00733CB2" w:rsidRPr="003A6007" w:rsidRDefault="00733CB2" w:rsidP="009D35F6">
            <w:pPr>
              <w:spacing w:after="200" w:line="240" w:lineRule="auto"/>
              <w:rPr>
                <w:color w:val="FFFFFF" w:themeColor="background1"/>
                <w:lang w:val="en-GB"/>
              </w:rPr>
            </w:pPr>
            <w:r w:rsidRPr="003A6007">
              <w:rPr>
                <w:color w:val="FFFFFF" w:themeColor="background1"/>
                <w:lang w:val="en-GB"/>
              </w:rPr>
              <w:t>Net benefit</w:t>
            </w:r>
          </w:p>
        </w:tc>
      </w:tr>
      <w:tr w:rsidR="00057D25" w:rsidRPr="003A6007" w14:paraId="4C988E88" w14:textId="77777777" w:rsidTr="005E4474">
        <w:tc>
          <w:tcPr>
            <w:tcW w:w="0" w:type="pct"/>
            <w:tcBorders>
              <w:top w:val="single" w:sz="4" w:space="0" w:color="DCDCDC"/>
              <w:left w:val="single" w:sz="4" w:space="0" w:color="DCDCDC"/>
              <w:bottom w:val="single" w:sz="4" w:space="0" w:color="DCDCDC"/>
              <w:right w:val="single" w:sz="4" w:space="0" w:color="DCDCDC"/>
            </w:tcBorders>
          </w:tcPr>
          <w:p w14:paraId="4ABBAC7C" w14:textId="1AACBB01" w:rsidR="00057D25" w:rsidRPr="003A6007" w:rsidRDefault="00057D25" w:rsidP="00057D25">
            <w:pPr>
              <w:spacing w:after="200" w:line="240" w:lineRule="auto"/>
              <w:rPr>
                <w:lang w:val="en-GB"/>
              </w:rPr>
            </w:pPr>
            <w:r w:rsidRPr="00754D66">
              <w:t>1: 2021-2022</w:t>
            </w:r>
          </w:p>
        </w:tc>
        <w:tc>
          <w:tcPr>
            <w:tcW w:w="0" w:type="pct"/>
            <w:tcBorders>
              <w:top w:val="single" w:sz="4" w:space="0" w:color="DCDCDC"/>
              <w:left w:val="single" w:sz="4" w:space="0" w:color="DCDCDC"/>
              <w:bottom w:val="single" w:sz="4" w:space="0" w:color="DCDCDC"/>
              <w:right w:val="single" w:sz="4" w:space="0" w:color="DCDCDC"/>
            </w:tcBorders>
          </w:tcPr>
          <w:p w14:paraId="1CD4F860" w14:textId="77777777" w:rsidR="00057D25" w:rsidRPr="003A6007" w:rsidRDefault="00057D25" w:rsidP="00057D25">
            <w:pPr>
              <w:spacing w:after="200"/>
              <w:rPr>
                <w:lang w:val="en-GB"/>
              </w:rPr>
            </w:pPr>
            <w:r w:rsidRPr="001A625E">
              <w:rPr>
                <w:rFonts w:asciiTheme="minorHAnsi" w:hAnsiTheme="minorHAnsi"/>
              </w:rPr>
              <w:t xml:space="preserve">0 </w:t>
            </w:r>
            <w:r w:rsidRPr="00FE67B1">
              <w:rPr>
                <w:rFonts w:asciiTheme="minorHAnsi" w:hAnsiTheme="minorHAnsi"/>
              </w:rPr>
              <w:t>efficient stoves disseminated and operating</w:t>
            </w:r>
          </w:p>
        </w:tc>
        <w:tc>
          <w:tcPr>
            <w:tcW w:w="0" w:type="pct"/>
            <w:tcBorders>
              <w:top w:val="single" w:sz="4" w:space="0" w:color="DCDCDC"/>
              <w:left w:val="single" w:sz="4" w:space="0" w:color="DCDCDC"/>
              <w:bottom w:val="single" w:sz="4" w:space="0" w:color="DCDCDC"/>
              <w:right w:val="single" w:sz="4" w:space="0" w:color="DCDCDC"/>
            </w:tcBorders>
          </w:tcPr>
          <w:p w14:paraId="314940DC" w14:textId="77777777" w:rsidR="00057D25" w:rsidRPr="003A6007" w:rsidRDefault="00057D25" w:rsidP="00057D25">
            <w:pPr>
              <w:spacing w:after="200"/>
              <w:rPr>
                <w:lang w:val="en-GB"/>
              </w:rPr>
            </w:pPr>
            <w:r>
              <w:t>18,000</w:t>
            </w:r>
            <w:r w:rsidRPr="001A625E">
              <w:rPr>
                <w:rFonts w:asciiTheme="minorHAnsi" w:hAnsiTheme="minorHAnsi"/>
              </w:rPr>
              <w:t xml:space="preserve"> </w:t>
            </w:r>
            <w:r w:rsidRPr="00FE67B1">
              <w:rPr>
                <w:rFonts w:asciiTheme="minorHAnsi" w:hAnsiTheme="minorHAnsi"/>
              </w:rPr>
              <w:t>efficient stoves disseminated and operating</w:t>
            </w:r>
          </w:p>
        </w:tc>
        <w:tc>
          <w:tcPr>
            <w:tcW w:w="0" w:type="pct"/>
            <w:tcBorders>
              <w:top w:val="single" w:sz="4" w:space="0" w:color="DCDCDC"/>
              <w:left w:val="single" w:sz="4" w:space="0" w:color="DCDCDC"/>
              <w:bottom w:val="single" w:sz="4" w:space="0" w:color="DCDCDC"/>
              <w:right w:val="single" w:sz="4" w:space="0" w:color="DCDCDC"/>
            </w:tcBorders>
          </w:tcPr>
          <w:p w14:paraId="624A046C" w14:textId="77777777" w:rsidR="00057D25" w:rsidRPr="003A6007" w:rsidRDefault="00057D25" w:rsidP="00057D25">
            <w:pPr>
              <w:spacing w:after="200"/>
              <w:rPr>
                <w:lang w:val="en-GB"/>
              </w:rPr>
            </w:pPr>
            <w:r>
              <w:t>18,000</w:t>
            </w:r>
            <w:r w:rsidRPr="001A625E">
              <w:rPr>
                <w:rFonts w:asciiTheme="minorHAnsi" w:hAnsiTheme="minorHAnsi"/>
              </w:rPr>
              <w:t xml:space="preserve"> </w:t>
            </w:r>
            <w:r w:rsidRPr="00FE67B1">
              <w:rPr>
                <w:rFonts w:asciiTheme="minorHAnsi" w:hAnsiTheme="minorHAnsi"/>
              </w:rPr>
              <w:t>efficient stoves disseminated and operating</w:t>
            </w:r>
          </w:p>
        </w:tc>
      </w:tr>
      <w:tr w:rsidR="00057D25" w:rsidRPr="003A6007" w14:paraId="7D5E98CB" w14:textId="77777777" w:rsidTr="005E4474">
        <w:tc>
          <w:tcPr>
            <w:tcW w:w="0" w:type="pct"/>
            <w:tcBorders>
              <w:top w:val="single" w:sz="4" w:space="0" w:color="DCDCDC"/>
              <w:left w:val="single" w:sz="4" w:space="0" w:color="DCDCDC"/>
              <w:bottom w:val="single" w:sz="4" w:space="0" w:color="DCDCDC"/>
              <w:right w:val="single" w:sz="4" w:space="0" w:color="DCDCDC"/>
            </w:tcBorders>
          </w:tcPr>
          <w:p w14:paraId="13A0D572" w14:textId="6F8EE84F" w:rsidR="00057D25" w:rsidRPr="003A6007" w:rsidRDefault="00057D25" w:rsidP="00057D25">
            <w:pPr>
              <w:spacing w:after="200" w:line="240" w:lineRule="auto"/>
              <w:rPr>
                <w:lang w:val="en-GB"/>
              </w:rPr>
            </w:pPr>
            <w:r w:rsidRPr="00754D66">
              <w:t>2: 2022-2023</w:t>
            </w:r>
          </w:p>
        </w:tc>
        <w:tc>
          <w:tcPr>
            <w:tcW w:w="0" w:type="pct"/>
            <w:tcBorders>
              <w:top w:val="single" w:sz="4" w:space="0" w:color="DCDCDC"/>
              <w:left w:val="single" w:sz="4" w:space="0" w:color="DCDCDC"/>
              <w:bottom w:val="single" w:sz="4" w:space="0" w:color="DCDCDC"/>
              <w:right w:val="single" w:sz="4" w:space="0" w:color="DCDCDC"/>
            </w:tcBorders>
          </w:tcPr>
          <w:p w14:paraId="1C292852" w14:textId="77777777" w:rsidR="00057D25" w:rsidRPr="003A6007" w:rsidRDefault="00057D25" w:rsidP="00057D25">
            <w:pPr>
              <w:spacing w:after="200"/>
              <w:rPr>
                <w:lang w:val="en-GB"/>
              </w:rPr>
            </w:pPr>
            <w:r>
              <w:rPr>
                <w:lang w:val="en-GB"/>
              </w:rPr>
              <w:t>0</w:t>
            </w:r>
          </w:p>
        </w:tc>
        <w:tc>
          <w:tcPr>
            <w:tcW w:w="0" w:type="pct"/>
            <w:tcBorders>
              <w:top w:val="single" w:sz="4" w:space="0" w:color="DCDCDC"/>
              <w:left w:val="single" w:sz="4" w:space="0" w:color="DCDCDC"/>
              <w:bottom w:val="single" w:sz="4" w:space="0" w:color="DCDCDC"/>
              <w:right w:val="single" w:sz="4" w:space="0" w:color="DCDCDC"/>
            </w:tcBorders>
          </w:tcPr>
          <w:p w14:paraId="71FC8437" w14:textId="77777777" w:rsidR="00057D25" w:rsidRPr="003A6007" w:rsidRDefault="00057D25" w:rsidP="00057D25">
            <w:pPr>
              <w:spacing w:after="200"/>
              <w:rPr>
                <w:lang w:val="en-GB"/>
              </w:rPr>
            </w:pPr>
            <w:r>
              <w:rPr>
                <w:lang w:val="en-GB"/>
              </w:rPr>
              <w:t>27,200</w:t>
            </w:r>
          </w:p>
        </w:tc>
        <w:tc>
          <w:tcPr>
            <w:tcW w:w="0" w:type="pct"/>
            <w:tcBorders>
              <w:top w:val="single" w:sz="4" w:space="0" w:color="DCDCDC"/>
              <w:left w:val="single" w:sz="4" w:space="0" w:color="DCDCDC"/>
              <w:bottom w:val="single" w:sz="4" w:space="0" w:color="DCDCDC"/>
              <w:right w:val="single" w:sz="4" w:space="0" w:color="DCDCDC"/>
            </w:tcBorders>
          </w:tcPr>
          <w:p w14:paraId="7F69152F" w14:textId="77777777" w:rsidR="00057D25" w:rsidRPr="003A6007" w:rsidRDefault="00057D25" w:rsidP="00057D25">
            <w:pPr>
              <w:spacing w:after="200"/>
              <w:rPr>
                <w:lang w:val="en-GB"/>
              </w:rPr>
            </w:pPr>
            <w:r>
              <w:rPr>
                <w:lang w:val="en-GB"/>
              </w:rPr>
              <w:t>27,200</w:t>
            </w:r>
          </w:p>
        </w:tc>
      </w:tr>
      <w:tr w:rsidR="00057D25" w:rsidRPr="003A6007" w14:paraId="15D8CAA3" w14:textId="77777777" w:rsidTr="005E4474">
        <w:tc>
          <w:tcPr>
            <w:tcW w:w="0" w:type="pct"/>
            <w:tcBorders>
              <w:top w:val="single" w:sz="4" w:space="0" w:color="DCDCDC"/>
              <w:left w:val="single" w:sz="4" w:space="0" w:color="DCDCDC"/>
              <w:bottom w:val="single" w:sz="4" w:space="0" w:color="DCDCDC"/>
              <w:right w:val="single" w:sz="4" w:space="0" w:color="DCDCDC"/>
            </w:tcBorders>
          </w:tcPr>
          <w:p w14:paraId="3118932A" w14:textId="51982B22" w:rsidR="00057D25" w:rsidRPr="003A6007" w:rsidRDefault="00057D25" w:rsidP="00057D25">
            <w:pPr>
              <w:spacing w:after="200" w:line="240" w:lineRule="auto"/>
              <w:rPr>
                <w:lang w:val="en-GB"/>
              </w:rPr>
            </w:pPr>
            <w:r w:rsidRPr="00754D66">
              <w:lastRenderedPageBreak/>
              <w:t>3: 2023-2024</w:t>
            </w:r>
          </w:p>
        </w:tc>
        <w:tc>
          <w:tcPr>
            <w:tcW w:w="0" w:type="pct"/>
            <w:tcBorders>
              <w:top w:val="single" w:sz="4" w:space="0" w:color="DCDCDC"/>
              <w:left w:val="single" w:sz="4" w:space="0" w:color="DCDCDC"/>
              <w:bottom w:val="single" w:sz="4" w:space="0" w:color="DCDCDC"/>
              <w:right w:val="single" w:sz="4" w:space="0" w:color="DCDCDC"/>
            </w:tcBorders>
          </w:tcPr>
          <w:p w14:paraId="16D28FFF" w14:textId="77777777" w:rsidR="00057D25" w:rsidRPr="003A6007" w:rsidRDefault="00057D25" w:rsidP="00057D25">
            <w:pPr>
              <w:spacing w:after="200"/>
              <w:rPr>
                <w:lang w:val="en-GB"/>
              </w:rPr>
            </w:pPr>
            <w:r>
              <w:rPr>
                <w:lang w:val="en-GB"/>
              </w:rPr>
              <w:t>0</w:t>
            </w:r>
          </w:p>
        </w:tc>
        <w:tc>
          <w:tcPr>
            <w:tcW w:w="0" w:type="pct"/>
            <w:tcBorders>
              <w:top w:val="single" w:sz="4" w:space="0" w:color="DCDCDC"/>
              <w:left w:val="single" w:sz="4" w:space="0" w:color="DCDCDC"/>
              <w:bottom w:val="single" w:sz="4" w:space="0" w:color="DCDCDC"/>
              <w:right w:val="single" w:sz="4" w:space="0" w:color="DCDCDC"/>
            </w:tcBorders>
          </w:tcPr>
          <w:p w14:paraId="26EAE608" w14:textId="77777777" w:rsidR="00057D25" w:rsidRPr="003A6007" w:rsidRDefault="00057D25" w:rsidP="00057D25">
            <w:pPr>
              <w:spacing w:after="200"/>
              <w:rPr>
                <w:lang w:val="en-GB"/>
              </w:rPr>
            </w:pPr>
            <w:r>
              <w:rPr>
                <w:lang w:val="en-GB"/>
              </w:rPr>
              <w:t>25,600</w:t>
            </w:r>
          </w:p>
        </w:tc>
        <w:tc>
          <w:tcPr>
            <w:tcW w:w="0" w:type="pct"/>
            <w:tcBorders>
              <w:top w:val="single" w:sz="4" w:space="0" w:color="DCDCDC"/>
              <w:left w:val="single" w:sz="4" w:space="0" w:color="DCDCDC"/>
              <w:bottom w:val="single" w:sz="4" w:space="0" w:color="DCDCDC"/>
              <w:right w:val="single" w:sz="4" w:space="0" w:color="DCDCDC"/>
            </w:tcBorders>
          </w:tcPr>
          <w:p w14:paraId="1C8783D2" w14:textId="77777777" w:rsidR="00057D25" w:rsidRPr="003A6007" w:rsidRDefault="00057D25" w:rsidP="00057D25">
            <w:pPr>
              <w:spacing w:after="200"/>
              <w:rPr>
                <w:lang w:val="en-GB"/>
              </w:rPr>
            </w:pPr>
            <w:r>
              <w:rPr>
                <w:lang w:val="en-GB"/>
              </w:rPr>
              <w:t>25,600</w:t>
            </w:r>
          </w:p>
        </w:tc>
      </w:tr>
      <w:tr w:rsidR="00057D25" w:rsidRPr="003A6007" w14:paraId="1D39A5A3" w14:textId="77777777" w:rsidTr="005E4474">
        <w:tc>
          <w:tcPr>
            <w:tcW w:w="0" w:type="pct"/>
            <w:tcBorders>
              <w:top w:val="single" w:sz="4" w:space="0" w:color="DCDCDC"/>
              <w:left w:val="single" w:sz="4" w:space="0" w:color="DCDCDC"/>
              <w:bottom w:val="single" w:sz="4" w:space="0" w:color="DCDCDC"/>
              <w:right w:val="single" w:sz="4" w:space="0" w:color="DCDCDC"/>
            </w:tcBorders>
          </w:tcPr>
          <w:p w14:paraId="38E27D4C" w14:textId="55BB9144" w:rsidR="00057D25" w:rsidRPr="003A6007" w:rsidRDefault="00057D25" w:rsidP="00057D25">
            <w:pPr>
              <w:spacing w:after="200" w:line="240" w:lineRule="auto"/>
              <w:rPr>
                <w:lang w:val="en-GB"/>
              </w:rPr>
            </w:pPr>
            <w:r w:rsidRPr="00754D66">
              <w:t>4: 2024-2025</w:t>
            </w:r>
          </w:p>
        </w:tc>
        <w:tc>
          <w:tcPr>
            <w:tcW w:w="0" w:type="pct"/>
            <w:tcBorders>
              <w:top w:val="single" w:sz="4" w:space="0" w:color="DCDCDC"/>
              <w:left w:val="single" w:sz="4" w:space="0" w:color="DCDCDC"/>
              <w:bottom w:val="single" w:sz="4" w:space="0" w:color="DCDCDC"/>
              <w:right w:val="single" w:sz="4" w:space="0" w:color="DCDCDC"/>
            </w:tcBorders>
          </w:tcPr>
          <w:p w14:paraId="63ED9B48" w14:textId="77777777" w:rsidR="00057D25" w:rsidRPr="003A6007" w:rsidRDefault="00057D25" w:rsidP="00057D25">
            <w:pPr>
              <w:spacing w:after="200"/>
              <w:rPr>
                <w:lang w:val="en-GB"/>
              </w:rPr>
            </w:pPr>
            <w:r>
              <w:rPr>
                <w:lang w:val="en-GB"/>
              </w:rPr>
              <w:t>0</w:t>
            </w:r>
          </w:p>
        </w:tc>
        <w:tc>
          <w:tcPr>
            <w:tcW w:w="0" w:type="pct"/>
            <w:tcBorders>
              <w:top w:val="single" w:sz="4" w:space="0" w:color="DCDCDC"/>
              <w:left w:val="single" w:sz="4" w:space="0" w:color="DCDCDC"/>
              <w:bottom w:val="single" w:sz="4" w:space="0" w:color="DCDCDC"/>
              <w:right w:val="single" w:sz="4" w:space="0" w:color="DCDCDC"/>
            </w:tcBorders>
          </w:tcPr>
          <w:p w14:paraId="2D6B0EB8" w14:textId="77777777" w:rsidR="00057D25" w:rsidRPr="003A6007" w:rsidRDefault="00057D25" w:rsidP="00057D25">
            <w:pPr>
              <w:spacing w:after="200"/>
              <w:rPr>
                <w:lang w:val="en-GB"/>
              </w:rPr>
            </w:pPr>
            <w:r>
              <w:rPr>
                <w:lang w:val="en-GB"/>
              </w:rPr>
              <w:t>6,000</w:t>
            </w:r>
          </w:p>
        </w:tc>
        <w:tc>
          <w:tcPr>
            <w:tcW w:w="0" w:type="pct"/>
            <w:tcBorders>
              <w:top w:val="single" w:sz="4" w:space="0" w:color="DCDCDC"/>
              <w:left w:val="single" w:sz="4" w:space="0" w:color="DCDCDC"/>
              <w:bottom w:val="single" w:sz="4" w:space="0" w:color="DCDCDC"/>
              <w:right w:val="single" w:sz="4" w:space="0" w:color="DCDCDC"/>
            </w:tcBorders>
          </w:tcPr>
          <w:p w14:paraId="7F208274" w14:textId="77777777" w:rsidR="00057D25" w:rsidRPr="003A6007" w:rsidRDefault="00057D25" w:rsidP="00057D25">
            <w:pPr>
              <w:spacing w:after="200"/>
              <w:rPr>
                <w:lang w:val="en-GB"/>
              </w:rPr>
            </w:pPr>
            <w:r>
              <w:rPr>
                <w:lang w:val="en-GB"/>
              </w:rPr>
              <w:t>6,000</w:t>
            </w:r>
          </w:p>
        </w:tc>
      </w:tr>
      <w:tr w:rsidR="00057D25" w:rsidRPr="003A6007" w14:paraId="6E7B923D" w14:textId="77777777" w:rsidTr="005E4474">
        <w:tc>
          <w:tcPr>
            <w:tcW w:w="0" w:type="pct"/>
            <w:tcBorders>
              <w:top w:val="single" w:sz="4" w:space="0" w:color="DCDCDC"/>
              <w:left w:val="single" w:sz="4" w:space="0" w:color="DCDCDC"/>
              <w:bottom w:val="single" w:sz="4" w:space="0" w:color="DCDCDC"/>
              <w:right w:val="single" w:sz="4" w:space="0" w:color="DCDCDC"/>
            </w:tcBorders>
          </w:tcPr>
          <w:p w14:paraId="47941DAE" w14:textId="17C0B659" w:rsidR="00057D25" w:rsidRPr="003A6007" w:rsidRDefault="00057D25" w:rsidP="00057D25">
            <w:pPr>
              <w:spacing w:after="200" w:line="240" w:lineRule="auto"/>
              <w:rPr>
                <w:lang w:val="en-GB"/>
              </w:rPr>
            </w:pPr>
            <w:r w:rsidRPr="00754D66">
              <w:t>5: 2025-2026</w:t>
            </w:r>
          </w:p>
        </w:tc>
        <w:tc>
          <w:tcPr>
            <w:tcW w:w="0" w:type="pct"/>
            <w:tcBorders>
              <w:top w:val="single" w:sz="4" w:space="0" w:color="DCDCDC"/>
              <w:left w:val="single" w:sz="4" w:space="0" w:color="DCDCDC"/>
              <w:bottom w:val="single" w:sz="4" w:space="0" w:color="DCDCDC"/>
              <w:right w:val="single" w:sz="4" w:space="0" w:color="DCDCDC"/>
            </w:tcBorders>
          </w:tcPr>
          <w:p w14:paraId="18437049" w14:textId="77777777" w:rsidR="00057D25" w:rsidRPr="003A6007" w:rsidRDefault="00057D25" w:rsidP="00057D25">
            <w:pPr>
              <w:spacing w:after="200"/>
              <w:rPr>
                <w:lang w:val="en-GB"/>
              </w:rPr>
            </w:pPr>
            <w:r>
              <w:rPr>
                <w:lang w:val="en-GB"/>
              </w:rPr>
              <w:t>0</w:t>
            </w:r>
          </w:p>
        </w:tc>
        <w:tc>
          <w:tcPr>
            <w:tcW w:w="0" w:type="pct"/>
            <w:tcBorders>
              <w:top w:val="single" w:sz="4" w:space="0" w:color="DCDCDC"/>
              <w:left w:val="single" w:sz="4" w:space="0" w:color="DCDCDC"/>
              <w:bottom w:val="single" w:sz="4" w:space="0" w:color="DCDCDC"/>
              <w:right w:val="single" w:sz="4" w:space="0" w:color="DCDCDC"/>
            </w:tcBorders>
          </w:tcPr>
          <w:p w14:paraId="6E374C5A" w14:textId="77777777" w:rsidR="00057D25" w:rsidRPr="003A6007" w:rsidRDefault="00057D25" w:rsidP="00057D25">
            <w:pPr>
              <w:spacing w:after="200"/>
              <w:rPr>
                <w:lang w:val="en-GB"/>
              </w:rPr>
            </w:pPr>
            <w:r>
              <w:rPr>
                <w:lang w:val="en-GB"/>
              </w:rPr>
              <w:t>0</w:t>
            </w:r>
          </w:p>
        </w:tc>
        <w:tc>
          <w:tcPr>
            <w:tcW w:w="0" w:type="pct"/>
            <w:tcBorders>
              <w:top w:val="single" w:sz="4" w:space="0" w:color="DCDCDC"/>
              <w:left w:val="single" w:sz="4" w:space="0" w:color="DCDCDC"/>
              <w:bottom w:val="single" w:sz="4" w:space="0" w:color="DCDCDC"/>
              <w:right w:val="single" w:sz="4" w:space="0" w:color="DCDCDC"/>
            </w:tcBorders>
          </w:tcPr>
          <w:p w14:paraId="5A78FC80" w14:textId="77777777" w:rsidR="00057D25" w:rsidRPr="003A6007" w:rsidRDefault="00057D25" w:rsidP="00057D25">
            <w:pPr>
              <w:spacing w:after="200"/>
              <w:rPr>
                <w:lang w:val="en-GB"/>
              </w:rPr>
            </w:pPr>
            <w:r>
              <w:rPr>
                <w:lang w:val="en-GB"/>
              </w:rPr>
              <w:t>0</w:t>
            </w:r>
          </w:p>
        </w:tc>
      </w:tr>
      <w:tr w:rsidR="00733CB2" w:rsidRPr="003A6007" w14:paraId="6C3F7C92" w14:textId="77777777" w:rsidTr="009D35F6">
        <w:trPr>
          <w:trHeight w:val="494"/>
        </w:trPr>
        <w:tc>
          <w:tcPr>
            <w:tcW w:w="1342" w:type="pct"/>
            <w:tcBorders>
              <w:left w:val="single" w:sz="4" w:space="0" w:color="DCDCDC"/>
              <w:bottom w:val="single" w:sz="4" w:space="0" w:color="DCDCDC"/>
              <w:right w:val="single" w:sz="4" w:space="0" w:color="DCDCDC"/>
            </w:tcBorders>
            <w:vAlign w:val="bottom"/>
          </w:tcPr>
          <w:p w14:paraId="15A622E7" w14:textId="77777777" w:rsidR="00733CB2" w:rsidRPr="003A6007" w:rsidRDefault="00733CB2" w:rsidP="009D35F6">
            <w:pPr>
              <w:spacing w:after="200"/>
              <w:rPr>
                <w:lang w:val="en-GB"/>
              </w:rPr>
            </w:pPr>
            <w:r w:rsidRPr="003A6007">
              <w:rPr>
                <w:lang w:val="en-GB"/>
              </w:rPr>
              <w:t>Total</w:t>
            </w:r>
          </w:p>
        </w:tc>
        <w:tc>
          <w:tcPr>
            <w:tcW w:w="1119" w:type="pct"/>
            <w:tcBorders>
              <w:left w:val="single" w:sz="4" w:space="0" w:color="DCDCDC"/>
              <w:bottom w:val="single" w:sz="4" w:space="0" w:color="DCDCDC"/>
              <w:right w:val="single" w:sz="4" w:space="0" w:color="DCDCDC"/>
            </w:tcBorders>
          </w:tcPr>
          <w:p w14:paraId="2195AB65" w14:textId="77777777" w:rsidR="00733CB2" w:rsidRPr="003A6007" w:rsidRDefault="00733CB2" w:rsidP="009D35F6">
            <w:pPr>
              <w:spacing w:after="200"/>
              <w:rPr>
                <w:lang w:val="en-GB"/>
              </w:rPr>
            </w:pPr>
            <w:r>
              <w:rPr>
                <w:lang w:val="en-GB"/>
              </w:rPr>
              <w:t>0</w:t>
            </w:r>
          </w:p>
        </w:tc>
        <w:tc>
          <w:tcPr>
            <w:tcW w:w="1195" w:type="pct"/>
            <w:tcBorders>
              <w:left w:val="single" w:sz="4" w:space="0" w:color="DCDCDC"/>
              <w:bottom w:val="single" w:sz="4" w:space="0" w:color="DCDCDC"/>
              <w:right w:val="single" w:sz="4" w:space="0" w:color="DCDCDC"/>
            </w:tcBorders>
          </w:tcPr>
          <w:p w14:paraId="05DD135E" w14:textId="77777777" w:rsidR="00733CB2" w:rsidRPr="003A6007" w:rsidRDefault="00733CB2" w:rsidP="009D35F6">
            <w:pPr>
              <w:spacing w:after="200"/>
              <w:rPr>
                <w:lang w:val="en-GB"/>
              </w:rPr>
            </w:pPr>
            <w:r>
              <w:rPr>
                <w:rFonts w:asciiTheme="minorHAnsi" w:hAnsiTheme="minorHAnsi"/>
              </w:rPr>
              <w:t xml:space="preserve">27,200 </w:t>
            </w:r>
          </w:p>
        </w:tc>
        <w:tc>
          <w:tcPr>
            <w:tcW w:w="1344" w:type="pct"/>
            <w:tcBorders>
              <w:left w:val="single" w:sz="4" w:space="0" w:color="DCDCDC"/>
              <w:bottom w:val="single" w:sz="4" w:space="0" w:color="DCDCDC"/>
              <w:right w:val="single" w:sz="4" w:space="0" w:color="DCDCDC"/>
            </w:tcBorders>
          </w:tcPr>
          <w:p w14:paraId="0D3CB02E" w14:textId="77777777" w:rsidR="00733CB2" w:rsidRPr="003A6007" w:rsidRDefault="00733CB2" w:rsidP="009D35F6">
            <w:pPr>
              <w:spacing w:after="200"/>
              <w:rPr>
                <w:lang w:val="en-GB"/>
              </w:rPr>
            </w:pPr>
            <w:r>
              <w:rPr>
                <w:lang w:val="en-GB"/>
              </w:rPr>
              <w:t>27,200</w:t>
            </w:r>
          </w:p>
        </w:tc>
      </w:tr>
      <w:tr w:rsidR="00733CB2" w:rsidRPr="003A6007" w14:paraId="162EB4FB" w14:textId="77777777" w:rsidTr="009D35F6">
        <w:trPr>
          <w:trHeight w:val="594"/>
        </w:trPr>
        <w:tc>
          <w:tcPr>
            <w:tcW w:w="1342" w:type="pct"/>
            <w:tcBorders>
              <w:left w:val="single" w:sz="4" w:space="0" w:color="DCDCDC"/>
              <w:bottom w:val="single" w:sz="4" w:space="0" w:color="DCDCDC"/>
              <w:right w:val="single" w:sz="4" w:space="0" w:color="DCDCDC"/>
            </w:tcBorders>
            <w:vAlign w:val="bottom"/>
          </w:tcPr>
          <w:p w14:paraId="5A9ADF27" w14:textId="77777777" w:rsidR="00733CB2" w:rsidRPr="003A6007" w:rsidRDefault="00733CB2" w:rsidP="009D35F6">
            <w:pPr>
              <w:rPr>
                <w:lang w:val="en-GB"/>
              </w:rPr>
            </w:pPr>
            <w:r w:rsidRPr="003A6007">
              <w:rPr>
                <w:b/>
                <w:lang w:val="en-GB"/>
              </w:rPr>
              <w:t>Total number of crediting years</w:t>
            </w:r>
          </w:p>
        </w:tc>
        <w:tc>
          <w:tcPr>
            <w:tcW w:w="3658" w:type="pct"/>
            <w:gridSpan w:val="3"/>
            <w:tcBorders>
              <w:left w:val="single" w:sz="4" w:space="0" w:color="DCDCDC"/>
              <w:bottom w:val="single" w:sz="4" w:space="0" w:color="DCDCDC"/>
              <w:right w:val="single" w:sz="4" w:space="0" w:color="DCDCDC"/>
            </w:tcBorders>
          </w:tcPr>
          <w:p w14:paraId="026FCD96" w14:textId="77777777" w:rsidR="00733CB2" w:rsidRPr="003A6007" w:rsidRDefault="00733CB2" w:rsidP="009D35F6">
            <w:pPr>
              <w:rPr>
                <w:lang w:val="en-GB"/>
              </w:rPr>
            </w:pPr>
            <w:r>
              <w:rPr>
                <w:lang w:val="en-GB"/>
              </w:rPr>
              <w:t>5</w:t>
            </w:r>
          </w:p>
        </w:tc>
      </w:tr>
      <w:tr w:rsidR="00733CB2" w:rsidRPr="003A6007" w14:paraId="74F1B659" w14:textId="77777777" w:rsidTr="009D35F6">
        <w:trPr>
          <w:cnfStyle w:val="010000000000" w:firstRow="0" w:lastRow="1" w:firstColumn="0" w:lastColumn="0" w:oddVBand="0" w:evenVBand="0" w:oddHBand="0" w:evenHBand="0" w:firstRowFirstColumn="0" w:firstRowLastColumn="0" w:lastRowFirstColumn="0" w:lastRowLastColumn="0"/>
          <w:trHeight w:val="594"/>
        </w:trPr>
        <w:tc>
          <w:tcPr>
            <w:tcW w:w="1342" w:type="pct"/>
            <w:tcBorders>
              <w:left w:val="single" w:sz="4" w:space="0" w:color="DCDCDC"/>
              <w:bottom w:val="single" w:sz="4" w:space="0" w:color="DCDCDC"/>
              <w:right w:val="single" w:sz="4" w:space="0" w:color="DCDCDC"/>
            </w:tcBorders>
            <w:vAlign w:val="bottom"/>
          </w:tcPr>
          <w:p w14:paraId="18E1D196" w14:textId="77777777" w:rsidR="00733CB2" w:rsidRPr="003A6007" w:rsidRDefault="00733CB2" w:rsidP="009D35F6">
            <w:pPr>
              <w:rPr>
                <w:lang w:val="en-GB"/>
              </w:rPr>
            </w:pPr>
            <w:r w:rsidRPr="003A6007">
              <w:rPr>
                <w:lang w:val="en-GB"/>
              </w:rPr>
              <w:t>Annual average over the crediting period</w:t>
            </w:r>
          </w:p>
        </w:tc>
        <w:tc>
          <w:tcPr>
            <w:tcW w:w="1119" w:type="pct"/>
            <w:tcBorders>
              <w:left w:val="single" w:sz="4" w:space="0" w:color="DCDCDC"/>
              <w:bottom w:val="single" w:sz="4" w:space="0" w:color="DCDCDC"/>
              <w:right w:val="single" w:sz="4" w:space="0" w:color="DCDCDC"/>
            </w:tcBorders>
          </w:tcPr>
          <w:p w14:paraId="2A322E27" w14:textId="77777777" w:rsidR="00733CB2" w:rsidRPr="003A6007" w:rsidRDefault="00733CB2" w:rsidP="009D35F6">
            <w:pPr>
              <w:rPr>
                <w:lang w:val="en-GB"/>
              </w:rPr>
            </w:pPr>
            <w:r w:rsidRPr="001A625E">
              <w:rPr>
                <w:rFonts w:asciiTheme="minorHAnsi" w:hAnsiTheme="minorHAnsi"/>
              </w:rPr>
              <w:t xml:space="preserve">0 </w:t>
            </w:r>
          </w:p>
        </w:tc>
        <w:tc>
          <w:tcPr>
            <w:tcW w:w="1195" w:type="pct"/>
            <w:tcBorders>
              <w:left w:val="single" w:sz="4" w:space="0" w:color="DCDCDC"/>
              <w:bottom w:val="single" w:sz="4" w:space="0" w:color="DCDCDC"/>
              <w:right w:val="single" w:sz="4" w:space="0" w:color="DCDCDC"/>
            </w:tcBorders>
          </w:tcPr>
          <w:p w14:paraId="62214CA8" w14:textId="77777777" w:rsidR="00733CB2" w:rsidRPr="003A6007" w:rsidRDefault="00733CB2" w:rsidP="009D35F6">
            <w:pPr>
              <w:rPr>
                <w:lang w:val="en-GB"/>
              </w:rPr>
            </w:pPr>
            <w:r>
              <w:rPr>
                <w:lang w:val="en-GB"/>
              </w:rPr>
              <w:t>15,360</w:t>
            </w:r>
          </w:p>
        </w:tc>
        <w:tc>
          <w:tcPr>
            <w:tcW w:w="1344" w:type="pct"/>
            <w:tcBorders>
              <w:left w:val="single" w:sz="4" w:space="0" w:color="DCDCDC"/>
              <w:bottom w:val="single" w:sz="4" w:space="0" w:color="DCDCDC"/>
              <w:right w:val="single" w:sz="4" w:space="0" w:color="DCDCDC"/>
            </w:tcBorders>
          </w:tcPr>
          <w:p w14:paraId="3286B59A" w14:textId="77777777" w:rsidR="00733CB2" w:rsidRPr="003A6007" w:rsidRDefault="00733CB2" w:rsidP="009D35F6">
            <w:pPr>
              <w:rPr>
                <w:lang w:val="en-GB"/>
              </w:rPr>
            </w:pPr>
            <w:r>
              <w:rPr>
                <w:lang w:val="en-GB"/>
              </w:rPr>
              <w:t>15,360</w:t>
            </w:r>
          </w:p>
        </w:tc>
      </w:tr>
    </w:tbl>
    <w:p w14:paraId="77ED79A0" w14:textId="77777777" w:rsidR="00733CB2" w:rsidRDefault="00733CB2" w:rsidP="00733CB2">
      <w:pPr>
        <w:rPr>
          <w:b/>
          <w:bCs/>
        </w:rPr>
      </w:pPr>
    </w:p>
    <w:p w14:paraId="6C5FF4B8" w14:textId="77777777" w:rsidR="00733CB2" w:rsidRPr="008A4AFB" w:rsidRDefault="00733CB2" w:rsidP="00733CB2">
      <w:pPr>
        <w:rPr>
          <w:b/>
          <w:bCs/>
        </w:rPr>
      </w:pPr>
      <w:r w:rsidRPr="008A4AFB">
        <w:rPr>
          <w:b/>
          <w:bCs/>
        </w:rPr>
        <w:t>SDG 13:</w:t>
      </w:r>
    </w:p>
    <w:tbl>
      <w:tblPr>
        <w:tblStyle w:val="GridTable4-Accent1"/>
        <w:tblW w:w="9493" w:type="dxa"/>
        <w:tblCellMar>
          <w:top w:w="28" w:type="dxa"/>
        </w:tblCellMar>
        <w:tblLook w:val="0660" w:firstRow="1" w:lastRow="1" w:firstColumn="0" w:lastColumn="0" w:noHBand="1" w:noVBand="1"/>
      </w:tblPr>
      <w:tblGrid>
        <w:gridCol w:w="2764"/>
        <w:gridCol w:w="2193"/>
        <w:gridCol w:w="1984"/>
        <w:gridCol w:w="2552"/>
      </w:tblGrid>
      <w:tr w:rsidR="00733CB2" w:rsidRPr="003A6007" w14:paraId="0BBBEE6D" w14:textId="77777777" w:rsidTr="009D35F6">
        <w:trPr>
          <w:cnfStyle w:val="100000000000" w:firstRow="1" w:lastRow="0" w:firstColumn="0" w:lastColumn="0" w:oddVBand="0" w:evenVBand="0" w:oddHBand="0" w:evenHBand="0" w:firstRowFirstColumn="0" w:firstRowLastColumn="0" w:lastRowFirstColumn="0" w:lastRowLastColumn="0"/>
        </w:trPr>
        <w:tc>
          <w:tcPr>
            <w:tcW w:w="1456" w:type="pct"/>
            <w:tcBorders>
              <w:bottom w:val="single" w:sz="4" w:space="0" w:color="DCDCDC"/>
            </w:tcBorders>
          </w:tcPr>
          <w:p w14:paraId="383C31F4" w14:textId="77777777" w:rsidR="00733CB2" w:rsidRPr="003A6007" w:rsidRDefault="00733CB2" w:rsidP="009D35F6">
            <w:pPr>
              <w:spacing w:after="200" w:line="240" w:lineRule="auto"/>
              <w:rPr>
                <w:color w:val="FFFFFF" w:themeColor="background1"/>
                <w:lang w:val="en-GB"/>
              </w:rPr>
            </w:pPr>
            <w:r w:rsidRPr="003A6007">
              <w:rPr>
                <w:color w:val="FFFFFF" w:themeColor="background1"/>
                <w:lang w:val="en-GB"/>
              </w:rPr>
              <w:t>Year</w:t>
            </w:r>
          </w:p>
        </w:tc>
        <w:tc>
          <w:tcPr>
            <w:tcW w:w="1155" w:type="pct"/>
            <w:tcBorders>
              <w:bottom w:val="single" w:sz="4" w:space="0" w:color="DCDCDC"/>
            </w:tcBorders>
          </w:tcPr>
          <w:p w14:paraId="785521E6" w14:textId="77777777" w:rsidR="00733CB2" w:rsidRPr="003A6007" w:rsidRDefault="00733CB2" w:rsidP="009D35F6">
            <w:pPr>
              <w:spacing w:after="200" w:line="240" w:lineRule="auto"/>
              <w:rPr>
                <w:color w:val="FFFFFF" w:themeColor="background1"/>
                <w:lang w:val="en-GB"/>
              </w:rPr>
            </w:pPr>
            <w:r w:rsidRPr="003A6007">
              <w:rPr>
                <w:color w:val="FFFFFF" w:themeColor="background1"/>
                <w:lang w:val="en-GB"/>
              </w:rPr>
              <w:t>Baseline estimate</w:t>
            </w:r>
          </w:p>
        </w:tc>
        <w:tc>
          <w:tcPr>
            <w:tcW w:w="1045" w:type="pct"/>
            <w:tcBorders>
              <w:bottom w:val="single" w:sz="4" w:space="0" w:color="DCDCDC"/>
            </w:tcBorders>
          </w:tcPr>
          <w:p w14:paraId="75026099" w14:textId="77777777" w:rsidR="00733CB2" w:rsidRPr="003A6007" w:rsidRDefault="00733CB2" w:rsidP="009D35F6">
            <w:pPr>
              <w:spacing w:after="200" w:line="240" w:lineRule="auto"/>
              <w:rPr>
                <w:color w:val="FFFFFF" w:themeColor="background1"/>
                <w:lang w:val="en-GB"/>
              </w:rPr>
            </w:pPr>
            <w:r w:rsidRPr="003A6007">
              <w:rPr>
                <w:color w:val="FFFFFF" w:themeColor="background1"/>
                <w:lang w:val="en-GB"/>
              </w:rPr>
              <w:t>Project estimate</w:t>
            </w:r>
          </w:p>
        </w:tc>
        <w:tc>
          <w:tcPr>
            <w:tcW w:w="1344" w:type="pct"/>
            <w:tcBorders>
              <w:bottom w:val="single" w:sz="4" w:space="0" w:color="DCDCDC"/>
            </w:tcBorders>
          </w:tcPr>
          <w:p w14:paraId="7740CB15" w14:textId="77777777" w:rsidR="00733CB2" w:rsidRPr="003A6007" w:rsidRDefault="00733CB2" w:rsidP="009D35F6">
            <w:pPr>
              <w:spacing w:after="200" w:line="240" w:lineRule="auto"/>
              <w:rPr>
                <w:color w:val="FFFFFF" w:themeColor="background1"/>
                <w:lang w:val="en-GB"/>
              </w:rPr>
            </w:pPr>
            <w:r w:rsidRPr="003A6007">
              <w:rPr>
                <w:color w:val="FFFFFF" w:themeColor="background1"/>
                <w:lang w:val="en-GB"/>
              </w:rPr>
              <w:t>Net benefit</w:t>
            </w:r>
          </w:p>
        </w:tc>
      </w:tr>
      <w:tr w:rsidR="00057D25" w:rsidRPr="003A6007" w14:paraId="0DE38598" w14:textId="77777777" w:rsidTr="005E4474">
        <w:tc>
          <w:tcPr>
            <w:tcW w:w="0" w:type="pct"/>
            <w:tcBorders>
              <w:top w:val="single" w:sz="4" w:space="0" w:color="DCDCDC"/>
              <w:left w:val="single" w:sz="4" w:space="0" w:color="DCDCDC"/>
              <w:bottom w:val="single" w:sz="4" w:space="0" w:color="DCDCDC"/>
              <w:right w:val="single" w:sz="4" w:space="0" w:color="DCDCDC"/>
            </w:tcBorders>
          </w:tcPr>
          <w:p w14:paraId="43B68092" w14:textId="5720233C" w:rsidR="00057D25" w:rsidRPr="003A6007" w:rsidRDefault="00057D25" w:rsidP="00057D25">
            <w:pPr>
              <w:spacing w:after="200" w:line="240" w:lineRule="auto"/>
              <w:rPr>
                <w:lang w:val="en-GB"/>
              </w:rPr>
            </w:pPr>
            <w:r w:rsidRPr="00D921F9">
              <w:t>1: 2021-2022</w:t>
            </w:r>
          </w:p>
        </w:tc>
        <w:tc>
          <w:tcPr>
            <w:tcW w:w="0" w:type="pct"/>
            <w:tcBorders>
              <w:top w:val="single" w:sz="4" w:space="0" w:color="DCDCDC"/>
              <w:left w:val="single" w:sz="4" w:space="0" w:color="DCDCDC"/>
              <w:bottom w:val="single" w:sz="4" w:space="0" w:color="DCDCDC"/>
              <w:right w:val="single" w:sz="4" w:space="0" w:color="DCDCDC"/>
            </w:tcBorders>
          </w:tcPr>
          <w:p w14:paraId="4B6F4AFD" w14:textId="7FBAA5F4" w:rsidR="00057D25" w:rsidRPr="003A6007" w:rsidRDefault="00057D25" w:rsidP="00057D25">
            <w:pPr>
              <w:spacing w:after="200"/>
              <w:rPr>
                <w:lang w:val="en-GB"/>
              </w:rPr>
            </w:pPr>
            <w:r>
              <w:t>35,624</w:t>
            </w:r>
            <w:r w:rsidRPr="009337C8">
              <w:t xml:space="preserve"> </w:t>
            </w:r>
            <w:r>
              <w:t>tCO2e emitted</w:t>
            </w:r>
          </w:p>
        </w:tc>
        <w:tc>
          <w:tcPr>
            <w:tcW w:w="0" w:type="pct"/>
            <w:tcBorders>
              <w:top w:val="single" w:sz="4" w:space="0" w:color="DCDCDC"/>
              <w:left w:val="single" w:sz="4" w:space="0" w:color="DCDCDC"/>
              <w:bottom w:val="single" w:sz="4" w:space="0" w:color="DCDCDC"/>
              <w:right w:val="single" w:sz="4" w:space="0" w:color="DCDCDC"/>
            </w:tcBorders>
          </w:tcPr>
          <w:p w14:paraId="079C9F9C" w14:textId="77777777" w:rsidR="00057D25" w:rsidRPr="003A6007" w:rsidRDefault="00057D25" w:rsidP="00057D25">
            <w:pPr>
              <w:spacing w:after="200"/>
              <w:rPr>
                <w:lang w:val="en-GB"/>
              </w:rPr>
            </w:pPr>
            <w:r>
              <w:rPr>
                <w:lang w:val="en-GB"/>
              </w:rPr>
              <w:t>0 tCO2e emitted</w:t>
            </w:r>
          </w:p>
        </w:tc>
        <w:tc>
          <w:tcPr>
            <w:tcW w:w="0" w:type="pct"/>
            <w:tcBorders>
              <w:top w:val="single" w:sz="4" w:space="0" w:color="DCDCDC"/>
              <w:left w:val="single" w:sz="4" w:space="0" w:color="DCDCDC"/>
              <w:bottom w:val="single" w:sz="4" w:space="0" w:color="DCDCDC"/>
              <w:right w:val="single" w:sz="4" w:space="0" w:color="DCDCDC"/>
            </w:tcBorders>
          </w:tcPr>
          <w:p w14:paraId="1EA3D307" w14:textId="549D540A" w:rsidR="00057D25" w:rsidRPr="003A6007" w:rsidRDefault="00057D25" w:rsidP="00057D25">
            <w:pPr>
              <w:spacing w:after="200"/>
              <w:rPr>
                <w:lang w:val="en-GB"/>
              </w:rPr>
            </w:pPr>
            <w:r>
              <w:t>Emissions reduced by 35,624</w:t>
            </w:r>
            <w:r w:rsidRPr="009337C8">
              <w:t xml:space="preserve"> </w:t>
            </w:r>
            <w:r>
              <w:t>tCO2e</w:t>
            </w:r>
          </w:p>
        </w:tc>
      </w:tr>
      <w:tr w:rsidR="00057D25" w:rsidRPr="003A6007" w14:paraId="54310C5A" w14:textId="77777777" w:rsidTr="005E4474">
        <w:tc>
          <w:tcPr>
            <w:tcW w:w="0" w:type="pct"/>
            <w:tcBorders>
              <w:top w:val="single" w:sz="4" w:space="0" w:color="DCDCDC"/>
              <w:left w:val="single" w:sz="4" w:space="0" w:color="DCDCDC"/>
              <w:bottom w:val="single" w:sz="4" w:space="0" w:color="DCDCDC"/>
              <w:right w:val="single" w:sz="4" w:space="0" w:color="DCDCDC"/>
            </w:tcBorders>
          </w:tcPr>
          <w:p w14:paraId="6C88C7B9" w14:textId="06F4A9C4" w:rsidR="00057D25" w:rsidRPr="003A6007" w:rsidRDefault="00057D25" w:rsidP="00057D25">
            <w:pPr>
              <w:spacing w:after="200" w:line="240" w:lineRule="auto"/>
              <w:rPr>
                <w:lang w:val="en-GB"/>
              </w:rPr>
            </w:pPr>
            <w:r w:rsidRPr="00D921F9">
              <w:t>2: 2022-2023</w:t>
            </w:r>
          </w:p>
        </w:tc>
        <w:tc>
          <w:tcPr>
            <w:tcW w:w="0" w:type="pct"/>
            <w:tcBorders>
              <w:top w:val="single" w:sz="4" w:space="0" w:color="DCDCDC"/>
              <w:left w:val="single" w:sz="4" w:space="0" w:color="DCDCDC"/>
              <w:bottom w:val="single" w:sz="4" w:space="0" w:color="DCDCDC"/>
              <w:right w:val="single" w:sz="4" w:space="0" w:color="DCDCDC"/>
            </w:tcBorders>
          </w:tcPr>
          <w:p w14:paraId="5662E430" w14:textId="367D7C13" w:rsidR="00057D25" w:rsidRPr="003A6007" w:rsidRDefault="00057D25" w:rsidP="00057D25">
            <w:pPr>
              <w:spacing w:after="200"/>
              <w:rPr>
                <w:lang w:val="en-GB"/>
              </w:rPr>
            </w:pPr>
            <w:r>
              <w:t>56,999</w:t>
            </w:r>
            <w:r w:rsidRPr="009337C8">
              <w:t xml:space="preserve"> </w:t>
            </w:r>
            <w:r>
              <w:t>tCO2e emitted</w:t>
            </w:r>
          </w:p>
        </w:tc>
        <w:tc>
          <w:tcPr>
            <w:tcW w:w="0" w:type="pct"/>
            <w:tcBorders>
              <w:top w:val="single" w:sz="4" w:space="0" w:color="DCDCDC"/>
              <w:left w:val="single" w:sz="4" w:space="0" w:color="DCDCDC"/>
              <w:bottom w:val="single" w:sz="4" w:space="0" w:color="DCDCDC"/>
              <w:right w:val="single" w:sz="4" w:space="0" w:color="DCDCDC"/>
            </w:tcBorders>
          </w:tcPr>
          <w:p w14:paraId="2AD8F981" w14:textId="77777777" w:rsidR="00057D25" w:rsidRPr="003A6007" w:rsidRDefault="00057D25" w:rsidP="00057D25">
            <w:pPr>
              <w:spacing w:after="200"/>
              <w:rPr>
                <w:lang w:val="en-GB"/>
              </w:rPr>
            </w:pPr>
            <w:r w:rsidRPr="003D2695">
              <w:rPr>
                <w:lang w:val="en-GB"/>
              </w:rPr>
              <w:t>0 tCO2e emitted</w:t>
            </w:r>
          </w:p>
        </w:tc>
        <w:tc>
          <w:tcPr>
            <w:tcW w:w="0" w:type="pct"/>
            <w:tcBorders>
              <w:top w:val="single" w:sz="4" w:space="0" w:color="DCDCDC"/>
              <w:left w:val="single" w:sz="4" w:space="0" w:color="DCDCDC"/>
              <w:bottom w:val="single" w:sz="4" w:space="0" w:color="DCDCDC"/>
              <w:right w:val="single" w:sz="4" w:space="0" w:color="DCDCDC"/>
            </w:tcBorders>
          </w:tcPr>
          <w:p w14:paraId="60E88B33" w14:textId="32ADF84C" w:rsidR="00057D25" w:rsidRPr="003A6007" w:rsidRDefault="00057D25" w:rsidP="00057D25">
            <w:pPr>
              <w:spacing w:after="200"/>
              <w:rPr>
                <w:lang w:val="en-GB"/>
              </w:rPr>
            </w:pPr>
            <w:r>
              <w:t>Emissions reduced by 56,999</w:t>
            </w:r>
            <w:r w:rsidRPr="009337C8">
              <w:t xml:space="preserve"> </w:t>
            </w:r>
            <w:r>
              <w:t>tCO2e</w:t>
            </w:r>
          </w:p>
        </w:tc>
      </w:tr>
      <w:tr w:rsidR="00057D25" w:rsidRPr="003A6007" w14:paraId="5AD63C35" w14:textId="77777777" w:rsidTr="005E4474">
        <w:tc>
          <w:tcPr>
            <w:tcW w:w="0" w:type="pct"/>
            <w:tcBorders>
              <w:top w:val="single" w:sz="4" w:space="0" w:color="DCDCDC"/>
              <w:left w:val="single" w:sz="4" w:space="0" w:color="DCDCDC"/>
              <w:bottom w:val="single" w:sz="4" w:space="0" w:color="DCDCDC"/>
              <w:right w:val="single" w:sz="4" w:space="0" w:color="DCDCDC"/>
            </w:tcBorders>
          </w:tcPr>
          <w:p w14:paraId="78B3B6F4" w14:textId="63559E46" w:rsidR="00057D25" w:rsidRPr="003A6007" w:rsidRDefault="00057D25" w:rsidP="00057D25">
            <w:pPr>
              <w:spacing w:after="200" w:line="240" w:lineRule="auto"/>
              <w:rPr>
                <w:lang w:val="en-GB"/>
              </w:rPr>
            </w:pPr>
            <w:r w:rsidRPr="00D921F9">
              <w:t>3: 2023-2024</w:t>
            </w:r>
          </w:p>
        </w:tc>
        <w:tc>
          <w:tcPr>
            <w:tcW w:w="0" w:type="pct"/>
            <w:tcBorders>
              <w:top w:val="single" w:sz="4" w:space="0" w:color="DCDCDC"/>
              <w:left w:val="single" w:sz="4" w:space="0" w:color="DCDCDC"/>
              <w:bottom w:val="single" w:sz="4" w:space="0" w:color="DCDCDC"/>
              <w:right w:val="single" w:sz="4" w:space="0" w:color="DCDCDC"/>
            </w:tcBorders>
          </w:tcPr>
          <w:p w14:paraId="217E9BD0" w14:textId="343BDDA1" w:rsidR="00057D25" w:rsidRPr="003A6007" w:rsidRDefault="00057D25" w:rsidP="00057D25">
            <w:pPr>
              <w:spacing w:after="200"/>
              <w:rPr>
                <w:lang w:val="en-GB"/>
              </w:rPr>
            </w:pPr>
            <w:r>
              <w:t>56,999</w:t>
            </w:r>
            <w:r w:rsidRPr="009337C8">
              <w:t xml:space="preserve"> </w:t>
            </w:r>
            <w:r w:rsidRPr="00C96215">
              <w:t>tCO2e emitted</w:t>
            </w:r>
          </w:p>
        </w:tc>
        <w:tc>
          <w:tcPr>
            <w:tcW w:w="0" w:type="pct"/>
            <w:tcBorders>
              <w:top w:val="single" w:sz="4" w:space="0" w:color="DCDCDC"/>
              <w:left w:val="single" w:sz="4" w:space="0" w:color="DCDCDC"/>
              <w:bottom w:val="single" w:sz="4" w:space="0" w:color="DCDCDC"/>
              <w:right w:val="single" w:sz="4" w:space="0" w:color="DCDCDC"/>
            </w:tcBorders>
          </w:tcPr>
          <w:p w14:paraId="112C4711" w14:textId="77777777" w:rsidR="00057D25" w:rsidRPr="003A6007" w:rsidRDefault="00057D25" w:rsidP="00057D25">
            <w:pPr>
              <w:spacing w:after="200"/>
              <w:rPr>
                <w:lang w:val="en-GB"/>
              </w:rPr>
            </w:pPr>
            <w:r w:rsidRPr="003D2695">
              <w:rPr>
                <w:lang w:val="en-GB"/>
              </w:rPr>
              <w:t>0 tCO2e emitted</w:t>
            </w:r>
          </w:p>
        </w:tc>
        <w:tc>
          <w:tcPr>
            <w:tcW w:w="0" w:type="pct"/>
            <w:tcBorders>
              <w:top w:val="single" w:sz="4" w:space="0" w:color="DCDCDC"/>
              <w:left w:val="single" w:sz="4" w:space="0" w:color="DCDCDC"/>
              <w:bottom w:val="single" w:sz="4" w:space="0" w:color="DCDCDC"/>
              <w:right w:val="single" w:sz="4" w:space="0" w:color="DCDCDC"/>
            </w:tcBorders>
          </w:tcPr>
          <w:p w14:paraId="6AAF1C1C" w14:textId="571B4E54" w:rsidR="00057D25" w:rsidRPr="003A6007" w:rsidRDefault="00057D25" w:rsidP="00057D25">
            <w:pPr>
              <w:spacing w:after="200"/>
              <w:rPr>
                <w:lang w:val="en-GB"/>
              </w:rPr>
            </w:pPr>
            <w:r>
              <w:t>Emissions reduced by 56,999 tCO2e</w:t>
            </w:r>
          </w:p>
        </w:tc>
      </w:tr>
      <w:tr w:rsidR="00057D25" w:rsidRPr="003A6007" w14:paraId="7238A69D" w14:textId="77777777" w:rsidTr="005E4474">
        <w:tc>
          <w:tcPr>
            <w:tcW w:w="0" w:type="pct"/>
            <w:tcBorders>
              <w:top w:val="single" w:sz="4" w:space="0" w:color="DCDCDC"/>
              <w:left w:val="single" w:sz="4" w:space="0" w:color="DCDCDC"/>
              <w:bottom w:val="single" w:sz="4" w:space="0" w:color="DCDCDC"/>
              <w:right w:val="single" w:sz="4" w:space="0" w:color="DCDCDC"/>
            </w:tcBorders>
          </w:tcPr>
          <w:p w14:paraId="67D09584" w14:textId="66A5C642" w:rsidR="00057D25" w:rsidRPr="003A6007" w:rsidRDefault="00057D25" w:rsidP="00057D25">
            <w:pPr>
              <w:spacing w:after="200" w:line="240" w:lineRule="auto"/>
              <w:rPr>
                <w:lang w:val="en-GB"/>
              </w:rPr>
            </w:pPr>
            <w:r w:rsidRPr="00D921F9">
              <w:t>4: 2024-2025</w:t>
            </w:r>
          </w:p>
        </w:tc>
        <w:tc>
          <w:tcPr>
            <w:tcW w:w="0" w:type="pct"/>
            <w:tcBorders>
              <w:top w:val="single" w:sz="4" w:space="0" w:color="DCDCDC"/>
              <w:left w:val="single" w:sz="4" w:space="0" w:color="DCDCDC"/>
              <w:bottom w:val="single" w:sz="4" w:space="0" w:color="DCDCDC"/>
              <w:right w:val="single" w:sz="4" w:space="0" w:color="DCDCDC"/>
            </w:tcBorders>
          </w:tcPr>
          <w:p w14:paraId="4804E81B" w14:textId="0B41110A" w:rsidR="00057D25" w:rsidRPr="003A6007" w:rsidRDefault="00057D25" w:rsidP="00057D25">
            <w:pPr>
              <w:spacing w:after="200"/>
              <w:rPr>
                <w:lang w:val="en-GB"/>
              </w:rPr>
            </w:pPr>
            <w:r>
              <w:t>21,374</w:t>
            </w:r>
            <w:r w:rsidRPr="00A70850">
              <w:t xml:space="preserve"> </w:t>
            </w:r>
            <w:r w:rsidRPr="00C96215">
              <w:t>tCO2e emitted</w:t>
            </w:r>
          </w:p>
        </w:tc>
        <w:tc>
          <w:tcPr>
            <w:tcW w:w="0" w:type="pct"/>
            <w:tcBorders>
              <w:top w:val="single" w:sz="4" w:space="0" w:color="DCDCDC"/>
              <w:left w:val="single" w:sz="4" w:space="0" w:color="DCDCDC"/>
              <w:bottom w:val="single" w:sz="4" w:space="0" w:color="DCDCDC"/>
              <w:right w:val="single" w:sz="4" w:space="0" w:color="DCDCDC"/>
            </w:tcBorders>
          </w:tcPr>
          <w:p w14:paraId="7F493703" w14:textId="77777777" w:rsidR="00057D25" w:rsidRPr="003A6007" w:rsidRDefault="00057D25" w:rsidP="00057D25">
            <w:pPr>
              <w:spacing w:after="200"/>
              <w:rPr>
                <w:lang w:val="en-GB"/>
              </w:rPr>
            </w:pPr>
            <w:r w:rsidRPr="003D2695">
              <w:rPr>
                <w:lang w:val="en-GB"/>
              </w:rPr>
              <w:t>0 tCO2e emitted</w:t>
            </w:r>
          </w:p>
        </w:tc>
        <w:tc>
          <w:tcPr>
            <w:tcW w:w="0" w:type="pct"/>
            <w:tcBorders>
              <w:top w:val="single" w:sz="4" w:space="0" w:color="DCDCDC"/>
              <w:left w:val="single" w:sz="4" w:space="0" w:color="DCDCDC"/>
              <w:bottom w:val="single" w:sz="4" w:space="0" w:color="DCDCDC"/>
              <w:right w:val="single" w:sz="4" w:space="0" w:color="DCDCDC"/>
            </w:tcBorders>
          </w:tcPr>
          <w:p w14:paraId="36D05AD0" w14:textId="4D98DABC" w:rsidR="00057D25" w:rsidRPr="003A6007" w:rsidRDefault="00057D25" w:rsidP="00057D25">
            <w:pPr>
              <w:spacing w:after="200"/>
              <w:rPr>
                <w:lang w:val="en-GB"/>
              </w:rPr>
            </w:pPr>
            <w:r w:rsidRPr="00A70850">
              <w:t xml:space="preserve">Emissions reduced by </w:t>
            </w:r>
            <w:r>
              <w:t>21,374</w:t>
            </w:r>
            <w:r w:rsidRPr="00A70850">
              <w:t xml:space="preserve"> tCO2e</w:t>
            </w:r>
          </w:p>
        </w:tc>
      </w:tr>
      <w:tr w:rsidR="00057D25" w:rsidRPr="003A6007" w14:paraId="421FF105" w14:textId="77777777" w:rsidTr="005E4474">
        <w:tc>
          <w:tcPr>
            <w:tcW w:w="0" w:type="pct"/>
            <w:tcBorders>
              <w:top w:val="single" w:sz="4" w:space="0" w:color="DCDCDC"/>
              <w:left w:val="single" w:sz="4" w:space="0" w:color="DCDCDC"/>
              <w:bottom w:val="single" w:sz="4" w:space="0" w:color="DCDCDC"/>
              <w:right w:val="single" w:sz="4" w:space="0" w:color="DCDCDC"/>
            </w:tcBorders>
          </w:tcPr>
          <w:p w14:paraId="025CD910" w14:textId="00B3C239" w:rsidR="00057D25" w:rsidRPr="003A6007" w:rsidRDefault="00057D25" w:rsidP="00057D25">
            <w:pPr>
              <w:spacing w:after="200" w:line="240" w:lineRule="auto"/>
              <w:rPr>
                <w:lang w:val="en-GB"/>
              </w:rPr>
            </w:pPr>
            <w:r w:rsidRPr="00D921F9">
              <w:t>5: 2025-2026</w:t>
            </w:r>
          </w:p>
        </w:tc>
        <w:tc>
          <w:tcPr>
            <w:tcW w:w="0" w:type="pct"/>
            <w:tcBorders>
              <w:top w:val="single" w:sz="4" w:space="0" w:color="DCDCDC"/>
              <w:left w:val="single" w:sz="4" w:space="0" w:color="DCDCDC"/>
              <w:bottom w:val="single" w:sz="4" w:space="0" w:color="DCDCDC"/>
              <w:right w:val="single" w:sz="4" w:space="0" w:color="DCDCDC"/>
            </w:tcBorders>
          </w:tcPr>
          <w:p w14:paraId="3EFFF063" w14:textId="77777777" w:rsidR="00057D25" w:rsidRPr="003A6007" w:rsidRDefault="00057D25" w:rsidP="00057D25">
            <w:pPr>
              <w:spacing w:after="200"/>
              <w:rPr>
                <w:lang w:val="en-GB"/>
              </w:rPr>
            </w:pPr>
            <w:r>
              <w:t>0</w:t>
            </w:r>
            <w:r w:rsidRPr="00C96215">
              <w:t xml:space="preserve"> tCO2e emitted</w:t>
            </w:r>
          </w:p>
        </w:tc>
        <w:tc>
          <w:tcPr>
            <w:tcW w:w="0" w:type="pct"/>
            <w:tcBorders>
              <w:top w:val="single" w:sz="4" w:space="0" w:color="DCDCDC"/>
              <w:left w:val="single" w:sz="4" w:space="0" w:color="DCDCDC"/>
              <w:bottom w:val="single" w:sz="4" w:space="0" w:color="DCDCDC"/>
              <w:right w:val="single" w:sz="4" w:space="0" w:color="DCDCDC"/>
            </w:tcBorders>
          </w:tcPr>
          <w:p w14:paraId="7BB5DAEF" w14:textId="77777777" w:rsidR="00057D25" w:rsidRPr="003A6007" w:rsidRDefault="00057D25" w:rsidP="00057D25">
            <w:pPr>
              <w:spacing w:after="200"/>
              <w:rPr>
                <w:lang w:val="en-GB"/>
              </w:rPr>
            </w:pPr>
            <w:r w:rsidRPr="003D2695">
              <w:rPr>
                <w:lang w:val="en-GB"/>
              </w:rPr>
              <w:t>0 tCO2e emitted</w:t>
            </w:r>
          </w:p>
        </w:tc>
        <w:tc>
          <w:tcPr>
            <w:tcW w:w="0" w:type="pct"/>
            <w:tcBorders>
              <w:top w:val="single" w:sz="4" w:space="0" w:color="DCDCDC"/>
              <w:left w:val="single" w:sz="4" w:space="0" w:color="DCDCDC"/>
              <w:bottom w:val="single" w:sz="4" w:space="0" w:color="DCDCDC"/>
              <w:right w:val="single" w:sz="4" w:space="0" w:color="DCDCDC"/>
            </w:tcBorders>
          </w:tcPr>
          <w:p w14:paraId="0A9CF2EC" w14:textId="77777777" w:rsidR="00057D25" w:rsidRPr="003A6007" w:rsidRDefault="00057D25" w:rsidP="00057D25">
            <w:pPr>
              <w:spacing w:after="200"/>
              <w:rPr>
                <w:lang w:val="en-GB"/>
              </w:rPr>
            </w:pPr>
            <w:r w:rsidRPr="00A70850">
              <w:t xml:space="preserve">Emissions reduced by </w:t>
            </w:r>
            <w:r>
              <w:t>0</w:t>
            </w:r>
            <w:r w:rsidRPr="00A70850">
              <w:t xml:space="preserve"> tCO2e</w:t>
            </w:r>
          </w:p>
        </w:tc>
      </w:tr>
      <w:tr w:rsidR="00733CB2" w:rsidRPr="003A6007" w14:paraId="0FD3A2CD" w14:textId="77777777" w:rsidTr="00057D25">
        <w:trPr>
          <w:trHeight w:val="494"/>
        </w:trPr>
        <w:tc>
          <w:tcPr>
            <w:tcW w:w="1456" w:type="pct"/>
            <w:tcBorders>
              <w:left w:val="single" w:sz="4" w:space="0" w:color="DCDCDC"/>
              <w:bottom w:val="single" w:sz="4" w:space="0" w:color="DCDCDC"/>
              <w:right w:val="single" w:sz="4" w:space="0" w:color="DCDCDC"/>
            </w:tcBorders>
            <w:vAlign w:val="bottom"/>
          </w:tcPr>
          <w:p w14:paraId="5E6E29E0" w14:textId="77777777" w:rsidR="00733CB2" w:rsidRPr="003A6007" w:rsidRDefault="00733CB2" w:rsidP="009D35F6">
            <w:pPr>
              <w:spacing w:after="200"/>
              <w:rPr>
                <w:lang w:val="en-GB"/>
              </w:rPr>
            </w:pPr>
            <w:r w:rsidRPr="003A6007">
              <w:rPr>
                <w:lang w:val="en-GB"/>
              </w:rPr>
              <w:t>Total</w:t>
            </w:r>
          </w:p>
        </w:tc>
        <w:tc>
          <w:tcPr>
            <w:tcW w:w="1155" w:type="pct"/>
            <w:tcBorders>
              <w:left w:val="single" w:sz="4" w:space="0" w:color="DCDCDC"/>
              <w:bottom w:val="single" w:sz="4" w:space="0" w:color="DCDCDC"/>
              <w:right w:val="single" w:sz="4" w:space="0" w:color="DCDCDC"/>
            </w:tcBorders>
          </w:tcPr>
          <w:p w14:paraId="43496724" w14:textId="5A3758EA" w:rsidR="00733CB2" w:rsidRPr="003A6007" w:rsidRDefault="0073192C" w:rsidP="009D35F6">
            <w:pPr>
              <w:spacing w:after="200"/>
              <w:rPr>
                <w:lang w:val="en-GB"/>
              </w:rPr>
            </w:pPr>
            <w:r>
              <w:t xml:space="preserve">170,996 </w:t>
            </w:r>
            <w:r w:rsidR="00733CB2">
              <w:t>tCO2e emitted</w:t>
            </w:r>
          </w:p>
        </w:tc>
        <w:tc>
          <w:tcPr>
            <w:tcW w:w="1045" w:type="pct"/>
            <w:tcBorders>
              <w:left w:val="single" w:sz="4" w:space="0" w:color="DCDCDC"/>
              <w:bottom w:val="single" w:sz="4" w:space="0" w:color="DCDCDC"/>
              <w:right w:val="single" w:sz="4" w:space="0" w:color="DCDCDC"/>
            </w:tcBorders>
          </w:tcPr>
          <w:p w14:paraId="7206B813" w14:textId="77777777" w:rsidR="00733CB2" w:rsidRPr="003A6007" w:rsidRDefault="00733CB2" w:rsidP="009D35F6">
            <w:pPr>
              <w:spacing w:after="200"/>
              <w:rPr>
                <w:lang w:val="en-GB"/>
              </w:rPr>
            </w:pPr>
            <w:r w:rsidRPr="003D2695">
              <w:rPr>
                <w:lang w:val="en-GB"/>
              </w:rPr>
              <w:t>0 tCO2e emitted</w:t>
            </w:r>
          </w:p>
        </w:tc>
        <w:tc>
          <w:tcPr>
            <w:tcW w:w="1344" w:type="pct"/>
            <w:tcBorders>
              <w:left w:val="single" w:sz="4" w:space="0" w:color="DCDCDC"/>
              <w:bottom w:val="single" w:sz="4" w:space="0" w:color="DCDCDC"/>
              <w:right w:val="single" w:sz="4" w:space="0" w:color="DCDCDC"/>
            </w:tcBorders>
          </w:tcPr>
          <w:p w14:paraId="06D0B59B" w14:textId="7C0C3F8D" w:rsidR="00733CB2" w:rsidRPr="003A6007" w:rsidRDefault="00733CB2" w:rsidP="009D35F6">
            <w:pPr>
              <w:spacing w:after="200"/>
              <w:rPr>
                <w:lang w:val="en-GB"/>
              </w:rPr>
            </w:pPr>
            <w:r>
              <w:t>Emissions reduced by 17</w:t>
            </w:r>
            <w:r w:rsidR="006850A7">
              <w:t>0,996</w:t>
            </w:r>
            <w:r>
              <w:t xml:space="preserve"> tCO2e</w:t>
            </w:r>
          </w:p>
        </w:tc>
      </w:tr>
      <w:tr w:rsidR="00733CB2" w:rsidRPr="003A6007" w14:paraId="71D58D15" w14:textId="77777777" w:rsidTr="009D35F6">
        <w:trPr>
          <w:trHeight w:val="594"/>
        </w:trPr>
        <w:tc>
          <w:tcPr>
            <w:tcW w:w="1456" w:type="pct"/>
            <w:tcBorders>
              <w:left w:val="single" w:sz="4" w:space="0" w:color="DCDCDC"/>
              <w:bottom w:val="single" w:sz="4" w:space="0" w:color="DCDCDC"/>
              <w:right w:val="single" w:sz="4" w:space="0" w:color="DCDCDC"/>
            </w:tcBorders>
            <w:vAlign w:val="bottom"/>
          </w:tcPr>
          <w:p w14:paraId="45193B62" w14:textId="77777777" w:rsidR="00733CB2" w:rsidRPr="003A6007" w:rsidRDefault="00733CB2" w:rsidP="009D35F6">
            <w:pPr>
              <w:rPr>
                <w:lang w:val="en-GB"/>
              </w:rPr>
            </w:pPr>
            <w:r w:rsidRPr="003A6007">
              <w:rPr>
                <w:b/>
                <w:lang w:val="en-GB"/>
              </w:rPr>
              <w:t>Total number of crediting years</w:t>
            </w:r>
          </w:p>
        </w:tc>
        <w:tc>
          <w:tcPr>
            <w:tcW w:w="3544" w:type="pct"/>
            <w:gridSpan w:val="3"/>
            <w:tcBorders>
              <w:left w:val="single" w:sz="4" w:space="0" w:color="DCDCDC"/>
              <w:bottom w:val="single" w:sz="4" w:space="0" w:color="DCDCDC"/>
              <w:right w:val="single" w:sz="4" w:space="0" w:color="DCDCDC"/>
            </w:tcBorders>
          </w:tcPr>
          <w:p w14:paraId="7407FF2E" w14:textId="77777777" w:rsidR="00733CB2" w:rsidRPr="003A6007" w:rsidRDefault="00733CB2" w:rsidP="009D35F6">
            <w:pPr>
              <w:rPr>
                <w:lang w:val="en-GB"/>
              </w:rPr>
            </w:pPr>
            <w:r>
              <w:rPr>
                <w:lang w:val="en-GB"/>
              </w:rPr>
              <w:t>5</w:t>
            </w:r>
          </w:p>
        </w:tc>
      </w:tr>
      <w:tr w:rsidR="00733CB2" w:rsidRPr="003A6007" w14:paraId="61C2F962" w14:textId="77777777" w:rsidTr="009D35F6">
        <w:trPr>
          <w:cnfStyle w:val="010000000000" w:firstRow="0" w:lastRow="1" w:firstColumn="0" w:lastColumn="0" w:oddVBand="0" w:evenVBand="0" w:oddHBand="0" w:evenHBand="0" w:firstRowFirstColumn="0" w:firstRowLastColumn="0" w:lastRowFirstColumn="0" w:lastRowLastColumn="0"/>
          <w:trHeight w:val="594"/>
        </w:trPr>
        <w:tc>
          <w:tcPr>
            <w:tcW w:w="1456" w:type="pct"/>
            <w:tcBorders>
              <w:left w:val="single" w:sz="4" w:space="0" w:color="DCDCDC"/>
              <w:bottom w:val="single" w:sz="4" w:space="0" w:color="DCDCDC"/>
              <w:right w:val="single" w:sz="4" w:space="0" w:color="DCDCDC"/>
            </w:tcBorders>
            <w:vAlign w:val="bottom"/>
          </w:tcPr>
          <w:p w14:paraId="289244C2" w14:textId="77777777" w:rsidR="00733CB2" w:rsidRPr="003A6007" w:rsidRDefault="00733CB2" w:rsidP="009D35F6">
            <w:pPr>
              <w:rPr>
                <w:lang w:val="en-GB"/>
              </w:rPr>
            </w:pPr>
            <w:r w:rsidRPr="003A6007">
              <w:rPr>
                <w:lang w:val="en-GB"/>
              </w:rPr>
              <w:t>Annual average over the crediting period</w:t>
            </w:r>
          </w:p>
        </w:tc>
        <w:tc>
          <w:tcPr>
            <w:tcW w:w="1155" w:type="pct"/>
            <w:tcBorders>
              <w:left w:val="single" w:sz="4" w:space="0" w:color="DCDCDC"/>
              <w:bottom w:val="single" w:sz="4" w:space="0" w:color="DCDCDC"/>
              <w:right w:val="single" w:sz="4" w:space="0" w:color="DCDCDC"/>
            </w:tcBorders>
          </w:tcPr>
          <w:p w14:paraId="0E649022" w14:textId="185AF043" w:rsidR="00733CB2" w:rsidRPr="003A6007" w:rsidRDefault="0073192C" w:rsidP="009D35F6">
            <w:pPr>
              <w:rPr>
                <w:lang w:val="en-GB"/>
              </w:rPr>
            </w:pPr>
            <w:r>
              <w:rPr>
                <w:lang w:val="en-GB"/>
              </w:rPr>
              <w:t xml:space="preserve">34,199  </w:t>
            </w:r>
            <w:r w:rsidR="00733CB2">
              <w:rPr>
                <w:lang w:val="en-GB"/>
              </w:rPr>
              <w:t>tCO2e emitted</w:t>
            </w:r>
          </w:p>
        </w:tc>
        <w:tc>
          <w:tcPr>
            <w:tcW w:w="1045" w:type="pct"/>
            <w:tcBorders>
              <w:left w:val="single" w:sz="4" w:space="0" w:color="DCDCDC"/>
              <w:bottom w:val="single" w:sz="4" w:space="0" w:color="DCDCDC"/>
              <w:right w:val="single" w:sz="4" w:space="0" w:color="DCDCDC"/>
            </w:tcBorders>
          </w:tcPr>
          <w:p w14:paraId="42FA3108" w14:textId="77777777" w:rsidR="00733CB2" w:rsidRPr="003A6007" w:rsidRDefault="00733CB2" w:rsidP="009D35F6">
            <w:pPr>
              <w:rPr>
                <w:lang w:val="en-GB"/>
              </w:rPr>
            </w:pPr>
            <w:r w:rsidRPr="003D2695">
              <w:rPr>
                <w:lang w:val="en-GB"/>
              </w:rPr>
              <w:t>0 tCO2e emitted</w:t>
            </w:r>
          </w:p>
        </w:tc>
        <w:tc>
          <w:tcPr>
            <w:tcW w:w="1344" w:type="pct"/>
            <w:tcBorders>
              <w:left w:val="single" w:sz="4" w:space="0" w:color="DCDCDC"/>
              <w:bottom w:val="single" w:sz="4" w:space="0" w:color="DCDCDC"/>
              <w:right w:val="single" w:sz="4" w:space="0" w:color="DCDCDC"/>
            </w:tcBorders>
          </w:tcPr>
          <w:p w14:paraId="1337E117" w14:textId="7CEEFB94" w:rsidR="00733CB2" w:rsidRPr="003A6007" w:rsidRDefault="00733CB2" w:rsidP="009D35F6">
            <w:pPr>
              <w:rPr>
                <w:lang w:val="en-GB"/>
              </w:rPr>
            </w:pPr>
            <w:r>
              <w:t xml:space="preserve">Emissions reduced by </w:t>
            </w:r>
            <w:r>
              <w:rPr>
                <w:lang w:val="en-GB"/>
              </w:rPr>
              <w:t>3</w:t>
            </w:r>
            <w:r w:rsidR="006850A7">
              <w:rPr>
                <w:lang w:val="en-GB"/>
              </w:rPr>
              <w:t>4,199</w:t>
            </w:r>
            <w:r>
              <w:rPr>
                <w:lang w:val="en-GB"/>
              </w:rPr>
              <w:t xml:space="preserve">  tCO2e</w:t>
            </w:r>
          </w:p>
        </w:tc>
      </w:tr>
    </w:tbl>
    <w:p w14:paraId="0FE61020" w14:textId="77777777" w:rsidR="00733CB2" w:rsidRDefault="00733CB2" w:rsidP="00733CB2">
      <w:pPr>
        <w:rPr>
          <w:b/>
          <w:bCs/>
        </w:rPr>
      </w:pPr>
    </w:p>
    <w:p w14:paraId="2E80C4BB" w14:textId="77777777" w:rsidR="00A10B8A" w:rsidRPr="00A10B8A" w:rsidRDefault="00A10B8A" w:rsidP="00762E5F">
      <w:pPr>
        <w:pStyle w:val="SectionList"/>
      </w:pPr>
      <w:r w:rsidRPr="00A10B8A">
        <w:t>Monitoring plan</w:t>
      </w:r>
    </w:p>
    <w:p w14:paraId="1D07F32E" w14:textId="77777777" w:rsidR="00A10B8A" w:rsidRPr="00A10B8A" w:rsidRDefault="00A10B8A" w:rsidP="00A10B8A">
      <w:pPr>
        <w:pStyle w:val="SectionList2nd"/>
        <w:rPr>
          <w:rFonts w:eastAsia="MS Mincho"/>
        </w:rPr>
      </w:pPr>
      <w:r w:rsidRPr="00A10B8A">
        <w:rPr>
          <w:rFonts w:eastAsia="MS Mincho"/>
        </w:rPr>
        <w:tab/>
        <w:t>Data and parameters to be monitored</w:t>
      </w:r>
    </w:p>
    <w:p w14:paraId="06DD731B" w14:textId="77777777" w:rsidR="004D0676" w:rsidRPr="00A10B8A" w:rsidRDefault="004D0676" w:rsidP="004D0676">
      <w:pPr>
        <w:rPr>
          <w:b/>
          <w:lang w:val="en-GB"/>
        </w:rPr>
      </w:pPr>
      <w:r w:rsidRPr="00A10B8A">
        <w:rPr>
          <w:b/>
          <w:lang w:val="en-GB"/>
        </w:rPr>
        <w:lastRenderedPageBreak/>
        <w:t>SDG 13</w:t>
      </w:r>
    </w:p>
    <w:tbl>
      <w:tblPr>
        <w:tblStyle w:val="GridTable5Dark-Accent1"/>
        <w:tblpPr w:leftFromText="180" w:rightFromText="180" w:vertAnchor="text" w:horzAnchor="margin" w:tblpY="219"/>
        <w:tblW w:w="4982" w:type="pct"/>
        <w:tblCellMar>
          <w:top w:w="57" w:type="dxa"/>
        </w:tblCellMar>
        <w:tblLook w:val="0680" w:firstRow="0" w:lastRow="0" w:firstColumn="1" w:lastColumn="0" w:noHBand="1" w:noVBand="1"/>
      </w:tblPr>
      <w:tblGrid>
        <w:gridCol w:w="2916"/>
        <w:gridCol w:w="6671"/>
      </w:tblGrid>
      <w:tr w:rsidR="004D0676" w:rsidRPr="00355EF5" w14:paraId="64F24309" w14:textId="77777777" w:rsidTr="009D35F6">
        <w:trPr>
          <w:trHeight w:val="407"/>
        </w:trPr>
        <w:tc>
          <w:tcPr>
            <w:cnfStyle w:val="001000000000" w:firstRow="0" w:lastRow="0" w:firstColumn="1" w:lastColumn="0" w:oddVBand="0" w:evenVBand="0" w:oddHBand="0" w:evenHBand="0" w:firstRowFirstColumn="0" w:firstRowLastColumn="0" w:lastRowFirstColumn="0" w:lastRowLastColumn="0"/>
            <w:tcW w:w="1521" w:type="pct"/>
          </w:tcPr>
          <w:p w14:paraId="78959591"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1D97D5D0" w14:textId="77777777" w:rsidR="004D0676" w:rsidRPr="00A032C8"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A032C8">
              <w:rPr>
                <w:rFonts w:asciiTheme="minorHAnsi" w:hAnsiTheme="minorHAnsi"/>
                <w:szCs w:val="22"/>
              </w:rPr>
              <w:t>N</w:t>
            </w:r>
            <w:r w:rsidRPr="00A032C8">
              <w:rPr>
                <w:rFonts w:asciiTheme="minorHAnsi" w:hAnsiTheme="minorHAnsi"/>
                <w:szCs w:val="22"/>
                <w:vertAlign w:val="subscript"/>
              </w:rPr>
              <w:t>p,y</w:t>
            </w:r>
          </w:p>
        </w:tc>
      </w:tr>
      <w:tr w:rsidR="004D0676" w:rsidRPr="00355EF5" w14:paraId="551AD3E8" w14:textId="77777777" w:rsidTr="009D35F6">
        <w:trPr>
          <w:trHeight w:val="408"/>
        </w:trPr>
        <w:tc>
          <w:tcPr>
            <w:cnfStyle w:val="001000000000" w:firstRow="0" w:lastRow="0" w:firstColumn="1" w:lastColumn="0" w:oddVBand="0" w:evenVBand="0" w:oddHBand="0" w:evenHBand="0" w:firstRowFirstColumn="0" w:firstRowLastColumn="0" w:lastRowFirstColumn="0" w:lastRowLastColumn="0"/>
            <w:tcW w:w="1521" w:type="pct"/>
          </w:tcPr>
          <w:p w14:paraId="3D028C22"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25C6C25B" w14:textId="77777777" w:rsidR="004D0676" w:rsidRPr="00A032C8"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A032C8">
              <w:rPr>
                <w:rFonts w:asciiTheme="minorHAnsi" w:hAnsiTheme="minorHAnsi"/>
                <w:szCs w:val="22"/>
              </w:rPr>
              <w:t>Project Technology Days</w:t>
            </w:r>
          </w:p>
        </w:tc>
      </w:tr>
      <w:tr w:rsidR="004D0676" w:rsidRPr="00355EF5" w14:paraId="53F36F67" w14:textId="77777777" w:rsidTr="009D35F6">
        <w:trPr>
          <w:trHeight w:val="407"/>
        </w:trPr>
        <w:tc>
          <w:tcPr>
            <w:cnfStyle w:val="001000000000" w:firstRow="0" w:lastRow="0" w:firstColumn="1" w:lastColumn="0" w:oddVBand="0" w:evenVBand="0" w:oddHBand="0" w:evenHBand="0" w:firstRowFirstColumn="0" w:firstRowLastColumn="0" w:lastRowFirstColumn="0" w:lastRowLastColumn="0"/>
            <w:tcW w:w="1521" w:type="pct"/>
          </w:tcPr>
          <w:p w14:paraId="014043A0"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196F0A86" w14:textId="77777777" w:rsidR="004D0676" w:rsidRPr="00A032C8"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A032C8">
              <w:rPr>
                <w:rFonts w:asciiTheme="minorHAnsi" w:hAnsiTheme="minorHAnsi"/>
                <w:szCs w:val="22"/>
              </w:rPr>
              <w:t>Cumulative number of project technology-days included in the project database for project scenario p against baseline scenario b in year y</w:t>
            </w:r>
          </w:p>
        </w:tc>
      </w:tr>
      <w:tr w:rsidR="004D0676" w:rsidRPr="00355EF5" w14:paraId="2A9BE287" w14:textId="77777777" w:rsidTr="009D35F6">
        <w:trPr>
          <w:trHeight w:val="408"/>
        </w:trPr>
        <w:tc>
          <w:tcPr>
            <w:cnfStyle w:val="001000000000" w:firstRow="0" w:lastRow="0" w:firstColumn="1" w:lastColumn="0" w:oddVBand="0" w:evenVBand="0" w:oddHBand="0" w:evenHBand="0" w:firstRowFirstColumn="0" w:firstRowLastColumn="0" w:lastRowFirstColumn="0" w:lastRowLastColumn="0"/>
            <w:tcW w:w="1521" w:type="pct"/>
          </w:tcPr>
          <w:p w14:paraId="3D0594A7"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1A249EBD" w14:textId="77777777" w:rsidR="004D0676" w:rsidRPr="00A032C8"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A032C8">
              <w:rPr>
                <w:rFonts w:asciiTheme="minorHAnsi" w:hAnsiTheme="minorHAnsi"/>
                <w:szCs w:val="22"/>
              </w:rPr>
              <w:t>Ex-ante values have been estimated in the spreadsheet titled “GS11205 KBN Rwanda ICS - Ex-antes”, sheet “SDG13 Ex-antes”.</w:t>
            </w:r>
          </w:p>
          <w:p w14:paraId="09EA8ADC" w14:textId="77777777" w:rsidR="004D0676" w:rsidRPr="00A032C8"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p>
          <w:p w14:paraId="05DDD75E" w14:textId="77777777" w:rsidR="004D0676" w:rsidRPr="00A032C8"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A032C8">
              <w:rPr>
                <w:rFonts w:asciiTheme="minorHAnsi" w:hAnsiTheme="minorHAnsi"/>
                <w:szCs w:val="22"/>
              </w:rPr>
              <w:t xml:space="preserve">The source of the data for real emission reductions calculations for each monitoring period will be the Total Distribution Record which is compilation of all end-user Carbon Transfer Forms. </w:t>
            </w:r>
          </w:p>
        </w:tc>
      </w:tr>
      <w:tr w:rsidR="004D0676" w:rsidRPr="00355EF5" w14:paraId="206BA4B4" w14:textId="77777777" w:rsidTr="009D35F6">
        <w:trPr>
          <w:trHeight w:val="408"/>
        </w:trPr>
        <w:tc>
          <w:tcPr>
            <w:cnfStyle w:val="001000000000" w:firstRow="0" w:lastRow="0" w:firstColumn="1" w:lastColumn="0" w:oddVBand="0" w:evenVBand="0" w:oddHBand="0" w:evenHBand="0" w:firstRowFirstColumn="0" w:firstRowLastColumn="0" w:lastRowFirstColumn="0" w:lastRowLastColumn="0"/>
            <w:tcW w:w="1521" w:type="pct"/>
          </w:tcPr>
          <w:p w14:paraId="394E236B"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05B19990" w14:textId="77777777" w:rsidR="004D0676" w:rsidRPr="00A032C8"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A032C8">
              <w:rPr>
                <w:rFonts w:asciiTheme="minorHAnsi" w:hAnsiTheme="minorHAnsi"/>
                <w:szCs w:val="22"/>
              </w:rPr>
              <w:t>Estimated ex-ante values:</w:t>
            </w:r>
          </w:p>
          <w:tbl>
            <w:tblPr>
              <w:tblW w:w="3247" w:type="dxa"/>
              <w:tblLook w:val="04A0" w:firstRow="1" w:lastRow="0" w:firstColumn="1" w:lastColumn="0" w:noHBand="0" w:noVBand="1"/>
            </w:tblPr>
            <w:tblGrid>
              <w:gridCol w:w="1752"/>
              <w:gridCol w:w="1495"/>
            </w:tblGrid>
            <w:tr w:rsidR="004D0676" w:rsidRPr="00782318" w14:paraId="6524CBBF" w14:textId="77777777" w:rsidTr="009D35F6">
              <w:trPr>
                <w:trHeight w:val="368"/>
              </w:trPr>
              <w:tc>
                <w:tcPr>
                  <w:tcW w:w="1752" w:type="dxa"/>
                  <w:shd w:val="clear" w:color="auto" w:fill="auto"/>
                  <w:noWrap/>
                  <w:vAlign w:val="center"/>
                </w:tcPr>
                <w:p w14:paraId="095CED0D"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sidRPr="00A032C8">
                    <w:rPr>
                      <w:rFonts w:asciiTheme="minorHAnsi" w:hAnsiTheme="minorHAnsi"/>
                      <w:szCs w:val="22"/>
                      <w:lang w:eastAsia="en-GB"/>
                    </w:rPr>
                    <w:t>Year 1</w:t>
                  </w:r>
                </w:p>
              </w:tc>
              <w:tc>
                <w:tcPr>
                  <w:tcW w:w="1495" w:type="dxa"/>
                  <w:shd w:val="clear" w:color="auto" w:fill="auto"/>
                  <w:noWrap/>
                  <w:vAlign w:val="center"/>
                  <w:hideMark/>
                </w:tcPr>
                <w:p w14:paraId="4CFEC6FE"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sidRPr="00840E1E">
                    <w:t>7,300,000</w:t>
                  </w:r>
                </w:p>
              </w:tc>
            </w:tr>
            <w:tr w:rsidR="004D0676" w:rsidRPr="00782318" w14:paraId="74736AB5" w14:textId="77777777" w:rsidTr="009D35F6">
              <w:trPr>
                <w:trHeight w:val="368"/>
              </w:trPr>
              <w:tc>
                <w:tcPr>
                  <w:tcW w:w="1752" w:type="dxa"/>
                  <w:shd w:val="clear" w:color="auto" w:fill="auto"/>
                  <w:noWrap/>
                  <w:vAlign w:val="center"/>
                </w:tcPr>
                <w:p w14:paraId="4FA9578C"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sidRPr="00A032C8">
                    <w:rPr>
                      <w:rFonts w:asciiTheme="minorHAnsi" w:hAnsiTheme="minorHAnsi"/>
                      <w:szCs w:val="22"/>
                      <w:lang w:eastAsia="en-GB"/>
                    </w:rPr>
                    <w:t>Year 2</w:t>
                  </w:r>
                </w:p>
              </w:tc>
              <w:tc>
                <w:tcPr>
                  <w:tcW w:w="1495" w:type="dxa"/>
                  <w:shd w:val="clear" w:color="auto" w:fill="auto"/>
                  <w:noWrap/>
                  <w:vAlign w:val="center"/>
                  <w:hideMark/>
                </w:tcPr>
                <w:p w14:paraId="2E9064AF"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sidRPr="00840E1E">
                    <w:t>11,680,000</w:t>
                  </w:r>
                </w:p>
              </w:tc>
            </w:tr>
            <w:tr w:rsidR="004D0676" w:rsidRPr="00782318" w14:paraId="0ABA9956" w14:textId="77777777" w:rsidTr="009D35F6">
              <w:trPr>
                <w:trHeight w:val="368"/>
              </w:trPr>
              <w:tc>
                <w:tcPr>
                  <w:tcW w:w="1752" w:type="dxa"/>
                  <w:shd w:val="clear" w:color="auto" w:fill="auto"/>
                  <w:noWrap/>
                  <w:vAlign w:val="center"/>
                </w:tcPr>
                <w:p w14:paraId="0AD1997E"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sidRPr="00A032C8">
                    <w:rPr>
                      <w:rFonts w:asciiTheme="minorHAnsi" w:hAnsiTheme="minorHAnsi"/>
                      <w:szCs w:val="22"/>
                      <w:lang w:eastAsia="en-GB"/>
                    </w:rPr>
                    <w:t>Year 3</w:t>
                  </w:r>
                </w:p>
              </w:tc>
              <w:tc>
                <w:tcPr>
                  <w:tcW w:w="1495" w:type="dxa"/>
                  <w:shd w:val="clear" w:color="auto" w:fill="auto"/>
                  <w:noWrap/>
                  <w:vAlign w:val="center"/>
                  <w:hideMark/>
                </w:tcPr>
                <w:p w14:paraId="25FA3471"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sidRPr="00840E1E">
                    <w:t>11,680,000</w:t>
                  </w:r>
                </w:p>
              </w:tc>
            </w:tr>
            <w:tr w:rsidR="004D0676" w:rsidRPr="00782318" w14:paraId="3602F722" w14:textId="77777777" w:rsidTr="009D35F6">
              <w:trPr>
                <w:trHeight w:val="368"/>
              </w:trPr>
              <w:tc>
                <w:tcPr>
                  <w:tcW w:w="1752" w:type="dxa"/>
                  <w:shd w:val="clear" w:color="auto" w:fill="auto"/>
                  <w:noWrap/>
                  <w:vAlign w:val="center"/>
                </w:tcPr>
                <w:p w14:paraId="33993A41"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sidRPr="00A032C8">
                    <w:rPr>
                      <w:rFonts w:asciiTheme="minorHAnsi" w:hAnsiTheme="minorHAnsi"/>
                      <w:szCs w:val="22"/>
                      <w:lang w:eastAsia="en-GB"/>
                    </w:rPr>
                    <w:t>Year 4</w:t>
                  </w:r>
                </w:p>
              </w:tc>
              <w:tc>
                <w:tcPr>
                  <w:tcW w:w="1495" w:type="dxa"/>
                  <w:shd w:val="clear" w:color="auto" w:fill="auto"/>
                  <w:noWrap/>
                  <w:vAlign w:val="center"/>
                  <w:hideMark/>
                </w:tcPr>
                <w:p w14:paraId="185CAA6E"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sidRPr="00840E1E">
                    <w:t>4,380,000</w:t>
                  </w:r>
                </w:p>
              </w:tc>
            </w:tr>
            <w:tr w:rsidR="004D0676" w:rsidRPr="00782318" w14:paraId="6AD34232" w14:textId="77777777" w:rsidTr="009D35F6">
              <w:trPr>
                <w:trHeight w:val="368"/>
              </w:trPr>
              <w:tc>
                <w:tcPr>
                  <w:tcW w:w="1752" w:type="dxa"/>
                  <w:shd w:val="clear" w:color="auto" w:fill="auto"/>
                  <w:noWrap/>
                  <w:vAlign w:val="center"/>
                </w:tcPr>
                <w:p w14:paraId="2ACF9D88"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sidRPr="00A032C8">
                    <w:rPr>
                      <w:rFonts w:asciiTheme="minorHAnsi" w:hAnsiTheme="minorHAnsi"/>
                      <w:szCs w:val="22"/>
                      <w:lang w:eastAsia="en-GB"/>
                    </w:rPr>
                    <w:t>Year 5</w:t>
                  </w:r>
                </w:p>
              </w:tc>
              <w:tc>
                <w:tcPr>
                  <w:tcW w:w="1495" w:type="dxa"/>
                  <w:shd w:val="clear" w:color="auto" w:fill="auto"/>
                  <w:noWrap/>
                  <w:vAlign w:val="center"/>
                  <w:hideMark/>
                </w:tcPr>
                <w:p w14:paraId="79DB3D80"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sidRPr="00840E1E">
                    <w:t>0</w:t>
                  </w:r>
                </w:p>
              </w:tc>
            </w:tr>
          </w:tbl>
          <w:p w14:paraId="459F6B2E" w14:textId="77777777" w:rsidR="004D0676" w:rsidRPr="00A032C8"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p>
          <w:p w14:paraId="0FDF96A9" w14:textId="77777777" w:rsidR="004D0676" w:rsidRPr="00A032C8"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A032C8">
              <w:rPr>
                <w:rFonts w:asciiTheme="minorHAnsi" w:hAnsiTheme="minorHAnsi"/>
                <w:szCs w:val="22"/>
              </w:rPr>
              <w:t xml:space="preserve">The values applied in the ex-antes calculation are based on the estimated stove distribution per year multiplied by the number of days in each year (365). </w:t>
            </w:r>
          </w:p>
          <w:p w14:paraId="0FA387CC" w14:textId="77777777" w:rsidR="004D0676" w:rsidRPr="00A032C8"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p>
          <w:p w14:paraId="0F9D4BA5" w14:textId="77777777" w:rsidR="004D0676" w:rsidRPr="00A032C8"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A032C8">
              <w:rPr>
                <w:rFonts w:asciiTheme="minorHAnsi" w:hAnsiTheme="minorHAnsi"/>
                <w:szCs w:val="22"/>
              </w:rPr>
              <w:t>The values for real emission reductions calculations will be monitored and calculated for each monitoring period.</w:t>
            </w:r>
          </w:p>
        </w:tc>
      </w:tr>
      <w:tr w:rsidR="004D0676" w:rsidRPr="00355EF5" w14:paraId="6377ECCE" w14:textId="77777777" w:rsidTr="009D35F6">
        <w:trPr>
          <w:trHeight w:val="892"/>
        </w:trPr>
        <w:tc>
          <w:tcPr>
            <w:cnfStyle w:val="001000000000" w:firstRow="0" w:lastRow="0" w:firstColumn="1" w:lastColumn="0" w:oddVBand="0" w:evenVBand="0" w:oddHBand="0" w:evenHBand="0" w:firstRowFirstColumn="0" w:firstRowLastColumn="0" w:lastRowFirstColumn="0" w:lastRowLastColumn="0"/>
            <w:tcW w:w="1521" w:type="pct"/>
          </w:tcPr>
          <w:p w14:paraId="5C9A43DD"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252A5126" w14:textId="77777777" w:rsidR="004D0676" w:rsidRPr="00A032C8"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A032C8">
              <w:rPr>
                <w:rFonts w:asciiTheme="minorHAnsi" w:hAnsiTheme="minorHAnsi"/>
                <w:szCs w:val="22"/>
              </w:rPr>
              <w:t>Sum of the total number of cookstoves distributed multiplied by the number of days crediting each technology earns in each monitoring period</w:t>
            </w:r>
          </w:p>
        </w:tc>
      </w:tr>
      <w:tr w:rsidR="004D0676" w:rsidRPr="00355EF5" w14:paraId="24AB7ECA" w14:textId="77777777" w:rsidTr="009D35F6">
        <w:trPr>
          <w:trHeight w:val="360"/>
        </w:trPr>
        <w:tc>
          <w:tcPr>
            <w:cnfStyle w:val="001000000000" w:firstRow="0" w:lastRow="0" w:firstColumn="1" w:lastColumn="0" w:oddVBand="0" w:evenVBand="0" w:oddHBand="0" w:evenHBand="0" w:firstRowFirstColumn="0" w:firstRowLastColumn="0" w:lastRowFirstColumn="0" w:lastRowLastColumn="0"/>
            <w:tcW w:w="1521" w:type="pct"/>
          </w:tcPr>
          <w:p w14:paraId="0AC4780D"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2E3E3CB4" w14:textId="77777777" w:rsidR="004D0676" w:rsidRPr="00A032C8"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A032C8">
              <w:rPr>
                <w:rFonts w:asciiTheme="minorHAnsi" w:hAnsiTheme="minorHAnsi"/>
                <w:szCs w:val="22"/>
              </w:rPr>
              <w:t>Continuous recording</w:t>
            </w:r>
          </w:p>
        </w:tc>
      </w:tr>
      <w:tr w:rsidR="004D0676" w:rsidRPr="00355EF5" w14:paraId="0F7AC7F5" w14:textId="77777777" w:rsidTr="009D35F6">
        <w:trPr>
          <w:trHeight w:val="361"/>
        </w:trPr>
        <w:tc>
          <w:tcPr>
            <w:cnfStyle w:val="001000000000" w:firstRow="0" w:lastRow="0" w:firstColumn="1" w:lastColumn="0" w:oddVBand="0" w:evenVBand="0" w:oddHBand="0" w:evenHBand="0" w:firstRowFirstColumn="0" w:firstRowLastColumn="0" w:lastRowFirstColumn="0" w:lastRowLastColumn="0"/>
            <w:tcW w:w="1521" w:type="pct"/>
          </w:tcPr>
          <w:p w14:paraId="622BC41A"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440F068A" w14:textId="77777777" w:rsidR="004D0676" w:rsidRPr="00A032C8"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p>
        </w:tc>
      </w:tr>
      <w:tr w:rsidR="004D0676" w:rsidRPr="00355EF5" w14:paraId="41838234" w14:textId="77777777" w:rsidTr="009D35F6">
        <w:trPr>
          <w:trHeight w:val="361"/>
        </w:trPr>
        <w:tc>
          <w:tcPr>
            <w:cnfStyle w:val="001000000000" w:firstRow="0" w:lastRow="0" w:firstColumn="1" w:lastColumn="0" w:oddVBand="0" w:evenVBand="0" w:oddHBand="0" w:evenHBand="0" w:firstRowFirstColumn="0" w:firstRowLastColumn="0" w:lastRowFirstColumn="0" w:lastRowLastColumn="0"/>
            <w:tcW w:w="1521" w:type="pct"/>
          </w:tcPr>
          <w:p w14:paraId="7455C416"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19508824" w14:textId="77777777" w:rsidR="004D0676" w:rsidRPr="00A032C8"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A032C8">
              <w:rPr>
                <w:rFonts w:asciiTheme="minorHAnsi" w:hAnsiTheme="minorHAnsi"/>
                <w:szCs w:val="22"/>
              </w:rPr>
              <w:t>Calculation of emission reductions</w:t>
            </w:r>
          </w:p>
        </w:tc>
      </w:tr>
      <w:tr w:rsidR="004D0676" w:rsidRPr="00355EF5" w14:paraId="3FC692E9" w14:textId="77777777" w:rsidTr="009D35F6">
        <w:trPr>
          <w:trHeight w:val="361"/>
        </w:trPr>
        <w:tc>
          <w:tcPr>
            <w:cnfStyle w:val="001000000000" w:firstRow="0" w:lastRow="0" w:firstColumn="1" w:lastColumn="0" w:oddVBand="0" w:evenVBand="0" w:oddHBand="0" w:evenHBand="0" w:firstRowFirstColumn="0" w:firstRowLastColumn="0" w:lastRowFirstColumn="0" w:lastRowLastColumn="0"/>
            <w:tcW w:w="1521" w:type="pct"/>
          </w:tcPr>
          <w:p w14:paraId="6D26D669"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05FC6BF7" w14:textId="77777777" w:rsidR="004D0676" w:rsidRPr="00A032C8"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A032C8">
              <w:rPr>
                <w:rFonts w:asciiTheme="minorHAnsi" w:hAnsiTheme="minorHAnsi"/>
                <w:szCs w:val="22"/>
              </w:rPr>
              <w:t>-</w:t>
            </w:r>
          </w:p>
        </w:tc>
      </w:tr>
    </w:tbl>
    <w:p w14:paraId="3FFEC69E" w14:textId="77777777" w:rsidR="004D0676" w:rsidRDefault="004D0676" w:rsidP="004D0676">
      <w:pPr>
        <w:rPr>
          <w:b/>
          <w:bCs/>
          <w:lang w:eastAsia="en-GB"/>
        </w:rPr>
      </w:pPr>
    </w:p>
    <w:tbl>
      <w:tblPr>
        <w:tblStyle w:val="GridTable5Dark-Accent1"/>
        <w:tblpPr w:leftFromText="180" w:rightFromText="180" w:vertAnchor="text" w:horzAnchor="margin" w:tblpY="219"/>
        <w:tblW w:w="4982" w:type="pct"/>
        <w:tblCellMar>
          <w:top w:w="57" w:type="dxa"/>
        </w:tblCellMar>
        <w:tblLook w:val="0680" w:firstRow="0" w:lastRow="0" w:firstColumn="1" w:lastColumn="0" w:noHBand="1" w:noVBand="1"/>
      </w:tblPr>
      <w:tblGrid>
        <w:gridCol w:w="2916"/>
        <w:gridCol w:w="6671"/>
      </w:tblGrid>
      <w:tr w:rsidR="004D0676" w:rsidRPr="00355EF5" w14:paraId="4D5F3EBB" w14:textId="77777777" w:rsidTr="009D35F6">
        <w:trPr>
          <w:trHeight w:val="407"/>
        </w:trPr>
        <w:tc>
          <w:tcPr>
            <w:cnfStyle w:val="001000000000" w:firstRow="0" w:lastRow="0" w:firstColumn="1" w:lastColumn="0" w:oddVBand="0" w:evenVBand="0" w:oddHBand="0" w:evenHBand="0" w:firstRowFirstColumn="0" w:firstRowLastColumn="0" w:lastRowFirstColumn="0" w:lastRowLastColumn="0"/>
            <w:tcW w:w="1521" w:type="pct"/>
          </w:tcPr>
          <w:p w14:paraId="2C166A4D"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72F8C9B6"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E053A4">
              <w:rPr>
                <w:rFonts w:asciiTheme="minorHAnsi" w:hAnsiTheme="minorHAnsi"/>
                <w:szCs w:val="22"/>
              </w:rPr>
              <w:t>U</w:t>
            </w:r>
            <w:r w:rsidRPr="00E053A4">
              <w:rPr>
                <w:rFonts w:asciiTheme="minorHAnsi" w:hAnsiTheme="minorHAnsi"/>
                <w:szCs w:val="22"/>
                <w:vertAlign w:val="subscript"/>
              </w:rPr>
              <w:t>p,y</w:t>
            </w:r>
          </w:p>
        </w:tc>
      </w:tr>
      <w:tr w:rsidR="004D0676" w:rsidRPr="00355EF5" w14:paraId="7CA98C06" w14:textId="77777777" w:rsidTr="009D35F6">
        <w:trPr>
          <w:trHeight w:val="408"/>
        </w:trPr>
        <w:tc>
          <w:tcPr>
            <w:cnfStyle w:val="001000000000" w:firstRow="0" w:lastRow="0" w:firstColumn="1" w:lastColumn="0" w:oddVBand="0" w:evenVBand="0" w:oddHBand="0" w:evenHBand="0" w:firstRowFirstColumn="0" w:firstRowLastColumn="0" w:lastRowFirstColumn="0" w:lastRowLastColumn="0"/>
            <w:tcW w:w="1521" w:type="pct"/>
          </w:tcPr>
          <w:p w14:paraId="59F67043"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5E3D9C7F"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E053A4">
              <w:rPr>
                <w:rFonts w:asciiTheme="minorHAnsi" w:hAnsiTheme="minorHAnsi"/>
                <w:szCs w:val="22"/>
              </w:rPr>
              <w:t>Percentage</w:t>
            </w:r>
          </w:p>
        </w:tc>
      </w:tr>
      <w:tr w:rsidR="004D0676" w:rsidRPr="00355EF5" w14:paraId="23B62C37" w14:textId="77777777" w:rsidTr="009D35F6">
        <w:trPr>
          <w:trHeight w:val="407"/>
        </w:trPr>
        <w:tc>
          <w:tcPr>
            <w:cnfStyle w:val="001000000000" w:firstRow="0" w:lastRow="0" w:firstColumn="1" w:lastColumn="0" w:oddVBand="0" w:evenVBand="0" w:oddHBand="0" w:evenHBand="0" w:firstRowFirstColumn="0" w:firstRowLastColumn="0" w:lastRowFirstColumn="0" w:lastRowLastColumn="0"/>
            <w:tcW w:w="1521" w:type="pct"/>
          </w:tcPr>
          <w:p w14:paraId="0F6DC4DC"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lastRenderedPageBreak/>
              <w:t>Description</w:t>
            </w:r>
          </w:p>
        </w:tc>
        <w:tc>
          <w:tcPr>
            <w:tcW w:w="3479" w:type="pct"/>
          </w:tcPr>
          <w:p w14:paraId="0125D703"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E053A4">
              <w:rPr>
                <w:rFonts w:asciiTheme="minorHAnsi" w:hAnsiTheme="minorHAnsi"/>
                <w:szCs w:val="22"/>
              </w:rPr>
              <w:t>Usage rate in project scenario p through year y</w:t>
            </w:r>
          </w:p>
        </w:tc>
      </w:tr>
      <w:tr w:rsidR="004D0676" w:rsidRPr="00355EF5" w14:paraId="47362EF8" w14:textId="77777777" w:rsidTr="009D35F6">
        <w:trPr>
          <w:trHeight w:val="408"/>
        </w:trPr>
        <w:tc>
          <w:tcPr>
            <w:cnfStyle w:val="001000000000" w:firstRow="0" w:lastRow="0" w:firstColumn="1" w:lastColumn="0" w:oddVBand="0" w:evenVBand="0" w:oddHBand="0" w:evenHBand="0" w:firstRowFirstColumn="0" w:firstRowLastColumn="0" w:lastRowFirstColumn="0" w:lastRowLastColumn="0"/>
            <w:tcW w:w="1521" w:type="pct"/>
          </w:tcPr>
          <w:p w14:paraId="1ECAEE36"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6A213D62" w14:textId="77777777" w:rsidR="004D0676" w:rsidRPr="00264D46"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264D46">
              <w:rPr>
                <w:rFonts w:asciiTheme="minorHAnsi" w:hAnsiTheme="minorHAnsi"/>
                <w:szCs w:val="22"/>
              </w:rPr>
              <w:t>Ex-ante values have been estimated in the spreadsheet titled “GS11205 KBN Rwanda ICS - Ex-antes”, sheet “SDG13 Ex-antes”.</w:t>
            </w:r>
          </w:p>
          <w:p w14:paraId="183CBDCC" w14:textId="77777777" w:rsidR="004D0676"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p>
          <w:p w14:paraId="6D49E72A"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DA67D3">
              <w:rPr>
                <w:rFonts w:asciiTheme="minorHAnsi" w:hAnsiTheme="minorHAnsi"/>
                <w:szCs w:val="22"/>
              </w:rPr>
              <w:t xml:space="preserve">The source of the data for real emission reductions calculations for each monitoring period will be the </w:t>
            </w:r>
            <w:r w:rsidRPr="00E053A4">
              <w:rPr>
                <w:rFonts w:asciiTheme="minorHAnsi" w:hAnsiTheme="minorHAnsi"/>
                <w:szCs w:val="22"/>
              </w:rPr>
              <w:t>Usage Survey</w:t>
            </w:r>
          </w:p>
        </w:tc>
      </w:tr>
      <w:tr w:rsidR="004D0676" w:rsidRPr="00355EF5" w14:paraId="33F76D3B" w14:textId="77777777" w:rsidTr="009D35F6">
        <w:trPr>
          <w:trHeight w:val="408"/>
        </w:trPr>
        <w:tc>
          <w:tcPr>
            <w:cnfStyle w:val="001000000000" w:firstRow="0" w:lastRow="0" w:firstColumn="1" w:lastColumn="0" w:oddVBand="0" w:evenVBand="0" w:oddHBand="0" w:evenHBand="0" w:firstRowFirstColumn="0" w:firstRowLastColumn="0" w:lastRowFirstColumn="0" w:lastRowLastColumn="0"/>
            <w:tcW w:w="1521" w:type="pct"/>
          </w:tcPr>
          <w:p w14:paraId="04B4AB8D"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2225F054" w14:textId="77777777" w:rsidR="004D0676" w:rsidRPr="00DA67D3"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DA67D3">
              <w:rPr>
                <w:rFonts w:asciiTheme="minorHAnsi" w:hAnsiTheme="minorHAnsi"/>
                <w:szCs w:val="22"/>
              </w:rPr>
              <w:t>Estimated ex-ante value:</w:t>
            </w:r>
          </w:p>
          <w:p w14:paraId="24819185" w14:textId="77777777" w:rsidR="004D0676"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Pr>
                <w:rFonts w:asciiTheme="minorHAnsi" w:hAnsiTheme="minorHAnsi"/>
                <w:szCs w:val="22"/>
              </w:rPr>
              <w:t>90%</w:t>
            </w:r>
          </w:p>
          <w:p w14:paraId="19B86E57" w14:textId="77777777" w:rsidR="004D0676"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p>
          <w:p w14:paraId="536DBCF9"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DA67D3">
              <w:rPr>
                <w:rFonts w:asciiTheme="minorHAnsi" w:hAnsiTheme="minorHAnsi"/>
                <w:szCs w:val="22"/>
              </w:rPr>
              <w:t>The value for real emission reductions calculations will be monitored and calculated for each monitoring period.</w:t>
            </w:r>
          </w:p>
        </w:tc>
      </w:tr>
      <w:tr w:rsidR="004D0676" w:rsidRPr="00355EF5" w14:paraId="3000028D" w14:textId="77777777" w:rsidTr="009D35F6">
        <w:trPr>
          <w:trHeight w:val="892"/>
        </w:trPr>
        <w:tc>
          <w:tcPr>
            <w:cnfStyle w:val="001000000000" w:firstRow="0" w:lastRow="0" w:firstColumn="1" w:lastColumn="0" w:oddVBand="0" w:evenVBand="0" w:oddHBand="0" w:evenHBand="0" w:firstRowFirstColumn="0" w:firstRowLastColumn="0" w:lastRowFirstColumn="0" w:lastRowLastColumn="0"/>
            <w:tcW w:w="1521" w:type="pct"/>
          </w:tcPr>
          <w:p w14:paraId="362642EE"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74E27DC6"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E053A4">
              <w:rPr>
                <w:rFonts w:asciiTheme="minorHAnsi" w:hAnsiTheme="minorHAnsi"/>
                <w:szCs w:val="22"/>
              </w:rPr>
              <w:t>Usage Survey</w:t>
            </w:r>
          </w:p>
        </w:tc>
      </w:tr>
      <w:tr w:rsidR="004D0676" w:rsidRPr="00355EF5" w14:paraId="160EECDF" w14:textId="77777777" w:rsidTr="009D35F6">
        <w:trPr>
          <w:trHeight w:val="360"/>
        </w:trPr>
        <w:tc>
          <w:tcPr>
            <w:cnfStyle w:val="001000000000" w:firstRow="0" w:lastRow="0" w:firstColumn="1" w:lastColumn="0" w:oddVBand="0" w:evenVBand="0" w:oddHBand="0" w:evenHBand="0" w:firstRowFirstColumn="0" w:firstRowLastColumn="0" w:lastRowFirstColumn="0" w:lastRowLastColumn="0"/>
            <w:tcW w:w="1521" w:type="pct"/>
          </w:tcPr>
          <w:p w14:paraId="0B6EAB2D"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2FA9898F"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E053A4">
              <w:rPr>
                <w:rFonts w:asciiTheme="minorHAnsi" w:hAnsiTheme="minorHAnsi"/>
                <w:szCs w:val="22"/>
              </w:rPr>
              <w:t>Measured annually</w:t>
            </w:r>
          </w:p>
        </w:tc>
      </w:tr>
      <w:tr w:rsidR="004D0676" w:rsidRPr="00355EF5" w14:paraId="0BF6D52C" w14:textId="77777777" w:rsidTr="009D35F6">
        <w:trPr>
          <w:trHeight w:val="361"/>
        </w:trPr>
        <w:tc>
          <w:tcPr>
            <w:cnfStyle w:val="001000000000" w:firstRow="0" w:lastRow="0" w:firstColumn="1" w:lastColumn="0" w:oddVBand="0" w:evenVBand="0" w:oddHBand="0" w:evenHBand="0" w:firstRowFirstColumn="0" w:firstRowLastColumn="0" w:lastRowFirstColumn="0" w:lastRowLastColumn="0"/>
            <w:tcW w:w="1521" w:type="pct"/>
          </w:tcPr>
          <w:p w14:paraId="55A1EA25"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3FA0840E"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E053A4">
              <w:rPr>
                <w:rFonts w:asciiTheme="minorHAnsi" w:hAnsiTheme="minorHAnsi"/>
                <w:szCs w:val="22"/>
              </w:rPr>
              <w:t>The usage survey has been carried out by trained local staff to meet the specific requirements of the methodology. All data presented in excel is subject to checking and cross referencing of a sample of the raw data by CO2balance</w:t>
            </w:r>
          </w:p>
        </w:tc>
      </w:tr>
      <w:tr w:rsidR="004D0676" w:rsidRPr="00355EF5" w14:paraId="5A19A62C" w14:textId="77777777" w:rsidTr="009D35F6">
        <w:trPr>
          <w:trHeight w:val="361"/>
        </w:trPr>
        <w:tc>
          <w:tcPr>
            <w:cnfStyle w:val="001000000000" w:firstRow="0" w:lastRow="0" w:firstColumn="1" w:lastColumn="0" w:oddVBand="0" w:evenVBand="0" w:oddHBand="0" w:evenHBand="0" w:firstRowFirstColumn="0" w:firstRowLastColumn="0" w:lastRowFirstColumn="0" w:lastRowLastColumn="0"/>
            <w:tcW w:w="1521" w:type="pct"/>
          </w:tcPr>
          <w:p w14:paraId="175CA26C"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57CFCDDE"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lang w:val="en-GB"/>
              </w:rPr>
            </w:pPr>
            <w:r w:rsidRPr="00E053A4">
              <w:rPr>
                <w:rFonts w:asciiTheme="minorHAnsi" w:hAnsiTheme="minorHAnsi" w:cs="Calibri"/>
                <w:szCs w:val="22"/>
              </w:rPr>
              <w:t xml:space="preserve">Calculation of </w:t>
            </w:r>
            <w:r>
              <w:rPr>
                <w:rFonts w:asciiTheme="minorHAnsi" w:hAnsiTheme="minorHAnsi" w:cs="Calibri"/>
                <w:szCs w:val="22"/>
              </w:rPr>
              <w:t>project scenario</w:t>
            </w:r>
          </w:p>
        </w:tc>
      </w:tr>
      <w:tr w:rsidR="004D0676" w:rsidRPr="00355EF5" w14:paraId="348E3964" w14:textId="77777777" w:rsidTr="009D35F6">
        <w:trPr>
          <w:trHeight w:val="361"/>
        </w:trPr>
        <w:tc>
          <w:tcPr>
            <w:cnfStyle w:val="001000000000" w:firstRow="0" w:lastRow="0" w:firstColumn="1" w:lastColumn="0" w:oddVBand="0" w:evenVBand="0" w:oddHBand="0" w:evenHBand="0" w:firstRowFirstColumn="0" w:firstRowLastColumn="0" w:lastRowFirstColumn="0" w:lastRowLastColumn="0"/>
            <w:tcW w:w="1521" w:type="pct"/>
          </w:tcPr>
          <w:p w14:paraId="2508CEBC"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5DEFD996" w14:textId="77777777" w:rsidR="004D0676"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cs="Calibri"/>
                <w:szCs w:val="22"/>
              </w:rPr>
            </w:pPr>
            <w:r w:rsidRPr="002C7919">
              <w:rPr>
                <w:rFonts w:asciiTheme="minorHAnsi" w:hAnsiTheme="minorHAnsi" w:cs="Calibri"/>
                <w:szCs w:val="22"/>
              </w:rPr>
              <w:t xml:space="preserve">A single usage parameter is weighted to be </w:t>
            </w:r>
            <w:r>
              <w:rPr>
                <w:rFonts w:asciiTheme="minorHAnsi" w:hAnsiTheme="minorHAnsi" w:cs="Calibri"/>
                <w:szCs w:val="22"/>
              </w:rPr>
              <w:t>r</w:t>
            </w:r>
            <w:r w:rsidRPr="002C7919">
              <w:rPr>
                <w:rFonts w:asciiTheme="minorHAnsi" w:hAnsiTheme="minorHAnsi" w:cs="Calibri"/>
                <w:szCs w:val="22"/>
              </w:rPr>
              <w:t>epresentative of</w:t>
            </w:r>
            <w:r>
              <w:rPr>
                <w:rFonts w:asciiTheme="minorHAnsi" w:hAnsiTheme="minorHAnsi" w:cs="Calibri"/>
                <w:szCs w:val="22"/>
              </w:rPr>
              <w:t xml:space="preserve"> </w:t>
            </w:r>
            <w:r w:rsidRPr="002C7919">
              <w:rPr>
                <w:rFonts w:asciiTheme="minorHAnsi" w:hAnsiTheme="minorHAnsi" w:cs="Calibri"/>
                <w:szCs w:val="22"/>
              </w:rPr>
              <w:t>the quantity of project technologies of each age being</w:t>
            </w:r>
            <w:r>
              <w:rPr>
                <w:rFonts w:asciiTheme="minorHAnsi" w:hAnsiTheme="minorHAnsi" w:cs="Calibri"/>
                <w:szCs w:val="22"/>
              </w:rPr>
              <w:t xml:space="preserve"> </w:t>
            </w:r>
            <w:r w:rsidRPr="002C7919">
              <w:rPr>
                <w:rFonts w:asciiTheme="minorHAnsi" w:hAnsiTheme="minorHAnsi" w:cs="Calibri"/>
                <w:szCs w:val="22"/>
              </w:rPr>
              <w:t>credited in a given project scenario</w:t>
            </w:r>
            <w:r>
              <w:rPr>
                <w:rFonts w:asciiTheme="minorHAnsi" w:hAnsiTheme="minorHAnsi" w:cs="Calibri"/>
                <w:szCs w:val="22"/>
              </w:rPr>
              <w:t>.</w:t>
            </w:r>
          </w:p>
          <w:p w14:paraId="557B40C8" w14:textId="77777777" w:rsidR="004D0676"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cs="Calibri"/>
                <w:szCs w:val="22"/>
              </w:rPr>
            </w:pPr>
          </w:p>
          <w:p w14:paraId="74712B12"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cs="Calibri"/>
                <w:szCs w:val="22"/>
              </w:rPr>
            </w:pPr>
            <w:r w:rsidRPr="00D24774">
              <w:rPr>
                <w:rFonts w:asciiTheme="minorHAnsi" w:hAnsiTheme="minorHAnsi" w:cs="Calibri"/>
                <w:szCs w:val="22"/>
              </w:rPr>
              <w:t xml:space="preserve">This parameter is also used for calculating SDG 3 </w:t>
            </w:r>
            <w:r>
              <w:rPr>
                <w:rFonts w:asciiTheme="minorHAnsi" w:hAnsiTheme="minorHAnsi" w:cs="Calibri"/>
                <w:szCs w:val="22"/>
              </w:rPr>
              <w:t xml:space="preserve">&amp; 7 </w:t>
            </w:r>
            <w:r w:rsidRPr="00D24774">
              <w:rPr>
                <w:rFonts w:asciiTheme="minorHAnsi" w:hAnsiTheme="minorHAnsi" w:cs="Calibri"/>
                <w:szCs w:val="22"/>
              </w:rPr>
              <w:t>indicator</w:t>
            </w:r>
            <w:r>
              <w:rPr>
                <w:rFonts w:asciiTheme="minorHAnsi" w:hAnsiTheme="minorHAnsi" w:cs="Calibri"/>
                <w:szCs w:val="22"/>
              </w:rPr>
              <w:t xml:space="preserve"> </w:t>
            </w:r>
          </w:p>
        </w:tc>
      </w:tr>
    </w:tbl>
    <w:p w14:paraId="4F3C81E0" w14:textId="77777777" w:rsidR="004D0676" w:rsidRDefault="004D0676" w:rsidP="004D0676">
      <w:pPr>
        <w:rPr>
          <w:b/>
          <w:bCs/>
          <w:lang w:eastAsia="en-GB"/>
        </w:rPr>
      </w:pPr>
    </w:p>
    <w:tbl>
      <w:tblPr>
        <w:tblStyle w:val="GridTable5Dark-Accent1"/>
        <w:tblpPr w:leftFromText="180" w:rightFromText="180" w:vertAnchor="text" w:horzAnchor="margin" w:tblpY="219"/>
        <w:tblW w:w="4982" w:type="pct"/>
        <w:tblCellMar>
          <w:top w:w="57" w:type="dxa"/>
        </w:tblCellMar>
        <w:tblLook w:val="0680" w:firstRow="0" w:lastRow="0" w:firstColumn="1" w:lastColumn="0" w:noHBand="1" w:noVBand="1"/>
      </w:tblPr>
      <w:tblGrid>
        <w:gridCol w:w="2916"/>
        <w:gridCol w:w="6671"/>
      </w:tblGrid>
      <w:tr w:rsidR="004D0676" w:rsidRPr="00355EF5" w14:paraId="4E8FB24C" w14:textId="77777777" w:rsidTr="009D35F6">
        <w:trPr>
          <w:trHeight w:val="407"/>
        </w:trPr>
        <w:tc>
          <w:tcPr>
            <w:cnfStyle w:val="001000000000" w:firstRow="0" w:lastRow="0" w:firstColumn="1" w:lastColumn="0" w:oddVBand="0" w:evenVBand="0" w:oddHBand="0" w:evenHBand="0" w:firstRowFirstColumn="0" w:firstRowLastColumn="0" w:lastRowFirstColumn="0" w:lastRowLastColumn="0"/>
            <w:tcW w:w="1521" w:type="pct"/>
          </w:tcPr>
          <w:p w14:paraId="5F4F5254"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01164633"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E053A4">
              <w:rPr>
                <w:rFonts w:asciiTheme="minorHAnsi" w:hAnsiTheme="minorHAnsi"/>
                <w:szCs w:val="22"/>
              </w:rPr>
              <w:t>P</w:t>
            </w:r>
            <w:r w:rsidRPr="00E43FB8">
              <w:rPr>
                <w:rFonts w:asciiTheme="minorHAnsi" w:hAnsiTheme="minorHAnsi"/>
                <w:szCs w:val="22"/>
                <w:vertAlign w:val="subscript"/>
              </w:rPr>
              <w:t>p,y</w:t>
            </w:r>
          </w:p>
        </w:tc>
      </w:tr>
      <w:tr w:rsidR="004D0676" w:rsidRPr="00355EF5" w14:paraId="0ED14895" w14:textId="77777777" w:rsidTr="009D35F6">
        <w:trPr>
          <w:trHeight w:val="408"/>
        </w:trPr>
        <w:tc>
          <w:tcPr>
            <w:cnfStyle w:val="001000000000" w:firstRow="0" w:lastRow="0" w:firstColumn="1" w:lastColumn="0" w:oddVBand="0" w:evenVBand="0" w:oddHBand="0" w:evenHBand="0" w:firstRowFirstColumn="0" w:firstRowLastColumn="0" w:lastRowFirstColumn="0" w:lastRowLastColumn="0"/>
            <w:tcW w:w="1521" w:type="pct"/>
          </w:tcPr>
          <w:p w14:paraId="79B7E80C"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1F4E02E2"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E053A4">
              <w:rPr>
                <w:rFonts w:asciiTheme="minorHAnsi" w:hAnsiTheme="minorHAnsi"/>
                <w:szCs w:val="22"/>
              </w:rPr>
              <w:t>Kg/household</w:t>
            </w:r>
            <w:r>
              <w:rPr>
                <w:rFonts w:asciiTheme="minorHAnsi" w:hAnsiTheme="minorHAnsi"/>
                <w:szCs w:val="22"/>
              </w:rPr>
              <w:t>-day</w:t>
            </w:r>
          </w:p>
        </w:tc>
      </w:tr>
      <w:tr w:rsidR="004D0676" w:rsidRPr="00355EF5" w14:paraId="5A5ECD61" w14:textId="77777777" w:rsidTr="009D35F6">
        <w:trPr>
          <w:trHeight w:val="407"/>
        </w:trPr>
        <w:tc>
          <w:tcPr>
            <w:cnfStyle w:val="001000000000" w:firstRow="0" w:lastRow="0" w:firstColumn="1" w:lastColumn="0" w:oddVBand="0" w:evenVBand="0" w:oddHBand="0" w:evenHBand="0" w:firstRowFirstColumn="0" w:firstRowLastColumn="0" w:lastRowFirstColumn="0" w:lastRowLastColumn="0"/>
            <w:tcW w:w="1521" w:type="pct"/>
          </w:tcPr>
          <w:p w14:paraId="0DDA439D"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09609C74"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E053A4">
              <w:rPr>
                <w:rFonts w:asciiTheme="minorHAnsi" w:hAnsiTheme="minorHAnsi"/>
                <w:szCs w:val="22"/>
              </w:rPr>
              <w:t>Quantity of fuel that is consumed in the project scenario p during year y (kg/household-day)</w:t>
            </w:r>
          </w:p>
        </w:tc>
      </w:tr>
      <w:tr w:rsidR="004D0676" w:rsidRPr="00355EF5" w14:paraId="3ED2BCE3" w14:textId="77777777" w:rsidTr="009D35F6">
        <w:trPr>
          <w:trHeight w:val="408"/>
        </w:trPr>
        <w:tc>
          <w:tcPr>
            <w:cnfStyle w:val="001000000000" w:firstRow="0" w:lastRow="0" w:firstColumn="1" w:lastColumn="0" w:oddVBand="0" w:evenVBand="0" w:oddHBand="0" w:evenHBand="0" w:firstRowFirstColumn="0" w:firstRowLastColumn="0" w:lastRowFirstColumn="0" w:lastRowLastColumn="0"/>
            <w:tcW w:w="1521" w:type="pct"/>
          </w:tcPr>
          <w:p w14:paraId="01F9E7C5"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6B3D28C3" w14:textId="77777777" w:rsidR="004D0676" w:rsidRPr="00264D46"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264D46">
              <w:rPr>
                <w:rFonts w:asciiTheme="minorHAnsi" w:hAnsiTheme="minorHAnsi"/>
                <w:szCs w:val="22"/>
              </w:rPr>
              <w:t>Ex-ante values have been estimated in the spreadsheet titled “GS11205 KBN Rwanda ICS - Ex-antes”, sheet “SDG13 Ex-antes”.</w:t>
            </w:r>
          </w:p>
          <w:p w14:paraId="2451A386" w14:textId="77777777" w:rsidR="004D0676"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p>
          <w:p w14:paraId="6AFB1E9F"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DA67D3">
              <w:rPr>
                <w:rFonts w:asciiTheme="minorHAnsi" w:hAnsiTheme="minorHAnsi"/>
                <w:szCs w:val="22"/>
              </w:rPr>
              <w:lastRenderedPageBreak/>
              <w:t>The source of the data for real emission reductions calculations for monitoring period</w:t>
            </w:r>
            <w:r>
              <w:rPr>
                <w:rFonts w:asciiTheme="minorHAnsi" w:hAnsiTheme="minorHAnsi"/>
                <w:szCs w:val="22"/>
              </w:rPr>
              <w:t>s</w:t>
            </w:r>
            <w:r w:rsidRPr="00DA67D3">
              <w:rPr>
                <w:rFonts w:asciiTheme="minorHAnsi" w:hAnsiTheme="minorHAnsi"/>
                <w:szCs w:val="22"/>
              </w:rPr>
              <w:t xml:space="preserve"> will be the </w:t>
            </w:r>
            <w:r>
              <w:rPr>
                <w:rFonts w:asciiTheme="minorHAnsi" w:hAnsiTheme="minorHAnsi"/>
                <w:szCs w:val="22"/>
              </w:rPr>
              <w:t xml:space="preserve">biennial project </w:t>
            </w:r>
            <w:r w:rsidRPr="00E053A4">
              <w:rPr>
                <w:rFonts w:asciiTheme="minorHAnsi" w:hAnsiTheme="minorHAnsi"/>
                <w:szCs w:val="22"/>
              </w:rPr>
              <w:t>Kitchen Performance Test</w:t>
            </w:r>
          </w:p>
        </w:tc>
      </w:tr>
      <w:tr w:rsidR="004D0676" w:rsidRPr="00355EF5" w14:paraId="47C8AD34" w14:textId="77777777" w:rsidTr="009D35F6">
        <w:trPr>
          <w:trHeight w:val="408"/>
        </w:trPr>
        <w:tc>
          <w:tcPr>
            <w:cnfStyle w:val="001000000000" w:firstRow="0" w:lastRow="0" w:firstColumn="1" w:lastColumn="0" w:oddVBand="0" w:evenVBand="0" w:oddHBand="0" w:evenHBand="0" w:firstRowFirstColumn="0" w:firstRowLastColumn="0" w:lastRowFirstColumn="0" w:lastRowLastColumn="0"/>
            <w:tcW w:w="1521" w:type="pct"/>
          </w:tcPr>
          <w:p w14:paraId="35A52582"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lastRenderedPageBreak/>
              <w:t>Value(s) applied</w:t>
            </w:r>
          </w:p>
        </w:tc>
        <w:tc>
          <w:tcPr>
            <w:tcW w:w="3479" w:type="pct"/>
          </w:tcPr>
          <w:p w14:paraId="1B9CCC4A" w14:textId="77777777" w:rsidR="004D0676" w:rsidRPr="00DA67D3"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DA67D3">
              <w:rPr>
                <w:rFonts w:asciiTheme="minorHAnsi" w:hAnsiTheme="minorHAnsi"/>
                <w:szCs w:val="22"/>
              </w:rPr>
              <w:t>Estimated ex-ante value:</w:t>
            </w:r>
          </w:p>
          <w:p w14:paraId="6955E11D" w14:textId="77777777" w:rsidR="004D0676"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Pr>
                <w:rFonts w:asciiTheme="minorHAnsi" w:hAnsiTheme="minorHAnsi"/>
                <w:szCs w:val="22"/>
              </w:rPr>
              <w:t xml:space="preserve">7.74 </w:t>
            </w:r>
          </w:p>
          <w:p w14:paraId="1EA9F226" w14:textId="77777777" w:rsidR="004D0676"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p>
          <w:p w14:paraId="78BB62C2"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DA67D3">
              <w:rPr>
                <w:rFonts w:asciiTheme="minorHAnsi" w:hAnsiTheme="minorHAnsi"/>
                <w:szCs w:val="22"/>
              </w:rPr>
              <w:t xml:space="preserve">The value for real emission reduction calculations will </w:t>
            </w:r>
            <w:r>
              <w:rPr>
                <w:rFonts w:asciiTheme="minorHAnsi" w:hAnsiTheme="minorHAnsi"/>
                <w:szCs w:val="22"/>
              </w:rPr>
              <w:t xml:space="preserve">be </w:t>
            </w:r>
            <w:r w:rsidRPr="00DA67D3">
              <w:rPr>
                <w:rFonts w:asciiTheme="minorHAnsi" w:hAnsiTheme="minorHAnsi"/>
                <w:szCs w:val="22"/>
              </w:rPr>
              <w:t>calculated for each monitoring period.</w:t>
            </w:r>
          </w:p>
        </w:tc>
      </w:tr>
      <w:tr w:rsidR="004D0676" w:rsidRPr="00355EF5" w14:paraId="730D9059" w14:textId="77777777" w:rsidTr="009D35F6">
        <w:trPr>
          <w:trHeight w:val="892"/>
        </w:trPr>
        <w:tc>
          <w:tcPr>
            <w:cnfStyle w:val="001000000000" w:firstRow="0" w:lastRow="0" w:firstColumn="1" w:lastColumn="0" w:oddVBand="0" w:evenVBand="0" w:oddHBand="0" w:evenHBand="0" w:firstRowFirstColumn="0" w:firstRowLastColumn="0" w:lastRowFirstColumn="0" w:lastRowLastColumn="0"/>
            <w:tcW w:w="1521" w:type="pct"/>
          </w:tcPr>
          <w:p w14:paraId="78A98020"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19A53C78"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E053A4">
              <w:rPr>
                <w:rFonts w:asciiTheme="minorHAnsi" w:hAnsiTheme="minorHAnsi"/>
                <w:szCs w:val="22"/>
              </w:rPr>
              <w:t>Calculating quantity of fuel used in the project scenario using the KPT survey</w:t>
            </w:r>
          </w:p>
        </w:tc>
      </w:tr>
      <w:tr w:rsidR="004D0676" w:rsidRPr="00355EF5" w14:paraId="0E1B6C48" w14:textId="77777777" w:rsidTr="009D35F6">
        <w:trPr>
          <w:trHeight w:val="360"/>
        </w:trPr>
        <w:tc>
          <w:tcPr>
            <w:cnfStyle w:val="001000000000" w:firstRow="0" w:lastRow="0" w:firstColumn="1" w:lastColumn="0" w:oddVBand="0" w:evenVBand="0" w:oddHBand="0" w:evenHBand="0" w:firstRowFirstColumn="0" w:firstRowLastColumn="0" w:lastRowFirstColumn="0" w:lastRowLastColumn="0"/>
            <w:tcW w:w="1521" w:type="pct"/>
          </w:tcPr>
          <w:p w14:paraId="6A678E7B"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21D1F11B"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E053A4">
              <w:rPr>
                <w:rFonts w:asciiTheme="minorHAnsi" w:hAnsiTheme="minorHAnsi"/>
                <w:szCs w:val="22"/>
              </w:rPr>
              <w:t>Measured biennially</w:t>
            </w:r>
          </w:p>
        </w:tc>
      </w:tr>
      <w:tr w:rsidR="004D0676" w:rsidRPr="00355EF5" w14:paraId="3CC3879C" w14:textId="77777777" w:rsidTr="009D35F6">
        <w:trPr>
          <w:trHeight w:val="361"/>
        </w:trPr>
        <w:tc>
          <w:tcPr>
            <w:cnfStyle w:val="001000000000" w:firstRow="0" w:lastRow="0" w:firstColumn="1" w:lastColumn="0" w:oddVBand="0" w:evenVBand="0" w:oddHBand="0" w:evenHBand="0" w:firstRowFirstColumn="0" w:firstRowLastColumn="0" w:lastRowFirstColumn="0" w:lastRowLastColumn="0"/>
            <w:tcW w:w="1521" w:type="pct"/>
          </w:tcPr>
          <w:p w14:paraId="4D15C6F8"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577EF681"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p>
        </w:tc>
      </w:tr>
      <w:tr w:rsidR="004D0676" w:rsidRPr="00355EF5" w14:paraId="54024D54" w14:textId="77777777" w:rsidTr="009D35F6">
        <w:trPr>
          <w:trHeight w:val="361"/>
        </w:trPr>
        <w:tc>
          <w:tcPr>
            <w:cnfStyle w:val="001000000000" w:firstRow="0" w:lastRow="0" w:firstColumn="1" w:lastColumn="0" w:oddVBand="0" w:evenVBand="0" w:oddHBand="0" w:evenHBand="0" w:firstRowFirstColumn="0" w:firstRowLastColumn="0" w:lastRowFirstColumn="0" w:lastRowLastColumn="0"/>
            <w:tcW w:w="1521" w:type="pct"/>
          </w:tcPr>
          <w:p w14:paraId="34362FDC"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1DD6C9A4"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E053A4">
              <w:rPr>
                <w:rFonts w:asciiTheme="minorHAnsi" w:hAnsiTheme="minorHAnsi"/>
                <w:szCs w:val="22"/>
              </w:rPr>
              <w:t xml:space="preserve">Calculation </w:t>
            </w:r>
            <w:r>
              <w:rPr>
                <w:rFonts w:asciiTheme="minorHAnsi" w:hAnsiTheme="minorHAnsi"/>
                <w:szCs w:val="22"/>
              </w:rPr>
              <w:t>of emission reductions</w:t>
            </w:r>
          </w:p>
        </w:tc>
      </w:tr>
      <w:tr w:rsidR="004D0676" w:rsidRPr="00355EF5" w14:paraId="553EFB78" w14:textId="77777777" w:rsidTr="009D35F6">
        <w:trPr>
          <w:trHeight w:val="361"/>
        </w:trPr>
        <w:tc>
          <w:tcPr>
            <w:cnfStyle w:val="001000000000" w:firstRow="0" w:lastRow="0" w:firstColumn="1" w:lastColumn="0" w:oddVBand="0" w:evenVBand="0" w:oddHBand="0" w:evenHBand="0" w:firstRowFirstColumn="0" w:firstRowLastColumn="0" w:lastRowFirstColumn="0" w:lastRowLastColumn="0"/>
            <w:tcW w:w="1521" w:type="pct"/>
          </w:tcPr>
          <w:p w14:paraId="775D648E"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54E7A202"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D24774">
              <w:rPr>
                <w:rFonts w:asciiTheme="minorHAnsi" w:hAnsiTheme="minorHAnsi" w:cs="Calibri"/>
                <w:szCs w:val="22"/>
              </w:rPr>
              <w:t>This parameter is also used for calculating SDG 3</w:t>
            </w:r>
            <w:r>
              <w:rPr>
                <w:rFonts w:asciiTheme="minorHAnsi" w:hAnsiTheme="minorHAnsi" w:cs="Calibri"/>
                <w:szCs w:val="22"/>
              </w:rPr>
              <w:t xml:space="preserve"> </w:t>
            </w:r>
            <w:r w:rsidRPr="00D24774">
              <w:rPr>
                <w:rFonts w:asciiTheme="minorHAnsi" w:hAnsiTheme="minorHAnsi" w:cs="Calibri"/>
                <w:szCs w:val="22"/>
              </w:rPr>
              <w:t>indicator</w:t>
            </w:r>
          </w:p>
        </w:tc>
      </w:tr>
    </w:tbl>
    <w:p w14:paraId="6C421524" w14:textId="77777777" w:rsidR="004D0676" w:rsidRDefault="004D0676" w:rsidP="004D0676">
      <w:pPr>
        <w:rPr>
          <w:b/>
          <w:bCs/>
          <w:lang w:eastAsia="en-GB"/>
        </w:rPr>
      </w:pPr>
    </w:p>
    <w:tbl>
      <w:tblPr>
        <w:tblStyle w:val="GridTable5Dark-Accent1"/>
        <w:tblpPr w:leftFromText="180" w:rightFromText="180" w:vertAnchor="text" w:horzAnchor="margin" w:tblpY="219"/>
        <w:tblW w:w="4982" w:type="pct"/>
        <w:tblCellMar>
          <w:top w:w="57" w:type="dxa"/>
        </w:tblCellMar>
        <w:tblLook w:val="0680" w:firstRow="0" w:lastRow="0" w:firstColumn="1" w:lastColumn="0" w:noHBand="1" w:noVBand="1"/>
      </w:tblPr>
      <w:tblGrid>
        <w:gridCol w:w="2916"/>
        <w:gridCol w:w="6671"/>
      </w:tblGrid>
      <w:tr w:rsidR="004D0676" w:rsidRPr="00355EF5" w14:paraId="41E7C6DB" w14:textId="77777777" w:rsidTr="009D35F6">
        <w:trPr>
          <w:trHeight w:val="407"/>
        </w:trPr>
        <w:tc>
          <w:tcPr>
            <w:cnfStyle w:val="001000000000" w:firstRow="0" w:lastRow="0" w:firstColumn="1" w:lastColumn="0" w:oddVBand="0" w:evenVBand="0" w:oddHBand="0" w:evenHBand="0" w:firstRowFirstColumn="0" w:firstRowLastColumn="0" w:lastRowFirstColumn="0" w:lastRowLastColumn="0"/>
            <w:tcW w:w="1521" w:type="pct"/>
          </w:tcPr>
          <w:p w14:paraId="3E31EB28"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1C1738B9"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E053A4">
              <w:rPr>
                <w:rFonts w:asciiTheme="minorHAnsi" w:hAnsiTheme="minorHAnsi"/>
                <w:szCs w:val="22"/>
              </w:rPr>
              <w:t>P</w:t>
            </w:r>
            <w:r w:rsidRPr="00E43FB8">
              <w:rPr>
                <w:rFonts w:asciiTheme="minorHAnsi" w:hAnsiTheme="minorHAnsi"/>
                <w:szCs w:val="22"/>
                <w:vertAlign w:val="subscript"/>
              </w:rPr>
              <w:t>p</w:t>
            </w:r>
            <w:r>
              <w:rPr>
                <w:rFonts w:asciiTheme="minorHAnsi" w:hAnsiTheme="minorHAnsi"/>
                <w:szCs w:val="22"/>
                <w:vertAlign w:val="subscript"/>
              </w:rPr>
              <w:t>,b</w:t>
            </w:r>
            <w:r w:rsidRPr="00E43FB8">
              <w:rPr>
                <w:rFonts w:asciiTheme="minorHAnsi" w:hAnsiTheme="minorHAnsi"/>
                <w:szCs w:val="22"/>
                <w:vertAlign w:val="subscript"/>
              </w:rPr>
              <w:t>,y</w:t>
            </w:r>
          </w:p>
        </w:tc>
      </w:tr>
      <w:tr w:rsidR="004D0676" w:rsidRPr="00355EF5" w14:paraId="613EE10C" w14:textId="77777777" w:rsidTr="009D35F6">
        <w:trPr>
          <w:trHeight w:val="408"/>
        </w:trPr>
        <w:tc>
          <w:tcPr>
            <w:cnfStyle w:val="001000000000" w:firstRow="0" w:lastRow="0" w:firstColumn="1" w:lastColumn="0" w:oddVBand="0" w:evenVBand="0" w:oddHBand="0" w:evenHBand="0" w:firstRowFirstColumn="0" w:firstRowLastColumn="0" w:lastRowFirstColumn="0" w:lastRowLastColumn="0"/>
            <w:tcW w:w="1521" w:type="pct"/>
          </w:tcPr>
          <w:p w14:paraId="73C49B7E"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588E2C1B"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Pr>
                <w:rFonts w:asciiTheme="minorHAnsi" w:hAnsiTheme="minorHAnsi"/>
                <w:szCs w:val="22"/>
              </w:rPr>
              <w:t>tonne</w:t>
            </w:r>
            <w:r w:rsidRPr="00E053A4">
              <w:rPr>
                <w:rFonts w:asciiTheme="minorHAnsi" w:hAnsiTheme="minorHAnsi"/>
                <w:szCs w:val="22"/>
              </w:rPr>
              <w:t>/household</w:t>
            </w:r>
            <w:r>
              <w:rPr>
                <w:rFonts w:asciiTheme="minorHAnsi" w:hAnsiTheme="minorHAnsi"/>
                <w:szCs w:val="22"/>
              </w:rPr>
              <w:t>-day</w:t>
            </w:r>
          </w:p>
        </w:tc>
      </w:tr>
      <w:tr w:rsidR="004D0676" w:rsidRPr="00355EF5" w14:paraId="0620D239" w14:textId="77777777" w:rsidTr="009D35F6">
        <w:trPr>
          <w:trHeight w:val="407"/>
        </w:trPr>
        <w:tc>
          <w:tcPr>
            <w:cnfStyle w:val="001000000000" w:firstRow="0" w:lastRow="0" w:firstColumn="1" w:lastColumn="0" w:oddVBand="0" w:evenVBand="0" w:oddHBand="0" w:evenHBand="0" w:firstRowFirstColumn="0" w:firstRowLastColumn="0" w:lastRowFirstColumn="0" w:lastRowLastColumn="0"/>
            <w:tcW w:w="1521" w:type="pct"/>
          </w:tcPr>
          <w:p w14:paraId="444C7003"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4371F716"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CC2DDF">
              <w:rPr>
                <w:rFonts w:asciiTheme="minorHAnsi" w:hAnsiTheme="minorHAnsi"/>
                <w:szCs w:val="22"/>
              </w:rPr>
              <w:t>Specific fuel savings for an individual technology of project p against an individual technology of baseline b in year y, in tons/day</w:t>
            </w:r>
          </w:p>
        </w:tc>
      </w:tr>
      <w:tr w:rsidR="004D0676" w:rsidRPr="00355EF5" w14:paraId="6EC98F70" w14:textId="77777777" w:rsidTr="009D35F6">
        <w:trPr>
          <w:trHeight w:val="408"/>
        </w:trPr>
        <w:tc>
          <w:tcPr>
            <w:cnfStyle w:val="001000000000" w:firstRow="0" w:lastRow="0" w:firstColumn="1" w:lastColumn="0" w:oddVBand="0" w:evenVBand="0" w:oddHBand="0" w:evenHBand="0" w:firstRowFirstColumn="0" w:firstRowLastColumn="0" w:lastRowFirstColumn="0" w:lastRowLastColumn="0"/>
            <w:tcW w:w="1521" w:type="pct"/>
          </w:tcPr>
          <w:p w14:paraId="342D9645"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53EAAC6F" w14:textId="77777777" w:rsidR="004D0676" w:rsidRPr="00264D46"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264D46">
              <w:rPr>
                <w:rFonts w:asciiTheme="minorHAnsi" w:hAnsiTheme="minorHAnsi"/>
                <w:szCs w:val="22"/>
              </w:rPr>
              <w:t>Ex-ante value</w:t>
            </w:r>
            <w:r>
              <w:rPr>
                <w:rFonts w:asciiTheme="minorHAnsi" w:hAnsiTheme="minorHAnsi"/>
                <w:szCs w:val="22"/>
              </w:rPr>
              <w:t xml:space="preserve"> has</w:t>
            </w:r>
            <w:r w:rsidRPr="00264D46">
              <w:rPr>
                <w:rFonts w:asciiTheme="minorHAnsi" w:hAnsiTheme="minorHAnsi"/>
                <w:szCs w:val="22"/>
              </w:rPr>
              <w:t xml:space="preserve"> been estimated in the spreadsheet titled “GS11205 KBN Rwanda ICS - Ex-antes”, sheet “SDG13 Ex-antes”.</w:t>
            </w:r>
          </w:p>
          <w:p w14:paraId="6CE5F038" w14:textId="77777777" w:rsidR="004D0676"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p>
          <w:p w14:paraId="4C3D82A3"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A032C8">
              <w:rPr>
                <w:rFonts w:asciiTheme="minorHAnsi" w:hAnsiTheme="minorHAnsi"/>
                <w:szCs w:val="22"/>
              </w:rPr>
              <w:t>The source of</w:t>
            </w:r>
            <w:r>
              <w:rPr>
                <w:rFonts w:asciiTheme="minorHAnsi" w:hAnsiTheme="minorHAnsi"/>
                <w:szCs w:val="22"/>
              </w:rPr>
              <w:t xml:space="preserve"> this</w:t>
            </w:r>
            <w:r w:rsidRPr="00A032C8">
              <w:rPr>
                <w:rFonts w:asciiTheme="minorHAnsi" w:hAnsiTheme="minorHAnsi"/>
                <w:szCs w:val="22"/>
              </w:rPr>
              <w:t xml:space="preserve"> </w:t>
            </w:r>
            <w:r>
              <w:rPr>
                <w:rFonts w:asciiTheme="minorHAnsi" w:hAnsiTheme="minorHAnsi"/>
                <w:szCs w:val="22"/>
              </w:rPr>
              <w:t>calculated parameter will be the applicable monitoring period emission reduction calculation spreadsheet.</w:t>
            </w:r>
          </w:p>
        </w:tc>
      </w:tr>
      <w:tr w:rsidR="004D0676" w:rsidRPr="00355EF5" w14:paraId="4776AEF4" w14:textId="77777777" w:rsidTr="009D35F6">
        <w:trPr>
          <w:trHeight w:val="408"/>
        </w:trPr>
        <w:tc>
          <w:tcPr>
            <w:cnfStyle w:val="001000000000" w:firstRow="0" w:lastRow="0" w:firstColumn="1" w:lastColumn="0" w:oddVBand="0" w:evenVBand="0" w:oddHBand="0" w:evenHBand="0" w:firstRowFirstColumn="0" w:firstRowLastColumn="0" w:lastRowFirstColumn="0" w:lastRowLastColumn="0"/>
            <w:tcW w:w="1521" w:type="pct"/>
          </w:tcPr>
          <w:p w14:paraId="4590AEED"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5A93A206" w14:textId="77777777" w:rsidR="004D0676" w:rsidRPr="00DA67D3"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DA67D3">
              <w:rPr>
                <w:rFonts w:asciiTheme="minorHAnsi" w:hAnsiTheme="minorHAnsi"/>
                <w:szCs w:val="22"/>
              </w:rPr>
              <w:t>Estimated ex-ante value:</w:t>
            </w:r>
          </w:p>
          <w:p w14:paraId="6CBB978B" w14:textId="77777777" w:rsidR="004D0676"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Pr>
                <w:rFonts w:asciiTheme="minorHAnsi" w:hAnsiTheme="minorHAnsi"/>
                <w:szCs w:val="22"/>
              </w:rPr>
              <w:t>0.0033</w:t>
            </w:r>
          </w:p>
          <w:p w14:paraId="73B1A7C1" w14:textId="77777777" w:rsidR="004D0676"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p>
          <w:p w14:paraId="017D857D"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DA67D3">
              <w:rPr>
                <w:rFonts w:asciiTheme="minorHAnsi" w:hAnsiTheme="minorHAnsi"/>
                <w:szCs w:val="22"/>
              </w:rPr>
              <w:t xml:space="preserve">The value for real emission reduction calculations will </w:t>
            </w:r>
            <w:r>
              <w:rPr>
                <w:rFonts w:asciiTheme="minorHAnsi" w:hAnsiTheme="minorHAnsi"/>
                <w:szCs w:val="22"/>
              </w:rPr>
              <w:t xml:space="preserve">be </w:t>
            </w:r>
            <w:r w:rsidRPr="00DA67D3">
              <w:rPr>
                <w:rFonts w:asciiTheme="minorHAnsi" w:hAnsiTheme="minorHAnsi"/>
                <w:szCs w:val="22"/>
              </w:rPr>
              <w:t>calculated for each monitoring period.</w:t>
            </w:r>
          </w:p>
        </w:tc>
      </w:tr>
      <w:tr w:rsidR="004D0676" w:rsidRPr="00355EF5" w14:paraId="65DA516B" w14:textId="77777777" w:rsidTr="009D35F6">
        <w:trPr>
          <w:trHeight w:val="892"/>
        </w:trPr>
        <w:tc>
          <w:tcPr>
            <w:cnfStyle w:val="001000000000" w:firstRow="0" w:lastRow="0" w:firstColumn="1" w:lastColumn="0" w:oddVBand="0" w:evenVBand="0" w:oddHBand="0" w:evenHBand="0" w:firstRowFirstColumn="0" w:firstRowLastColumn="0" w:lastRowFirstColumn="0" w:lastRowLastColumn="0"/>
            <w:tcW w:w="1521" w:type="pct"/>
          </w:tcPr>
          <w:p w14:paraId="2F22965E"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5CEF5D47"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Pr>
                <w:rFonts w:asciiTheme="minorHAnsi" w:hAnsiTheme="minorHAnsi"/>
                <w:szCs w:val="22"/>
              </w:rPr>
              <w:t>Calculated from fixed parameter P</w:t>
            </w:r>
            <w:r w:rsidRPr="00B0072C">
              <w:rPr>
                <w:rFonts w:asciiTheme="minorHAnsi" w:hAnsiTheme="minorHAnsi"/>
                <w:szCs w:val="22"/>
                <w:vertAlign w:val="subscript"/>
              </w:rPr>
              <w:t>b,y</w:t>
            </w:r>
            <w:r>
              <w:rPr>
                <w:rFonts w:asciiTheme="minorHAnsi" w:hAnsiTheme="minorHAnsi"/>
                <w:szCs w:val="22"/>
              </w:rPr>
              <w:t xml:space="preserve"> and monitored parameter P</w:t>
            </w:r>
            <w:r w:rsidRPr="00B0072C">
              <w:rPr>
                <w:rFonts w:asciiTheme="minorHAnsi" w:hAnsiTheme="minorHAnsi"/>
                <w:szCs w:val="22"/>
                <w:vertAlign w:val="subscript"/>
              </w:rPr>
              <w:t>p,y</w:t>
            </w:r>
          </w:p>
        </w:tc>
      </w:tr>
      <w:tr w:rsidR="004D0676" w:rsidRPr="00355EF5" w14:paraId="051249F7" w14:textId="77777777" w:rsidTr="009D35F6">
        <w:trPr>
          <w:trHeight w:val="360"/>
        </w:trPr>
        <w:tc>
          <w:tcPr>
            <w:cnfStyle w:val="001000000000" w:firstRow="0" w:lastRow="0" w:firstColumn="1" w:lastColumn="0" w:oddVBand="0" w:evenVBand="0" w:oddHBand="0" w:evenHBand="0" w:firstRowFirstColumn="0" w:firstRowLastColumn="0" w:lastRowFirstColumn="0" w:lastRowLastColumn="0"/>
            <w:tcW w:w="1521" w:type="pct"/>
          </w:tcPr>
          <w:p w14:paraId="037273E8"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58D52C53"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Pr>
                <w:rFonts w:asciiTheme="minorHAnsi" w:hAnsiTheme="minorHAnsi"/>
                <w:szCs w:val="22"/>
              </w:rPr>
              <w:t>Calculated</w:t>
            </w:r>
            <w:r w:rsidRPr="00E053A4">
              <w:rPr>
                <w:rFonts w:asciiTheme="minorHAnsi" w:hAnsiTheme="minorHAnsi"/>
                <w:szCs w:val="22"/>
              </w:rPr>
              <w:t xml:space="preserve"> biennially</w:t>
            </w:r>
          </w:p>
        </w:tc>
      </w:tr>
      <w:tr w:rsidR="004D0676" w:rsidRPr="00355EF5" w14:paraId="7D5DA44E" w14:textId="77777777" w:rsidTr="009D35F6">
        <w:trPr>
          <w:trHeight w:val="361"/>
        </w:trPr>
        <w:tc>
          <w:tcPr>
            <w:cnfStyle w:val="001000000000" w:firstRow="0" w:lastRow="0" w:firstColumn="1" w:lastColumn="0" w:oddVBand="0" w:evenVBand="0" w:oddHBand="0" w:evenHBand="0" w:firstRowFirstColumn="0" w:firstRowLastColumn="0" w:lastRowFirstColumn="0" w:lastRowLastColumn="0"/>
            <w:tcW w:w="1521" w:type="pct"/>
          </w:tcPr>
          <w:p w14:paraId="29AC4C18"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51EFF382"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p>
        </w:tc>
      </w:tr>
      <w:tr w:rsidR="004D0676" w:rsidRPr="00355EF5" w14:paraId="43BC063D" w14:textId="77777777" w:rsidTr="009D35F6">
        <w:trPr>
          <w:trHeight w:val="361"/>
        </w:trPr>
        <w:tc>
          <w:tcPr>
            <w:cnfStyle w:val="001000000000" w:firstRow="0" w:lastRow="0" w:firstColumn="1" w:lastColumn="0" w:oddVBand="0" w:evenVBand="0" w:oddHBand="0" w:evenHBand="0" w:firstRowFirstColumn="0" w:firstRowLastColumn="0" w:lastRowFirstColumn="0" w:lastRowLastColumn="0"/>
            <w:tcW w:w="1521" w:type="pct"/>
          </w:tcPr>
          <w:p w14:paraId="0C753BA0"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lastRenderedPageBreak/>
              <w:t>Purpose of data</w:t>
            </w:r>
          </w:p>
        </w:tc>
        <w:tc>
          <w:tcPr>
            <w:tcW w:w="3479" w:type="pct"/>
          </w:tcPr>
          <w:p w14:paraId="087D2333"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E053A4">
              <w:rPr>
                <w:rFonts w:asciiTheme="minorHAnsi" w:hAnsiTheme="minorHAnsi"/>
                <w:szCs w:val="22"/>
              </w:rPr>
              <w:t xml:space="preserve">Calculation </w:t>
            </w:r>
            <w:r>
              <w:rPr>
                <w:rFonts w:asciiTheme="minorHAnsi" w:hAnsiTheme="minorHAnsi"/>
                <w:szCs w:val="22"/>
              </w:rPr>
              <w:t>of emission reductions</w:t>
            </w:r>
          </w:p>
        </w:tc>
      </w:tr>
      <w:tr w:rsidR="004D0676" w:rsidRPr="00355EF5" w14:paraId="7C84A6E5" w14:textId="77777777" w:rsidTr="009D35F6">
        <w:trPr>
          <w:trHeight w:val="361"/>
        </w:trPr>
        <w:tc>
          <w:tcPr>
            <w:cnfStyle w:val="001000000000" w:firstRow="0" w:lastRow="0" w:firstColumn="1" w:lastColumn="0" w:oddVBand="0" w:evenVBand="0" w:oddHBand="0" w:evenHBand="0" w:firstRowFirstColumn="0" w:firstRowLastColumn="0" w:lastRowFirstColumn="0" w:lastRowLastColumn="0"/>
            <w:tcW w:w="1521" w:type="pct"/>
          </w:tcPr>
          <w:p w14:paraId="1F481A2B"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2C20AC74"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Pr>
                <w:rFonts w:asciiTheme="minorHAnsi" w:hAnsiTheme="minorHAnsi" w:cs="Calibri"/>
                <w:szCs w:val="22"/>
              </w:rPr>
              <w:t>-</w:t>
            </w:r>
          </w:p>
        </w:tc>
      </w:tr>
    </w:tbl>
    <w:p w14:paraId="08038758" w14:textId="77777777" w:rsidR="004D0676" w:rsidRDefault="004D0676" w:rsidP="004D0676">
      <w:pPr>
        <w:rPr>
          <w:b/>
          <w:bCs/>
          <w:lang w:eastAsia="en-GB"/>
        </w:rPr>
      </w:pPr>
    </w:p>
    <w:p w14:paraId="1EB9628D" w14:textId="77777777" w:rsidR="004D0676" w:rsidRDefault="004D0676" w:rsidP="004D0676">
      <w:pPr>
        <w:rPr>
          <w:b/>
          <w:bCs/>
          <w:lang w:eastAsia="en-GB"/>
        </w:rPr>
      </w:pPr>
    </w:p>
    <w:tbl>
      <w:tblPr>
        <w:tblStyle w:val="GridTable5Dark-Accent1"/>
        <w:tblpPr w:leftFromText="180" w:rightFromText="180" w:vertAnchor="text" w:horzAnchor="margin" w:tblpY="219"/>
        <w:tblW w:w="4982" w:type="pct"/>
        <w:tblCellMar>
          <w:top w:w="57" w:type="dxa"/>
        </w:tblCellMar>
        <w:tblLook w:val="0680" w:firstRow="0" w:lastRow="0" w:firstColumn="1" w:lastColumn="0" w:noHBand="1" w:noVBand="1"/>
      </w:tblPr>
      <w:tblGrid>
        <w:gridCol w:w="2916"/>
        <w:gridCol w:w="6671"/>
      </w:tblGrid>
      <w:tr w:rsidR="004D0676" w:rsidRPr="00355EF5" w14:paraId="7011B0FC" w14:textId="77777777" w:rsidTr="009D35F6">
        <w:trPr>
          <w:trHeight w:val="407"/>
        </w:trPr>
        <w:tc>
          <w:tcPr>
            <w:cnfStyle w:val="001000000000" w:firstRow="0" w:lastRow="0" w:firstColumn="1" w:lastColumn="0" w:oddVBand="0" w:evenVBand="0" w:oddHBand="0" w:evenHBand="0" w:firstRowFirstColumn="0" w:firstRowLastColumn="0" w:lastRowFirstColumn="0" w:lastRowLastColumn="0"/>
            <w:tcW w:w="1521" w:type="pct"/>
          </w:tcPr>
          <w:p w14:paraId="49067D62"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1905015B"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E053A4">
              <w:rPr>
                <w:rFonts w:asciiTheme="minorHAnsi" w:hAnsiTheme="minorHAnsi"/>
                <w:szCs w:val="22"/>
              </w:rPr>
              <w:t>LE</w:t>
            </w:r>
            <w:r w:rsidRPr="00CF275C">
              <w:rPr>
                <w:rFonts w:asciiTheme="minorHAnsi" w:hAnsiTheme="minorHAnsi"/>
                <w:szCs w:val="22"/>
                <w:vertAlign w:val="subscript"/>
              </w:rPr>
              <w:t>p,y</w:t>
            </w:r>
          </w:p>
        </w:tc>
      </w:tr>
      <w:tr w:rsidR="004D0676" w:rsidRPr="00355EF5" w14:paraId="50911E75" w14:textId="77777777" w:rsidTr="009D35F6">
        <w:trPr>
          <w:trHeight w:val="408"/>
        </w:trPr>
        <w:tc>
          <w:tcPr>
            <w:cnfStyle w:val="001000000000" w:firstRow="0" w:lastRow="0" w:firstColumn="1" w:lastColumn="0" w:oddVBand="0" w:evenVBand="0" w:oddHBand="0" w:evenHBand="0" w:firstRowFirstColumn="0" w:firstRowLastColumn="0" w:lastRowFirstColumn="0" w:lastRowLastColumn="0"/>
            <w:tcW w:w="1521" w:type="pct"/>
          </w:tcPr>
          <w:p w14:paraId="71BFA4D6"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60239828"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E053A4">
              <w:rPr>
                <w:rFonts w:asciiTheme="minorHAnsi" w:hAnsiTheme="minorHAnsi"/>
                <w:szCs w:val="22"/>
              </w:rPr>
              <w:t>tCO2e per year</w:t>
            </w:r>
          </w:p>
        </w:tc>
      </w:tr>
      <w:tr w:rsidR="004D0676" w:rsidRPr="00355EF5" w14:paraId="1C24AB94" w14:textId="77777777" w:rsidTr="009D35F6">
        <w:trPr>
          <w:trHeight w:val="407"/>
        </w:trPr>
        <w:tc>
          <w:tcPr>
            <w:cnfStyle w:val="001000000000" w:firstRow="0" w:lastRow="0" w:firstColumn="1" w:lastColumn="0" w:oddVBand="0" w:evenVBand="0" w:oddHBand="0" w:evenHBand="0" w:firstRowFirstColumn="0" w:firstRowLastColumn="0" w:lastRowFirstColumn="0" w:lastRowLastColumn="0"/>
            <w:tcW w:w="1521" w:type="pct"/>
          </w:tcPr>
          <w:p w14:paraId="6A4A45DE"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3E674DE9"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E053A4">
              <w:rPr>
                <w:rFonts w:asciiTheme="minorHAnsi" w:hAnsiTheme="minorHAnsi"/>
                <w:szCs w:val="22"/>
              </w:rPr>
              <w:t>Leakage in project scenario p during year y</w:t>
            </w:r>
          </w:p>
        </w:tc>
      </w:tr>
      <w:tr w:rsidR="004D0676" w:rsidRPr="00355EF5" w14:paraId="1555FA2A" w14:textId="77777777" w:rsidTr="009D35F6">
        <w:trPr>
          <w:trHeight w:val="408"/>
        </w:trPr>
        <w:tc>
          <w:tcPr>
            <w:cnfStyle w:val="001000000000" w:firstRow="0" w:lastRow="0" w:firstColumn="1" w:lastColumn="0" w:oddVBand="0" w:evenVBand="0" w:oddHBand="0" w:evenHBand="0" w:firstRowFirstColumn="0" w:firstRowLastColumn="0" w:lastRowFirstColumn="0" w:lastRowLastColumn="0"/>
            <w:tcW w:w="1521" w:type="pct"/>
          </w:tcPr>
          <w:p w14:paraId="45D70EA1"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6659035D" w14:textId="77777777" w:rsidR="004D0676" w:rsidRPr="00A032C8"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A032C8">
              <w:rPr>
                <w:rFonts w:asciiTheme="minorHAnsi" w:hAnsiTheme="minorHAnsi"/>
                <w:szCs w:val="22"/>
              </w:rPr>
              <w:t>Ex-ante values have been estimated in the spreadsheet titled “GS11205 KBN Rwanda ICS - Ex-antes”, sheet “SDG</w:t>
            </w:r>
            <w:r>
              <w:rPr>
                <w:rFonts w:asciiTheme="minorHAnsi" w:hAnsiTheme="minorHAnsi"/>
                <w:szCs w:val="22"/>
              </w:rPr>
              <w:t xml:space="preserve"> 13 </w:t>
            </w:r>
            <w:r w:rsidRPr="00A032C8">
              <w:rPr>
                <w:rFonts w:asciiTheme="minorHAnsi" w:hAnsiTheme="minorHAnsi"/>
                <w:szCs w:val="22"/>
              </w:rPr>
              <w:t>Ex-antes”.</w:t>
            </w:r>
          </w:p>
          <w:p w14:paraId="7FE2EE8F" w14:textId="77777777" w:rsidR="004D0676"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p>
          <w:p w14:paraId="3FE6D3BE"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A032C8">
              <w:rPr>
                <w:rFonts w:asciiTheme="minorHAnsi" w:hAnsiTheme="minorHAnsi"/>
                <w:szCs w:val="22"/>
              </w:rPr>
              <w:t>The source of</w:t>
            </w:r>
            <w:r>
              <w:rPr>
                <w:rFonts w:asciiTheme="minorHAnsi" w:hAnsiTheme="minorHAnsi"/>
                <w:szCs w:val="22"/>
              </w:rPr>
              <w:t xml:space="preserve"> this</w:t>
            </w:r>
            <w:r w:rsidRPr="00A032C8">
              <w:rPr>
                <w:rFonts w:asciiTheme="minorHAnsi" w:hAnsiTheme="minorHAnsi"/>
                <w:szCs w:val="22"/>
              </w:rPr>
              <w:t xml:space="preserve"> </w:t>
            </w:r>
            <w:r>
              <w:rPr>
                <w:rFonts w:asciiTheme="minorHAnsi" w:hAnsiTheme="minorHAnsi"/>
                <w:szCs w:val="22"/>
              </w:rPr>
              <w:t xml:space="preserve">calculated parameter will be the applicable monitoring period </w:t>
            </w:r>
            <w:r w:rsidRPr="00E053A4">
              <w:rPr>
                <w:rFonts w:asciiTheme="minorHAnsi" w:hAnsiTheme="minorHAnsi"/>
                <w:szCs w:val="22"/>
              </w:rPr>
              <w:t>Kitchen Surveys supported by desk-based research (leakage assessment)</w:t>
            </w:r>
          </w:p>
        </w:tc>
      </w:tr>
      <w:tr w:rsidR="004D0676" w:rsidRPr="00355EF5" w14:paraId="745FFF71" w14:textId="77777777" w:rsidTr="009D35F6">
        <w:trPr>
          <w:trHeight w:val="408"/>
        </w:trPr>
        <w:tc>
          <w:tcPr>
            <w:cnfStyle w:val="001000000000" w:firstRow="0" w:lastRow="0" w:firstColumn="1" w:lastColumn="0" w:oddVBand="0" w:evenVBand="0" w:oddHBand="0" w:evenHBand="0" w:firstRowFirstColumn="0" w:firstRowLastColumn="0" w:lastRowFirstColumn="0" w:lastRowLastColumn="0"/>
            <w:tcW w:w="1521" w:type="pct"/>
          </w:tcPr>
          <w:p w14:paraId="1E6AE471"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05CA8BF6" w14:textId="77777777" w:rsidR="004D0676" w:rsidRPr="00A032C8"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A032C8">
              <w:rPr>
                <w:rFonts w:asciiTheme="minorHAnsi" w:hAnsiTheme="minorHAnsi"/>
                <w:szCs w:val="22"/>
              </w:rPr>
              <w:t>Estimated ex-ante value:</w:t>
            </w:r>
          </w:p>
          <w:p w14:paraId="466805BA" w14:textId="77777777" w:rsidR="004D0676"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Pr>
                <w:rFonts w:asciiTheme="minorHAnsi" w:hAnsiTheme="minorHAnsi"/>
                <w:szCs w:val="22"/>
              </w:rPr>
              <w:t>0.95</w:t>
            </w:r>
          </w:p>
          <w:p w14:paraId="1FB0949A" w14:textId="77777777" w:rsidR="004D0676"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p>
          <w:p w14:paraId="54419E3A"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DA67D3">
              <w:rPr>
                <w:rFonts w:asciiTheme="minorHAnsi" w:hAnsiTheme="minorHAnsi"/>
                <w:szCs w:val="22"/>
              </w:rPr>
              <w:t xml:space="preserve">The value for real emission reduction calculations will </w:t>
            </w:r>
            <w:r>
              <w:rPr>
                <w:rFonts w:asciiTheme="minorHAnsi" w:hAnsiTheme="minorHAnsi"/>
                <w:szCs w:val="22"/>
              </w:rPr>
              <w:t xml:space="preserve">be </w:t>
            </w:r>
            <w:r w:rsidRPr="00DA67D3">
              <w:rPr>
                <w:rFonts w:asciiTheme="minorHAnsi" w:hAnsiTheme="minorHAnsi"/>
                <w:szCs w:val="22"/>
              </w:rPr>
              <w:t>calculated for each monitoring period.</w:t>
            </w:r>
          </w:p>
        </w:tc>
      </w:tr>
      <w:tr w:rsidR="004D0676" w:rsidRPr="00355EF5" w14:paraId="0C22BF7E" w14:textId="77777777" w:rsidTr="009D35F6">
        <w:trPr>
          <w:trHeight w:val="892"/>
        </w:trPr>
        <w:tc>
          <w:tcPr>
            <w:cnfStyle w:val="001000000000" w:firstRow="0" w:lastRow="0" w:firstColumn="1" w:lastColumn="0" w:oddVBand="0" w:evenVBand="0" w:oddHBand="0" w:evenHBand="0" w:firstRowFirstColumn="0" w:firstRowLastColumn="0" w:lastRowFirstColumn="0" w:lastRowLastColumn="0"/>
            <w:tcW w:w="1521" w:type="pct"/>
          </w:tcPr>
          <w:p w14:paraId="21D7933B"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6637F79A"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E053A4">
              <w:rPr>
                <w:rFonts w:asciiTheme="minorHAnsi" w:hAnsiTheme="minorHAnsi"/>
                <w:szCs w:val="22"/>
              </w:rPr>
              <w:t>Leakage Assessment</w:t>
            </w:r>
          </w:p>
        </w:tc>
      </w:tr>
      <w:tr w:rsidR="004D0676" w:rsidRPr="00355EF5" w14:paraId="17B57CF8" w14:textId="77777777" w:rsidTr="009D35F6">
        <w:trPr>
          <w:trHeight w:val="360"/>
        </w:trPr>
        <w:tc>
          <w:tcPr>
            <w:cnfStyle w:val="001000000000" w:firstRow="0" w:lastRow="0" w:firstColumn="1" w:lastColumn="0" w:oddVBand="0" w:evenVBand="0" w:oddHBand="0" w:evenHBand="0" w:firstRowFirstColumn="0" w:firstRowLastColumn="0" w:lastRowFirstColumn="0" w:lastRowLastColumn="0"/>
            <w:tcW w:w="1521" w:type="pct"/>
          </w:tcPr>
          <w:p w14:paraId="2C18F182"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53F5CC8F"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E053A4">
              <w:rPr>
                <w:rFonts w:asciiTheme="minorHAnsi" w:hAnsiTheme="minorHAnsi"/>
                <w:szCs w:val="22"/>
              </w:rPr>
              <w:t>Leakage factors are re-assessed biennially.</w:t>
            </w:r>
          </w:p>
        </w:tc>
      </w:tr>
      <w:tr w:rsidR="004D0676" w:rsidRPr="00355EF5" w14:paraId="0E5542AE" w14:textId="77777777" w:rsidTr="009D35F6">
        <w:trPr>
          <w:trHeight w:val="361"/>
        </w:trPr>
        <w:tc>
          <w:tcPr>
            <w:cnfStyle w:val="001000000000" w:firstRow="0" w:lastRow="0" w:firstColumn="1" w:lastColumn="0" w:oddVBand="0" w:evenVBand="0" w:oddHBand="0" w:evenHBand="0" w:firstRowFirstColumn="0" w:firstRowLastColumn="0" w:lastRowFirstColumn="0" w:lastRowLastColumn="0"/>
            <w:tcW w:w="1521" w:type="pct"/>
          </w:tcPr>
          <w:p w14:paraId="2887E29A"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000D03BE"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E053A4">
              <w:rPr>
                <w:rFonts w:asciiTheme="minorHAnsi" w:hAnsiTheme="minorHAnsi"/>
                <w:szCs w:val="22"/>
              </w:rPr>
              <w:t>Research and surveys checked by senior project staff.</w:t>
            </w:r>
          </w:p>
        </w:tc>
      </w:tr>
      <w:tr w:rsidR="004D0676" w:rsidRPr="00355EF5" w14:paraId="3AD7FB5B" w14:textId="77777777" w:rsidTr="009D35F6">
        <w:trPr>
          <w:trHeight w:val="361"/>
        </w:trPr>
        <w:tc>
          <w:tcPr>
            <w:cnfStyle w:val="001000000000" w:firstRow="0" w:lastRow="0" w:firstColumn="1" w:lastColumn="0" w:oddVBand="0" w:evenVBand="0" w:oddHBand="0" w:evenHBand="0" w:firstRowFirstColumn="0" w:firstRowLastColumn="0" w:lastRowFirstColumn="0" w:lastRowLastColumn="0"/>
            <w:tcW w:w="1521" w:type="pct"/>
          </w:tcPr>
          <w:p w14:paraId="77EBB898"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29158D3C"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E053A4">
              <w:rPr>
                <w:rFonts w:asciiTheme="minorHAnsi" w:hAnsiTheme="minorHAnsi"/>
                <w:szCs w:val="22"/>
              </w:rPr>
              <w:t xml:space="preserve">Calculation of leakage. </w:t>
            </w:r>
          </w:p>
        </w:tc>
      </w:tr>
      <w:tr w:rsidR="004D0676" w:rsidRPr="00355EF5" w14:paraId="7B14ED32" w14:textId="77777777" w:rsidTr="009D35F6">
        <w:trPr>
          <w:trHeight w:val="361"/>
        </w:trPr>
        <w:tc>
          <w:tcPr>
            <w:cnfStyle w:val="001000000000" w:firstRow="0" w:lastRow="0" w:firstColumn="1" w:lastColumn="0" w:oddVBand="0" w:evenVBand="0" w:oddHBand="0" w:evenHBand="0" w:firstRowFirstColumn="0" w:firstRowLastColumn="0" w:lastRowFirstColumn="0" w:lastRowLastColumn="0"/>
            <w:tcW w:w="1521" w:type="pct"/>
          </w:tcPr>
          <w:p w14:paraId="0AD2B39E"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50417AE8"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Pr>
                <w:rFonts w:asciiTheme="minorHAnsi" w:hAnsiTheme="minorHAnsi"/>
                <w:szCs w:val="22"/>
              </w:rPr>
              <w:t>-</w:t>
            </w:r>
          </w:p>
        </w:tc>
      </w:tr>
    </w:tbl>
    <w:p w14:paraId="6CDC8BFA" w14:textId="77777777" w:rsidR="004D0676" w:rsidRDefault="004D0676" w:rsidP="004D0676">
      <w:pPr>
        <w:rPr>
          <w:b/>
          <w:bCs/>
          <w:lang w:eastAsia="en-GB"/>
        </w:rPr>
      </w:pPr>
    </w:p>
    <w:p w14:paraId="63F2D68D" w14:textId="77777777" w:rsidR="004D0676" w:rsidRDefault="004D0676" w:rsidP="004D0676">
      <w:pPr>
        <w:rPr>
          <w:b/>
          <w:bCs/>
          <w:lang w:eastAsia="en-GB"/>
        </w:rPr>
      </w:pPr>
      <w:r>
        <w:rPr>
          <w:b/>
          <w:bCs/>
          <w:lang w:eastAsia="en-GB"/>
        </w:rPr>
        <w:t>SDG 3</w:t>
      </w:r>
    </w:p>
    <w:tbl>
      <w:tblPr>
        <w:tblStyle w:val="GridTable5Dark-Accent1"/>
        <w:tblpPr w:leftFromText="180" w:rightFromText="180" w:vertAnchor="text" w:horzAnchor="margin" w:tblpY="219"/>
        <w:tblW w:w="4982" w:type="pct"/>
        <w:tblCellMar>
          <w:top w:w="57" w:type="dxa"/>
        </w:tblCellMar>
        <w:tblLook w:val="0680" w:firstRow="0" w:lastRow="0" w:firstColumn="1" w:lastColumn="0" w:noHBand="1" w:noVBand="1"/>
      </w:tblPr>
      <w:tblGrid>
        <w:gridCol w:w="2916"/>
        <w:gridCol w:w="6671"/>
      </w:tblGrid>
      <w:tr w:rsidR="004D0676" w:rsidRPr="00355EF5" w14:paraId="2E258E99" w14:textId="77777777" w:rsidTr="009D35F6">
        <w:trPr>
          <w:trHeight w:val="407"/>
        </w:trPr>
        <w:tc>
          <w:tcPr>
            <w:cnfStyle w:val="001000000000" w:firstRow="0" w:lastRow="0" w:firstColumn="1" w:lastColumn="0" w:oddVBand="0" w:evenVBand="0" w:oddHBand="0" w:evenHBand="0" w:firstRowFirstColumn="0" w:firstRowLastColumn="0" w:lastRowFirstColumn="0" w:lastRowLastColumn="0"/>
            <w:tcW w:w="1521" w:type="pct"/>
          </w:tcPr>
          <w:p w14:paraId="761DCC3E"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70314B60"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E053A4">
              <w:rPr>
                <w:rFonts w:asciiTheme="minorHAnsi" w:hAnsiTheme="minorHAnsi"/>
                <w:szCs w:val="22"/>
              </w:rPr>
              <w:t>HARP</w:t>
            </w:r>
            <w:r w:rsidRPr="00C84016">
              <w:rPr>
                <w:rFonts w:asciiTheme="minorHAnsi" w:hAnsiTheme="minorHAnsi"/>
                <w:szCs w:val="22"/>
                <w:vertAlign w:val="subscript"/>
              </w:rPr>
              <w:t>y</w:t>
            </w:r>
          </w:p>
        </w:tc>
      </w:tr>
      <w:tr w:rsidR="004D0676" w:rsidRPr="00355EF5" w14:paraId="3EC9FB50" w14:textId="77777777" w:rsidTr="009D35F6">
        <w:trPr>
          <w:trHeight w:val="408"/>
        </w:trPr>
        <w:tc>
          <w:tcPr>
            <w:cnfStyle w:val="001000000000" w:firstRow="0" w:lastRow="0" w:firstColumn="1" w:lastColumn="0" w:oddVBand="0" w:evenVBand="0" w:oddHBand="0" w:evenHBand="0" w:firstRowFirstColumn="0" w:firstRowLastColumn="0" w:lastRowFirstColumn="0" w:lastRowLastColumn="0"/>
            <w:tcW w:w="1521" w:type="pct"/>
          </w:tcPr>
          <w:p w14:paraId="71DC4CA2"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2B74E6E0"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Pr>
                <w:rFonts w:asciiTheme="minorHAnsi" w:hAnsiTheme="minorHAnsi"/>
                <w:szCs w:val="22"/>
              </w:rPr>
              <w:t>P</w:t>
            </w:r>
            <w:r w:rsidRPr="00E053A4">
              <w:rPr>
                <w:rFonts w:asciiTheme="minorHAnsi" w:hAnsiTheme="minorHAnsi"/>
                <w:szCs w:val="22"/>
              </w:rPr>
              <w:t>ercentage</w:t>
            </w:r>
          </w:p>
        </w:tc>
      </w:tr>
      <w:tr w:rsidR="004D0676" w:rsidRPr="00355EF5" w14:paraId="337FD75A" w14:textId="77777777" w:rsidTr="009D35F6">
        <w:trPr>
          <w:trHeight w:val="407"/>
        </w:trPr>
        <w:tc>
          <w:tcPr>
            <w:cnfStyle w:val="001000000000" w:firstRow="0" w:lastRow="0" w:firstColumn="1" w:lastColumn="0" w:oddVBand="0" w:evenVBand="0" w:oddHBand="0" w:evenHBand="0" w:firstRowFirstColumn="0" w:firstRowLastColumn="0" w:lastRowFirstColumn="0" w:lastRowLastColumn="0"/>
            <w:tcW w:w="1521" w:type="pct"/>
          </w:tcPr>
          <w:p w14:paraId="65BB0107"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522368FF"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E053A4">
              <w:rPr>
                <w:rFonts w:asciiTheme="minorHAnsi" w:hAnsiTheme="minorHAnsi"/>
                <w:szCs w:val="22"/>
              </w:rPr>
              <w:t>Total reduction in Household Air Pollution for project activity in year y (%)</w:t>
            </w:r>
          </w:p>
        </w:tc>
      </w:tr>
      <w:tr w:rsidR="004D0676" w:rsidRPr="00355EF5" w14:paraId="4C9F0A5A" w14:textId="77777777" w:rsidTr="009D35F6">
        <w:trPr>
          <w:trHeight w:val="408"/>
        </w:trPr>
        <w:tc>
          <w:tcPr>
            <w:cnfStyle w:val="001000000000" w:firstRow="0" w:lastRow="0" w:firstColumn="1" w:lastColumn="0" w:oddVBand="0" w:evenVBand="0" w:oddHBand="0" w:evenHBand="0" w:firstRowFirstColumn="0" w:firstRowLastColumn="0" w:lastRowFirstColumn="0" w:lastRowLastColumn="0"/>
            <w:tcW w:w="1521" w:type="pct"/>
          </w:tcPr>
          <w:p w14:paraId="4A7573EF"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16ED624E" w14:textId="77777777" w:rsidR="004D0676" w:rsidRPr="00A032C8"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A032C8">
              <w:rPr>
                <w:rFonts w:asciiTheme="minorHAnsi" w:hAnsiTheme="minorHAnsi"/>
                <w:szCs w:val="22"/>
              </w:rPr>
              <w:t>Ex-ante values have been estimated in the spreadsheet titled “GS11205 KBN Rwanda ICS - Ex-antes”, sheet “SDG</w:t>
            </w:r>
            <w:r>
              <w:rPr>
                <w:rFonts w:asciiTheme="minorHAnsi" w:hAnsiTheme="minorHAnsi"/>
                <w:szCs w:val="22"/>
              </w:rPr>
              <w:t xml:space="preserve"> 3, 5 &amp; 7</w:t>
            </w:r>
            <w:r w:rsidRPr="00A032C8">
              <w:rPr>
                <w:rFonts w:asciiTheme="minorHAnsi" w:hAnsiTheme="minorHAnsi"/>
                <w:szCs w:val="22"/>
              </w:rPr>
              <w:t xml:space="preserve"> Ex-antes”.</w:t>
            </w:r>
          </w:p>
          <w:p w14:paraId="2BE112F1" w14:textId="77777777" w:rsidR="004D0676"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p>
          <w:p w14:paraId="74A081C3"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A032C8">
              <w:rPr>
                <w:rFonts w:asciiTheme="minorHAnsi" w:hAnsiTheme="minorHAnsi"/>
                <w:szCs w:val="22"/>
              </w:rPr>
              <w:lastRenderedPageBreak/>
              <w:t>The source of</w:t>
            </w:r>
            <w:r>
              <w:rPr>
                <w:rFonts w:asciiTheme="minorHAnsi" w:hAnsiTheme="minorHAnsi"/>
                <w:szCs w:val="22"/>
              </w:rPr>
              <w:t xml:space="preserve"> this</w:t>
            </w:r>
            <w:r w:rsidRPr="00A032C8">
              <w:rPr>
                <w:rFonts w:asciiTheme="minorHAnsi" w:hAnsiTheme="minorHAnsi"/>
                <w:szCs w:val="22"/>
              </w:rPr>
              <w:t xml:space="preserve"> </w:t>
            </w:r>
            <w:r>
              <w:rPr>
                <w:rFonts w:asciiTheme="minorHAnsi" w:hAnsiTheme="minorHAnsi"/>
                <w:szCs w:val="22"/>
              </w:rPr>
              <w:t>calculated parameter will be the applicable monitoring period emission reduction calculation spreadsheet.</w:t>
            </w:r>
          </w:p>
        </w:tc>
      </w:tr>
      <w:tr w:rsidR="004D0676" w:rsidRPr="00355EF5" w14:paraId="3C44E820" w14:textId="77777777" w:rsidTr="009D35F6">
        <w:trPr>
          <w:trHeight w:val="408"/>
        </w:trPr>
        <w:tc>
          <w:tcPr>
            <w:cnfStyle w:val="001000000000" w:firstRow="0" w:lastRow="0" w:firstColumn="1" w:lastColumn="0" w:oddVBand="0" w:evenVBand="0" w:oddHBand="0" w:evenHBand="0" w:firstRowFirstColumn="0" w:firstRowLastColumn="0" w:lastRowFirstColumn="0" w:lastRowLastColumn="0"/>
            <w:tcW w:w="1521" w:type="pct"/>
          </w:tcPr>
          <w:p w14:paraId="0C5D09EC"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lastRenderedPageBreak/>
              <w:t>Value(s) applied</w:t>
            </w:r>
          </w:p>
        </w:tc>
        <w:tc>
          <w:tcPr>
            <w:tcW w:w="3479" w:type="pct"/>
          </w:tcPr>
          <w:p w14:paraId="68525370" w14:textId="77777777" w:rsidR="004D0676" w:rsidRPr="00A032C8"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A032C8">
              <w:rPr>
                <w:rFonts w:asciiTheme="minorHAnsi" w:hAnsiTheme="minorHAnsi"/>
                <w:szCs w:val="22"/>
              </w:rPr>
              <w:t>Estimated ex-ante values:</w:t>
            </w:r>
          </w:p>
          <w:tbl>
            <w:tblPr>
              <w:tblW w:w="3063" w:type="dxa"/>
              <w:tblLook w:val="04A0" w:firstRow="1" w:lastRow="0" w:firstColumn="1" w:lastColumn="0" w:noHBand="0" w:noVBand="1"/>
            </w:tblPr>
            <w:tblGrid>
              <w:gridCol w:w="1752"/>
              <w:gridCol w:w="1311"/>
            </w:tblGrid>
            <w:tr w:rsidR="004D0676" w:rsidRPr="00782318" w14:paraId="4F9D8327" w14:textId="77777777" w:rsidTr="009D35F6">
              <w:trPr>
                <w:trHeight w:val="368"/>
              </w:trPr>
              <w:tc>
                <w:tcPr>
                  <w:tcW w:w="1752" w:type="dxa"/>
                  <w:shd w:val="clear" w:color="auto" w:fill="auto"/>
                  <w:noWrap/>
                  <w:vAlign w:val="center"/>
                </w:tcPr>
                <w:p w14:paraId="3957CC13"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sidRPr="00A032C8">
                    <w:rPr>
                      <w:rFonts w:asciiTheme="minorHAnsi" w:hAnsiTheme="minorHAnsi"/>
                      <w:szCs w:val="22"/>
                      <w:lang w:eastAsia="en-GB"/>
                    </w:rPr>
                    <w:t>Year 1</w:t>
                  </w:r>
                </w:p>
              </w:tc>
              <w:tc>
                <w:tcPr>
                  <w:tcW w:w="1311" w:type="dxa"/>
                  <w:shd w:val="clear" w:color="auto" w:fill="auto"/>
                  <w:noWrap/>
                  <w:vAlign w:val="center"/>
                </w:tcPr>
                <w:p w14:paraId="783CCD51"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Pr>
                      <w:rFonts w:asciiTheme="minorHAnsi" w:hAnsiTheme="minorHAnsi"/>
                      <w:szCs w:val="22"/>
                      <w:lang w:eastAsia="en-GB"/>
                    </w:rPr>
                    <w:t>27%</w:t>
                  </w:r>
                </w:p>
              </w:tc>
            </w:tr>
            <w:tr w:rsidR="004D0676" w:rsidRPr="00782318" w14:paraId="383DF7B2" w14:textId="77777777" w:rsidTr="009D35F6">
              <w:trPr>
                <w:trHeight w:val="368"/>
              </w:trPr>
              <w:tc>
                <w:tcPr>
                  <w:tcW w:w="1752" w:type="dxa"/>
                  <w:shd w:val="clear" w:color="auto" w:fill="auto"/>
                  <w:noWrap/>
                  <w:vAlign w:val="center"/>
                </w:tcPr>
                <w:p w14:paraId="68BD4A34"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sidRPr="00A032C8">
                    <w:rPr>
                      <w:rFonts w:asciiTheme="minorHAnsi" w:hAnsiTheme="minorHAnsi"/>
                      <w:szCs w:val="22"/>
                      <w:lang w:eastAsia="en-GB"/>
                    </w:rPr>
                    <w:t>Year 2</w:t>
                  </w:r>
                </w:p>
              </w:tc>
              <w:tc>
                <w:tcPr>
                  <w:tcW w:w="1311" w:type="dxa"/>
                  <w:shd w:val="clear" w:color="auto" w:fill="auto"/>
                  <w:noWrap/>
                  <w:vAlign w:val="center"/>
                </w:tcPr>
                <w:p w14:paraId="40D4A154"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Pr>
                      <w:rFonts w:asciiTheme="minorHAnsi" w:hAnsiTheme="minorHAnsi"/>
                      <w:szCs w:val="22"/>
                      <w:lang w:eastAsia="en-GB"/>
                    </w:rPr>
                    <w:t>26%</w:t>
                  </w:r>
                </w:p>
              </w:tc>
            </w:tr>
            <w:tr w:rsidR="004D0676" w:rsidRPr="00782318" w14:paraId="7DF6325B" w14:textId="77777777" w:rsidTr="009D35F6">
              <w:trPr>
                <w:trHeight w:val="368"/>
              </w:trPr>
              <w:tc>
                <w:tcPr>
                  <w:tcW w:w="1752" w:type="dxa"/>
                  <w:shd w:val="clear" w:color="auto" w:fill="auto"/>
                  <w:noWrap/>
                  <w:vAlign w:val="center"/>
                </w:tcPr>
                <w:p w14:paraId="3C543BE2"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sidRPr="00A032C8">
                    <w:rPr>
                      <w:rFonts w:asciiTheme="minorHAnsi" w:hAnsiTheme="minorHAnsi"/>
                      <w:szCs w:val="22"/>
                      <w:lang w:eastAsia="en-GB"/>
                    </w:rPr>
                    <w:t>Year 3</w:t>
                  </w:r>
                </w:p>
              </w:tc>
              <w:tc>
                <w:tcPr>
                  <w:tcW w:w="1311" w:type="dxa"/>
                  <w:shd w:val="clear" w:color="auto" w:fill="auto"/>
                  <w:noWrap/>
                  <w:vAlign w:val="center"/>
                </w:tcPr>
                <w:p w14:paraId="068A2D3D"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Pr>
                      <w:rFonts w:asciiTheme="minorHAnsi" w:hAnsiTheme="minorHAnsi"/>
                      <w:szCs w:val="22"/>
                      <w:lang w:eastAsia="en-GB"/>
                    </w:rPr>
                    <w:t>24%</w:t>
                  </w:r>
                </w:p>
              </w:tc>
            </w:tr>
            <w:tr w:rsidR="004D0676" w:rsidRPr="00782318" w14:paraId="28329B52" w14:textId="77777777" w:rsidTr="009D35F6">
              <w:trPr>
                <w:trHeight w:val="368"/>
              </w:trPr>
              <w:tc>
                <w:tcPr>
                  <w:tcW w:w="1752" w:type="dxa"/>
                  <w:shd w:val="clear" w:color="auto" w:fill="auto"/>
                  <w:noWrap/>
                  <w:vAlign w:val="center"/>
                </w:tcPr>
                <w:p w14:paraId="68F6CBE9"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sidRPr="00A032C8">
                    <w:rPr>
                      <w:rFonts w:asciiTheme="minorHAnsi" w:hAnsiTheme="minorHAnsi"/>
                      <w:szCs w:val="22"/>
                      <w:lang w:eastAsia="en-GB"/>
                    </w:rPr>
                    <w:t>Year 4</w:t>
                  </w:r>
                </w:p>
              </w:tc>
              <w:tc>
                <w:tcPr>
                  <w:tcW w:w="1311" w:type="dxa"/>
                  <w:shd w:val="clear" w:color="auto" w:fill="auto"/>
                  <w:noWrap/>
                  <w:vAlign w:val="center"/>
                </w:tcPr>
                <w:p w14:paraId="5EF9976A"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Pr>
                      <w:rFonts w:asciiTheme="minorHAnsi" w:hAnsiTheme="minorHAnsi"/>
                      <w:szCs w:val="22"/>
                      <w:lang w:eastAsia="en-GB"/>
                    </w:rPr>
                    <w:t>15%</w:t>
                  </w:r>
                </w:p>
              </w:tc>
            </w:tr>
            <w:tr w:rsidR="004D0676" w:rsidRPr="00782318" w14:paraId="3E8F5316" w14:textId="77777777" w:rsidTr="009D35F6">
              <w:trPr>
                <w:trHeight w:val="368"/>
              </w:trPr>
              <w:tc>
                <w:tcPr>
                  <w:tcW w:w="1752" w:type="dxa"/>
                  <w:shd w:val="clear" w:color="auto" w:fill="auto"/>
                  <w:noWrap/>
                  <w:vAlign w:val="center"/>
                </w:tcPr>
                <w:p w14:paraId="387D5C26"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sidRPr="00A032C8">
                    <w:rPr>
                      <w:rFonts w:asciiTheme="minorHAnsi" w:hAnsiTheme="minorHAnsi"/>
                      <w:szCs w:val="22"/>
                      <w:lang w:eastAsia="en-GB"/>
                    </w:rPr>
                    <w:t>Year 5</w:t>
                  </w:r>
                </w:p>
              </w:tc>
              <w:tc>
                <w:tcPr>
                  <w:tcW w:w="1311" w:type="dxa"/>
                  <w:shd w:val="clear" w:color="auto" w:fill="auto"/>
                  <w:noWrap/>
                  <w:vAlign w:val="center"/>
                </w:tcPr>
                <w:p w14:paraId="3C4502F5"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Pr>
                      <w:rFonts w:asciiTheme="minorHAnsi" w:hAnsiTheme="minorHAnsi"/>
                      <w:szCs w:val="22"/>
                      <w:lang w:eastAsia="en-GB"/>
                    </w:rPr>
                    <w:t>9%</w:t>
                  </w:r>
                </w:p>
              </w:tc>
            </w:tr>
          </w:tbl>
          <w:p w14:paraId="1B7343EB" w14:textId="77777777" w:rsidR="004D0676"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p>
          <w:p w14:paraId="30014871"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A032C8">
              <w:rPr>
                <w:rFonts w:asciiTheme="minorHAnsi" w:hAnsiTheme="minorHAnsi"/>
                <w:szCs w:val="22"/>
              </w:rPr>
              <w:t xml:space="preserve">The values for real </w:t>
            </w:r>
            <w:r>
              <w:rPr>
                <w:rFonts w:asciiTheme="minorHAnsi" w:hAnsiTheme="minorHAnsi"/>
                <w:szCs w:val="22"/>
              </w:rPr>
              <w:t>SDG impacts</w:t>
            </w:r>
            <w:r w:rsidRPr="00A032C8">
              <w:rPr>
                <w:rFonts w:asciiTheme="minorHAnsi" w:hAnsiTheme="minorHAnsi"/>
                <w:szCs w:val="22"/>
              </w:rPr>
              <w:t xml:space="preserve"> will be calculated for each monitoring period.</w:t>
            </w:r>
          </w:p>
        </w:tc>
      </w:tr>
      <w:tr w:rsidR="004D0676" w:rsidRPr="00355EF5" w14:paraId="5251D407" w14:textId="77777777" w:rsidTr="009D35F6">
        <w:trPr>
          <w:trHeight w:val="892"/>
        </w:trPr>
        <w:tc>
          <w:tcPr>
            <w:cnfStyle w:val="001000000000" w:firstRow="0" w:lastRow="0" w:firstColumn="1" w:lastColumn="0" w:oddVBand="0" w:evenVBand="0" w:oddHBand="0" w:evenHBand="0" w:firstRowFirstColumn="0" w:firstRowLastColumn="0" w:lastRowFirstColumn="0" w:lastRowLastColumn="0"/>
            <w:tcW w:w="1521" w:type="pct"/>
          </w:tcPr>
          <w:p w14:paraId="3A89DBA2"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55BB9EAE" w14:textId="77777777" w:rsidR="004D0676"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vertAlign w:val="subscript"/>
              </w:rPr>
            </w:pPr>
            <w:r>
              <w:rPr>
                <w:rFonts w:asciiTheme="minorHAnsi" w:hAnsiTheme="minorHAnsi"/>
                <w:szCs w:val="22"/>
              </w:rPr>
              <w:t>Calculated from fixed parameter P</w:t>
            </w:r>
            <w:r w:rsidRPr="00B0072C">
              <w:rPr>
                <w:rFonts w:asciiTheme="minorHAnsi" w:hAnsiTheme="minorHAnsi"/>
                <w:szCs w:val="22"/>
                <w:vertAlign w:val="subscript"/>
              </w:rPr>
              <w:t>b,y</w:t>
            </w:r>
            <w:r>
              <w:rPr>
                <w:rFonts w:asciiTheme="minorHAnsi" w:hAnsiTheme="minorHAnsi"/>
                <w:szCs w:val="22"/>
              </w:rPr>
              <w:t xml:space="preserve"> and monitored parameters U</w:t>
            </w:r>
            <w:r w:rsidRPr="007F4E31">
              <w:rPr>
                <w:rFonts w:asciiTheme="minorHAnsi" w:hAnsiTheme="minorHAnsi"/>
                <w:szCs w:val="22"/>
                <w:vertAlign w:val="subscript"/>
              </w:rPr>
              <w:t>p,y</w:t>
            </w:r>
            <w:r>
              <w:rPr>
                <w:rFonts w:asciiTheme="minorHAnsi" w:hAnsiTheme="minorHAnsi"/>
                <w:szCs w:val="22"/>
              </w:rPr>
              <w:t xml:space="preserve"> and P</w:t>
            </w:r>
            <w:r w:rsidRPr="00B0072C">
              <w:rPr>
                <w:rFonts w:asciiTheme="minorHAnsi" w:hAnsiTheme="minorHAnsi"/>
                <w:szCs w:val="22"/>
                <w:vertAlign w:val="subscript"/>
              </w:rPr>
              <w:t>p,y</w:t>
            </w:r>
          </w:p>
          <w:p w14:paraId="19C36855" w14:textId="77777777" w:rsidR="004D0676"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p>
          <w:p w14:paraId="788646AA"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E053A4">
              <w:rPr>
                <w:rFonts w:asciiTheme="minorHAnsi" w:hAnsiTheme="minorHAnsi"/>
                <w:szCs w:val="22"/>
              </w:rPr>
              <w:t>The average difference in fuel use per technology per day in the project will be subtracted from the baseline figure. This difference will then be used to calculate the % decrease in fuel use</w:t>
            </w:r>
            <w:r>
              <w:rPr>
                <w:rFonts w:asciiTheme="minorHAnsi" w:hAnsiTheme="minorHAnsi"/>
                <w:szCs w:val="22"/>
              </w:rPr>
              <w:t xml:space="preserve"> (also accounting for usage rate)</w:t>
            </w:r>
            <w:r w:rsidRPr="00E053A4">
              <w:rPr>
                <w:rFonts w:asciiTheme="minorHAnsi" w:hAnsiTheme="minorHAnsi"/>
                <w:szCs w:val="22"/>
              </w:rPr>
              <w:t>, which is the figure used to calculate the VPAs' contribution to the SDG target</w:t>
            </w:r>
          </w:p>
        </w:tc>
      </w:tr>
      <w:tr w:rsidR="004D0676" w:rsidRPr="00355EF5" w14:paraId="27BC075D" w14:textId="77777777" w:rsidTr="009D35F6">
        <w:trPr>
          <w:trHeight w:val="360"/>
        </w:trPr>
        <w:tc>
          <w:tcPr>
            <w:cnfStyle w:val="001000000000" w:firstRow="0" w:lastRow="0" w:firstColumn="1" w:lastColumn="0" w:oddVBand="0" w:evenVBand="0" w:oddHBand="0" w:evenHBand="0" w:firstRowFirstColumn="0" w:firstRowLastColumn="0" w:lastRowFirstColumn="0" w:lastRowLastColumn="0"/>
            <w:tcW w:w="1521" w:type="pct"/>
          </w:tcPr>
          <w:p w14:paraId="283FFC84"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39C723FA"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E053A4">
              <w:rPr>
                <w:rFonts w:asciiTheme="minorHAnsi" w:hAnsiTheme="minorHAnsi"/>
                <w:szCs w:val="22"/>
              </w:rPr>
              <w:t xml:space="preserve">Measured annually </w:t>
            </w:r>
          </w:p>
        </w:tc>
      </w:tr>
      <w:tr w:rsidR="004D0676" w:rsidRPr="00355EF5" w14:paraId="31EF292A" w14:textId="77777777" w:rsidTr="009D35F6">
        <w:trPr>
          <w:trHeight w:val="361"/>
        </w:trPr>
        <w:tc>
          <w:tcPr>
            <w:cnfStyle w:val="001000000000" w:firstRow="0" w:lastRow="0" w:firstColumn="1" w:lastColumn="0" w:oddVBand="0" w:evenVBand="0" w:oddHBand="0" w:evenHBand="0" w:firstRowFirstColumn="0" w:firstRowLastColumn="0" w:lastRowFirstColumn="0" w:lastRowLastColumn="0"/>
            <w:tcW w:w="1521" w:type="pct"/>
          </w:tcPr>
          <w:p w14:paraId="73733095"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251BAE01"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p>
        </w:tc>
      </w:tr>
      <w:tr w:rsidR="004D0676" w:rsidRPr="00355EF5" w14:paraId="112F6756" w14:textId="77777777" w:rsidTr="009D35F6">
        <w:trPr>
          <w:trHeight w:val="361"/>
        </w:trPr>
        <w:tc>
          <w:tcPr>
            <w:cnfStyle w:val="001000000000" w:firstRow="0" w:lastRow="0" w:firstColumn="1" w:lastColumn="0" w:oddVBand="0" w:evenVBand="0" w:oddHBand="0" w:evenHBand="0" w:firstRowFirstColumn="0" w:firstRowLastColumn="0" w:lastRowFirstColumn="0" w:lastRowLastColumn="0"/>
            <w:tcW w:w="1521" w:type="pct"/>
          </w:tcPr>
          <w:p w14:paraId="3F0B1111"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269A86BA"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Pr>
                <w:rFonts w:asciiTheme="minorHAnsi" w:hAnsiTheme="minorHAnsi"/>
                <w:szCs w:val="22"/>
              </w:rPr>
              <w:t>Calculation of SDG 3</w:t>
            </w:r>
          </w:p>
        </w:tc>
      </w:tr>
      <w:tr w:rsidR="004D0676" w:rsidRPr="00355EF5" w14:paraId="5922F872" w14:textId="77777777" w:rsidTr="009D35F6">
        <w:trPr>
          <w:trHeight w:val="361"/>
        </w:trPr>
        <w:tc>
          <w:tcPr>
            <w:cnfStyle w:val="001000000000" w:firstRow="0" w:lastRow="0" w:firstColumn="1" w:lastColumn="0" w:oddVBand="0" w:evenVBand="0" w:oddHBand="0" w:evenHBand="0" w:firstRowFirstColumn="0" w:firstRowLastColumn="0" w:lastRowFirstColumn="0" w:lastRowLastColumn="0"/>
            <w:tcW w:w="1521" w:type="pct"/>
          </w:tcPr>
          <w:p w14:paraId="629C18F2"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1975D96D"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Pr>
                <w:rFonts w:asciiTheme="minorHAnsi" w:hAnsiTheme="minorHAnsi"/>
                <w:szCs w:val="22"/>
              </w:rPr>
              <w:t>-</w:t>
            </w:r>
          </w:p>
        </w:tc>
      </w:tr>
    </w:tbl>
    <w:p w14:paraId="2DA2230E" w14:textId="77777777" w:rsidR="004D0676" w:rsidRDefault="004D0676" w:rsidP="004D0676">
      <w:pPr>
        <w:rPr>
          <w:b/>
          <w:bCs/>
          <w:lang w:eastAsia="en-GB"/>
        </w:rPr>
      </w:pPr>
    </w:p>
    <w:p w14:paraId="40278A4E" w14:textId="77777777" w:rsidR="004D0676" w:rsidRDefault="004D0676" w:rsidP="004D0676">
      <w:pPr>
        <w:rPr>
          <w:b/>
          <w:bCs/>
          <w:lang w:eastAsia="en-GB"/>
        </w:rPr>
      </w:pPr>
      <w:r>
        <w:rPr>
          <w:b/>
          <w:bCs/>
          <w:lang w:eastAsia="en-GB"/>
        </w:rPr>
        <w:t>SDG 5</w:t>
      </w:r>
    </w:p>
    <w:tbl>
      <w:tblPr>
        <w:tblStyle w:val="GridTable5Dark-Accent1"/>
        <w:tblpPr w:leftFromText="180" w:rightFromText="180" w:vertAnchor="text" w:horzAnchor="margin" w:tblpY="219"/>
        <w:tblW w:w="4982" w:type="pct"/>
        <w:tblCellMar>
          <w:top w:w="57" w:type="dxa"/>
        </w:tblCellMar>
        <w:tblLook w:val="0680" w:firstRow="0" w:lastRow="0" w:firstColumn="1" w:lastColumn="0" w:noHBand="1" w:noVBand="1"/>
      </w:tblPr>
      <w:tblGrid>
        <w:gridCol w:w="2916"/>
        <w:gridCol w:w="6671"/>
      </w:tblGrid>
      <w:tr w:rsidR="004D0676" w:rsidRPr="00355EF5" w14:paraId="4E3F7FA9" w14:textId="77777777" w:rsidTr="009D35F6">
        <w:trPr>
          <w:trHeight w:val="407"/>
        </w:trPr>
        <w:tc>
          <w:tcPr>
            <w:cnfStyle w:val="001000000000" w:firstRow="0" w:lastRow="0" w:firstColumn="1" w:lastColumn="0" w:oddVBand="0" w:evenVBand="0" w:oddHBand="0" w:evenHBand="0" w:firstRowFirstColumn="0" w:firstRowLastColumn="0" w:lastRowFirstColumn="0" w:lastRowLastColumn="0"/>
            <w:tcW w:w="1521" w:type="pct"/>
          </w:tcPr>
          <w:p w14:paraId="47F1B158"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1E2D6319"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E053A4">
              <w:rPr>
                <w:rFonts w:asciiTheme="minorHAnsi" w:hAnsiTheme="minorHAnsi"/>
                <w:szCs w:val="22"/>
              </w:rPr>
              <w:t>T</w:t>
            </w:r>
            <w:r w:rsidRPr="0027203B">
              <w:rPr>
                <w:rFonts w:asciiTheme="minorHAnsi" w:hAnsiTheme="minorHAnsi"/>
                <w:szCs w:val="22"/>
                <w:vertAlign w:val="subscript"/>
              </w:rPr>
              <w:t>p,y</w:t>
            </w:r>
          </w:p>
        </w:tc>
      </w:tr>
      <w:tr w:rsidR="004D0676" w:rsidRPr="00355EF5" w14:paraId="69AF6F35" w14:textId="77777777" w:rsidTr="009D35F6">
        <w:trPr>
          <w:trHeight w:val="408"/>
        </w:trPr>
        <w:tc>
          <w:tcPr>
            <w:cnfStyle w:val="001000000000" w:firstRow="0" w:lastRow="0" w:firstColumn="1" w:lastColumn="0" w:oddVBand="0" w:evenVBand="0" w:oddHBand="0" w:evenHBand="0" w:firstRowFirstColumn="0" w:firstRowLastColumn="0" w:lastRowFirstColumn="0" w:lastRowLastColumn="0"/>
            <w:tcW w:w="1521" w:type="pct"/>
          </w:tcPr>
          <w:p w14:paraId="75115E78"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366206E6"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Pr>
                <w:rFonts w:asciiTheme="minorHAnsi" w:hAnsiTheme="minorHAnsi"/>
                <w:szCs w:val="22"/>
              </w:rPr>
              <w:t>Minutes</w:t>
            </w:r>
          </w:p>
        </w:tc>
      </w:tr>
      <w:tr w:rsidR="004D0676" w:rsidRPr="00355EF5" w14:paraId="75FCF4C6" w14:textId="77777777" w:rsidTr="009D35F6">
        <w:trPr>
          <w:trHeight w:val="407"/>
        </w:trPr>
        <w:tc>
          <w:tcPr>
            <w:cnfStyle w:val="001000000000" w:firstRow="0" w:lastRow="0" w:firstColumn="1" w:lastColumn="0" w:oddVBand="0" w:evenVBand="0" w:oddHBand="0" w:evenHBand="0" w:firstRowFirstColumn="0" w:firstRowLastColumn="0" w:lastRowFirstColumn="0" w:lastRowLastColumn="0"/>
            <w:tcW w:w="1521" w:type="pct"/>
          </w:tcPr>
          <w:p w14:paraId="0A4A334D"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5B9ECBCA"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1D07D2">
              <w:rPr>
                <w:rFonts w:asciiTheme="minorHAnsi" w:hAnsiTheme="minorHAnsi"/>
                <w:szCs w:val="22"/>
              </w:rPr>
              <w:t>Time spent collecting fuel and cooking per household per week after project activity</w:t>
            </w:r>
          </w:p>
        </w:tc>
      </w:tr>
      <w:tr w:rsidR="004D0676" w:rsidRPr="00355EF5" w14:paraId="72EE86D0" w14:textId="77777777" w:rsidTr="009D35F6">
        <w:trPr>
          <w:trHeight w:val="408"/>
        </w:trPr>
        <w:tc>
          <w:tcPr>
            <w:cnfStyle w:val="001000000000" w:firstRow="0" w:lastRow="0" w:firstColumn="1" w:lastColumn="0" w:oddVBand="0" w:evenVBand="0" w:oddHBand="0" w:evenHBand="0" w:firstRowFirstColumn="0" w:firstRowLastColumn="0" w:lastRowFirstColumn="0" w:lastRowLastColumn="0"/>
            <w:tcW w:w="1521" w:type="pct"/>
          </w:tcPr>
          <w:p w14:paraId="04473B75"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3BC09DCB" w14:textId="77777777" w:rsidR="004D0676" w:rsidRPr="00A032C8"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A032C8">
              <w:rPr>
                <w:rFonts w:asciiTheme="minorHAnsi" w:hAnsiTheme="minorHAnsi"/>
                <w:szCs w:val="22"/>
              </w:rPr>
              <w:t>Ex-ante values have been estimated in the spreadsheet titled “GS11205 KBN Rwanda ICS - Ex-antes”, sheet “SDG</w:t>
            </w:r>
            <w:r>
              <w:rPr>
                <w:rFonts w:asciiTheme="minorHAnsi" w:hAnsiTheme="minorHAnsi"/>
                <w:szCs w:val="22"/>
              </w:rPr>
              <w:t xml:space="preserve"> 3, 5 &amp; 7</w:t>
            </w:r>
            <w:r w:rsidRPr="00A032C8">
              <w:rPr>
                <w:rFonts w:asciiTheme="minorHAnsi" w:hAnsiTheme="minorHAnsi"/>
                <w:szCs w:val="22"/>
              </w:rPr>
              <w:t xml:space="preserve"> Ex-antes”.</w:t>
            </w:r>
          </w:p>
          <w:p w14:paraId="6772479D" w14:textId="77777777" w:rsidR="004D0676"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p>
          <w:p w14:paraId="26324E31"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A032C8">
              <w:rPr>
                <w:rFonts w:asciiTheme="minorHAnsi" w:hAnsiTheme="minorHAnsi"/>
                <w:szCs w:val="22"/>
              </w:rPr>
              <w:t>The source of</w:t>
            </w:r>
            <w:r>
              <w:rPr>
                <w:rFonts w:asciiTheme="minorHAnsi" w:hAnsiTheme="minorHAnsi"/>
                <w:szCs w:val="22"/>
              </w:rPr>
              <w:t xml:space="preserve"> this</w:t>
            </w:r>
            <w:r w:rsidRPr="00A032C8">
              <w:rPr>
                <w:rFonts w:asciiTheme="minorHAnsi" w:hAnsiTheme="minorHAnsi"/>
                <w:szCs w:val="22"/>
              </w:rPr>
              <w:t xml:space="preserve"> </w:t>
            </w:r>
            <w:r>
              <w:rPr>
                <w:rFonts w:asciiTheme="minorHAnsi" w:hAnsiTheme="minorHAnsi"/>
                <w:szCs w:val="22"/>
              </w:rPr>
              <w:t>monitored parameter will be the applicable monitoring periods Kitchen Survey.</w:t>
            </w:r>
          </w:p>
        </w:tc>
      </w:tr>
      <w:tr w:rsidR="004D0676" w:rsidRPr="00355EF5" w14:paraId="728E3779" w14:textId="77777777" w:rsidTr="009D35F6">
        <w:trPr>
          <w:trHeight w:val="408"/>
        </w:trPr>
        <w:tc>
          <w:tcPr>
            <w:cnfStyle w:val="001000000000" w:firstRow="0" w:lastRow="0" w:firstColumn="1" w:lastColumn="0" w:oddVBand="0" w:evenVBand="0" w:oddHBand="0" w:evenHBand="0" w:firstRowFirstColumn="0" w:firstRowLastColumn="0" w:lastRowFirstColumn="0" w:lastRowLastColumn="0"/>
            <w:tcW w:w="1521" w:type="pct"/>
          </w:tcPr>
          <w:p w14:paraId="43B6D1AC"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579693EA" w14:textId="77777777" w:rsidR="004D0676" w:rsidRPr="00A032C8"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A032C8">
              <w:rPr>
                <w:rFonts w:asciiTheme="minorHAnsi" w:hAnsiTheme="minorHAnsi"/>
                <w:szCs w:val="22"/>
              </w:rPr>
              <w:t>Estimated ex-ante values:</w:t>
            </w:r>
          </w:p>
          <w:tbl>
            <w:tblPr>
              <w:tblW w:w="3063" w:type="dxa"/>
              <w:tblLook w:val="04A0" w:firstRow="1" w:lastRow="0" w:firstColumn="1" w:lastColumn="0" w:noHBand="0" w:noVBand="1"/>
            </w:tblPr>
            <w:tblGrid>
              <w:gridCol w:w="1752"/>
              <w:gridCol w:w="1311"/>
            </w:tblGrid>
            <w:tr w:rsidR="004D0676" w:rsidRPr="00782318" w14:paraId="2C2B6811" w14:textId="77777777" w:rsidTr="009D35F6">
              <w:trPr>
                <w:trHeight w:val="368"/>
              </w:trPr>
              <w:tc>
                <w:tcPr>
                  <w:tcW w:w="1752" w:type="dxa"/>
                  <w:shd w:val="clear" w:color="auto" w:fill="auto"/>
                  <w:noWrap/>
                  <w:vAlign w:val="center"/>
                </w:tcPr>
                <w:p w14:paraId="46B56F72"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sidRPr="00A032C8">
                    <w:rPr>
                      <w:rFonts w:asciiTheme="minorHAnsi" w:hAnsiTheme="minorHAnsi"/>
                      <w:szCs w:val="22"/>
                      <w:lang w:eastAsia="en-GB"/>
                    </w:rPr>
                    <w:lastRenderedPageBreak/>
                    <w:t>Year 1</w:t>
                  </w:r>
                </w:p>
              </w:tc>
              <w:tc>
                <w:tcPr>
                  <w:tcW w:w="1311" w:type="dxa"/>
                  <w:shd w:val="clear" w:color="auto" w:fill="auto"/>
                  <w:noWrap/>
                  <w:vAlign w:val="center"/>
                </w:tcPr>
                <w:p w14:paraId="3981306C"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Pr>
                      <w:rFonts w:asciiTheme="minorHAnsi" w:hAnsiTheme="minorHAnsi"/>
                      <w:szCs w:val="22"/>
                      <w:lang w:eastAsia="en-GB"/>
                    </w:rPr>
                    <w:t>550</w:t>
                  </w:r>
                </w:p>
              </w:tc>
            </w:tr>
            <w:tr w:rsidR="004D0676" w:rsidRPr="00782318" w14:paraId="6B9B52F1" w14:textId="77777777" w:rsidTr="009D35F6">
              <w:trPr>
                <w:trHeight w:val="368"/>
              </w:trPr>
              <w:tc>
                <w:tcPr>
                  <w:tcW w:w="1752" w:type="dxa"/>
                  <w:shd w:val="clear" w:color="auto" w:fill="auto"/>
                  <w:noWrap/>
                  <w:vAlign w:val="center"/>
                </w:tcPr>
                <w:p w14:paraId="18441CEF"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sidRPr="00A032C8">
                    <w:rPr>
                      <w:rFonts w:asciiTheme="minorHAnsi" w:hAnsiTheme="minorHAnsi"/>
                      <w:szCs w:val="22"/>
                      <w:lang w:eastAsia="en-GB"/>
                    </w:rPr>
                    <w:t>Year 2</w:t>
                  </w:r>
                </w:p>
              </w:tc>
              <w:tc>
                <w:tcPr>
                  <w:tcW w:w="1311" w:type="dxa"/>
                  <w:shd w:val="clear" w:color="auto" w:fill="auto"/>
                  <w:noWrap/>
                  <w:vAlign w:val="center"/>
                </w:tcPr>
                <w:p w14:paraId="0816BE9D"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Pr>
                      <w:rFonts w:asciiTheme="minorHAnsi" w:hAnsiTheme="minorHAnsi"/>
                      <w:szCs w:val="22"/>
                      <w:lang w:eastAsia="en-GB"/>
                    </w:rPr>
                    <w:t>600</w:t>
                  </w:r>
                </w:p>
              </w:tc>
            </w:tr>
            <w:tr w:rsidR="004D0676" w:rsidRPr="00782318" w14:paraId="35E9E80A" w14:textId="77777777" w:rsidTr="009D35F6">
              <w:trPr>
                <w:trHeight w:val="368"/>
              </w:trPr>
              <w:tc>
                <w:tcPr>
                  <w:tcW w:w="1752" w:type="dxa"/>
                  <w:shd w:val="clear" w:color="auto" w:fill="auto"/>
                  <w:noWrap/>
                  <w:vAlign w:val="center"/>
                </w:tcPr>
                <w:p w14:paraId="40C9D373"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sidRPr="00A032C8">
                    <w:rPr>
                      <w:rFonts w:asciiTheme="minorHAnsi" w:hAnsiTheme="minorHAnsi"/>
                      <w:szCs w:val="22"/>
                      <w:lang w:eastAsia="en-GB"/>
                    </w:rPr>
                    <w:t>Year 3</w:t>
                  </w:r>
                </w:p>
              </w:tc>
              <w:tc>
                <w:tcPr>
                  <w:tcW w:w="1311" w:type="dxa"/>
                  <w:shd w:val="clear" w:color="auto" w:fill="auto"/>
                  <w:noWrap/>
                  <w:vAlign w:val="center"/>
                </w:tcPr>
                <w:p w14:paraId="19C1ABD6"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Pr>
                      <w:rFonts w:asciiTheme="minorHAnsi" w:hAnsiTheme="minorHAnsi"/>
                      <w:szCs w:val="22"/>
                      <w:lang w:eastAsia="en-GB"/>
                    </w:rPr>
                    <w:t>650</w:t>
                  </w:r>
                </w:p>
              </w:tc>
            </w:tr>
            <w:tr w:rsidR="004D0676" w:rsidRPr="00782318" w14:paraId="00666B0A" w14:textId="77777777" w:rsidTr="009D35F6">
              <w:trPr>
                <w:trHeight w:val="368"/>
              </w:trPr>
              <w:tc>
                <w:tcPr>
                  <w:tcW w:w="1752" w:type="dxa"/>
                  <w:shd w:val="clear" w:color="auto" w:fill="auto"/>
                  <w:noWrap/>
                  <w:vAlign w:val="center"/>
                </w:tcPr>
                <w:p w14:paraId="6977A36B"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sidRPr="00A032C8">
                    <w:rPr>
                      <w:rFonts w:asciiTheme="minorHAnsi" w:hAnsiTheme="minorHAnsi"/>
                      <w:szCs w:val="22"/>
                      <w:lang w:eastAsia="en-GB"/>
                    </w:rPr>
                    <w:t>Year 4</w:t>
                  </w:r>
                </w:p>
              </w:tc>
              <w:tc>
                <w:tcPr>
                  <w:tcW w:w="1311" w:type="dxa"/>
                  <w:shd w:val="clear" w:color="auto" w:fill="auto"/>
                  <w:noWrap/>
                  <w:vAlign w:val="center"/>
                </w:tcPr>
                <w:p w14:paraId="2DC52D45"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Pr>
                      <w:rFonts w:asciiTheme="minorHAnsi" w:hAnsiTheme="minorHAnsi"/>
                      <w:szCs w:val="22"/>
                      <w:lang w:eastAsia="en-GB"/>
                    </w:rPr>
                    <w:t>700</w:t>
                  </w:r>
                </w:p>
              </w:tc>
            </w:tr>
            <w:tr w:rsidR="004D0676" w:rsidRPr="00782318" w14:paraId="2F52280E" w14:textId="77777777" w:rsidTr="009D35F6">
              <w:trPr>
                <w:trHeight w:val="368"/>
              </w:trPr>
              <w:tc>
                <w:tcPr>
                  <w:tcW w:w="1752" w:type="dxa"/>
                  <w:shd w:val="clear" w:color="auto" w:fill="auto"/>
                  <w:noWrap/>
                  <w:vAlign w:val="center"/>
                </w:tcPr>
                <w:p w14:paraId="7425103C"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sidRPr="00A032C8">
                    <w:rPr>
                      <w:rFonts w:asciiTheme="minorHAnsi" w:hAnsiTheme="minorHAnsi"/>
                      <w:szCs w:val="22"/>
                      <w:lang w:eastAsia="en-GB"/>
                    </w:rPr>
                    <w:t>Year 5</w:t>
                  </w:r>
                </w:p>
              </w:tc>
              <w:tc>
                <w:tcPr>
                  <w:tcW w:w="1311" w:type="dxa"/>
                  <w:shd w:val="clear" w:color="auto" w:fill="auto"/>
                  <w:noWrap/>
                  <w:vAlign w:val="center"/>
                </w:tcPr>
                <w:p w14:paraId="4CECB114"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Pr>
                      <w:rFonts w:asciiTheme="minorHAnsi" w:hAnsiTheme="minorHAnsi"/>
                      <w:szCs w:val="22"/>
                      <w:lang w:eastAsia="en-GB"/>
                    </w:rPr>
                    <w:t>750</w:t>
                  </w:r>
                </w:p>
              </w:tc>
            </w:tr>
          </w:tbl>
          <w:p w14:paraId="7DD7681D" w14:textId="77777777" w:rsidR="004D0676"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p>
          <w:p w14:paraId="4BC2283B"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A032C8">
              <w:rPr>
                <w:rFonts w:asciiTheme="minorHAnsi" w:hAnsiTheme="minorHAnsi"/>
                <w:szCs w:val="22"/>
              </w:rPr>
              <w:t xml:space="preserve">The values for real </w:t>
            </w:r>
            <w:r>
              <w:rPr>
                <w:rFonts w:asciiTheme="minorHAnsi" w:hAnsiTheme="minorHAnsi"/>
                <w:szCs w:val="22"/>
              </w:rPr>
              <w:t>SDG impacts</w:t>
            </w:r>
            <w:r w:rsidRPr="00A032C8">
              <w:rPr>
                <w:rFonts w:asciiTheme="minorHAnsi" w:hAnsiTheme="minorHAnsi"/>
                <w:szCs w:val="22"/>
              </w:rPr>
              <w:t xml:space="preserve"> will be </w:t>
            </w:r>
            <w:r>
              <w:rPr>
                <w:rFonts w:asciiTheme="minorHAnsi" w:hAnsiTheme="minorHAnsi"/>
                <w:szCs w:val="22"/>
              </w:rPr>
              <w:t>monitored</w:t>
            </w:r>
            <w:r w:rsidRPr="00A032C8">
              <w:rPr>
                <w:rFonts w:asciiTheme="minorHAnsi" w:hAnsiTheme="minorHAnsi"/>
                <w:szCs w:val="22"/>
              </w:rPr>
              <w:t xml:space="preserve"> for each monitoring period.</w:t>
            </w:r>
          </w:p>
        </w:tc>
      </w:tr>
      <w:tr w:rsidR="004D0676" w:rsidRPr="00355EF5" w14:paraId="5D4344D7" w14:textId="77777777" w:rsidTr="009D35F6">
        <w:trPr>
          <w:trHeight w:val="892"/>
        </w:trPr>
        <w:tc>
          <w:tcPr>
            <w:cnfStyle w:val="001000000000" w:firstRow="0" w:lastRow="0" w:firstColumn="1" w:lastColumn="0" w:oddVBand="0" w:evenVBand="0" w:oddHBand="0" w:evenHBand="0" w:firstRowFirstColumn="0" w:firstRowLastColumn="0" w:lastRowFirstColumn="0" w:lastRowLastColumn="0"/>
            <w:tcW w:w="1521" w:type="pct"/>
          </w:tcPr>
          <w:p w14:paraId="54F30734"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lastRenderedPageBreak/>
              <w:t>Measurement methods and procedures</w:t>
            </w:r>
          </w:p>
        </w:tc>
        <w:tc>
          <w:tcPr>
            <w:tcW w:w="3479" w:type="pct"/>
          </w:tcPr>
          <w:p w14:paraId="0A68459D"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E053A4">
              <w:rPr>
                <w:rFonts w:asciiTheme="minorHAnsi" w:hAnsiTheme="minorHAnsi"/>
                <w:szCs w:val="22"/>
              </w:rPr>
              <w:t xml:space="preserve">Assessed every year using </w:t>
            </w:r>
            <w:r>
              <w:rPr>
                <w:rFonts w:asciiTheme="minorHAnsi" w:hAnsiTheme="minorHAnsi"/>
                <w:szCs w:val="22"/>
              </w:rPr>
              <w:t>Kitchen</w:t>
            </w:r>
            <w:r w:rsidRPr="00E053A4">
              <w:rPr>
                <w:rFonts w:asciiTheme="minorHAnsi" w:hAnsiTheme="minorHAnsi"/>
                <w:szCs w:val="22"/>
              </w:rPr>
              <w:t xml:space="preserve"> Survey</w:t>
            </w:r>
          </w:p>
        </w:tc>
      </w:tr>
      <w:tr w:rsidR="004D0676" w:rsidRPr="00355EF5" w14:paraId="76ED2B1C" w14:textId="77777777" w:rsidTr="009D35F6">
        <w:trPr>
          <w:trHeight w:val="360"/>
        </w:trPr>
        <w:tc>
          <w:tcPr>
            <w:cnfStyle w:val="001000000000" w:firstRow="0" w:lastRow="0" w:firstColumn="1" w:lastColumn="0" w:oddVBand="0" w:evenVBand="0" w:oddHBand="0" w:evenHBand="0" w:firstRowFirstColumn="0" w:firstRowLastColumn="0" w:lastRowFirstColumn="0" w:lastRowLastColumn="0"/>
            <w:tcW w:w="1521" w:type="pct"/>
          </w:tcPr>
          <w:p w14:paraId="78B4DDC5"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4DACBD76"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E053A4">
              <w:rPr>
                <w:rFonts w:asciiTheme="minorHAnsi" w:hAnsiTheme="minorHAnsi"/>
                <w:szCs w:val="22"/>
              </w:rPr>
              <w:t>Measured annually</w:t>
            </w:r>
          </w:p>
        </w:tc>
      </w:tr>
      <w:tr w:rsidR="004D0676" w:rsidRPr="00355EF5" w14:paraId="499DCA08" w14:textId="77777777" w:rsidTr="009D35F6">
        <w:trPr>
          <w:trHeight w:val="361"/>
        </w:trPr>
        <w:tc>
          <w:tcPr>
            <w:cnfStyle w:val="001000000000" w:firstRow="0" w:lastRow="0" w:firstColumn="1" w:lastColumn="0" w:oddVBand="0" w:evenVBand="0" w:oddHBand="0" w:evenHBand="0" w:firstRowFirstColumn="0" w:firstRowLastColumn="0" w:lastRowFirstColumn="0" w:lastRowLastColumn="0"/>
            <w:tcW w:w="1521" w:type="pct"/>
          </w:tcPr>
          <w:p w14:paraId="039BC9CF"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0A99CEC3"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p>
        </w:tc>
      </w:tr>
      <w:tr w:rsidR="004D0676" w:rsidRPr="00355EF5" w14:paraId="4E889411" w14:textId="77777777" w:rsidTr="009D35F6">
        <w:trPr>
          <w:trHeight w:val="361"/>
        </w:trPr>
        <w:tc>
          <w:tcPr>
            <w:cnfStyle w:val="001000000000" w:firstRow="0" w:lastRow="0" w:firstColumn="1" w:lastColumn="0" w:oddVBand="0" w:evenVBand="0" w:oddHBand="0" w:evenHBand="0" w:firstRowFirstColumn="0" w:firstRowLastColumn="0" w:lastRowFirstColumn="0" w:lastRowLastColumn="0"/>
            <w:tcW w:w="1521" w:type="pct"/>
          </w:tcPr>
          <w:p w14:paraId="455C81C7"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08EB8637"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E053A4">
              <w:rPr>
                <w:rFonts w:asciiTheme="minorHAnsi" w:hAnsiTheme="minorHAnsi"/>
                <w:szCs w:val="22"/>
              </w:rPr>
              <w:t>Calculation of SDG 5</w:t>
            </w:r>
          </w:p>
        </w:tc>
      </w:tr>
      <w:tr w:rsidR="004D0676" w:rsidRPr="00355EF5" w14:paraId="0F8B2211" w14:textId="77777777" w:rsidTr="009D35F6">
        <w:trPr>
          <w:trHeight w:val="361"/>
        </w:trPr>
        <w:tc>
          <w:tcPr>
            <w:cnfStyle w:val="001000000000" w:firstRow="0" w:lastRow="0" w:firstColumn="1" w:lastColumn="0" w:oddVBand="0" w:evenVBand="0" w:oddHBand="0" w:evenHBand="0" w:firstRowFirstColumn="0" w:firstRowLastColumn="0" w:lastRowFirstColumn="0" w:lastRowLastColumn="0"/>
            <w:tcW w:w="1521" w:type="pct"/>
          </w:tcPr>
          <w:p w14:paraId="68A530D5"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244F415C"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Pr>
                <w:rFonts w:asciiTheme="minorHAnsi" w:hAnsiTheme="minorHAnsi"/>
                <w:szCs w:val="22"/>
              </w:rPr>
              <w:t>-</w:t>
            </w:r>
          </w:p>
        </w:tc>
      </w:tr>
    </w:tbl>
    <w:p w14:paraId="67A6B021" w14:textId="77777777" w:rsidR="004D0676" w:rsidRDefault="004D0676" w:rsidP="004D0676">
      <w:pPr>
        <w:rPr>
          <w:b/>
          <w:bCs/>
          <w:lang w:eastAsia="en-GB"/>
        </w:rPr>
      </w:pPr>
    </w:p>
    <w:tbl>
      <w:tblPr>
        <w:tblStyle w:val="GridTable5Dark-Accent1"/>
        <w:tblpPr w:leftFromText="180" w:rightFromText="180" w:vertAnchor="text" w:horzAnchor="margin" w:tblpY="219"/>
        <w:tblW w:w="4982" w:type="pct"/>
        <w:tblCellMar>
          <w:top w:w="57" w:type="dxa"/>
        </w:tblCellMar>
        <w:tblLook w:val="0680" w:firstRow="0" w:lastRow="0" w:firstColumn="1" w:lastColumn="0" w:noHBand="1" w:noVBand="1"/>
      </w:tblPr>
      <w:tblGrid>
        <w:gridCol w:w="2916"/>
        <w:gridCol w:w="6671"/>
      </w:tblGrid>
      <w:tr w:rsidR="004D0676" w:rsidRPr="00355EF5" w14:paraId="5A8BB0B1" w14:textId="77777777" w:rsidTr="009D35F6">
        <w:trPr>
          <w:trHeight w:val="407"/>
        </w:trPr>
        <w:tc>
          <w:tcPr>
            <w:cnfStyle w:val="001000000000" w:firstRow="0" w:lastRow="0" w:firstColumn="1" w:lastColumn="0" w:oddVBand="0" w:evenVBand="0" w:oddHBand="0" w:evenHBand="0" w:firstRowFirstColumn="0" w:firstRowLastColumn="0" w:lastRowFirstColumn="0" w:lastRowLastColumn="0"/>
            <w:tcW w:w="1521" w:type="pct"/>
          </w:tcPr>
          <w:p w14:paraId="00BFC68C"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58309331"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E053A4">
              <w:rPr>
                <w:rFonts w:asciiTheme="minorHAnsi" w:hAnsiTheme="minorHAnsi"/>
                <w:szCs w:val="22"/>
              </w:rPr>
              <w:t>T</w:t>
            </w:r>
            <w:r>
              <w:rPr>
                <w:rFonts w:asciiTheme="minorHAnsi" w:hAnsiTheme="minorHAnsi"/>
                <w:szCs w:val="22"/>
              </w:rPr>
              <w:t>R</w:t>
            </w:r>
            <w:r w:rsidRPr="00967DC2">
              <w:rPr>
                <w:rFonts w:asciiTheme="minorHAnsi" w:hAnsiTheme="minorHAnsi"/>
                <w:szCs w:val="22"/>
                <w:vertAlign w:val="subscript"/>
              </w:rPr>
              <w:t>y</w:t>
            </w:r>
          </w:p>
        </w:tc>
      </w:tr>
      <w:tr w:rsidR="004D0676" w:rsidRPr="00355EF5" w14:paraId="3419312A" w14:textId="77777777" w:rsidTr="009D35F6">
        <w:trPr>
          <w:trHeight w:val="408"/>
        </w:trPr>
        <w:tc>
          <w:tcPr>
            <w:cnfStyle w:val="001000000000" w:firstRow="0" w:lastRow="0" w:firstColumn="1" w:lastColumn="0" w:oddVBand="0" w:evenVBand="0" w:oddHBand="0" w:evenHBand="0" w:firstRowFirstColumn="0" w:firstRowLastColumn="0" w:lastRowFirstColumn="0" w:lastRowLastColumn="0"/>
            <w:tcW w:w="1521" w:type="pct"/>
          </w:tcPr>
          <w:p w14:paraId="3C065F33"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5B7F0CC1"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Pr>
                <w:rFonts w:asciiTheme="minorHAnsi" w:hAnsiTheme="minorHAnsi"/>
                <w:szCs w:val="22"/>
              </w:rPr>
              <w:t>Percentage</w:t>
            </w:r>
          </w:p>
        </w:tc>
      </w:tr>
      <w:tr w:rsidR="004D0676" w:rsidRPr="00355EF5" w14:paraId="06D11E88" w14:textId="77777777" w:rsidTr="009D35F6">
        <w:trPr>
          <w:trHeight w:val="407"/>
        </w:trPr>
        <w:tc>
          <w:tcPr>
            <w:cnfStyle w:val="001000000000" w:firstRow="0" w:lastRow="0" w:firstColumn="1" w:lastColumn="0" w:oddVBand="0" w:evenVBand="0" w:oddHBand="0" w:evenHBand="0" w:firstRowFirstColumn="0" w:firstRowLastColumn="0" w:lastRowFirstColumn="0" w:lastRowLastColumn="0"/>
            <w:tcW w:w="1521" w:type="pct"/>
          </w:tcPr>
          <w:p w14:paraId="457FE50F"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56835141"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7B5BC6">
              <w:rPr>
                <w:rFonts w:asciiTheme="minorHAnsi" w:hAnsiTheme="minorHAnsi"/>
                <w:szCs w:val="22"/>
              </w:rPr>
              <w:t>Total reduction time spent collecting fuel and cooking for project activity in year y</w:t>
            </w:r>
          </w:p>
        </w:tc>
      </w:tr>
      <w:tr w:rsidR="004D0676" w:rsidRPr="00355EF5" w14:paraId="11FD37D7" w14:textId="77777777" w:rsidTr="009D35F6">
        <w:trPr>
          <w:trHeight w:val="408"/>
        </w:trPr>
        <w:tc>
          <w:tcPr>
            <w:cnfStyle w:val="001000000000" w:firstRow="0" w:lastRow="0" w:firstColumn="1" w:lastColumn="0" w:oddVBand="0" w:evenVBand="0" w:oddHBand="0" w:evenHBand="0" w:firstRowFirstColumn="0" w:firstRowLastColumn="0" w:lastRowFirstColumn="0" w:lastRowLastColumn="0"/>
            <w:tcW w:w="1521" w:type="pct"/>
          </w:tcPr>
          <w:p w14:paraId="1F8CFACF"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7E7EA1E6" w14:textId="77777777" w:rsidR="004D0676" w:rsidRPr="00A032C8"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A032C8">
              <w:rPr>
                <w:rFonts w:asciiTheme="minorHAnsi" w:hAnsiTheme="minorHAnsi"/>
                <w:szCs w:val="22"/>
              </w:rPr>
              <w:t>Ex-ante values have been estimated in the spreadsheet titled “GS11205 KBN Rwanda ICS - Ex-antes”, sheet “SDG</w:t>
            </w:r>
            <w:r>
              <w:rPr>
                <w:rFonts w:asciiTheme="minorHAnsi" w:hAnsiTheme="minorHAnsi"/>
                <w:szCs w:val="22"/>
              </w:rPr>
              <w:t xml:space="preserve"> 3, 5 &amp; 7</w:t>
            </w:r>
            <w:r w:rsidRPr="00A032C8">
              <w:rPr>
                <w:rFonts w:asciiTheme="minorHAnsi" w:hAnsiTheme="minorHAnsi"/>
                <w:szCs w:val="22"/>
              </w:rPr>
              <w:t xml:space="preserve"> Ex-antes”.</w:t>
            </w:r>
          </w:p>
          <w:p w14:paraId="5B15F86D" w14:textId="77777777" w:rsidR="004D0676"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p>
          <w:p w14:paraId="74E861CF"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A032C8">
              <w:rPr>
                <w:rFonts w:asciiTheme="minorHAnsi" w:hAnsiTheme="minorHAnsi"/>
                <w:szCs w:val="22"/>
              </w:rPr>
              <w:t>The source of</w:t>
            </w:r>
            <w:r>
              <w:rPr>
                <w:rFonts w:asciiTheme="minorHAnsi" w:hAnsiTheme="minorHAnsi"/>
                <w:szCs w:val="22"/>
              </w:rPr>
              <w:t xml:space="preserve"> this</w:t>
            </w:r>
            <w:r w:rsidRPr="00A032C8">
              <w:rPr>
                <w:rFonts w:asciiTheme="minorHAnsi" w:hAnsiTheme="minorHAnsi"/>
                <w:szCs w:val="22"/>
              </w:rPr>
              <w:t xml:space="preserve"> </w:t>
            </w:r>
            <w:r>
              <w:rPr>
                <w:rFonts w:asciiTheme="minorHAnsi" w:hAnsiTheme="minorHAnsi"/>
                <w:szCs w:val="22"/>
              </w:rPr>
              <w:t>calculated parameter will be the applicable monitoring period emission reduction calculation spreadsheet.</w:t>
            </w:r>
          </w:p>
        </w:tc>
      </w:tr>
      <w:tr w:rsidR="004D0676" w:rsidRPr="00355EF5" w14:paraId="28AE21EA" w14:textId="77777777" w:rsidTr="009D35F6">
        <w:trPr>
          <w:trHeight w:val="408"/>
        </w:trPr>
        <w:tc>
          <w:tcPr>
            <w:cnfStyle w:val="001000000000" w:firstRow="0" w:lastRow="0" w:firstColumn="1" w:lastColumn="0" w:oddVBand="0" w:evenVBand="0" w:oddHBand="0" w:evenHBand="0" w:firstRowFirstColumn="0" w:firstRowLastColumn="0" w:lastRowFirstColumn="0" w:lastRowLastColumn="0"/>
            <w:tcW w:w="1521" w:type="pct"/>
          </w:tcPr>
          <w:p w14:paraId="3A53ED7A"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40CA27E7" w14:textId="77777777" w:rsidR="004D0676" w:rsidRPr="00A032C8"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A032C8">
              <w:rPr>
                <w:rFonts w:asciiTheme="minorHAnsi" w:hAnsiTheme="minorHAnsi"/>
                <w:szCs w:val="22"/>
              </w:rPr>
              <w:t>Estimated ex-ante values:</w:t>
            </w:r>
          </w:p>
          <w:tbl>
            <w:tblPr>
              <w:tblW w:w="3063" w:type="dxa"/>
              <w:tblLook w:val="04A0" w:firstRow="1" w:lastRow="0" w:firstColumn="1" w:lastColumn="0" w:noHBand="0" w:noVBand="1"/>
            </w:tblPr>
            <w:tblGrid>
              <w:gridCol w:w="1752"/>
              <w:gridCol w:w="1311"/>
            </w:tblGrid>
            <w:tr w:rsidR="004D0676" w:rsidRPr="00782318" w14:paraId="7786E749" w14:textId="77777777" w:rsidTr="009D35F6">
              <w:trPr>
                <w:trHeight w:val="368"/>
              </w:trPr>
              <w:tc>
                <w:tcPr>
                  <w:tcW w:w="1752" w:type="dxa"/>
                  <w:shd w:val="clear" w:color="auto" w:fill="auto"/>
                  <w:noWrap/>
                  <w:vAlign w:val="center"/>
                </w:tcPr>
                <w:p w14:paraId="2669A6CE"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sidRPr="00A032C8">
                    <w:rPr>
                      <w:rFonts w:asciiTheme="minorHAnsi" w:hAnsiTheme="minorHAnsi"/>
                      <w:szCs w:val="22"/>
                      <w:lang w:eastAsia="en-GB"/>
                    </w:rPr>
                    <w:t>Year 1</w:t>
                  </w:r>
                </w:p>
              </w:tc>
              <w:tc>
                <w:tcPr>
                  <w:tcW w:w="1311" w:type="dxa"/>
                  <w:shd w:val="clear" w:color="auto" w:fill="auto"/>
                  <w:noWrap/>
                  <w:vAlign w:val="center"/>
                </w:tcPr>
                <w:p w14:paraId="3E30F72A"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Pr>
                      <w:rFonts w:asciiTheme="minorHAnsi" w:hAnsiTheme="minorHAnsi"/>
                      <w:szCs w:val="22"/>
                      <w:lang w:eastAsia="en-GB"/>
                    </w:rPr>
                    <w:t>34%</w:t>
                  </w:r>
                </w:p>
              </w:tc>
            </w:tr>
            <w:tr w:rsidR="004D0676" w:rsidRPr="00782318" w14:paraId="2821F74C" w14:textId="77777777" w:rsidTr="009D35F6">
              <w:trPr>
                <w:trHeight w:val="368"/>
              </w:trPr>
              <w:tc>
                <w:tcPr>
                  <w:tcW w:w="1752" w:type="dxa"/>
                  <w:shd w:val="clear" w:color="auto" w:fill="auto"/>
                  <w:noWrap/>
                  <w:vAlign w:val="center"/>
                </w:tcPr>
                <w:p w14:paraId="0D63E458"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sidRPr="00A032C8">
                    <w:rPr>
                      <w:rFonts w:asciiTheme="minorHAnsi" w:hAnsiTheme="minorHAnsi"/>
                      <w:szCs w:val="22"/>
                      <w:lang w:eastAsia="en-GB"/>
                    </w:rPr>
                    <w:t>Year 2</w:t>
                  </w:r>
                </w:p>
              </w:tc>
              <w:tc>
                <w:tcPr>
                  <w:tcW w:w="1311" w:type="dxa"/>
                  <w:shd w:val="clear" w:color="auto" w:fill="auto"/>
                  <w:noWrap/>
                  <w:vAlign w:val="center"/>
                </w:tcPr>
                <w:p w14:paraId="4C3BAB28"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Pr>
                      <w:rFonts w:asciiTheme="minorHAnsi" w:hAnsiTheme="minorHAnsi"/>
                      <w:szCs w:val="22"/>
                      <w:lang w:eastAsia="en-GB"/>
                    </w:rPr>
                    <w:t>28%</w:t>
                  </w:r>
                </w:p>
              </w:tc>
            </w:tr>
            <w:tr w:rsidR="004D0676" w:rsidRPr="00782318" w14:paraId="7C19F840" w14:textId="77777777" w:rsidTr="009D35F6">
              <w:trPr>
                <w:trHeight w:val="368"/>
              </w:trPr>
              <w:tc>
                <w:tcPr>
                  <w:tcW w:w="1752" w:type="dxa"/>
                  <w:shd w:val="clear" w:color="auto" w:fill="auto"/>
                  <w:noWrap/>
                  <w:vAlign w:val="center"/>
                </w:tcPr>
                <w:p w14:paraId="3A18E950"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sidRPr="00A032C8">
                    <w:rPr>
                      <w:rFonts w:asciiTheme="minorHAnsi" w:hAnsiTheme="minorHAnsi"/>
                      <w:szCs w:val="22"/>
                      <w:lang w:eastAsia="en-GB"/>
                    </w:rPr>
                    <w:t>Year 3</w:t>
                  </w:r>
                </w:p>
              </w:tc>
              <w:tc>
                <w:tcPr>
                  <w:tcW w:w="1311" w:type="dxa"/>
                  <w:shd w:val="clear" w:color="auto" w:fill="auto"/>
                  <w:noWrap/>
                  <w:vAlign w:val="center"/>
                </w:tcPr>
                <w:p w14:paraId="68BB7F92"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Pr>
                      <w:rFonts w:asciiTheme="minorHAnsi" w:hAnsiTheme="minorHAnsi"/>
                      <w:szCs w:val="22"/>
                      <w:lang w:eastAsia="en-GB"/>
                    </w:rPr>
                    <w:t>22%</w:t>
                  </w:r>
                </w:p>
              </w:tc>
            </w:tr>
            <w:tr w:rsidR="004D0676" w:rsidRPr="00782318" w14:paraId="6D6D601B" w14:textId="77777777" w:rsidTr="009D35F6">
              <w:trPr>
                <w:trHeight w:val="368"/>
              </w:trPr>
              <w:tc>
                <w:tcPr>
                  <w:tcW w:w="1752" w:type="dxa"/>
                  <w:shd w:val="clear" w:color="auto" w:fill="auto"/>
                  <w:noWrap/>
                  <w:vAlign w:val="center"/>
                </w:tcPr>
                <w:p w14:paraId="0B55A4E4"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sidRPr="00A032C8">
                    <w:rPr>
                      <w:rFonts w:asciiTheme="minorHAnsi" w:hAnsiTheme="minorHAnsi"/>
                      <w:szCs w:val="22"/>
                      <w:lang w:eastAsia="en-GB"/>
                    </w:rPr>
                    <w:t>Year 4</w:t>
                  </w:r>
                </w:p>
              </w:tc>
              <w:tc>
                <w:tcPr>
                  <w:tcW w:w="1311" w:type="dxa"/>
                  <w:shd w:val="clear" w:color="auto" w:fill="auto"/>
                  <w:noWrap/>
                  <w:vAlign w:val="center"/>
                </w:tcPr>
                <w:p w14:paraId="6FA37932"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Pr>
                      <w:rFonts w:asciiTheme="minorHAnsi" w:hAnsiTheme="minorHAnsi"/>
                      <w:szCs w:val="22"/>
                      <w:lang w:eastAsia="en-GB"/>
                    </w:rPr>
                    <w:t>16%</w:t>
                  </w:r>
                </w:p>
              </w:tc>
            </w:tr>
            <w:tr w:rsidR="004D0676" w:rsidRPr="00782318" w14:paraId="06DF1BFB" w14:textId="77777777" w:rsidTr="009D35F6">
              <w:trPr>
                <w:trHeight w:val="368"/>
              </w:trPr>
              <w:tc>
                <w:tcPr>
                  <w:tcW w:w="1752" w:type="dxa"/>
                  <w:shd w:val="clear" w:color="auto" w:fill="auto"/>
                  <w:noWrap/>
                  <w:vAlign w:val="center"/>
                </w:tcPr>
                <w:p w14:paraId="180CF036"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sidRPr="00A032C8">
                    <w:rPr>
                      <w:rFonts w:asciiTheme="minorHAnsi" w:hAnsiTheme="minorHAnsi"/>
                      <w:szCs w:val="22"/>
                      <w:lang w:eastAsia="en-GB"/>
                    </w:rPr>
                    <w:t>Year 5</w:t>
                  </w:r>
                </w:p>
              </w:tc>
              <w:tc>
                <w:tcPr>
                  <w:tcW w:w="1311" w:type="dxa"/>
                  <w:shd w:val="clear" w:color="auto" w:fill="auto"/>
                  <w:noWrap/>
                  <w:vAlign w:val="center"/>
                </w:tcPr>
                <w:p w14:paraId="4367F998"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Pr>
                      <w:rFonts w:asciiTheme="minorHAnsi" w:hAnsiTheme="minorHAnsi"/>
                      <w:szCs w:val="22"/>
                      <w:lang w:eastAsia="en-GB"/>
                    </w:rPr>
                    <w:t>10%</w:t>
                  </w:r>
                </w:p>
              </w:tc>
            </w:tr>
          </w:tbl>
          <w:p w14:paraId="384124E8" w14:textId="77777777" w:rsidR="004D0676"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p>
          <w:p w14:paraId="36319F04"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A032C8">
              <w:rPr>
                <w:rFonts w:asciiTheme="minorHAnsi" w:hAnsiTheme="minorHAnsi"/>
                <w:szCs w:val="22"/>
              </w:rPr>
              <w:t xml:space="preserve">The values for real </w:t>
            </w:r>
            <w:r>
              <w:rPr>
                <w:rFonts w:asciiTheme="minorHAnsi" w:hAnsiTheme="minorHAnsi"/>
                <w:szCs w:val="22"/>
              </w:rPr>
              <w:t>SDG impacts</w:t>
            </w:r>
            <w:r w:rsidRPr="00A032C8">
              <w:rPr>
                <w:rFonts w:asciiTheme="minorHAnsi" w:hAnsiTheme="minorHAnsi"/>
                <w:szCs w:val="22"/>
              </w:rPr>
              <w:t xml:space="preserve"> will be calculated for each monitoring period</w:t>
            </w:r>
          </w:p>
        </w:tc>
      </w:tr>
      <w:tr w:rsidR="004D0676" w:rsidRPr="00355EF5" w14:paraId="7BD635F5" w14:textId="77777777" w:rsidTr="009D35F6">
        <w:trPr>
          <w:trHeight w:val="892"/>
        </w:trPr>
        <w:tc>
          <w:tcPr>
            <w:cnfStyle w:val="001000000000" w:firstRow="0" w:lastRow="0" w:firstColumn="1" w:lastColumn="0" w:oddVBand="0" w:evenVBand="0" w:oddHBand="0" w:evenHBand="0" w:firstRowFirstColumn="0" w:firstRowLastColumn="0" w:lastRowFirstColumn="0" w:lastRowLastColumn="0"/>
            <w:tcW w:w="1521" w:type="pct"/>
          </w:tcPr>
          <w:p w14:paraId="3B57D018"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lastRenderedPageBreak/>
              <w:t>Measurement methods and procedures</w:t>
            </w:r>
          </w:p>
        </w:tc>
        <w:tc>
          <w:tcPr>
            <w:tcW w:w="3479" w:type="pct"/>
          </w:tcPr>
          <w:p w14:paraId="32D70A80" w14:textId="77777777" w:rsidR="004D0676"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vertAlign w:val="subscript"/>
              </w:rPr>
            </w:pPr>
            <w:r>
              <w:rPr>
                <w:rFonts w:asciiTheme="minorHAnsi" w:hAnsiTheme="minorHAnsi"/>
                <w:szCs w:val="22"/>
              </w:rPr>
              <w:t>Calculated from fixed parameter T</w:t>
            </w:r>
            <w:r w:rsidRPr="00B0072C">
              <w:rPr>
                <w:rFonts w:asciiTheme="minorHAnsi" w:hAnsiTheme="minorHAnsi"/>
                <w:szCs w:val="22"/>
                <w:vertAlign w:val="subscript"/>
              </w:rPr>
              <w:t>b,y</w:t>
            </w:r>
            <w:r>
              <w:rPr>
                <w:rFonts w:asciiTheme="minorHAnsi" w:hAnsiTheme="minorHAnsi"/>
                <w:szCs w:val="22"/>
              </w:rPr>
              <w:t xml:space="preserve"> and monitored parameter T</w:t>
            </w:r>
            <w:r w:rsidRPr="00B0072C">
              <w:rPr>
                <w:rFonts w:asciiTheme="minorHAnsi" w:hAnsiTheme="minorHAnsi"/>
                <w:szCs w:val="22"/>
                <w:vertAlign w:val="subscript"/>
              </w:rPr>
              <w:t>p,y</w:t>
            </w:r>
          </w:p>
          <w:p w14:paraId="7EBAABE9" w14:textId="77777777" w:rsidR="004D0676"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p>
          <w:p w14:paraId="5A61FA8F"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E053A4">
              <w:rPr>
                <w:rFonts w:asciiTheme="minorHAnsi" w:hAnsiTheme="minorHAnsi"/>
                <w:szCs w:val="22"/>
              </w:rPr>
              <w:t xml:space="preserve">The </w:t>
            </w:r>
            <w:r>
              <w:rPr>
                <w:rFonts w:asciiTheme="minorHAnsi" w:hAnsiTheme="minorHAnsi"/>
                <w:szCs w:val="22"/>
              </w:rPr>
              <w:t>time spent collecting fuel and cooking per household per week</w:t>
            </w:r>
            <w:r w:rsidRPr="00E053A4">
              <w:rPr>
                <w:rFonts w:asciiTheme="minorHAnsi" w:hAnsiTheme="minorHAnsi"/>
                <w:szCs w:val="22"/>
              </w:rPr>
              <w:t xml:space="preserve"> in the project </w:t>
            </w:r>
            <w:r>
              <w:rPr>
                <w:rFonts w:asciiTheme="minorHAnsi" w:hAnsiTheme="minorHAnsi"/>
                <w:szCs w:val="22"/>
              </w:rPr>
              <w:t xml:space="preserve">scenario </w:t>
            </w:r>
            <w:r w:rsidRPr="00E053A4">
              <w:rPr>
                <w:rFonts w:asciiTheme="minorHAnsi" w:hAnsiTheme="minorHAnsi"/>
                <w:szCs w:val="22"/>
              </w:rPr>
              <w:t xml:space="preserve">will be subtracted from the baseline figure. This difference will then be used to calculate the % decrease in </w:t>
            </w:r>
            <w:r>
              <w:rPr>
                <w:rFonts w:asciiTheme="minorHAnsi" w:hAnsiTheme="minorHAnsi"/>
                <w:szCs w:val="22"/>
              </w:rPr>
              <w:t>time spent</w:t>
            </w:r>
            <w:r w:rsidRPr="00E053A4">
              <w:rPr>
                <w:rFonts w:asciiTheme="minorHAnsi" w:hAnsiTheme="minorHAnsi"/>
                <w:szCs w:val="22"/>
              </w:rPr>
              <w:t>, which is the figure used to calculate the VPAs' contribution to the SDG target</w:t>
            </w:r>
          </w:p>
        </w:tc>
      </w:tr>
      <w:tr w:rsidR="004D0676" w:rsidRPr="00355EF5" w14:paraId="171B1888" w14:textId="77777777" w:rsidTr="009D35F6">
        <w:trPr>
          <w:trHeight w:val="360"/>
        </w:trPr>
        <w:tc>
          <w:tcPr>
            <w:cnfStyle w:val="001000000000" w:firstRow="0" w:lastRow="0" w:firstColumn="1" w:lastColumn="0" w:oddVBand="0" w:evenVBand="0" w:oddHBand="0" w:evenHBand="0" w:firstRowFirstColumn="0" w:firstRowLastColumn="0" w:lastRowFirstColumn="0" w:lastRowLastColumn="0"/>
            <w:tcW w:w="1521" w:type="pct"/>
          </w:tcPr>
          <w:p w14:paraId="63E0FB6D"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491A7584"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E053A4">
              <w:rPr>
                <w:rFonts w:asciiTheme="minorHAnsi" w:hAnsiTheme="minorHAnsi"/>
                <w:szCs w:val="22"/>
              </w:rPr>
              <w:t>Measured annually</w:t>
            </w:r>
          </w:p>
        </w:tc>
      </w:tr>
      <w:tr w:rsidR="004D0676" w:rsidRPr="00355EF5" w14:paraId="6A5D95C9" w14:textId="77777777" w:rsidTr="009D35F6">
        <w:trPr>
          <w:trHeight w:val="361"/>
        </w:trPr>
        <w:tc>
          <w:tcPr>
            <w:cnfStyle w:val="001000000000" w:firstRow="0" w:lastRow="0" w:firstColumn="1" w:lastColumn="0" w:oddVBand="0" w:evenVBand="0" w:oddHBand="0" w:evenHBand="0" w:firstRowFirstColumn="0" w:firstRowLastColumn="0" w:lastRowFirstColumn="0" w:lastRowLastColumn="0"/>
            <w:tcW w:w="1521" w:type="pct"/>
          </w:tcPr>
          <w:p w14:paraId="0588C924"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6B99123D"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Pr>
                <w:rFonts w:asciiTheme="minorHAnsi" w:hAnsiTheme="minorHAnsi"/>
                <w:szCs w:val="22"/>
              </w:rPr>
              <w:t>-</w:t>
            </w:r>
          </w:p>
        </w:tc>
      </w:tr>
      <w:tr w:rsidR="004D0676" w:rsidRPr="00355EF5" w14:paraId="6160F2CC" w14:textId="77777777" w:rsidTr="009D35F6">
        <w:trPr>
          <w:trHeight w:val="361"/>
        </w:trPr>
        <w:tc>
          <w:tcPr>
            <w:cnfStyle w:val="001000000000" w:firstRow="0" w:lastRow="0" w:firstColumn="1" w:lastColumn="0" w:oddVBand="0" w:evenVBand="0" w:oddHBand="0" w:evenHBand="0" w:firstRowFirstColumn="0" w:firstRowLastColumn="0" w:lastRowFirstColumn="0" w:lastRowLastColumn="0"/>
            <w:tcW w:w="1521" w:type="pct"/>
          </w:tcPr>
          <w:p w14:paraId="234821F4"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214B50A1"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Pr>
                <w:rFonts w:asciiTheme="minorHAnsi" w:hAnsiTheme="minorHAnsi"/>
                <w:szCs w:val="22"/>
              </w:rPr>
              <w:t>Calculation of SDG 5</w:t>
            </w:r>
          </w:p>
        </w:tc>
      </w:tr>
      <w:tr w:rsidR="004D0676" w:rsidRPr="00355EF5" w14:paraId="74C5AF92" w14:textId="77777777" w:rsidTr="009D35F6">
        <w:trPr>
          <w:trHeight w:val="361"/>
        </w:trPr>
        <w:tc>
          <w:tcPr>
            <w:cnfStyle w:val="001000000000" w:firstRow="0" w:lastRow="0" w:firstColumn="1" w:lastColumn="0" w:oddVBand="0" w:evenVBand="0" w:oddHBand="0" w:evenHBand="0" w:firstRowFirstColumn="0" w:firstRowLastColumn="0" w:lastRowFirstColumn="0" w:lastRowLastColumn="0"/>
            <w:tcW w:w="1521" w:type="pct"/>
          </w:tcPr>
          <w:p w14:paraId="5F4F72CB"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05F3CB2A"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Pr>
                <w:rFonts w:asciiTheme="minorHAnsi" w:hAnsiTheme="minorHAnsi"/>
                <w:szCs w:val="22"/>
              </w:rPr>
              <w:t>-</w:t>
            </w:r>
          </w:p>
        </w:tc>
      </w:tr>
    </w:tbl>
    <w:p w14:paraId="5EED5F69" w14:textId="77777777" w:rsidR="004D0676" w:rsidRDefault="004D0676" w:rsidP="004D0676">
      <w:pPr>
        <w:rPr>
          <w:b/>
          <w:bCs/>
          <w:lang w:eastAsia="en-GB"/>
        </w:rPr>
      </w:pPr>
    </w:p>
    <w:p w14:paraId="53722439" w14:textId="77777777" w:rsidR="004D0676" w:rsidRDefault="004D0676" w:rsidP="004D0676">
      <w:pPr>
        <w:rPr>
          <w:b/>
          <w:bCs/>
          <w:lang w:eastAsia="en-GB"/>
        </w:rPr>
      </w:pPr>
      <w:r>
        <w:rPr>
          <w:b/>
          <w:bCs/>
          <w:lang w:eastAsia="en-GB"/>
        </w:rPr>
        <w:t xml:space="preserve">SDG 7 </w:t>
      </w:r>
    </w:p>
    <w:tbl>
      <w:tblPr>
        <w:tblStyle w:val="GridTable5Dark-Accent1"/>
        <w:tblpPr w:leftFromText="180" w:rightFromText="180" w:vertAnchor="text" w:horzAnchor="margin" w:tblpY="219"/>
        <w:tblW w:w="4982" w:type="pct"/>
        <w:tblCellMar>
          <w:top w:w="57" w:type="dxa"/>
        </w:tblCellMar>
        <w:tblLook w:val="0680" w:firstRow="0" w:lastRow="0" w:firstColumn="1" w:lastColumn="0" w:noHBand="1" w:noVBand="1"/>
      </w:tblPr>
      <w:tblGrid>
        <w:gridCol w:w="2916"/>
        <w:gridCol w:w="6671"/>
      </w:tblGrid>
      <w:tr w:rsidR="004D0676" w:rsidRPr="00355EF5" w14:paraId="715796EF" w14:textId="77777777" w:rsidTr="009D35F6">
        <w:trPr>
          <w:trHeight w:val="407"/>
        </w:trPr>
        <w:tc>
          <w:tcPr>
            <w:cnfStyle w:val="001000000000" w:firstRow="0" w:lastRow="0" w:firstColumn="1" w:lastColumn="0" w:oddVBand="0" w:evenVBand="0" w:oddHBand="0" w:evenHBand="0" w:firstRowFirstColumn="0" w:firstRowLastColumn="0" w:lastRowFirstColumn="0" w:lastRowLastColumn="0"/>
            <w:tcW w:w="1521" w:type="pct"/>
          </w:tcPr>
          <w:p w14:paraId="5CE479D2"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44224255"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Pr>
                <w:rFonts w:asciiTheme="minorHAnsi" w:hAnsiTheme="minorHAnsi"/>
                <w:szCs w:val="22"/>
              </w:rPr>
              <w:t>ICS</w:t>
            </w:r>
            <w:r>
              <w:rPr>
                <w:rFonts w:asciiTheme="minorHAnsi" w:hAnsiTheme="minorHAnsi"/>
                <w:szCs w:val="22"/>
                <w:vertAlign w:val="subscript"/>
              </w:rPr>
              <w:t>t,y</w:t>
            </w:r>
          </w:p>
        </w:tc>
      </w:tr>
      <w:tr w:rsidR="004D0676" w:rsidRPr="00355EF5" w14:paraId="6F5BAFE4" w14:textId="77777777" w:rsidTr="009D35F6">
        <w:trPr>
          <w:trHeight w:val="408"/>
        </w:trPr>
        <w:tc>
          <w:tcPr>
            <w:cnfStyle w:val="001000000000" w:firstRow="0" w:lastRow="0" w:firstColumn="1" w:lastColumn="0" w:oddVBand="0" w:evenVBand="0" w:oddHBand="0" w:evenHBand="0" w:firstRowFirstColumn="0" w:firstRowLastColumn="0" w:lastRowFirstColumn="0" w:lastRowLastColumn="0"/>
            <w:tcW w:w="1521" w:type="pct"/>
          </w:tcPr>
          <w:p w14:paraId="484649C8"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4B895A58"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Pr>
                <w:rFonts w:asciiTheme="minorHAnsi" w:hAnsiTheme="minorHAnsi"/>
                <w:szCs w:val="22"/>
              </w:rPr>
              <w:t>Number</w:t>
            </w:r>
          </w:p>
        </w:tc>
      </w:tr>
      <w:tr w:rsidR="004D0676" w:rsidRPr="00355EF5" w14:paraId="20EBAE47" w14:textId="77777777" w:rsidTr="009D35F6">
        <w:trPr>
          <w:trHeight w:val="407"/>
        </w:trPr>
        <w:tc>
          <w:tcPr>
            <w:cnfStyle w:val="001000000000" w:firstRow="0" w:lastRow="0" w:firstColumn="1" w:lastColumn="0" w:oddVBand="0" w:evenVBand="0" w:oddHBand="0" w:evenHBand="0" w:firstRowFirstColumn="0" w:firstRowLastColumn="0" w:lastRowFirstColumn="0" w:lastRowLastColumn="0"/>
            <w:tcW w:w="1521" w:type="pct"/>
          </w:tcPr>
          <w:p w14:paraId="2B77BA6F"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2B3810DD"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D822C4">
              <w:rPr>
                <w:lang w:val="en-GB"/>
              </w:rPr>
              <w:t>Number of stoves distributed as per total distribution record</w:t>
            </w:r>
          </w:p>
        </w:tc>
      </w:tr>
      <w:tr w:rsidR="004D0676" w:rsidRPr="00355EF5" w14:paraId="128B8FE9" w14:textId="77777777" w:rsidTr="009D35F6">
        <w:trPr>
          <w:trHeight w:val="408"/>
        </w:trPr>
        <w:tc>
          <w:tcPr>
            <w:cnfStyle w:val="001000000000" w:firstRow="0" w:lastRow="0" w:firstColumn="1" w:lastColumn="0" w:oddVBand="0" w:evenVBand="0" w:oddHBand="0" w:evenHBand="0" w:firstRowFirstColumn="0" w:firstRowLastColumn="0" w:lastRowFirstColumn="0" w:lastRowLastColumn="0"/>
            <w:tcW w:w="1521" w:type="pct"/>
          </w:tcPr>
          <w:p w14:paraId="0C8991EB"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14AF99B9" w14:textId="77777777" w:rsidR="004D0676" w:rsidRPr="00A032C8"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A032C8">
              <w:rPr>
                <w:rFonts w:asciiTheme="minorHAnsi" w:hAnsiTheme="minorHAnsi"/>
                <w:szCs w:val="22"/>
              </w:rPr>
              <w:t>Ex-ante values have been estimated in the spreadsheet titled “GS11205 KBN Rwanda ICS - Ex-antes”, sheet “SDG</w:t>
            </w:r>
            <w:r>
              <w:rPr>
                <w:rFonts w:asciiTheme="minorHAnsi" w:hAnsiTheme="minorHAnsi"/>
                <w:szCs w:val="22"/>
              </w:rPr>
              <w:t xml:space="preserve"> 3, 5 &amp; 7</w:t>
            </w:r>
            <w:r w:rsidRPr="00A032C8">
              <w:rPr>
                <w:rFonts w:asciiTheme="minorHAnsi" w:hAnsiTheme="minorHAnsi"/>
                <w:szCs w:val="22"/>
              </w:rPr>
              <w:t xml:space="preserve"> Ex-antes”.</w:t>
            </w:r>
          </w:p>
          <w:p w14:paraId="2FA90E46" w14:textId="77777777" w:rsidR="004D0676"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p>
          <w:p w14:paraId="03955286"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A032C8">
              <w:rPr>
                <w:rFonts w:asciiTheme="minorHAnsi" w:hAnsiTheme="minorHAnsi"/>
                <w:szCs w:val="22"/>
              </w:rPr>
              <w:t>The source of</w:t>
            </w:r>
            <w:r>
              <w:rPr>
                <w:rFonts w:asciiTheme="minorHAnsi" w:hAnsiTheme="minorHAnsi"/>
                <w:szCs w:val="22"/>
              </w:rPr>
              <w:t xml:space="preserve"> this</w:t>
            </w:r>
            <w:r w:rsidRPr="00A032C8">
              <w:rPr>
                <w:rFonts w:asciiTheme="minorHAnsi" w:hAnsiTheme="minorHAnsi"/>
                <w:szCs w:val="22"/>
              </w:rPr>
              <w:t xml:space="preserve"> </w:t>
            </w:r>
            <w:r>
              <w:rPr>
                <w:rFonts w:asciiTheme="minorHAnsi" w:hAnsiTheme="minorHAnsi"/>
                <w:szCs w:val="22"/>
              </w:rPr>
              <w:t>measured parameter will be the applicable monitoring periods Total Distribution Record (usually submitted within the Emission Reduction spreadsheet).</w:t>
            </w:r>
          </w:p>
        </w:tc>
      </w:tr>
      <w:tr w:rsidR="004D0676" w:rsidRPr="00355EF5" w14:paraId="233CB975" w14:textId="77777777" w:rsidTr="009D35F6">
        <w:trPr>
          <w:trHeight w:val="408"/>
        </w:trPr>
        <w:tc>
          <w:tcPr>
            <w:cnfStyle w:val="001000000000" w:firstRow="0" w:lastRow="0" w:firstColumn="1" w:lastColumn="0" w:oddVBand="0" w:evenVBand="0" w:oddHBand="0" w:evenHBand="0" w:firstRowFirstColumn="0" w:firstRowLastColumn="0" w:lastRowFirstColumn="0" w:lastRowLastColumn="0"/>
            <w:tcW w:w="1521" w:type="pct"/>
          </w:tcPr>
          <w:p w14:paraId="0F1C9E16"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57E96D8F" w14:textId="77777777" w:rsidR="004D0676" w:rsidRPr="00A032C8"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A032C8">
              <w:rPr>
                <w:rFonts w:asciiTheme="minorHAnsi" w:hAnsiTheme="minorHAnsi"/>
                <w:szCs w:val="22"/>
              </w:rPr>
              <w:t>Estimated ex-ante values:</w:t>
            </w:r>
          </w:p>
          <w:tbl>
            <w:tblPr>
              <w:tblW w:w="3063" w:type="dxa"/>
              <w:tblLook w:val="04A0" w:firstRow="1" w:lastRow="0" w:firstColumn="1" w:lastColumn="0" w:noHBand="0" w:noVBand="1"/>
            </w:tblPr>
            <w:tblGrid>
              <w:gridCol w:w="1752"/>
              <w:gridCol w:w="1311"/>
            </w:tblGrid>
            <w:tr w:rsidR="004D0676" w:rsidRPr="00782318" w14:paraId="0B1BCCD9" w14:textId="77777777" w:rsidTr="009D35F6">
              <w:trPr>
                <w:trHeight w:val="368"/>
              </w:trPr>
              <w:tc>
                <w:tcPr>
                  <w:tcW w:w="1752" w:type="dxa"/>
                  <w:shd w:val="clear" w:color="auto" w:fill="auto"/>
                  <w:noWrap/>
                  <w:vAlign w:val="center"/>
                </w:tcPr>
                <w:p w14:paraId="311CF04D"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sidRPr="00A032C8">
                    <w:rPr>
                      <w:rFonts w:asciiTheme="minorHAnsi" w:hAnsiTheme="minorHAnsi"/>
                      <w:szCs w:val="22"/>
                      <w:lang w:eastAsia="en-GB"/>
                    </w:rPr>
                    <w:t>Year 1</w:t>
                  </w:r>
                </w:p>
              </w:tc>
              <w:tc>
                <w:tcPr>
                  <w:tcW w:w="1311" w:type="dxa"/>
                  <w:shd w:val="clear" w:color="auto" w:fill="auto"/>
                  <w:noWrap/>
                  <w:vAlign w:val="center"/>
                </w:tcPr>
                <w:p w14:paraId="3E3B7C49"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Pr>
                      <w:rFonts w:asciiTheme="minorHAnsi" w:hAnsiTheme="minorHAnsi"/>
                      <w:szCs w:val="22"/>
                      <w:lang w:eastAsia="en-GB"/>
                    </w:rPr>
                    <w:t>20,000</w:t>
                  </w:r>
                </w:p>
              </w:tc>
            </w:tr>
            <w:tr w:rsidR="004D0676" w:rsidRPr="00782318" w14:paraId="282881A6" w14:textId="77777777" w:rsidTr="009D35F6">
              <w:trPr>
                <w:trHeight w:val="368"/>
              </w:trPr>
              <w:tc>
                <w:tcPr>
                  <w:tcW w:w="1752" w:type="dxa"/>
                  <w:shd w:val="clear" w:color="auto" w:fill="auto"/>
                  <w:noWrap/>
                  <w:vAlign w:val="center"/>
                </w:tcPr>
                <w:p w14:paraId="448E4985"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sidRPr="00A032C8">
                    <w:rPr>
                      <w:rFonts w:asciiTheme="minorHAnsi" w:hAnsiTheme="minorHAnsi"/>
                      <w:szCs w:val="22"/>
                      <w:lang w:eastAsia="en-GB"/>
                    </w:rPr>
                    <w:t>Year 2</w:t>
                  </w:r>
                </w:p>
              </w:tc>
              <w:tc>
                <w:tcPr>
                  <w:tcW w:w="1311" w:type="dxa"/>
                  <w:shd w:val="clear" w:color="auto" w:fill="auto"/>
                  <w:noWrap/>
                  <w:vAlign w:val="center"/>
                </w:tcPr>
                <w:p w14:paraId="21A73EFF"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Pr>
                      <w:rFonts w:asciiTheme="minorHAnsi" w:hAnsiTheme="minorHAnsi"/>
                      <w:szCs w:val="22"/>
                      <w:lang w:eastAsia="en-GB"/>
                    </w:rPr>
                    <w:t>32,000</w:t>
                  </w:r>
                </w:p>
              </w:tc>
            </w:tr>
            <w:tr w:rsidR="004D0676" w:rsidRPr="00782318" w14:paraId="7E36639C" w14:textId="77777777" w:rsidTr="009D35F6">
              <w:trPr>
                <w:trHeight w:val="368"/>
              </w:trPr>
              <w:tc>
                <w:tcPr>
                  <w:tcW w:w="1752" w:type="dxa"/>
                  <w:shd w:val="clear" w:color="auto" w:fill="auto"/>
                  <w:noWrap/>
                  <w:vAlign w:val="center"/>
                </w:tcPr>
                <w:p w14:paraId="35027BF2"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sidRPr="00A032C8">
                    <w:rPr>
                      <w:rFonts w:asciiTheme="minorHAnsi" w:hAnsiTheme="minorHAnsi"/>
                      <w:szCs w:val="22"/>
                      <w:lang w:eastAsia="en-GB"/>
                    </w:rPr>
                    <w:t>Year 3</w:t>
                  </w:r>
                </w:p>
              </w:tc>
              <w:tc>
                <w:tcPr>
                  <w:tcW w:w="1311" w:type="dxa"/>
                  <w:shd w:val="clear" w:color="auto" w:fill="auto"/>
                  <w:noWrap/>
                  <w:vAlign w:val="center"/>
                </w:tcPr>
                <w:p w14:paraId="3B59C70F"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Pr>
                      <w:rFonts w:asciiTheme="minorHAnsi" w:hAnsiTheme="minorHAnsi"/>
                      <w:szCs w:val="22"/>
                      <w:lang w:eastAsia="en-GB"/>
                    </w:rPr>
                    <w:t>32,000</w:t>
                  </w:r>
                </w:p>
              </w:tc>
            </w:tr>
            <w:tr w:rsidR="004D0676" w:rsidRPr="00782318" w14:paraId="4EE90F17" w14:textId="77777777" w:rsidTr="009D35F6">
              <w:trPr>
                <w:trHeight w:val="368"/>
              </w:trPr>
              <w:tc>
                <w:tcPr>
                  <w:tcW w:w="1752" w:type="dxa"/>
                  <w:shd w:val="clear" w:color="auto" w:fill="auto"/>
                  <w:noWrap/>
                  <w:vAlign w:val="center"/>
                </w:tcPr>
                <w:p w14:paraId="07985DB9"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sidRPr="00A032C8">
                    <w:rPr>
                      <w:rFonts w:asciiTheme="minorHAnsi" w:hAnsiTheme="minorHAnsi"/>
                      <w:szCs w:val="22"/>
                      <w:lang w:eastAsia="en-GB"/>
                    </w:rPr>
                    <w:t>Year 4</w:t>
                  </w:r>
                </w:p>
              </w:tc>
              <w:tc>
                <w:tcPr>
                  <w:tcW w:w="1311" w:type="dxa"/>
                  <w:shd w:val="clear" w:color="auto" w:fill="auto"/>
                  <w:noWrap/>
                  <w:vAlign w:val="center"/>
                </w:tcPr>
                <w:p w14:paraId="7B503408"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Pr>
                      <w:rFonts w:asciiTheme="minorHAnsi" w:hAnsiTheme="minorHAnsi"/>
                      <w:szCs w:val="22"/>
                      <w:lang w:eastAsia="en-GB"/>
                    </w:rPr>
                    <w:t>12,000</w:t>
                  </w:r>
                </w:p>
              </w:tc>
            </w:tr>
            <w:tr w:rsidR="004D0676" w:rsidRPr="00782318" w14:paraId="75F70973" w14:textId="77777777" w:rsidTr="009D35F6">
              <w:trPr>
                <w:trHeight w:val="368"/>
              </w:trPr>
              <w:tc>
                <w:tcPr>
                  <w:tcW w:w="1752" w:type="dxa"/>
                  <w:shd w:val="clear" w:color="auto" w:fill="auto"/>
                  <w:noWrap/>
                  <w:vAlign w:val="center"/>
                </w:tcPr>
                <w:p w14:paraId="5DF4CCAE"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sidRPr="00A032C8">
                    <w:rPr>
                      <w:rFonts w:asciiTheme="minorHAnsi" w:hAnsiTheme="minorHAnsi"/>
                      <w:szCs w:val="22"/>
                      <w:lang w:eastAsia="en-GB"/>
                    </w:rPr>
                    <w:t>Year 5</w:t>
                  </w:r>
                </w:p>
              </w:tc>
              <w:tc>
                <w:tcPr>
                  <w:tcW w:w="1311" w:type="dxa"/>
                  <w:shd w:val="clear" w:color="auto" w:fill="auto"/>
                  <w:noWrap/>
                  <w:vAlign w:val="center"/>
                </w:tcPr>
                <w:p w14:paraId="135D1B8F"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Pr>
                      <w:rFonts w:asciiTheme="minorHAnsi" w:hAnsiTheme="minorHAnsi"/>
                      <w:szCs w:val="22"/>
                      <w:lang w:eastAsia="en-GB"/>
                    </w:rPr>
                    <w:t>0</w:t>
                  </w:r>
                </w:p>
              </w:tc>
            </w:tr>
          </w:tbl>
          <w:p w14:paraId="21326C14" w14:textId="77777777" w:rsidR="004D0676"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p>
          <w:p w14:paraId="2668F2F0"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A032C8">
              <w:rPr>
                <w:rFonts w:asciiTheme="minorHAnsi" w:hAnsiTheme="minorHAnsi"/>
                <w:szCs w:val="22"/>
              </w:rPr>
              <w:t xml:space="preserve">The values for real </w:t>
            </w:r>
            <w:r>
              <w:rPr>
                <w:rFonts w:asciiTheme="minorHAnsi" w:hAnsiTheme="minorHAnsi"/>
                <w:szCs w:val="22"/>
              </w:rPr>
              <w:t>SDG impacts</w:t>
            </w:r>
            <w:r w:rsidRPr="00A032C8">
              <w:rPr>
                <w:rFonts w:asciiTheme="minorHAnsi" w:hAnsiTheme="minorHAnsi"/>
                <w:szCs w:val="22"/>
              </w:rPr>
              <w:t xml:space="preserve"> will be </w:t>
            </w:r>
            <w:r>
              <w:rPr>
                <w:rFonts w:asciiTheme="minorHAnsi" w:hAnsiTheme="minorHAnsi"/>
                <w:szCs w:val="22"/>
              </w:rPr>
              <w:t>measured</w:t>
            </w:r>
            <w:r w:rsidRPr="00A032C8">
              <w:rPr>
                <w:rFonts w:asciiTheme="minorHAnsi" w:hAnsiTheme="minorHAnsi"/>
                <w:szCs w:val="22"/>
              </w:rPr>
              <w:t xml:space="preserve"> for each monitoring period</w:t>
            </w:r>
          </w:p>
        </w:tc>
      </w:tr>
      <w:tr w:rsidR="004D0676" w:rsidRPr="00355EF5" w14:paraId="2DFCC67B" w14:textId="77777777" w:rsidTr="009D35F6">
        <w:trPr>
          <w:trHeight w:val="892"/>
        </w:trPr>
        <w:tc>
          <w:tcPr>
            <w:cnfStyle w:val="001000000000" w:firstRow="0" w:lastRow="0" w:firstColumn="1" w:lastColumn="0" w:oddVBand="0" w:evenVBand="0" w:oddHBand="0" w:evenHBand="0" w:firstRowFirstColumn="0" w:firstRowLastColumn="0" w:lastRowFirstColumn="0" w:lastRowLastColumn="0"/>
            <w:tcW w:w="1521" w:type="pct"/>
          </w:tcPr>
          <w:p w14:paraId="6BA36FEE"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7809E0AA"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Pr>
                <w:rFonts w:asciiTheme="minorHAnsi" w:hAnsiTheme="minorHAnsi"/>
                <w:szCs w:val="22"/>
              </w:rPr>
              <w:t xml:space="preserve">Total number of stoves in the Total Distribution Record </w:t>
            </w:r>
          </w:p>
        </w:tc>
      </w:tr>
      <w:tr w:rsidR="004D0676" w:rsidRPr="00355EF5" w14:paraId="08ECA294" w14:textId="77777777" w:rsidTr="009D35F6">
        <w:trPr>
          <w:trHeight w:val="360"/>
        </w:trPr>
        <w:tc>
          <w:tcPr>
            <w:cnfStyle w:val="001000000000" w:firstRow="0" w:lastRow="0" w:firstColumn="1" w:lastColumn="0" w:oddVBand="0" w:evenVBand="0" w:oddHBand="0" w:evenHBand="0" w:firstRowFirstColumn="0" w:firstRowLastColumn="0" w:lastRowFirstColumn="0" w:lastRowLastColumn="0"/>
            <w:tcW w:w="1521" w:type="pct"/>
          </w:tcPr>
          <w:p w14:paraId="555725BD"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lastRenderedPageBreak/>
              <w:t>Monitoring frequency</w:t>
            </w:r>
          </w:p>
        </w:tc>
        <w:tc>
          <w:tcPr>
            <w:tcW w:w="3479" w:type="pct"/>
          </w:tcPr>
          <w:p w14:paraId="0B4FA153"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E053A4">
              <w:rPr>
                <w:rFonts w:asciiTheme="minorHAnsi" w:hAnsiTheme="minorHAnsi"/>
                <w:szCs w:val="22"/>
              </w:rPr>
              <w:t>Measured annually</w:t>
            </w:r>
          </w:p>
        </w:tc>
      </w:tr>
      <w:tr w:rsidR="004D0676" w:rsidRPr="00355EF5" w14:paraId="26BD4C18" w14:textId="77777777" w:rsidTr="009D35F6">
        <w:trPr>
          <w:trHeight w:val="361"/>
        </w:trPr>
        <w:tc>
          <w:tcPr>
            <w:cnfStyle w:val="001000000000" w:firstRow="0" w:lastRow="0" w:firstColumn="1" w:lastColumn="0" w:oddVBand="0" w:evenVBand="0" w:oddHBand="0" w:evenHBand="0" w:firstRowFirstColumn="0" w:firstRowLastColumn="0" w:lastRowFirstColumn="0" w:lastRowLastColumn="0"/>
            <w:tcW w:w="1521" w:type="pct"/>
          </w:tcPr>
          <w:p w14:paraId="7925CECB"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3A7B4971"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Pr>
                <w:rFonts w:asciiTheme="minorHAnsi" w:hAnsiTheme="minorHAnsi"/>
                <w:szCs w:val="22"/>
              </w:rPr>
              <w:t>-</w:t>
            </w:r>
          </w:p>
        </w:tc>
      </w:tr>
      <w:tr w:rsidR="004D0676" w:rsidRPr="00355EF5" w14:paraId="107E5C31" w14:textId="77777777" w:rsidTr="009D35F6">
        <w:trPr>
          <w:trHeight w:val="361"/>
        </w:trPr>
        <w:tc>
          <w:tcPr>
            <w:cnfStyle w:val="001000000000" w:firstRow="0" w:lastRow="0" w:firstColumn="1" w:lastColumn="0" w:oddVBand="0" w:evenVBand="0" w:oddHBand="0" w:evenHBand="0" w:firstRowFirstColumn="0" w:firstRowLastColumn="0" w:lastRowFirstColumn="0" w:lastRowLastColumn="0"/>
            <w:tcW w:w="1521" w:type="pct"/>
          </w:tcPr>
          <w:p w14:paraId="471CF89B"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3D7A1B84"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Pr>
                <w:rFonts w:asciiTheme="minorHAnsi" w:hAnsiTheme="minorHAnsi"/>
                <w:szCs w:val="22"/>
              </w:rPr>
              <w:t>Calculation of SDG 7</w:t>
            </w:r>
          </w:p>
        </w:tc>
      </w:tr>
      <w:tr w:rsidR="004D0676" w:rsidRPr="00355EF5" w14:paraId="611ADFCD" w14:textId="77777777" w:rsidTr="009D35F6">
        <w:trPr>
          <w:trHeight w:val="361"/>
        </w:trPr>
        <w:tc>
          <w:tcPr>
            <w:cnfStyle w:val="001000000000" w:firstRow="0" w:lastRow="0" w:firstColumn="1" w:lastColumn="0" w:oddVBand="0" w:evenVBand="0" w:oddHBand="0" w:evenHBand="0" w:firstRowFirstColumn="0" w:firstRowLastColumn="0" w:lastRowFirstColumn="0" w:lastRowLastColumn="0"/>
            <w:tcW w:w="1521" w:type="pct"/>
          </w:tcPr>
          <w:p w14:paraId="5AA370FB"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4B323B54"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Pr>
                <w:rFonts w:asciiTheme="minorHAnsi" w:hAnsiTheme="minorHAnsi"/>
                <w:szCs w:val="22"/>
              </w:rPr>
              <w:t>-</w:t>
            </w:r>
          </w:p>
        </w:tc>
      </w:tr>
    </w:tbl>
    <w:p w14:paraId="5F08B6F4" w14:textId="77777777" w:rsidR="004D0676" w:rsidRDefault="004D0676" w:rsidP="004D0676">
      <w:pPr>
        <w:rPr>
          <w:b/>
          <w:bCs/>
          <w:lang w:eastAsia="en-GB"/>
        </w:rPr>
      </w:pPr>
    </w:p>
    <w:tbl>
      <w:tblPr>
        <w:tblStyle w:val="GridTable5Dark-Accent1"/>
        <w:tblpPr w:leftFromText="180" w:rightFromText="180" w:vertAnchor="text" w:horzAnchor="margin" w:tblpY="219"/>
        <w:tblW w:w="4982" w:type="pct"/>
        <w:tblCellMar>
          <w:top w:w="57" w:type="dxa"/>
        </w:tblCellMar>
        <w:tblLook w:val="0680" w:firstRow="0" w:lastRow="0" w:firstColumn="1" w:lastColumn="0" w:noHBand="1" w:noVBand="1"/>
      </w:tblPr>
      <w:tblGrid>
        <w:gridCol w:w="2916"/>
        <w:gridCol w:w="6671"/>
      </w:tblGrid>
      <w:tr w:rsidR="004D0676" w:rsidRPr="00355EF5" w14:paraId="7FC7515A" w14:textId="77777777" w:rsidTr="009D35F6">
        <w:trPr>
          <w:trHeight w:val="407"/>
        </w:trPr>
        <w:tc>
          <w:tcPr>
            <w:cnfStyle w:val="001000000000" w:firstRow="0" w:lastRow="0" w:firstColumn="1" w:lastColumn="0" w:oddVBand="0" w:evenVBand="0" w:oddHBand="0" w:evenHBand="0" w:firstRowFirstColumn="0" w:firstRowLastColumn="0" w:lastRowFirstColumn="0" w:lastRowLastColumn="0"/>
            <w:tcW w:w="1521" w:type="pct"/>
          </w:tcPr>
          <w:p w14:paraId="6C5F95AA"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Data / Parameter</w:t>
            </w:r>
          </w:p>
        </w:tc>
        <w:tc>
          <w:tcPr>
            <w:tcW w:w="3479" w:type="pct"/>
          </w:tcPr>
          <w:p w14:paraId="29FD9199"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Pr>
                <w:rFonts w:asciiTheme="minorHAnsi" w:hAnsiTheme="minorHAnsi"/>
                <w:szCs w:val="22"/>
              </w:rPr>
              <w:t>ICS</w:t>
            </w:r>
            <w:r>
              <w:rPr>
                <w:rFonts w:asciiTheme="minorHAnsi" w:hAnsiTheme="minorHAnsi"/>
                <w:szCs w:val="22"/>
                <w:vertAlign w:val="subscript"/>
              </w:rPr>
              <w:t>a,y</w:t>
            </w:r>
          </w:p>
        </w:tc>
      </w:tr>
      <w:tr w:rsidR="004D0676" w:rsidRPr="00355EF5" w14:paraId="258E028F" w14:textId="77777777" w:rsidTr="009D35F6">
        <w:trPr>
          <w:trHeight w:val="408"/>
        </w:trPr>
        <w:tc>
          <w:tcPr>
            <w:cnfStyle w:val="001000000000" w:firstRow="0" w:lastRow="0" w:firstColumn="1" w:lastColumn="0" w:oddVBand="0" w:evenVBand="0" w:oddHBand="0" w:evenHBand="0" w:firstRowFirstColumn="0" w:firstRowLastColumn="0" w:lastRowFirstColumn="0" w:lastRowLastColumn="0"/>
            <w:tcW w:w="1521" w:type="pct"/>
          </w:tcPr>
          <w:p w14:paraId="1C88E16F"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Unit</w:t>
            </w:r>
          </w:p>
        </w:tc>
        <w:tc>
          <w:tcPr>
            <w:tcW w:w="3479" w:type="pct"/>
          </w:tcPr>
          <w:p w14:paraId="4A3D1CFD"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Pr>
                <w:rFonts w:asciiTheme="minorHAnsi" w:hAnsiTheme="minorHAnsi"/>
                <w:szCs w:val="22"/>
              </w:rPr>
              <w:t>Number</w:t>
            </w:r>
          </w:p>
        </w:tc>
      </w:tr>
      <w:tr w:rsidR="004D0676" w:rsidRPr="00355EF5" w14:paraId="4C538D3E" w14:textId="77777777" w:rsidTr="009D35F6">
        <w:trPr>
          <w:trHeight w:val="407"/>
        </w:trPr>
        <w:tc>
          <w:tcPr>
            <w:cnfStyle w:val="001000000000" w:firstRow="0" w:lastRow="0" w:firstColumn="1" w:lastColumn="0" w:oddVBand="0" w:evenVBand="0" w:oddHBand="0" w:evenHBand="0" w:firstRowFirstColumn="0" w:firstRowLastColumn="0" w:lastRowFirstColumn="0" w:lastRowLastColumn="0"/>
            <w:tcW w:w="1521" w:type="pct"/>
          </w:tcPr>
          <w:p w14:paraId="5404E9F6"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Description</w:t>
            </w:r>
          </w:p>
        </w:tc>
        <w:tc>
          <w:tcPr>
            <w:tcW w:w="3479" w:type="pct"/>
          </w:tcPr>
          <w:p w14:paraId="5B905D2E"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C77398">
              <w:rPr>
                <w:lang w:val="en-GB"/>
              </w:rPr>
              <w:t>Project ICS active in year y</w:t>
            </w:r>
          </w:p>
        </w:tc>
      </w:tr>
      <w:tr w:rsidR="004D0676" w:rsidRPr="00355EF5" w14:paraId="4B6DDB6E" w14:textId="77777777" w:rsidTr="009D35F6">
        <w:trPr>
          <w:trHeight w:val="408"/>
        </w:trPr>
        <w:tc>
          <w:tcPr>
            <w:cnfStyle w:val="001000000000" w:firstRow="0" w:lastRow="0" w:firstColumn="1" w:lastColumn="0" w:oddVBand="0" w:evenVBand="0" w:oddHBand="0" w:evenHBand="0" w:firstRowFirstColumn="0" w:firstRowLastColumn="0" w:lastRowFirstColumn="0" w:lastRowLastColumn="0"/>
            <w:tcW w:w="1521" w:type="pct"/>
          </w:tcPr>
          <w:p w14:paraId="3C5E7411"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Source of data</w:t>
            </w:r>
          </w:p>
        </w:tc>
        <w:tc>
          <w:tcPr>
            <w:tcW w:w="3479" w:type="pct"/>
          </w:tcPr>
          <w:p w14:paraId="0E978346" w14:textId="77777777" w:rsidR="004D0676" w:rsidRPr="00A032C8"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A032C8">
              <w:rPr>
                <w:rFonts w:asciiTheme="minorHAnsi" w:hAnsiTheme="minorHAnsi"/>
                <w:szCs w:val="22"/>
              </w:rPr>
              <w:t>Ex-ante values have been estimated in the spreadsheet titled “GS11205 KBN Rwanda ICS - Ex-antes”, sheet “SDG</w:t>
            </w:r>
            <w:r>
              <w:rPr>
                <w:rFonts w:asciiTheme="minorHAnsi" w:hAnsiTheme="minorHAnsi"/>
                <w:szCs w:val="22"/>
              </w:rPr>
              <w:t xml:space="preserve"> 3, 5 &amp; 7</w:t>
            </w:r>
            <w:r w:rsidRPr="00A032C8">
              <w:rPr>
                <w:rFonts w:asciiTheme="minorHAnsi" w:hAnsiTheme="minorHAnsi"/>
                <w:szCs w:val="22"/>
              </w:rPr>
              <w:t xml:space="preserve"> Ex-antes”.</w:t>
            </w:r>
          </w:p>
          <w:p w14:paraId="6593D8C3" w14:textId="77777777" w:rsidR="004D0676"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p>
          <w:p w14:paraId="73EFA3DA"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A032C8">
              <w:rPr>
                <w:rFonts w:asciiTheme="minorHAnsi" w:hAnsiTheme="minorHAnsi"/>
                <w:szCs w:val="22"/>
              </w:rPr>
              <w:t>The source of</w:t>
            </w:r>
            <w:r>
              <w:rPr>
                <w:rFonts w:asciiTheme="minorHAnsi" w:hAnsiTheme="minorHAnsi"/>
                <w:szCs w:val="22"/>
              </w:rPr>
              <w:t xml:space="preserve"> this</w:t>
            </w:r>
            <w:r w:rsidRPr="00A032C8">
              <w:rPr>
                <w:rFonts w:asciiTheme="minorHAnsi" w:hAnsiTheme="minorHAnsi"/>
                <w:szCs w:val="22"/>
              </w:rPr>
              <w:t xml:space="preserve"> </w:t>
            </w:r>
            <w:r>
              <w:rPr>
                <w:rFonts w:asciiTheme="minorHAnsi" w:hAnsiTheme="minorHAnsi"/>
                <w:szCs w:val="22"/>
              </w:rPr>
              <w:t>calculated parameter will be the applicable monitoring period emission reduction calculation spreadsheet.</w:t>
            </w:r>
          </w:p>
        </w:tc>
      </w:tr>
      <w:tr w:rsidR="004D0676" w:rsidRPr="00355EF5" w14:paraId="19907D76" w14:textId="77777777" w:rsidTr="009D35F6">
        <w:trPr>
          <w:trHeight w:val="408"/>
        </w:trPr>
        <w:tc>
          <w:tcPr>
            <w:cnfStyle w:val="001000000000" w:firstRow="0" w:lastRow="0" w:firstColumn="1" w:lastColumn="0" w:oddVBand="0" w:evenVBand="0" w:oddHBand="0" w:evenHBand="0" w:firstRowFirstColumn="0" w:firstRowLastColumn="0" w:lastRowFirstColumn="0" w:lastRowLastColumn="0"/>
            <w:tcW w:w="1521" w:type="pct"/>
          </w:tcPr>
          <w:p w14:paraId="5087E0E7"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Value(s) applied</w:t>
            </w:r>
          </w:p>
        </w:tc>
        <w:tc>
          <w:tcPr>
            <w:tcW w:w="3479" w:type="pct"/>
          </w:tcPr>
          <w:p w14:paraId="07CBE4E0" w14:textId="77777777" w:rsidR="004D0676" w:rsidRPr="00A032C8"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A032C8">
              <w:rPr>
                <w:rFonts w:asciiTheme="minorHAnsi" w:hAnsiTheme="minorHAnsi"/>
                <w:szCs w:val="22"/>
              </w:rPr>
              <w:t>Estimated ex-ante values:</w:t>
            </w:r>
          </w:p>
          <w:tbl>
            <w:tblPr>
              <w:tblW w:w="3063" w:type="dxa"/>
              <w:tblLook w:val="04A0" w:firstRow="1" w:lastRow="0" w:firstColumn="1" w:lastColumn="0" w:noHBand="0" w:noVBand="1"/>
            </w:tblPr>
            <w:tblGrid>
              <w:gridCol w:w="1752"/>
              <w:gridCol w:w="1311"/>
            </w:tblGrid>
            <w:tr w:rsidR="004D0676" w:rsidRPr="00782318" w14:paraId="6BC8D5DF" w14:textId="77777777" w:rsidTr="009D35F6">
              <w:trPr>
                <w:trHeight w:val="368"/>
              </w:trPr>
              <w:tc>
                <w:tcPr>
                  <w:tcW w:w="1752" w:type="dxa"/>
                  <w:shd w:val="clear" w:color="auto" w:fill="auto"/>
                  <w:noWrap/>
                  <w:vAlign w:val="center"/>
                </w:tcPr>
                <w:p w14:paraId="34180884"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sidRPr="00A032C8">
                    <w:rPr>
                      <w:rFonts w:asciiTheme="minorHAnsi" w:hAnsiTheme="minorHAnsi"/>
                      <w:szCs w:val="22"/>
                      <w:lang w:eastAsia="en-GB"/>
                    </w:rPr>
                    <w:t>Year 1</w:t>
                  </w:r>
                </w:p>
              </w:tc>
              <w:tc>
                <w:tcPr>
                  <w:tcW w:w="1311" w:type="dxa"/>
                  <w:shd w:val="clear" w:color="auto" w:fill="auto"/>
                  <w:noWrap/>
                  <w:vAlign w:val="center"/>
                </w:tcPr>
                <w:p w14:paraId="190B9110"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Pr>
                      <w:rFonts w:asciiTheme="minorHAnsi" w:hAnsiTheme="minorHAnsi"/>
                      <w:szCs w:val="22"/>
                      <w:lang w:eastAsia="en-GB"/>
                    </w:rPr>
                    <w:t>18,000</w:t>
                  </w:r>
                </w:p>
              </w:tc>
            </w:tr>
            <w:tr w:rsidR="004D0676" w:rsidRPr="00782318" w14:paraId="6107D4F6" w14:textId="77777777" w:rsidTr="009D35F6">
              <w:trPr>
                <w:trHeight w:val="368"/>
              </w:trPr>
              <w:tc>
                <w:tcPr>
                  <w:tcW w:w="1752" w:type="dxa"/>
                  <w:shd w:val="clear" w:color="auto" w:fill="auto"/>
                  <w:noWrap/>
                  <w:vAlign w:val="center"/>
                </w:tcPr>
                <w:p w14:paraId="12C1BBA8"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sidRPr="00A032C8">
                    <w:rPr>
                      <w:rFonts w:asciiTheme="minorHAnsi" w:hAnsiTheme="minorHAnsi"/>
                      <w:szCs w:val="22"/>
                      <w:lang w:eastAsia="en-GB"/>
                    </w:rPr>
                    <w:t>Year 2</w:t>
                  </w:r>
                </w:p>
              </w:tc>
              <w:tc>
                <w:tcPr>
                  <w:tcW w:w="1311" w:type="dxa"/>
                  <w:shd w:val="clear" w:color="auto" w:fill="auto"/>
                  <w:noWrap/>
                  <w:vAlign w:val="center"/>
                </w:tcPr>
                <w:p w14:paraId="2D48E862"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Pr>
                      <w:rFonts w:asciiTheme="minorHAnsi" w:hAnsiTheme="minorHAnsi"/>
                      <w:szCs w:val="22"/>
                      <w:lang w:eastAsia="en-GB"/>
                    </w:rPr>
                    <w:t>27,200</w:t>
                  </w:r>
                </w:p>
              </w:tc>
            </w:tr>
            <w:tr w:rsidR="004D0676" w:rsidRPr="00782318" w14:paraId="5E1A5456" w14:textId="77777777" w:rsidTr="009D35F6">
              <w:trPr>
                <w:trHeight w:val="368"/>
              </w:trPr>
              <w:tc>
                <w:tcPr>
                  <w:tcW w:w="1752" w:type="dxa"/>
                  <w:shd w:val="clear" w:color="auto" w:fill="auto"/>
                  <w:noWrap/>
                  <w:vAlign w:val="center"/>
                </w:tcPr>
                <w:p w14:paraId="0481C7A6"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sidRPr="00A032C8">
                    <w:rPr>
                      <w:rFonts w:asciiTheme="minorHAnsi" w:hAnsiTheme="minorHAnsi"/>
                      <w:szCs w:val="22"/>
                      <w:lang w:eastAsia="en-GB"/>
                    </w:rPr>
                    <w:t>Year 3</w:t>
                  </w:r>
                </w:p>
              </w:tc>
              <w:tc>
                <w:tcPr>
                  <w:tcW w:w="1311" w:type="dxa"/>
                  <w:shd w:val="clear" w:color="auto" w:fill="auto"/>
                  <w:noWrap/>
                  <w:vAlign w:val="center"/>
                </w:tcPr>
                <w:p w14:paraId="01D4DC76"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Pr>
                      <w:rFonts w:asciiTheme="minorHAnsi" w:hAnsiTheme="minorHAnsi"/>
                      <w:szCs w:val="22"/>
                      <w:lang w:eastAsia="en-GB"/>
                    </w:rPr>
                    <w:t>25,600</w:t>
                  </w:r>
                </w:p>
              </w:tc>
            </w:tr>
            <w:tr w:rsidR="004D0676" w:rsidRPr="00782318" w14:paraId="77B90BD6" w14:textId="77777777" w:rsidTr="009D35F6">
              <w:trPr>
                <w:trHeight w:val="368"/>
              </w:trPr>
              <w:tc>
                <w:tcPr>
                  <w:tcW w:w="1752" w:type="dxa"/>
                  <w:shd w:val="clear" w:color="auto" w:fill="auto"/>
                  <w:noWrap/>
                  <w:vAlign w:val="center"/>
                </w:tcPr>
                <w:p w14:paraId="33224D4C"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sidRPr="00A032C8">
                    <w:rPr>
                      <w:rFonts w:asciiTheme="minorHAnsi" w:hAnsiTheme="minorHAnsi"/>
                      <w:szCs w:val="22"/>
                      <w:lang w:eastAsia="en-GB"/>
                    </w:rPr>
                    <w:t>Year 4</w:t>
                  </w:r>
                </w:p>
              </w:tc>
              <w:tc>
                <w:tcPr>
                  <w:tcW w:w="1311" w:type="dxa"/>
                  <w:shd w:val="clear" w:color="auto" w:fill="auto"/>
                  <w:noWrap/>
                  <w:vAlign w:val="center"/>
                </w:tcPr>
                <w:p w14:paraId="45FC3639"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Pr>
                      <w:rFonts w:asciiTheme="minorHAnsi" w:hAnsiTheme="minorHAnsi"/>
                      <w:szCs w:val="22"/>
                      <w:lang w:eastAsia="en-GB"/>
                    </w:rPr>
                    <w:t>6,000</w:t>
                  </w:r>
                </w:p>
              </w:tc>
            </w:tr>
            <w:tr w:rsidR="004D0676" w:rsidRPr="00782318" w14:paraId="79284137" w14:textId="77777777" w:rsidTr="009D35F6">
              <w:trPr>
                <w:trHeight w:val="368"/>
              </w:trPr>
              <w:tc>
                <w:tcPr>
                  <w:tcW w:w="1752" w:type="dxa"/>
                  <w:shd w:val="clear" w:color="auto" w:fill="auto"/>
                  <w:noWrap/>
                  <w:vAlign w:val="center"/>
                </w:tcPr>
                <w:p w14:paraId="1107F67F"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sidRPr="00A032C8">
                    <w:rPr>
                      <w:rFonts w:asciiTheme="minorHAnsi" w:hAnsiTheme="minorHAnsi"/>
                      <w:szCs w:val="22"/>
                      <w:lang w:eastAsia="en-GB"/>
                    </w:rPr>
                    <w:t>Year 5</w:t>
                  </w:r>
                </w:p>
              </w:tc>
              <w:tc>
                <w:tcPr>
                  <w:tcW w:w="1311" w:type="dxa"/>
                  <w:shd w:val="clear" w:color="auto" w:fill="auto"/>
                  <w:noWrap/>
                  <w:vAlign w:val="center"/>
                </w:tcPr>
                <w:p w14:paraId="79883362" w14:textId="77777777" w:rsidR="004D0676" w:rsidRPr="00782318" w:rsidRDefault="004D0676" w:rsidP="005A3B22">
                  <w:pPr>
                    <w:framePr w:hSpace="180" w:wrap="around" w:vAnchor="text" w:hAnchor="margin" w:y="219"/>
                    <w:spacing w:after="0" w:line="240" w:lineRule="auto"/>
                    <w:contextualSpacing w:val="0"/>
                    <w:jc w:val="center"/>
                    <w:rPr>
                      <w:rFonts w:asciiTheme="minorHAnsi" w:hAnsiTheme="minorHAnsi"/>
                      <w:szCs w:val="22"/>
                      <w:lang w:eastAsia="en-GB"/>
                    </w:rPr>
                  </w:pPr>
                  <w:r>
                    <w:rPr>
                      <w:rFonts w:asciiTheme="minorHAnsi" w:hAnsiTheme="minorHAnsi"/>
                      <w:szCs w:val="22"/>
                      <w:lang w:eastAsia="en-GB"/>
                    </w:rPr>
                    <w:t>0</w:t>
                  </w:r>
                </w:p>
              </w:tc>
            </w:tr>
          </w:tbl>
          <w:p w14:paraId="185ADCAF" w14:textId="77777777" w:rsidR="004D0676"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p>
          <w:p w14:paraId="70D0E93B"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A032C8">
              <w:rPr>
                <w:rFonts w:asciiTheme="minorHAnsi" w:hAnsiTheme="minorHAnsi"/>
                <w:szCs w:val="22"/>
              </w:rPr>
              <w:t xml:space="preserve">The values for real </w:t>
            </w:r>
            <w:r>
              <w:rPr>
                <w:rFonts w:asciiTheme="minorHAnsi" w:hAnsiTheme="minorHAnsi"/>
                <w:szCs w:val="22"/>
              </w:rPr>
              <w:t>SDG impacts</w:t>
            </w:r>
            <w:r w:rsidRPr="00A032C8">
              <w:rPr>
                <w:rFonts w:asciiTheme="minorHAnsi" w:hAnsiTheme="minorHAnsi"/>
                <w:szCs w:val="22"/>
              </w:rPr>
              <w:t xml:space="preserve"> will be calculated for each monitoring period</w:t>
            </w:r>
          </w:p>
        </w:tc>
      </w:tr>
      <w:tr w:rsidR="004D0676" w:rsidRPr="00355EF5" w14:paraId="671A7A7C" w14:textId="77777777" w:rsidTr="009D35F6">
        <w:trPr>
          <w:trHeight w:val="892"/>
        </w:trPr>
        <w:tc>
          <w:tcPr>
            <w:cnfStyle w:val="001000000000" w:firstRow="0" w:lastRow="0" w:firstColumn="1" w:lastColumn="0" w:oddVBand="0" w:evenVBand="0" w:oddHBand="0" w:evenHBand="0" w:firstRowFirstColumn="0" w:firstRowLastColumn="0" w:lastRowFirstColumn="0" w:lastRowLastColumn="0"/>
            <w:tcW w:w="1521" w:type="pct"/>
          </w:tcPr>
          <w:p w14:paraId="5729E99D"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Measurement methods and procedures</w:t>
            </w:r>
          </w:p>
        </w:tc>
        <w:tc>
          <w:tcPr>
            <w:tcW w:w="3479" w:type="pct"/>
          </w:tcPr>
          <w:p w14:paraId="7DF40C64" w14:textId="77777777" w:rsidR="004D0676"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vertAlign w:val="subscript"/>
              </w:rPr>
            </w:pPr>
            <w:r>
              <w:rPr>
                <w:rFonts w:asciiTheme="minorHAnsi" w:hAnsiTheme="minorHAnsi"/>
                <w:szCs w:val="22"/>
              </w:rPr>
              <w:t>Calculated from monitored parameters ICS</w:t>
            </w:r>
            <w:r w:rsidRPr="00BC02FB">
              <w:rPr>
                <w:rFonts w:asciiTheme="minorHAnsi" w:hAnsiTheme="minorHAnsi"/>
                <w:szCs w:val="22"/>
                <w:vertAlign w:val="subscript"/>
              </w:rPr>
              <w:t>t,y</w:t>
            </w:r>
            <w:r>
              <w:rPr>
                <w:rFonts w:asciiTheme="minorHAnsi" w:hAnsiTheme="minorHAnsi"/>
                <w:szCs w:val="22"/>
              </w:rPr>
              <w:t xml:space="preserve"> and U</w:t>
            </w:r>
            <w:r w:rsidRPr="00B0072C">
              <w:rPr>
                <w:rFonts w:asciiTheme="minorHAnsi" w:hAnsiTheme="minorHAnsi"/>
                <w:szCs w:val="22"/>
                <w:vertAlign w:val="subscript"/>
              </w:rPr>
              <w:t>p,y</w:t>
            </w:r>
          </w:p>
          <w:p w14:paraId="168C48CC" w14:textId="77777777" w:rsidR="004D0676"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p>
          <w:p w14:paraId="1ED18650"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E053A4">
              <w:rPr>
                <w:rFonts w:asciiTheme="minorHAnsi" w:hAnsiTheme="minorHAnsi"/>
                <w:szCs w:val="22"/>
              </w:rPr>
              <w:t xml:space="preserve">The </w:t>
            </w:r>
            <w:r>
              <w:rPr>
                <w:rFonts w:asciiTheme="minorHAnsi" w:hAnsiTheme="minorHAnsi"/>
                <w:szCs w:val="22"/>
              </w:rPr>
              <w:t xml:space="preserve">number of active ICS in the project in year y will be calculated by multiplying the number of stoves distributed as per the Total Distribution Record by the usage rate each monitoring period. </w:t>
            </w:r>
          </w:p>
        </w:tc>
      </w:tr>
      <w:tr w:rsidR="004D0676" w:rsidRPr="00355EF5" w14:paraId="257BC014" w14:textId="77777777" w:rsidTr="009D35F6">
        <w:trPr>
          <w:trHeight w:val="360"/>
        </w:trPr>
        <w:tc>
          <w:tcPr>
            <w:cnfStyle w:val="001000000000" w:firstRow="0" w:lastRow="0" w:firstColumn="1" w:lastColumn="0" w:oddVBand="0" w:evenVBand="0" w:oddHBand="0" w:evenHBand="0" w:firstRowFirstColumn="0" w:firstRowLastColumn="0" w:lastRowFirstColumn="0" w:lastRowLastColumn="0"/>
            <w:tcW w:w="1521" w:type="pct"/>
          </w:tcPr>
          <w:p w14:paraId="7DD9D590"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Monitoring frequency</w:t>
            </w:r>
          </w:p>
        </w:tc>
        <w:tc>
          <w:tcPr>
            <w:tcW w:w="3479" w:type="pct"/>
          </w:tcPr>
          <w:p w14:paraId="28E2F272"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sidRPr="00E053A4">
              <w:rPr>
                <w:rFonts w:asciiTheme="minorHAnsi" w:hAnsiTheme="minorHAnsi"/>
                <w:szCs w:val="22"/>
              </w:rPr>
              <w:t>Measured annually</w:t>
            </w:r>
          </w:p>
        </w:tc>
      </w:tr>
      <w:tr w:rsidR="004D0676" w:rsidRPr="00355EF5" w14:paraId="1BBCFDBE" w14:textId="77777777" w:rsidTr="009D35F6">
        <w:trPr>
          <w:trHeight w:val="361"/>
        </w:trPr>
        <w:tc>
          <w:tcPr>
            <w:cnfStyle w:val="001000000000" w:firstRow="0" w:lastRow="0" w:firstColumn="1" w:lastColumn="0" w:oddVBand="0" w:evenVBand="0" w:oddHBand="0" w:evenHBand="0" w:firstRowFirstColumn="0" w:firstRowLastColumn="0" w:lastRowFirstColumn="0" w:lastRowLastColumn="0"/>
            <w:tcW w:w="1521" w:type="pct"/>
          </w:tcPr>
          <w:p w14:paraId="17848FBE"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QA/QC procedures</w:t>
            </w:r>
          </w:p>
        </w:tc>
        <w:tc>
          <w:tcPr>
            <w:tcW w:w="3479" w:type="pct"/>
          </w:tcPr>
          <w:p w14:paraId="538B22A5"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Pr>
                <w:rFonts w:asciiTheme="minorHAnsi" w:hAnsiTheme="minorHAnsi"/>
                <w:szCs w:val="22"/>
              </w:rPr>
              <w:t>-</w:t>
            </w:r>
          </w:p>
        </w:tc>
      </w:tr>
      <w:tr w:rsidR="004D0676" w:rsidRPr="00355EF5" w14:paraId="14F8DBB3" w14:textId="77777777" w:rsidTr="009D35F6">
        <w:trPr>
          <w:trHeight w:val="361"/>
        </w:trPr>
        <w:tc>
          <w:tcPr>
            <w:cnfStyle w:val="001000000000" w:firstRow="0" w:lastRow="0" w:firstColumn="1" w:lastColumn="0" w:oddVBand="0" w:evenVBand="0" w:oddHBand="0" w:evenHBand="0" w:firstRowFirstColumn="0" w:firstRowLastColumn="0" w:lastRowFirstColumn="0" w:lastRowLastColumn="0"/>
            <w:tcW w:w="1521" w:type="pct"/>
          </w:tcPr>
          <w:p w14:paraId="3C5F27C8"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Purpose of data</w:t>
            </w:r>
          </w:p>
        </w:tc>
        <w:tc>
          <w:tcPr>
            <w:tcW w:w="3479" w:type="pct"/>
          </w:tcPr>
          <w:p w14:paraId="2986019E"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Pr>
                <w:rFonts w:asciiTheme="minorHAnsi" w:hAnsiTheme="minorHAnsi"/>
                <w:szCs w:val="22"/>
              </w:rPr>
              <w:t>Calculation of SDG 7</w:t>
            </w:r>
          </w:p>
        </w:tc>
      </w:tr>
      <w:tr w:rsidR="004D0676" w:rsidRPr="00355EF5" w14:paraId="33A4A1AD" w14:textId="77777777" w:rsidTr="009D35F6">
        <w:trPr>
          <w:trHeight w:val="361"/>
        </w:trPr>
        <w:tc>
          <w:tcPr>
            <w:cnfStyle w:val="001000000000" w:firstRow="0" w:lastRow="0" w:firstColumn="1" w:lastColumn="0" w:oddVBand="0" w:evenVBand="0" w:oddHBand="0" w:evenHBand="0" w:firstRowFirstColumn="0" w:firstRowLastColumn="0" w:lastRowFirstColumn="0" w:lastRowLastColumn="0"/>
            <w:tcW w:w="1521" w:type="pct"/>
          </w:tcPr>
          <w:p w14:paraId="2A111894" w14:textId="77777777" w:rsidR="004D0676" w:rsidRPr="00A10B8A" w:rsidRDefault="004D0676" w:rsidP="009D35F6">
            <w:pPr>
              <w:spacing w:line="276" w:lineRule="auto"/>
              <w:contextualSpacing w:val="0"/>
              <w:rPr>
                <w:rFonts w:asciiTheme="minorHAnsi" w:hAnsiTheme="minorHAnsi"/>
                <w:color w:val="FFFFFF" w:themeColor="background1"/>
                <w:lang w:val="en-GB"/>
              </w:rPr>
            </w:pPr>
            <w:r w:rsidRPr="00A10B8A">
              <w:rPr>
                <w:rFonts w:asciiTheme="minorHAnsi" w:hAnsiTheme="minorHAnsi"/>
                <w:color w:val="FFFFFF" w:themeColor="background1"/>
              </w:rPr>
              <w:t>Additional comment</w:t>
            </w:r>
          </w:p>
        </w:tc>
        <w:tc>
          <w:tcPr>
            <w:tcW w:w="3479" w:type="pct"/>
          </w:tcPr>
          <w:p w14:paraId="6CE8A23B" w14:textId="77777777" w:rsidR="004D0676" w:rsidRPr="00E053A4" w:rsidRDefault="004D0676" w:rsidP="009D35F6">
            <w:pPr>
              <w:spacing w:line="276"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szCs w:val="22"/>
              </w:rPr>
            </w:pPr>
            <w:r>
              <w:rPr>
                <w:rFonts w:asciiTheme="minorHAnsi" w:hAnsiTheme="minorHAnsi"/>
                <w:szCs w:val="22"/>
              </w:rPr>
              <w:t>-</w:t>
            </w:r>
          </w:p>
        </w:tc>
      </w:tr>
    </w:tbl>
    <w:p w14:paraId="4DDB4795" w14:textId="77777777" w:rsidR="004D0676" w:rsidRDefault="004D0676" w:rsidP="004D0676">
      <w:pPr>
        <w:rPr>
          <w:b/>
          <w:bCs/>
          <w:lang w:eastAsia="en-GB"/>
        </w:rPr>
      </w:pPr>
    </w:p>
    <w:p w14:paraId="1EB230D9" w14:textId="78CAD110" w:rsidR="00A10B8A" w:rsidRDefault="00A10B8A" w:rsidP="00A10B8A">
      <w:pPr>
        <w:pStyle w:val="SectionList2nd"/>
      </w:pPr>
      <w:r>
        <w:t>Sampling plan</w:t>
      </w:r>
    </w:p>
    <w:p w14:paraId="00F0AC88" w14:textId="24A52EDD" w:rsidR="00876574" w:rsidRPr="00784A52" w:rsidRDefault="00A10B8A" w:rsidP="00876574">
      <w:pPr>
        <w:pStyle w:val="Instruction"/>
        <w:ind w:left="0"/>
        <w:jc w:val="both"/>
        <w:rPr>
          <w:rFonts w:asciiTheme="minorHAnsi" w:hAnsiTheme="minorHAnsi"/>
          <w:b/>
          <w:bCs/>
          <w:i w:val="0"/>
          <w:color w:val="auto"/>
          <w:szCs w:val="21"/>
        </w:rPr>
      </w:pPr>
      <w:r>
        <w:rPr>
          <w:lang w:eastAsia="en-GB"/>
        </w:rPr>
        <w:lastRenderedPageBreak/>
        <w:t>&gt;&gt;</w:t>
      </w:r>
      <w:r w:rsidR="00876574" w:rsidRPr="00876574">
        <w:rPr>
          <w:rFonts w:asciiTheme="minorHAnsi" w:hAnsiTheme="minorHAnsi"/>
          <w:b/>
          <w:bCs/>
          <w:szCs w:val="21"/>
        </w:rPr>
        <w:t xml:space="preserve"> </w:t>
      </w:r>
      <w:r w:rsidR="00876574" w:rsidRPr="00784A52">
        <w:rPr>
          <w:rFonts w:asciiTheme="minorHAnsi" w:hAnsiTheme="minorHAnsi"/>
          <w:b/>
          <w:bCs/>
          <w:i w:val="0"/>
          <w:color w:val="auto"/>
          <w:szCs w:val="21"/>
        </w:rPr>
        <w:t>Monitored Parameters</w:t>
      </w:r>
    </w:p>
    <w:p w14:paraId="2C179C46" w14:textId="77777777" w:rsidR="00876574" w:rsidRPr="00784A52" w:rsidRDefault="00876574" w:rsidP="00876574">
      <w:pPr>
        <w:pStyle w:val="Instruction"/>
        <w:ind w:left="0"/>
        <w:jc w:val="both"/>
        <w:rPr>
          <w:rFonts w:asciiTheme="minorHAnsi" w:hAnsiTheme="minorHAnsi"/>
          <w:i w:val="0"/>
          <w:color w:val="auto"/>
          <w:szCs w:val="21"/>
        </w:rPr>
      </w:pPr>
      <w:r w:rsidRPr="00784A52">
        <w:rPr>
          <w:rFonts w:asciiTheme="minorHAnsi" w:hAnsiTheme="minorHAnsi"/>
          <w:i w:val="0"/>
          <w:color w:val="auto"/>
          <w:szCs w:val="21"/>
        </w:rPr>
        <w:t>Monitored parameters which require a sampling plan include:</w:t>
      </w:r>
    </w:p>
    <w:tbl>
      <w:tblPr>
        <w:tblStyle w:val="TableGrid"/>
        <w:tblW w:w="9112" w:type="dxa"/>
        <w:tblInd w:w="31" w:type="dxa"/>
        <w:tblLook w:val="04A0" w:firstRow="1" w:lastRow="0" w:firstColumn="1" w:lastColumn="0" w:noHBand="0" w:noVBand="1"/>
      </w:tblPr>
      <w:tblGrid>
        <w:gridCol w:w="1297"/>
        <w:gridCol w:w="4287"/>
        <w:gridCol w:w="1702"/>
        <w:gridCol w:w="1826"/>
      </w:tblGrid>
      <w:tr w:rsidR="00876574" w:rsidRPr="00784A52" w14:paraId="10276F34" w14:textId="77777777" w:rsidTr="009D35F6">
        <w:trPr>
          <w:trHeight w:val="442"/>
        </w:trPr>
        <w:tc>
          <w:tcPr>
            <w:tcW w:w="1297" w:type="dxa"/>
          </w:tcPr>
          <w:p w14:paraId="20D2EC1F" w14:textId="77777777" w:rsidR="00876574" w:rsidRPr="002D7841" w:rsidRDefault="00876574" w:rsidP="009D35F6">
            <w:pPr>
              <w:pStyle w:val="Instruction"/>
              <w:ind w:left="0"/>
              <w:rPr>
                <w:rFonts w:asciiTheme="minorHAnsi" w:hAnsiTheme="minorHAnsi"/>
                <w:b/>
                <w:bCs/>
                <w:i w:val="0"/>
                <w:iCs/>
                <w:sz w:val="18"/>
                <w:szCs w:val="18"/>
              </w:rPr>
            </w:pPr>
            <w:r w:rsidRPr="002D7841">
              <w:rPr>
                <w:rFonts w:asciiTheme="minorHAnsi" w:hAnsiTheme="minorHAnsi"/>
                <w:b/>
                <w:bCs/>
                <w:i w:val="0"/>
                <w:iCs/>
                <w:sz w:val="18"/>
                <w:szCs w:val="18"/>
              </w:rPr>
              <w:t>Parameter</w:t>
            </w:r>
          </w:p>
        </w:tc>
        <w:tc>
          <w:tcPr>
            <w:tcW w:w="4287" w:type="dxa"/>
          </w:tcPr>
          <w:p w14:paraId="56B91333" w14:textId="77777777" w:rsidR="00876574" w:rsidRPr="002D7841" w:rsidRDefault="00876574" w:rsidP="009D35F6">
            <w:pPr>
              <w:pStyle w:val="Instruction"/>
              <w:tabs>
                <w:tab w:val="left" w:pos="1834"/>
              </w:tabs>
              <w:ind w:left="0"/>
              <w:rPr>
                <w:rFonts w:asciiTheme="minorHAnsi" w:hAnsiTheme="minorHAnsi"/>
                <w:b/>
                <w:bCs/>
                <w:i w:val="0"/>
                <w:iCs/>
                <w:sz w:val="18"/>
                <w:szCs w:val="18"/>
              </w:rPr>
            </w:pPr>
            <w:r w:rsidRPr="002D7841">
              <w:rPr>
                <w:rFonts w:asciiTheme="minorHAnsi" w:hAnsiTheme="minorHAnsi"/>
                <w:b/>
                <w:bCs/>
                <w:i w:val="0"/>
                <w:iCs/>
                <w:sz w:val="18"/>
                <w:szCs w:val="18"/>
              </w:rPr>
              <w:t>Description</w:t>
            </w:r>
          </w:p>
        </w:tc>
        <w:tc>
          <w:tcPr>
            <w:tcW w:w="1702" w:type="dxa"/>
          </w:tcPr>
          <w:p w14:paraId="15227AFC" w14:textId="77777777" w:rsidR="00876574" w:rsidRPr="002D7841" w:rsidRDefault="00876574" w:rsidP="009D35F6">
            <w:pPr>
              <w:pStyle w:val="Instruction"/>
              <w:tabs>
                <w:tab w:val="left" w:pos="1834"/>
              </w:tabs>
              <w:ind w:left="0"/>
              <w:rPr>
                <w:rFonts w:asciiTheme="minorHAnsi" w:hAnsiTheme="minorHAnsi"/>
                <w:b/>
                <w:bCs/>
                <w:i w:val="0"/>
                <w:iCs/>
                <w:sz w:val="18"/>
                <w:szCs w:val="18"/>
              </w:rPr>
            </w:pPr>
            <w:r w:rsidRPr="002D7841">
              <w:rPr>
                <w:rFonts w:asciiTheme="minorHAnsi" w:hAnsiTheme="minorHAnsi"/>
                <w:b/>
                <w:bCs/>
                <w:i w:val="0"/>
                <w:iCs/>
                <w:sz w:val="18"/>
                <w:szCs w:val="18"/>
              </w:rPr>
              <w:t>Survey</w:t>
            </w:r>
          </w:p>
        </w:tc>
        <w:tc>
          <w:tcPr>
            <w:tcW w:w="1826" w:type="dxa"/>
          </w:tcPr>
          <w:p w14:paraId="66D4E378" w14:textId="77777777" w:rsidR="00876574" w:rsidRPr="002D7841" w:rsidRDefault="00876574" w:rsidP="009D35F6">
            <w:pPr>
              <w:pStyle w:val="Instruction"/>
              <w:tabs>
                <w:tab w:val="left" w:pos="1834"/>
              </w:tabs>
              <w:ind w:left="0"/>
              <w:rPr>
                <w:rFonts w:asciiTheme="minorHAnsi" w:hAnsiTheme="minorHAnsi"/>
                <w:b/>
                <w:bCs/>
                <w:i w:val="0"/>
                <w:iCs/>
                <w:sz w:val="18"/>
                <w:szCs w:val="18"/>
              </w:rPr>
            </w:pPr>
            <w:r w:rsidRPr="002D7841">
              <w:rPr>
                <w:rFonts w:asciiTheme="minorHAnsi" w:hAnsiTheme="minorHAnsi"/>
                <w:b/>
                <w:bCs/>
                <w:i w:val="0"/>
                <w:iCs/>
                <w:sz w:val="18"/>
                <w:szCs w:val="18"/>
              </w:rPr>
              <w:t>Frequency</w:t>
            </w:r>
          </w:p>
        </w:tc>
      </w:tr>
      <w:tr w:rsidR="00876574" w:rsidRPr="00784A52" w14:paraId="09AA805C" w14:textId="77777777" w:rsidTr="009D35F6">
        <w:trPr>
          <w:trHeight w:val="478"/>
        </w:trPr>
        <w:tc>
          <w:tcPr>
            <w:tcW w:w="1297" w:type="dxa"/>
          </w:tcPr>
          <w:p w14:paraId="53E1D3FD" w14:textId="77777777" w:rsidR="00876574" w:rsidRPr="002D7841" w:rsidRDefault="00876574" w:rsidP="009D35F6">
            <w:pPr>
              <w:pStyle w:val="Instruction"/>
              <w:ind w:left="0"/>
              <w:rPr>
                <w:rFonts w:asciiTheme="minorHAnsi" w:hAnsiTheme="minorHAnsi"/>
                <w:i w:val="0"/>
                <w:iCs/>
                <w:color w:val="auto"/>
                <w:sz w:val="18"/>
                <w:szCs w:val="18"/>
              </w:rPr>
            </w:pPr>
            <w:r w:rsidRPr="002D7841">
              <w:rPr>
                <w:rFonts w:asciiTheme="minorHAnsi" w:hAnsiTheme="minorHAnsi"/>
                <w:i w:val="0"/>
                <w:iCs/>
                <w:sz w:val="18"/>
                <w:szCs w:val="18"/>
              </w:rPr>
              <w:t>U</w:t>
            </w:r>
            <w:r w:rsidRPr="002D7841">
              <w:rPr>
                <w:rFonts w:asciiTheme="minorHAnsi" w:hAnsiTheme="minorHAnsi"/>
                <w:i w:val="0"/>
                <w:iCs/>
                <w:sz w:val="18"/>
                <w:szCs w:val="18"/>
                <w:vertAlign w:val="subscript"/>
              </w:rPr>
              <w:t>p,y</w:t>
            </w:r>
          </w:p>
        </w:tc>
        <w:tc>
          <w:tcPr>
            <w:tcW w:w="4287" w:type="dxa"/>
          </w:tcPr>
          <w:p w14:paraId="198E704C" w14:textId="77777777" w:rsidR="00876574" w:rsidRPr="002D7841" w:rsidRDefault="00876574" w:rsidP="009D35F6">
            <w:pPr>
              <w:pStyle w:val="Instruction"/>
              <w:tabs>
                <w:tab w:val="left" w:pos="1834"/>
              </w:tabs>
              <w:ind w:left="0"/>
              <w:rPr>
                <w:rFonts w:asciiTheme="minorHAnsi" w:hAnsiTheme="minorHAnsi"/>
                <w:i w:val="0"/>
                <w:iCs/>
                <w:color w:val="auto"/>
                <w:sz w:val="18"/>
                <w:szCs w:val="18"/>
              </w:rPr>
            </w:pPr>
            <w:r w:rsidRPr="002D7841">
              <w:rPr>
                <w:rFonts w:asciiTheme="minorHAnsi" w:hAnsiTheme="minorHAnsi"/>
                <w:i w:val="0"/>
                <w:iCs/>
                <w:sz w:val="18"/>
                <w:szCs w:val="18"/>
              </w:rPr>
              <w:t>Usage rate in project scenario p through year y</w:t>
            </w:r>
          </w:p>
        </w:tc>
        <w:tc>
          <w:tcPr>
            <w:tcW w:w="1702" w:type="dxa"/>
          </w:tcPr>
          <w:p w14:paraId="0876CFDB" w14:textId="77777777" w:rsidR="00876574" w:rsidRPr="002D7841" w:rsidRDefault="00876574" w:rsidP="009D35F6">
            <w:pPr>
              <w:pStyle w:val="Instruction"/>
              <w:tabs>
                <w:tab w:val="left" w:pos="1834"/>
              </w:tabs>
              <w:ind w:left="0"/>
              <w:rPr>
                <w:rFonts w:asciiTheme="minorHAnsi" w:hAnsiTheme="minorHAnsi"/>
                <w:i w:val="0"/>
                <w:iCs/>
                <w:sz w:val="18"/>
                <w:szCs w:val="18"/>
              </w:rPr>
            </w:pPr>
            <w:r w:rsidRPr="002D7841">
              <w:rPr>
                <w:rFonts w:asciiTheme="minorHAnsi" w:hAnsiTheme="minorHAnsi"/>
                <w:i w:val="0"/>
                <w:iCs/>
                <w:sz w:val="18"/>
                <w:szCs w:val="18"/>
              </w:rPr>
              <w:t>Usage Survey</w:t>
            </w:r>
          </w:p>
        </w:tc>
        <w:tc>
          <w:tcPr>
            <w:tcW w:w="1826" w:type="dxa"/>
          </w:tcPr>
          <w:p w14:paraId="5110B988" w14:textId="77777777" w:rsidR="00876574" w:rsidRPr="002D7841" w:rsidRDefault="00876574" w:rsidP="009D35F6">
            <w:pPr>
              <w:pStyle w:val="Instruction"/>
              <w:tabs>
                <w:tab w:val="left" w:pos="1834"/>
              </w:tabs>
              <w:ind w:left="0"/>
              <w:rPr>
                <w:rFonts w:asciiTheme="minorHAnsi" w:hAnsiTheme="minorHAnsi"/>
                <w:i w:val="0"/>
                <w:iCs/>
                <w:sz w:val="18"/>
                <w:szCs w:val="18"/>
              </w:rPr>
            </w:pPr>
            <w:r w:rsidRPr="002D7841">
              <w:rPr>
                <w:rFonts w:asciiTheme="minorHAnsi" w:hAnsiTheme="minorHAnsi"/>
                <w:i w:val="0"/>
                <w:iCs/>
                <w:sz w:val="18"/>
                <w:szCs w:val="18"/>
              </w:rPr>
              <w:t>Annual</w:t>
            </w:r>
          </w:p>
        </w:tc>
      </w:tr>
      <w:tr w:rsidR="00876574" w:rsidRPr="00784A52" w14:paraId="1248545E" w14:textId="77777777" w:rsidTr="009D35F6">
        <w:trPr>
          <w:trHeight w:val="503"/>
        </w:trPr>
        <w:tc>
          <w:tcPr>
            <w:tcW w:w="1297" w:type="dxa"/>
          </w:tcPr>
          <w:p w14:paraId="6D0AF6C0" w14:textId="77777777" w:rsidR="00876574" w:rsidRPr="002D7841" w:rsidRDefault="00876574" w:rsidP="009D35F6">
            <w:pPr>
              <w:pStyle w:val="Instruction"/>
              <w:ind w:left="0"/>
              <w:rPr>
                <w:rFonts w:asciiTheme="minorHAnsi" w:hAnsiTheme="minorHAnsi"/>
                <w:i w:val="0"/>
                <w:iCs/>
                <w:color w:val="auto"/>
                <w:sz w:val="18"/>
                <w:szCs w:val="18"/>
              </w:rPr>
            </w:pPr>
            <w:r w:rsidRPr="002D7841">
              <w:rPr>
                <w:rFonts w:asciiTheme="minorHAnsi" w:hAnsiTheme="minorHAnsi"/>
                <w:i w:val="0"/>
                <w:iCs/>
                <w:sz w:val="18"/>
                <w:szCs w:val="18"/>
              </w:rPr>
              <w:t>P</w:t>
            </w:r>
            <w:r w:rsidRPr="002D7841">
              <w:rPr>
                <w:rFonts w:asciiTheme="minorHAnsi" w:hAnsiTheme="minorHAnsi"/>
                <w:i w:val="0"/>
                <w:iCs/>
                <w:sz w:val="18"/>
                <w:szCs w:val="18"/>
                <w:vertAlign w:val="subscript"/>
              </w:rPr>
              <w:t>p,y</w:t>
            </w:r>
          </w:p>
        </w:tc>
        <w:tc>
          <w:tcPr>
            <w:tcW w:w="4287" w:type="dxa"/>
          </w:tcPr>
          <w:p w14:paraId="58A91FD4" w14:textId="77777777" w:rsidR="00876574" w:rsidRPr="002D7841" w:rsidRDefault="00876574" w:rsidP="009D35F6">
            <w:pPr>
              <w:pStyle w:val="Instruction"/>
              <w:ind w:left="0"/>
              <w:rPr>
                <w:rFonts w:asciiTheme="minorHAnsi" w:hAnsiTheme="minorHAnsi"/>
                <w:i w:val="0"/>
                <w:iCs/>
                <w:color w:val="auto"/>
                <w:sz w:val="18"/>
                <w:szCs w:val="18"/>
              </w:rPr>
            </w:pPr>
            <w:r w:rsidRPr="002D7841">
              <w:rPr>
                <w:rFonts w:asciiTheme="minorHAnsi" w:hAnsiTheme="minorHAnsi"/>
                <w:i w:val="0"/>
                <w:iCs/>
                <w:sz w:val="18"/>
                <w:szCs w:val="18"/>
              </w:rPr>
              <w:t>Quantity of fuel that is consumed in the project scenario p during year y (kg/household-day)</w:t>
            </w:r>
          </w:p>
        </w:tc>
        <w:tc>
          <w:tcPr>
            <w:tcW w:w="1702" w:type="dxa"/>
          </w:tcPr>
          <w:p w14:paraId="6B37006C" w14:textId="77777777" w:rsidR="00876574" w:rsidRPr="002D7841" w:rsidRDefault="00876574" w:rsidP="009D35F6">
            <w:pPr>
              <w:pStyle w:val="Instruction"/>
              <w:ind w:left="0"/>
              <w:rPr>
                <w:rFonts w:asciiTheme="minorHAnsi" w:hAnsiTheme="minorHAnsi"/>
                <w:i w:val="0"/>
                <w:iCs/>
                <w:sz w:val="18"/>
                <w:szCs w:val="18"/>
              </w:rPr>
            </w:pPr>
            <w:r w:rsidRPr="002D7841">
              <w:rPr>
                <w:rFonts w:asciiTheme="minorHAnsi" w:hAnsiTheme="minorHAnsi"/>
                <w:i w:val="0"/>
                <w:iCs/>
                <w:sz w:val="18"/>
                <w:szCs w:val="18"/>
              </w:rPr>
              <w:t>KPT</w:t>
            </w:r>
          </w:p>
        </w:tc>
        <w:tc>
          <w:tcPr>
            <w:tcW w:w="1826" w:type="dxa"/>
          </w:tcPr>
          <w:p w14:paraId="38182B77" w14:textId="77777777" w:rsidR="00876574" w:rsidRPr="002D7841" w:rsidRDefault="00876574" w:rsidP="009D35F6">
            <w:pPr>
              <w:pStyle w:val="Instruction"/>
              <w:ind w:left="0"/>
              <w:rPr>
                <w:rFonts w:asciiTheme="minorHAnsi" w:hAnsiTheme="minorHAnsi"/>
                <w:i w:val="0"/>
                <w:iCs/>
                <w:sz w:val="18"/>
                <w:szCs w:val="18"/>
              </w:rPr>
            </w:pPr>
            <w:r w:rsidRPr="002D7841">
              <w:rPr>
                <w:rFonts w:asciiTheme="minorHAnsi" w:hAnsiTheme="minorHAnsi"/>
                <w:i w:val="0"/>
                <w:iCs/>
                <w:sz w:val="18"/>
                <w:szCs w:val="18"/>
              </w:rPr>
              <w:t>Biennial</w:t>
            </w:r>
          </w:p>
        </w:tc>
      </w:tr>
      <w:tr w:rsidR="00876574" w:rsidRPr="00784A52" w14:paraId="35B1D1B4" w14:textId="77777777" w:rsidTr="009D35F6">
        <w:trPr>
          <w:trHeight w:val="503"/>
        </w:trPr>
        <w:tc>
          <w:tcPr>
            <w:tcW w:w="1297" w:type="dxa"/>
          </w:tcPr>
          <w:p w14:paraId="7BD94F58" w14:textId="77777777" w:rsidR="00876574" w:rsidRPr="002D7841" w:rsidRDefault="00876574" w:rsidP="009D35F6">
            <w:pPr>
              <w:pStyle w:val="Instruction"/>
              <w:ind w:left="0"/>
              <w:rPr>
                <w:rFonts w:asciiTheme="minorHAnsi" w:hAnsiTheme="minorHAnsi"/>
                <w:i w:val="0"/>
                <w:iCs/>
                <w:sz w:val="18"/>
                <w:szCs w:val="18"/>
              </w:rPr>
            </w:pPr>
            <w:r w:rsidRPr="002D7841">
              <w:rPr>
                <w:rFonts w:asciiTheme="minorHAnsi" w:hAnsiTheme="minorHAnsi"/>
                <w:i w:val="0"/>
                <w:iCs/>
                <w:sz w:val="18"/>
                <w:szCs w:val="18"/>
              </w:rPr>
              <w:t>T</w:t>
            </w:r>
            <w:r w:rsidRPr="002D7841">
              <w:rPr>
                <w:rFonts w:asciiTheme="minorHAnsi" w:hAnsiTheme="minorHAnsi"/>
                <w:i w:val="0"/>
                <w:iCs/>
                <w:sz w:val="18"/>
                <w:szCs w:val="18"/>
                <w:vertAlign w:val="subscript"/>
              </w:rPr>
              <w:t>p,y</w:t>
            </w:r>
          </w:p>
        </w:tc>
        <w:tc>
          <w:tcPr>
            <w:tcW w:w="4287" w:type="dxa"/>
          </w:tcPr>
          <w:p w14:paraId="5AC5E1D2" w14:textId="77777777" w:rsidR="00876574" w:rsidRPr="002D7841" w:rsidRDefault="00876574" w:rsidP="009D35F6">
            <w:pPr>
              <w:pStyle w:val="Instruction"/>
              <w:ind w:left="0"/>
              <w:rPr>
                <w:rFonts w:asciiTheme="minorHAnsi" w:hAnsiTheme="minorHAnsi"/>
                <w:i w:val="0"/>
                <w:iCs/>
                <w:sz w:val="18"/>
                <w:szCs w:val="18"/>
              </w:rPr>
            </w:pPr>
            <w:r w:rsidRPr="002D7841">
              <w:rPr>
                <w:rFonts w:asciiTheme="minorHAnsi" w:hAnsiTheme="minorHAnsi"/>
                <w:i w:val="0"/>
                <w:iCs/>
                <w:sz w:val="18"/>
                <w:szCs w:val="18"/>
              </w:rPr>
              <w:t>Time spent collecting fuel and cooking per household per week after project activity</w:t>
            </w:r>
          </w:p>
        </w:tc>
        <w:tc>
          <w:tcPr>
            <w:tcW w:w="1702" w:type="dxa"/>
          </w:tcPr>
          <w:p w14:paraId="7475230E" w14:textId="77777777" w:rsidR="00876574" w:rsidRPr="002D7841" w:rsidRDefault="00876574" w:rsidP="009D35F6">
            <w:pPr>
              <w:pStyle w:val="Instruction"/>
              <w:ind w:left="0"/>
              <w:rPr>
                <w:rFonts w:asciiTheme="minorHAnsi" w:hAnsiTheme="minorHAnsi"/>
                <w:i w:val="0"/>
                <w:iCs/>
                <w:sz w:val="18"/>
                <w:szCs w:val="18"/>
              </w:rPr>
            </w:pPr>
            <w:r w:rsidRPr="002D7841">
              <w:rPr>
                <w:rFonts w:asciiTheme="minorHAnsi" w:hAnsiTheme="minorHAnsi"/>
                <w:i w:val="0"/>
                <w:iCs/>
                <w:sz w:val="18"/>
                <w:szCs w:val="18"/>
              </w:rPr>
              <w:t>Kitchen Survey</w:t>
            </w:r>
          </w:p>
        </w:tc>
        <w:tc>
          <w:tcPr>
            <w:tcW w:w="1826" w:type="dxa"/>
          </w:tcPr>
          <w:p w14:paraId="4CCED442" w14:textId="77777777" w:rsidR="00876574" w:rsidRPr="002D7841" w:rsidRDefault="00876574" w:rsidP="009D35F6">
            <w:pPr>
              <w:pStyle w:val="Instruction"/>
              <w:ind w:left="0"/>
              <w:rPr>
                <w:rFonts w:asciiTheme="minorHAnsi" w:hAnsiTheme="minorHAnsi"/>
                <w:i w:val="0"/>
                <w:iCs/>
                <w:sz w:val="18"/>
                <w:szCs w:val="18"/>
              </w:rPr>
            </w:pPr>
            <w:r w:rsidRPr="002D7841">
              <w:rPr>
                <w:rFonts w:asciiTheme="minorHAnsi" w:hAnsiTheme="minorHAnsi"/>
                <w:i w:val="0"/>
                <w:iCs/>
                <w:sz w:val="18"/>
                <w:szCs w:val="18"/>
              </w:rPr>
              <w:t>Annual</w:t>
            </w:r>
          </w:p>
        </w:tc>
      </w:tr>
    </w:tbl>
    <w:p w14:paraId="01C6A52F" w14:textId="77777777" w:rsidR="00876574" w:rsidRPr="00784A52" w:rsidRDefault="00876574" w:rsidP="00876574">
      <w:pPr>
        <w:pStyle w:val="Instruction"/>
        <w:ind w:left="0"/>
        <w:jc w:val="both"/>
        <w:rPr>
          <w:rFonts w:asciiTheme="minorHAnsi" w:hAnsiTheme="minorHAnsi"/>
          <w:i w:val="0"/>
          <w:iCs/>
          <w:color w:val="auto"/>
          <w:szCs w:val="21"/>
        </w:rPr>
      </w:pPr>
      <w:r w:rsidRPr="00784A52">
        <w:rPr>
          <w:rFonts w:asciiTheme="minorHAnsi" w:hAnsiTheme="minorHAnsi"/>
          <w:i w:val="0"/>
          <w:iCs/>
          <w:color w:val="auto"/>
          <w:szCs w:val="21"/>
        </w:rPr>
        <w:t xml:space="preserve">PP </w:t>
      </w:r>
      <w:r>
        <w:rPr>
          <w:rFonts w:asciiTheme="minorHAnsi" w:hAnsiTheme="minorHAnsi"/>
          <w:i w:val="0"/>
          <w:iCs/>
          <w:color w:val="auto"/>
          <w:szCs w:val="21"/>
        </w:rPr>
        <w:t xml:space="preserve">will </w:t>
      </w:r>
      <w:r w:rsidRPr="00784A52">
        <w:rPr>
          <w:rFonts w:asciiTheme="minorHAnsi" w:hAnsiTheme="minorHAnsi"/>
          <w:i w:val="0"/>
          <w:iCs/>
          <w:color w:val="auto"/>
          <w:szCs w:val="21"/>
        </w:rPr>
        <w:t xml:space="preserve">have one </w:t>
      </w:r>
      <w:r>
        <w:rPr>
          <w:rFonts w:asciiTheme="minorHAnsi" w:hAnsiTheme="minorHAnsi"/>
          <w:i w:val="0"/>
          <w:iCs/>
          <w:color w:val="auto"/>
          <w:szCs w:val="21"/>
        </w:rPr>
        <w:t xml:space="preserve">sampling process </w:t>
      </w:r>
      <w:r w:rsidRPr="00784A52">
        <w:rPr>
          <w:rFonts w:asciiTheme="minorHAnsi" w:hAnsiTheme="minorHAnsi"/>
          <w:i w:val="0"/>
          <w:iCs/>
          <w:color w:val="auto"/>
          <w:szCs w:val="21"/>
        </w:rPr>
        <w:t>for these parameters. It is expected that the geographical locations do not have influence on the parameters. Therefore, these parameters can be assumed to be highly homogeneous regardless of how the end user group and distribution/installation location is defined since the end users shall always be households and geographical location is restricted to the project boundary. Sampling more than one parameter within the same sample (household) helps reduce travel needs for monitoring and the associated costs. At the same time this approach ensures the random selection of samples for every parameter. Individual users will be randomly selected from the project database.</w:t>
      </w:r>
    </w:p>
    <w:p w14:paraId="3CBBB7CB" w14:textId="77777777" w:rsidR="00876574" w:rsidRPr="00784A52" w:rsidRDefault="00876574" w:rsidP="00876574">
      <w:pPr>
        <w:pStyle w:val="Instruction"/>
        <w:ind w:left="0"/>
        <w:jc w:val="both"/>
        <w:rPr>
          <w:rFonts w:asciiTheme="minorHAnsi" w:hAnsiTheme="minorHAnsi"/>
          <w:b/>
          <w:bCs/>
          <w:i w:val="0"/>
          <w:iCs/>
          <w:color w:val="auto"/>
          <w:szCs w:val="21"/>
        </w:rPr>
      </w:pPr>
      <w:r w:rsidRPr="00784A52">
        <w:rPr>
          <w:rFonts w:asciiTheme="minorHAnsi" w:hAnsiTheme="minorHAnsi"/>
          <w:b/>
          <w:bCs/>
          <w:i w:val="0"/>
          <w:iCs/>
          <w:color w:val="auto"/>
          <w:szCs w:val="21"/>
        </w:rPr>
        <w:t>Sampling Approach</w:t>
      </w:r>
    </w:p>
    <w:p w14:paraId="0886B7AD" w14:textId="77777777" w:rsidR="00876574" w:rsidRPr="00784A52" w:rsidRDefault="00876574" w:rsidP="00876574">
      <w:pPr>
        <w:pStyle w:val="Instruction"/>
        <w:ind w:left="0"/>
        <w:jc w:val="both"/>
        <w:rPr>
          <w:rFonts w:asciiTheme="minorHAnsi" w:hAnsiTheme="minorHAnsi"/>
          <w:i w:val="0"/>
          <w:color w:val="auto"/>
          <w:szCs w:val="21"/>
        </w:rPr>
      </w:pPr>
      <w:r w:rsidRPr="00784A52">
        <w:rPr>
          <w:rFonts w:asciiTheme="minorHAnsi" w:hAnsiTheme="minorHAnsi"/>
          <w:i w:val="0"/>
          <w:iCs/>
          <w:color w:val="auto"/>
          <w:szCs w:val="21"/>
        </w:rPr>
        <w:t xml:space="preserve">Due to the large number of ICS envisioned to be distributed under the project, it is not economically feasible to monitor each individual ICS unit distributed. </w:t>
      </w:r>
      <w:r w:rsidRPr="00784A52">
        <w:rPr>
          <w:rFonts w:asciiTheme="minorHAnsi" w:hAnsiTheme="minorHAnsi"/>
          <w:i w:val="0"/>
          <w:color w:val="auto"/>
          <w:szCs w:val="21"/>
        </w:rPr>
        <w:t xml:space="preserve">The project will follow a cluster random sampling approach for selecting which households to monitor. </w:t>
      </w:r>
      <w:r w:rsidRPr="00784A52">
        <w:rPr>
          <w:rFonts w:asciiTheme="minorHAnsi" w:hAnsiTheme="minorHAnsi"/>
          <w:i w:val="0"/>
          <w:iCs/>
          <w:color w:val="auto"/>
          <w:szCs w:val="21"/>
        </w:rPr>
        <w:t xml:space="preserve">This will reduce the travel costs, whilst meeting requirements outlined in </w:t>
      </w:r>
      <w:r w:rsidRPr="00784A52">
        <w:rPr>
          <w:rFonts w:asciiTheme="minorHAnsi" w:hAnsiTheme="minorHAnsi"/>
          <w:i w:val="0"/>
          <w:color w:val="auto"/>
          <w:szCs w:val="21"/>
        </w:rPr>
        <w:t xml:space="preserve">the “Sampling and surveys for CDM project activities and programmes of activities v4.0”. </w:t>
      </w:r>
    </w:p>
    <w:p w14:paraId="3341128F" w14:textId="77777777" w:rsidR="00876574" w:rsidRPr="00784A52" w:rsidRDefault="00876574" w:rsidP="00876574">
      <w:pPr>
        <w:pStyle w:val="Instruction"/>
        <w:ind w:left="0"/>
        <w:jc w:val="both"/>
        <w:rPr>
          <w:rFonts w:asciiTheme="minorHAnsi" w:hAnsiTheme="minorHAnsi"/>
          <w:i w:val="0"/>
          <w:iCs/>
          <w:color w:val="auto"/>
          <w:szCs w:val="21"/>
        </w:rPr>
      </w:pPr>
      <w:r w:rsidRPr="00784A52">
        <w:rPr>
          <w:rFonts w:asciiTheme="minorHAnsi" w:hAnsiTheme="minorHAnsi"/>
          <w:i w:val="0"/>
          <w:iCs/>
          <w:color w:val="auto"/>
          <w:szCs w:val="21"/>
        </w:rPr>
        <w:t xml:space="preserve">The cluster sampling will involve first identifying clusters within the target population, in this case by an administrative government structure known as Sectors (Rwanda has the following administrative levels: District – Sector – Cell – Village). There are 15 sectors in each district, so there will be 45 sectors in total to sample from once distribution has been completed in all districts of the project activity. Next, all sectors are assigned a random number as generated by a random number generator Raosoft and ordered. Following this, the number of sectors to be randomly selected is calculated by using a sample size generator. The user lists for the selected Sectors are then compiled, each assigned a random number and finally ordered. A minimum sample size of 100 is then </w:t>
      </w:r>
      <w:r>
        <w:rPr>
          <w:rFonts w:asciiTheme="minorHAnsi" w:hAnsiTheme="minorHAnsi"/>
          <w:i w:val="0"/>
          <w:iCs/>
          <w:color w:val="auto"/>
          <w:szCs w:val="21"/>
        </w:rPr>
        <w:t xml:space="preserve">randomly </w:t>
      </w:r>
      <w:r w:rsidRPr="00784A52">
        <w:rPr>
          <w:rFonts w:asciiTheme="minorHAnsi" w:hAnsiTheme="minorHAnsi"/>
          <w:i w:val="0"/>
          <w:iCs/>
          <w:color w:val="auto"/>
          <w:szCs w:val="21"/>
        </w:rPr>
        <w:t xml:space="preserve">selected from the list. </w:t>
      </w:r>
    </w:p>
    <w:p w14:paraId="6271BFF4" w14:textId="77777777" w:rsidR="00876574" w:rsidRPr="00784A52" w:rsidRDefault="00876574" w:rsidP="00876574">
      <w:pPr>
        <w:pStyle w:val="Instruction"/>
        <w:ind w:left="0"/>
        <w:jc w:val="both"/>
        <w:rPr>
          <w:rFonts w:asciiTheme="minorHAnsi" w:hAnsiTheme="minorHAnsi"/>
          <w:b/>
          <w:bCs/>
          <w:i w:val="0"/>
          <w:iCs/>
          <w:color w:val="auto"/>
          <w:szCs w:val="21"/>
        </w:rPr>
      </w:pPr>
      <w:r w:rsidRPr="00784A52">
        <w:rPr>
          <w:rFonts w:asciiTheme="minorHAnsi" w:hAnsiTheme="minorHAnsi"/>
          <w:b/>
          <w:bCs/>
          <w:i w:val="0"/>
          <w:iCs/>
          <w:color w:val="auto"/>
          <w:szCs w:val="21"/>
        </w:rPr>
        <w:t>Minimum sample size</w:t>
      </w:r>
    </w:p>
    <w:p w14:paraId="40DDE2D6" w14:textId="77777777" w:rsidR="00876574" w:rsidRDefault="00876574" w:rsidP="00876574">
      <w:pPr>
        <w:pStyle w:val="Instruction"/>
        <w:ind w:left="0"/>
        <w:jc w:val="both"/>
        <w:rPr>
          <w:rFonts w:asciiTheme="minorHAnsi" w:hAnsiTheme="minorHAnsi"/>
          <w:i w:val="0"/>
          <w:iCs/>
          <w:color w:val="auto"/>
          <w:szCs w:val="21"/>
        </w:rPr>
      </w:pPr>
      <w:r w:rsidRPr="00784A52">
        <w:rPr>
          <w:rFonts w:asciiTheme="minorHAnsi" w:hAnsiTheme="minorHAnsi"/>
          <w:i w:val="0"/>
          <w:iCs/>
          <w:color w:val="auto"/>
          <w:szCs w:val="21"/>
        </w:rPr>
        <w:lastRenderedPageBreak/>
        <w:t xml:space="preserve">The project will follow the sample size guidance as outlined </w:t>
      </w:r>
      <w:r>
        <w:rPr>
          <w:rFonts w:asciiTheme="minorHAnsi" w:hAnsiTheme="minorHAnsi"/>
          <w:i w:val="0"/>
          <w:iCs/>
          <w:color w:val="auto"/>
          <w:szCs w:val="21"/>
        </w:rPr>
        <w:t xml:space="preserve">TPDDTEC v3.1 </w:t>
      </w:r>
      <w:r w:rsidRPr="00784A52">
        <w:rPr>
          <w:rFonts w:asciiTheme="minorHAnsi" w:hAnsiTheme="minorHAnsi"/>
          <w:i w:val="0"/>
          <w:iCs/>
          <w:color w:val="auto"/>
          <w:szCs w:val="21"/>
        </w:rPr>
        <w:t>methodology</w:t>
      </w:r>
      <w:r>
        <w:rPr>
          <w:rFonts w:asciiTheme="minorHAnsi" w:hAnsiTheme="minorHAnsi"/>
          <w:i w:val="0"/>
          <w:iCs/>
          <w:color w:val="auto"/>
          <w:szCs w:val="21"/>
        </w:rPr>
        <w:t xml:space="preserve"> (section 2.4)</w:t>
      </w:r>
      <w:r w:rsidRPr="00784A52">
        <w:rPr>
          <w:rFonts w:asciiTheme="minorHAnsi" w:hAnsiTheme="minorHAnsi"/>
          <w:i w:val="0"/>
          <w:iCs/>
          <w:color w:val="auto"/>
          <w:szCs w:val="21"/>
        </w:rPr>
        <w:t>, which states the minimum sample size should be determined as per the following guidelines:</w:t>
      </w:r>
    </w:p>
    <w:p w14:paraId="1B53F480" w14:textId="77777777" w:rsidR="00876574" w:rsidRDefault="00876574" w:rsidP="00A15AB5">
      <w:pPr>
        <w:pStyle w:val="Instruction"/>
        <w:numPr>
          <w:ilvl w:val="0"/>
          <w:numId w:val="32"/>
        </w:numPr>
        <w:jc w:val="both"/>
        <w:rPr>
          <w:rFonts w:asciiTheme="minorHAnsi" w:hAnsiTheme="minorHAnsi"/>
          <w:i w:val="0"/>
          <w:iCs/>
          <w:color w:val="auto"/>
          <w:szCs w:val="21"/>
        </w:rPr>
      </w:pPr>
      <w:r w:rsidRPr="008706FC">
        <w:rPr>
          <w:rFonts w:asciiTheme="minorHAnsi" w:hAnsiTheme="minorHAnsi"/>
          <w:i w:val="0"/>
          <w:iCs/>
          <w:color w:val="auto"/>
          <w:szCs w:val="21"/>
        </w:rPr>
        <w:t>Group size &lt;300: Minimum sample size 30 or population size, whichever</w:t>
      </w:r>
      <w:r>
        <w:rPr>
          <w:rFonts w:asciiTheme="minorHAnsi" w:hAnsiTheme="minorHAnsi"/>
          <w:i w:val="0"/>
          <w:iCs/>
          <w:color w:val="auto"/>
          <w:szCs w:val="21"/>
        </w:rPr>
        <w:t xml:space="preserve"> </w:t>
      </w:r>
      <w:r w:rsidRPr="008706FC">
        <w:rPr>
          <w:rFonts w:asciiTheme="minorHAnsi" w:hAnsiTheme="minorHAnsi"/>
          <w:i w:val="0"/>
          <w:iCs/>
          <w:color w:val="auto"/>
          <w:szCs w:val="21"/>
        </w:rPr>
        <w:t>is smaller</w:t>
      </w:r>
    </w:p>
    <w:p w14:paraId="7ED79449" w14:textId="77777777" w:rsidR="00876574" w:rsidRPr="008706FC" w:rsidRDefault="00876574" w:rsidP="00A15AB5">
      <w:pPr>
        <w:pStyle w:val="Instruction"/>
        <w:numPr>
          <w:ilvl w:val="0"/>
          <w:numId w:val="32"/>
        </w:numPr>
        <w:jc w:val="both"/>
        <w:rPr>
          <w:rFonts w:asciiTheme="minorHAnsi" w:hAnsiTheme="minorHAnsi"/>
          <w:i w:val="0"/>
          <w:iCs/>
          <w:color w:val="auto"/>
          <w:szCs w:val="21"/>
        </w:rPr>
      </w:pPr>
      <w:r w:rsidRPr="008706FC">
        <w:rPr>
          <w:rFonts w:asciiTheme="minorHAnsi" w:hAnsiTheme="minorHAnsi"/>
          <w:i w:val="0"/>
          <w:iCs/>
          <w:color w:val="auto"/>
          <w:szCs w:val="21"/>
        </w:rPr>
        <w:t>Group size 300 to 1000: Minimum sample size 10% of group size</w:t>
      </w:r>
    </w:p>
    <w:p w14:paraId="2F60A0CB" w14:textId="77777777" w:rsidR="00876574" w:rsidRDefault="00876574" w:rsidP="00A15AB5">
      <w:pPr>
        <w:pStyle w:val="Instruction"/>
        <w:numPr>
          <w:ilvl w:val="0"/>
          <w:numId w:val="32"/>
        </w:numPr>
        <w:jc w:val="both"/>
        <w:rPr>
          <w:rFonts w:asciiTheme="minorHAnsi" w:hAnsiTheme="minorHAnsi"/>
          <w:i w:val="0"/>
          <w:iCs/>
          <w:color w:val="auto"/>
          <w:szCs w:val="21"/>
        </w:rPr>
      </w:pPr>
      <w:r w:rsidRPr="008706FC">
        <w:rPr>
          <w:rFonts w:asciiTheme="minorHAnsi" w:hAnsiTheme="minorHAnsi"/>
          <w:i w:val="0"/>
          <w:iCs/>
          <w:color w:val="auto"/>
          <w:szCs w:val="21"/>
        </w:rPr>
        <w:t>Group size &gt; 1000 Minimum sample size 100</w:t>
      </w:r>
    </w:p>
    <w:p w14:paraId="2905515B" w14:textId="77777777" w:rsidR="00876574" w:rsidRDefault="00876574" w:rsidP="00876574">
      <w:pPr>
        <w:pStyle w:val="Instruction"/>
        <w:ind w:left="0"/>
        <w:jc w:val="both"/>
        <w:rPr>
          <w:rFonts w:asciiTheme="minorHAnsi" w:hAnsiTheme="minorHAnsi"/>
          <w:i w:val="0"/>
          <w:iCs/>
          <w:color w:val="auto"/>
          <w:szCs w:val="21"/>
        </w:rPr>
      </w:pPr>
      <w:r w:rsidRPr="00784A52">
        <w:rPr>
          <w:rFonts w:asciiTheme="minorHAnsi" w:hAnsiTheme="minorHAnsi"/>
          <w:i w:val="0"/>
          <w:iCs/>
          <w:color w:val="auto"/>
          <w:szCs w:val="21"/>
        </w:rPr>
        <w:t xml:space="preserve">As the project expects to distribute </w:t>
      </w:r>
      <w:r>
        <w:rPr>
          <w:rFonts w:asciiTheme="minorHAnsi" w:hAnsiTheme="minorHAnsi"/>
          <w:i w:val="0"/>
          <w:iCs/>
          <w:color w:val="auto"/>
          <w:szCs w:val="21"/>
        </w:rPr>
        <w:t>100</w:t>
      </w:r>
      <w:r w:rsidRPr="00784A52">
        <w:rPr>
          <w:rFonts w:asciiTheme="minorHAnsi" w:hAnsiTheme="minorHAnsi"/>
          <w:i w:val="0"/>
          <w:iCs/>
          <w:color w:val="auto"/>
          <w:szCs w:val="21"/>
        </w:rPr>
        <w:t xml:space="preserve">,000 ICS, the minimum sample size for the parameters to be monitored will be 100. </w:t>
      </w:r>
    </w:p>
    <w:p w14:paraId="4C0EE015" w14:textId="77777777" w:rsidR="00876574" w:rsidRDefault="00876574" w:rsidP="00876574">
      <w:pPr>
        <w:pStyle w:val="Instruction"/>
        <w:ind w:left="0"/>
        <w:jc w:val="both"/>
        <w:rPr>
          <w:rFonts w:asciiTheme="minorHAnsi" w:hAnsiTheme="minorHAnsi"/>
          <w:b/>
          <w:bCs/>
          <w:i w:val="0"/>
          <w:iCs/>
          <w:color w:val="auto"/>
          <w:szCs w:val="21"/>
        </w:rPr>
      </w:pPr>
      <w:r>
        <w:rPr>
          <w:rFonts w:asciiTheme="minorHAnsi" w:hAnsiTheme="minorHAnsi"/>
          <w:b/>
          <w:bCs/>
          <w:i w:val="0"/>
          <w:iCs/>
          <w:color w:val="auto"/>
          <w:szCs w:val="21"/>
        </w:rPr>
        <w:t>Frequency</w:t>
      </w:r>
    </w:p>
    <w:p w14:paraId="71B75F2A" w14:textId="77777777" w:rsidR="00876574" w:rsidRPr="00784A52" w:rsidRDefault="00876574" w:rsidP="00876574">
      <w:pPr>
        <w:pStyle w:val="Instruction"/>
        <w:ind w:left="0"/>
        <w:jc w:val="both"/>
        <w:rPr>
          <w:rFonts w:asciiTheme="minorHAnsi" w:hAnsiTheme="minorHAnsi"/>
          <w:i w:val="0"/>
          <w:iCs/>
          <w:color w:val="auto"/>
          <w:szCs w:val="21"/>
        </w:rPr>
      </w:pPr>
      <w:r w:rsidRPr="00784A52">
        <w:rPr>
          <w:rFonts w:asciiTheme="minorHAnsi" w:hAnsiTheme="minorHAnsi"/>
          <w:i w:val="0"/>
          <w:iCs/>
          <w:color w:val="auto"/>
          <w:szCs w:val="21"/>
        </w:rPr>
        <w:t>The random sample will be reselected each monitoring period to ensure the selection remains random. The sampling will be conducted by trained personal, either part of the project Implementer or PP team. The surveys will be conducted to ensure that they are within the end date of the monitoring periods of the project.</w:t>
      </w:r>
    </w:p>
    <w:p w14:paraId="3508C1C9" w14:textId="22CAD0C9" w:rsidR="00A10B8A" w:rsidRDefault="00A10B8A" w:rsidP="00A10B8A">
      <w:pPr>
        <w:rPr>
          <w:lang w:eastAsia="en-GB"/>
        </w:rPr>
      </w:pPr>
    </w:p>
    <w:p w14:paraId="2BFF0467" w14:textId="1C387007" w:rsidR="00A10B8A" w:rsidRDefault="00A10B8A" w:rsidP="00A10B8A">
      <w:pPr>
        <w:pStyle w:val="SectionList2nd"/>
      </w:pPr>
      <w:r>
        <w:t>Other elements of monitoring plan</w:t>
      </w:r>
    </w:p>
    <w:p w14:paraId="25F07377" w14:textId="57920517" w:rsidR="001B2148" w:rsidRPr="001F1086" w:rsidRDefault="00A10B8A" w:rsidP="001B2148">
      <w:pPr>
        <w:rPr>
          <w:b/>
          <w:lang w:val="en-GB" w:eastAsia="en-GB"/>
        </w:rPr>
      </w:pPr>
      <w:r>
        <w:rPr>
          <w:lang w:eastAsia="en-GB"/>
        </w:rPr>
        <w:t>&gt;&gt;</w:t>
      </w:r>
      <w:r w:rsidR="001B2148" w:rsidRPr="001B2148">
        <w:rPr>
          <w:lang w:val="en-GB" w:eastAsia="en-GB"/>
        </w:rPr>
        <w:t xml:space="preserve"> </w:t>
      </w:r>
      <w:r w:rsidR="001B2148" w:rsidRPr="001F1086">
        <w:rPr>
          <w:lang w:val="en-GB" w:eastAsia="en-GB"/>
        </w:rPr>
        <w:t xml:space="preserve">This VPA will be filled with improved stoves, each with a unique identification number attached to the stove. </w:t>
      </w:r>
      <w:r w:rsidR="001B2148">
        <w:rPr>
          <w:lang w:val="en-GB" w:eastAsia="en-GB"/>
        </w:rPr>
        <w:t>Users</w:t>
      </w:r>
      <w:r w:rsidR="001B2148" w:rsidRPr="001F1086">
        <w:rPr>
          <w:lang w:val="en-GB" w:eastAsia="en-GB"/>
        </w:rPr>
        <w:t xml:space="preserve"> of the stove will be informed about the carbon transfer with the terms set out in the </w:t>
      </w:r>
      <w:r w:rsidR="001B2148">
        <w:rPr>
          <w:lang w:val="en-GB" w:eastAsia="en-GB"/>
        </w:rPr>
        <w:t>carbon transfer form</w:t>
      </w:r>
      <w:r w:rsidR="001B2148" w:rsidRPr="001F1086">
        <w:rPr>
          <w:lang w:val="en-GB" w:eastAsia="en-GB"/>
        </w:rPr>
        <w:t>.</w:t>
      </w:r>
    </w:p>
    <w:p w14:paraId="148A625E" w14:textId="77777777" w:rsidR="001B2148" w:rsidRPr="001F1086" w:rsidRDefault="001B2148" w:rsidP="001B2148">
      <w:pPr>
        <w:rPr>
          <w:b/>
          <w:lang w:val="en-GB" w:eastAsia="en-GB"/>
        </w:rPr>
      </w:pPr>
    </w:p>
    <w:p w14:paraId="1BEC643A" w14:textId="77777777" w:rsidR="001B2148" w:rsidRPr="001F1086" w:rsidRDefault="001B2148" w:rsidP="001B2148">
      <w:pPr>
        <w:rPr>
          <w:b/>
          <w:lang w:val="en-GB" w:eastAsia="en-GB"/>
        </w:rPr>
      </w:pPr>
      <w:r>
        <w:rPr>
          <w:b/>
          <w:lang w:val="en-GB" w:eastAsia="en-GB"/>
        </w:rPr>
        <w:t>Total Distribution</w:t>
      </w:r>
      <w:r w:rsidRPr="001F1086">
        <w:rPr>
          <w:b/>
          <w:lang w:val="en-GB" w:eastAsia="en-GB"/>
        </w:rPr>
        <w:t xml:space="preserve"> Record</w:t>
      </w:r>
    </w:p>
    <w:p w14:paraId="56CDC1C3" w14:textId="77777777" w:rsidR="001B2148" w:rsidRPr="00C6211F" w:rsidRDefault="001B2148" w:rsidP="001B2148">
      <w:pPr>
        <w:rPr>
          <w:lang w:val="en-GB" w:eastAsia="en-GB"/>
        </w:rPr>
      </w:pPr>
      <w:r w:rsidRPr="00C6211F">
        <w:rPr>
          <w:lang w:val="en-GB" w:eastAsia="en-GB"/>
        </w:rPr>
        <w:t>During the distribution process, the project implementor will educate recipients on proper usage of the technology. The end user will be informed about the transfer of carbon rights to CO2balance in exchange for receiving the project stove and complete a Carbon Transfer Form either via 1) paper copy, which will later be entered into Excel, or 2) mobile monitoring data collection tool. PP will double check the accuracy of information provided, and request for additional clarifications from the project implementor and field staff if needed. The information collected will include:</w:t>
      </w:r>
    </w:p>
    <w:p w14:paraId="2E8F34A0" w14:textId="77777777" w:rsidR="001B2148" w:rsidRPr="00C6211F" w:rsidRDefault="001B2148" w:rsidP="00A15AB5">
      <w:pPr>
        <w:pStyle w:val="ListParagraph"/>
        <w:numPr>
          <w:ilvl w:val="0"/>
          <w:numId w:val="34"/>
        </w:numPr>
        <w:rPr>
          <w:lang w:val="en-GB" w:eastAsia="en-GB"/>
        </w:rPr>
      </w:pPr>
      <w:r w:rsidRPr="00C6211F">
        <w:rPr>
          <w:lang w:val="en-GB" w:eastAsia="en-GB"/>
        </w:rPr>
        <w:t>Date of distribution</w:t>
      </w:r>
    </w:p>
    <w:p w14:paraId="46E2AF59" w14:textId="77777777" w:rsidR="001B2148" w:rsidRPr="00C6211F" w:rsidRDefault="001B2148" w:rsidP="00A15AB5">
      <w:pPr>
        <w:pStyle w:val="ListParagraph"/>
        <w:numPr>
          <w:ilvl w:val="0"/>
          <w:numId w:val="34"/>
        </w:numPr>
        <w:rPr>
          <w:lang w:val="en-GB" w:eastAsia="en-GB"/>
        </w:rPr>
      </w:pPr>
      <w:r w:rsidRPr="00C6211F">
        <w:rPr>
          <w:lang w:val="en-GB" w:eastAsia="en-GB"/>
        </w:rPr>
        <w:t>Geographic area of sale</w:t>
      </w:r>
    </w:p>
    <w:p w14:paraId="016DBF47" w14:textId="77777777" w:rsidR="001B2148" w:rsidRPr="00C6211F" w:rsidRDefault="001B2148" w:rsidP="00A15AB5">
      <w:pPr>
        <w:pStyle w:val="ListParagraph"/>
        <w:numPr>
          <w:ilvl w:val="0"/>
          <w:numId w:val="34"/>
        </w:numPr>
        <w:rPr>
          <w:lang w:val="en-GB" w:eastAsia="en-GB"/>
        </w:rPr>
      </w:pPr>
      <w:r w:rsidRPr="00C6211F">
        <w:rPr>
          <w:lang w:val="en-GB" w:eastAsia="en-GB"/>
        </w:rPr>
        <w:t>Model/type of project technology distributed</w:t>
      </w:r>
    </w:p>
    <w:p w14:paraId="6A4FC761" w14:textId="77777777" w:rsidR="001B2148" w:rsidRPr="00C6211F" w:rsidRDefault="001B2148" w:rsidP="00A15AB5">
      <w:pPr>
        <w:pStyle w:val="ListParagraph"/>
        <w:numPr>
          <w:ilvl w:val="0"/>
          <w:numId w:val="34"/>
        </w:numPr>
        <w:rPr>
          <w:lang w:val="en-GB" w:eastAsia="en-GB"/>
        </w:rPr>
      </w:pPr>
      <w:r w:rsidRPr="00C6211F">
        <w:rPr>
          <w:lang w:val="en-GB" w:eastAsia="en-GB"/>
        </w:rPr>
        <w:t>Quantity of project technologies distributed</w:t>
      </w:r>
    </w:p>
    <w:p w14:paraId="11A0C41C" w14:textId="77777777" w:rsidR="001B2148" w:rsidRPr="00C6211F" w:rsidRDefault="001B2148" w:rsidP="00A15AB5">
      <w:pPr>
        <w:pStyle w:val="ListParagraph"/>
        <w:numPr>
          <w:ilvl w:val="0"/>
          <w:numId w:val="34"/>
        </w:numPr>
        <w:rPr>
          <w:lang w:val="en-GB" w:eastAsia="en-GB"/>
        </w:rPr>
      </w:pPr>
      <w:r w:rsidRPr="00C6211F">
        <w:rPr>
          <w:lang w:val="en-GB" w:eastAsia="en-GB"/>
        </w:rPr>
        <w:t>Name and telephone number (if available), and address of recipient</w:t>
      </w:r>
    </w:p>
    <w:p w14:paraId="5F902C61" w14:textId="77777777" w:rsidR="001B2148" w:rsidRPr="001F1086" w:rsidRDefault="001B2148" w:rsidP="00A15AB5">
      <w:pPr>
        <w:pStyle w:val="ListParagraph"/>
        <w:numPr>
          <w:ilvl w:val="0"/>
          <w:numId w:val="34"/>
        </w:numPr>
        <w:rPr>
          <w:lang w:val="en-GB" w:eastAsia="en-GB"/>
        </w:rPr>
      </w:pPr>
      <w:r w:rsidRPr="001F1086">
        <w:rPr>
          <w:lang w:val="en-GB" w:eastAsia="en-GB"/>
        </w:rPr>
        <w:t>Unique stove ID</w:t>
      </w:r>
    </w:p>
    <w:p w14:paraId="390366A5" w14:textId="77777777" w:rsidR="001B2148" w:rsidRDefault="001B2148" w:rsidP="00A15AB5">
      <w:pPr>
        <w:pStyle w:val="ListParagraph"/>
        <w:numPr>
          <w:ilvl w:val="0"/>
          <w:numId w:val="34"/>
        </w:numPr>
        <w:rPr>
          <w:lang w:val="en-GB" w:eastAsia="en-GB"/>
        </w:rPr>
      </w:pPr>
      <w:r w:rsidRPr="005F5C4F">
        <w:rPr>
          <w:lang w:val="en-GB" w:eastAsia="en-GB"/>
        </w:rPr>
        <w:lastRenderedPageBreak/>
        <w:t>Carbon transfer agreement and signature</w:t>
      </w:r>
    </w:p>
    <w:p w14:paraId="5285A6E0" w14:textId="77777777" w:rsidR="001B2148" w:rsidRPr="001F1086" w:rsidRDefault="001B2148" w:rsidP="001B2148">
      <w:pPr>
        <w:rPr>
          <w:lang w:val="en-GB" w:eastAsia="en-GB"/>
        </w:rPr>
      </w:pPr>
      <w:r w:rsidRPr="001F1086">
        <w:rPr>
          <w:lang w:val="en-GB" w:eastAsia="en-GB"/>
        </w:rPr>
        <w:t xml:space="preserve">Section 3.1.A page 29 (footnote 31) of TPDDTEC v3.1 details </w:t>
      </w:r>
      <w:r>
        <w:rPr>
          <w:lang w:val="en-GB" w:eastAsia="en-GB"/>
        </w:rPr>
        <w:t xml:space="preserve">collection </w:t>
      </w:r>
      <w:r w:rsidRPr="001F1086">
        <w:rPr>
          <w:lang w:val="en-GB" w:eastAsia="en-GB"/>
        </w:rPr>
        <w:t>of end user</w:t>
      </w:r>
      <w:r>
        <w:rPr>
          <w:lang w:val="en-GB" w:eastAsia="en-GB"/>
        </w:rPr>
        <w:t xml:space="preserve"> information is</w:t>
      </w:r>
      <w:r w:rsidRPr="001F1086">
        <w:rPr>
          <w:lang w:val="en-GB" w:eastAsia="en-GB"/>
        </w:rPr>
        <w:t xml:space="preserve"> not required in cases it is “</w:t>
      </w:r>
      <w:r w:rsidRPr="001F1086">
        <w:rPr>
          <w:i/>
          <w:iCs/>
          <w:lang w:val="en-GB" w:eastAsia="en-GB"/>
        </w:rPr>
        <w:t>not feasible</w:t>
      </w:r>
      <w:r w:rsidRPr="001F1086">
        <w:rPr>
          <w:lang w:val="en-GB" w:eastAsia="en-GB"/>
        </w:rPr>
        <w:t>” to collect them</w:t>
      </w:r>
      <w:r>
        <w:rPr>
          <w:lang w:val="en-GB" w:eastAsia="en-GB"/>
        </w:rPr>
        <w:t xml:space="preserve">. </w:t>
      </w:r>
      <w:r w:rsidRPr="001F1086">
        <w:rPr>
          <w:lang w:val="en-GB" w:eastAsia="en-GB"/>
        </w:rPr>
        <w:t xml:space="preserve">Due to the nature of stove dissemination in this Project, this caveat may be relied upon where it is not feasible for the </w:t>
      </w:r>
      <w:r>
        <w:rPr>
          <w:lang w:val="en-GB" w:eastAsia="en-GB"/>
        </w:rPr>
        <w:t>RPP representative</w:t>
      </w:r>
      <w:r w:rsidRPr="001F1086">
        <w:rPr>
          <w:lang w:val="en-GB" w:eastAsia="en-GB"/>
        </w:rPr>
        <w:t xml:space="preserve"> to collect all information.</w:t>
      </w:r>
    </w:p>
    <w:p w14:paraId="6C5FBE88" w14:textId="77777777" w:rsidR="001B2148" w:rsidRPr="001F1086" w:rsidRDefault="001B2148" w:rsidP="001B2148">
      <w:pPr>
        <w:rPr>
          <w:lang w:val="en-GB" w:eastAsia="en-GB"/>
        </w:rPr>
      </w:pPr>
    </w:p>
    <w:p w14:paraId="301D5B79" w14:textId="77777777" w:rsidR="001B2148" w:rsidRDefault="001B2148" w:rsidP="001B2148">
      <w:pPr>
        <w:rPr>
          <w:lang w:val="en-GB" w:eastAsia="en-GB"/>
        </w:rPr>
      </w:pPr>
      <w:r>
        <w:rPr>
          <w:bCs/>
          <w:lang w:val="en-GB" w:eastAsia="en-GB"/>
        </w:rPr>
        <w:t>All details will be compiled to create the project total distribution record</w:t>
      </w:r>
      <w:r w:rsidRPr="001F1086">
        <w:rPr>
          <w:lang w:val="en-GB" w:eastAsia="en-GB"/>
        </w:rPr>
        <w:t xml:space="preserve"> which will provide the value for PTDs and be used to randomly select the </w:t>
      </w:r>
      <w:r>
        <w:rPr>
          <w:lang w:val="en-GB" w:eastAsia="en-GB"/>
        </w:rPr>
        <w:t>random</w:t>
      </w:r>
      <w:r w:rsidRPr="001F1086">
        <w:rPr>
          <w:lang w:val="en-GB" w:eastAsia="en-GB"/>
        </w:rPr>
        <w:t xml:space="preserve"> samples.</w:t>
      </w:r>
      <w:r>
        <w:rPr>
          <w:lang w:val="en-GB" w:eastAsia="en-GB"/>
        </w:rPr>
        <w:t xml:space="preserve"> </w:t>
      </w:r>
      <w:r w:rsidRPr="00BA0906">
        <w:rPr>
          <w:lang w:val="en-GB" w:eastAsia="en-GB"/>
        </w:rPr>
        <w:t xml:space="preserve">PP will double check the information included on the database and check for duplications. Any duplicate information shall be investigated with the project </w:t>
      </w:r>
      <w:r>
        <w:rPr>
          <w:lang w:val="en-GB" w:eastAsia="en-GB"/>
        </w:rPr>
        <w:t xml:space="preserve"> i</w:t>
      </w:r>
      <w:r w:rsidRPr="00BA0906">
        <w:rPr>
          <w:lang w:val="en-GB" w:eastAsia="en-GB"/>
        </w:rPr>
        <w:t>mplementor and/or field staff, and errors corrected or excluded from the database if it is a true duplicate entry.</w:t>
      </w:r>
    </w:p>
    <w:p w14:paraId="714AF25E" w14:textId="77777777" w:rsidR="001B2148" w:rsidRDefault="001B2148" w:rsidP="001B2148">
      <w:pPr>
        <w:rPr>
          <w:lang w:eastAsia="en-GB"/>
        </w:rPr>
      </w:pPr>
    </w:p>
    <w:p w14:paraId="6340EFF1" w14:textId="77777777" w:rsidR="001B2148" w:rsidRDefault="001B2148" w:rsidP="001B2148">
      <w:pPr>
        <w:rPr>
          <w:b/>
          <w:bCs/>
          <w:lang w:eastAsia="en-GB"/>
        </w:rPr>
      </w:pPr>
      <w:r>
        <w:rPr>
          <w:b/>
          <w:bCs/>
          <w:lang w:eastAsia="en-GB"/>
        </w:rPr>
        <w:t>Other monitoring surveys:</w:t>
      </w:r>
    </w:p>
    <w:p w14:paraId="4D41CAB0" w14:textId="77777777" w:rsidR="001B2148" w:rsidRDefault="001B2148" w:rsidP="001B2148">
      <w:pPr>
        <w:rPr>
          <w:lang w:eastAsia="en-GB"/>
        </w:rPr>
      </w:pPr>
      <w:r w:rsidRPr="001F1086">
        <w:rPr>
          <w:lang w:val="en-GB" w:eastAsia="en-GB"/>
        </w:rPr>
        <w:t xml:space="preserve">All monitoring studies will be recorded </w:t>
      </w:r>
      <w:r>
        <w:rPr>
          <w:lang w:val="en-GB" w:eastAsia="en-GB"/>
        </w:rPr>
        <w:t xml:space="preserve">either </w:t>
      </w:r>
      <w:r w:rsidRPr="001F1086">
        <w:rPr>
          <w:lang w:val="en-GB" w:eastAsia="en-GB"/>
        </w:rPr>
        <w:t xml:space="preserve">on a hard copy </w:t>
      </w:r>
      <w:r>
        <w:rPr>
          <w:lang w:val="en-GB" w:eastAsia="en-GB"/>
        </w:rPr>
        <w:t xml:space="preserve">or through mobile monitoring software. For paper surveys, </w:t>
      </w:r>
      <w:r w:rsidRPr="001F1086">
        <w:rPr>
          <w:lang w:val="en-GB" w:eastAsia="en-GB"/>
        </w:rPr>
        <w:t xml:space="preserve">the monitoring team will transfer into digital format for analysis documentation and reporting by </w:t>
      </w:r>
      <w:r>
        <w:rPr>
          <w:lang w:val="en-GB" w:eastAsia="en-GB"/>
        </w:rPr>
        <w:t>RPP</w:t>
      </w:r>
      <w:r w:rsidRPr="001F1086">
        <w:rPr>
          <w:lang w:val="en-GB" w:eastAsia="en-GB"/>
        </w:rPr>
        <w:t>. The hard copy is scanned and then filed to enable transparent auditing.</w:t>
      </w:r>
    </w:p>
    <w:p w14:paraId="7009AF7B" w14:textId="77777777" w:rsidR="001B2148" w:rsidRDefault="001B2148" w:rsidP="00A15AB5">
      <w:pPr>
        <w:pStyle w:val="ListParagraph"/>
        <w:numPr>
          <w:ilvl w:val="0"/>
          <w:numId w:val="36"/>
        </w:numPr>
        <w:rPr>
          <w:lang w:eastAsia="en-GB"/>
        </w:rPr>
      </w:pPr>
      <w:r>
        <w:rPr>
          <w:lang w:eastAsia="en-GB"/>
        </w:rPr>
        <w:t xml:space="preserve">Kitchen Survey: </w:t>
      </w:r>
    </w:p>
    <w:p w14:paraId="3E9DF0F4" w14:textId="77777777" w:rsidR="001B2148" w:rsidRPr="00B313F9" w:rsidRDefault="001B2148" w:rsidP="00A15AB5">
      <w:pPr>
        <w:pStyle w:val="ListParagraph"/>
        <w:numPr>
          <w:ilvl w:val="0"/>
          <w:numId w:val="35"/>
        </w:numPr>
        <w:rPr>
          <w:b/>
          <w:bCs/>
          <w:lang w:eastAsia="en-GB"/>
        </w:rPr>
      </w:pPr>
      <w:r>
        <w:rPr>
          <w:lang w:eastAsia="en-GB"/>
        </w:rPr>
        <w:t xml:space="preserve">To survey end users currently using project technologies to explore changes in project scenario over time. </w:t>
      </w:r>
    </w:p>
    <w:p w14:paraId="4C319070" w14:textId="77777777" w:rsidR="001B2148" w:rsidRPr="00B313F9" w:rsidRDefault="001B2148" w:rsidP="00A15AB5">
      <w:pPr>
        <w:pStyle w:val="ListParagraph"/>
        <w:numPr>
          <w:ilvl w:val="0"/>
          <w:numId w:val="35"/>
        </w:numPr>
        <w:rPr>
          <w:b/>
          <w:bCs/>
          <w:lang w:eastAsia="en-GB"/>
        </w:rPr>
      </w:pPr>
      <w:r>
        <w:rPr>
          <w:lang w:eastAsia="en-GB"/>
        </w:rPr>
        <w:t>This will be completed annually, beginning within 1 year after distribution.</w:t>
      </w:r>
    </w:p>
    <w:p w14:paraId="247F03B0" w14:textId="77777777" w:rsidR="001B2148" w:rsidRPr="0016797E" w:rsidRDefault="001B2148" w:rsidP="00A15AB5">
      <w:pPr>
        <w:pStyle w:val="ListParagraph"/>
        <w:numPr>
          <w:ilvl w:val="0"/>
          <w:numId w:val="35"/>
        </w:numPr>
        <w:rPr>
          <w:lang w:eastAsia="en-GB"/>
        </w:rPr>
      </w:pPr>
      <w:r w:rsidRPr="0016797E">
        <w:rPr>
          <w:lang w:eastAsia="en-GB"/>
        </w:rPr>
        <w:t>Sample size guidance same as Baseline Survey:</w:t>
      </w:r>
    </w:p>
    <w:p w14:paraId="37BD391A" w14:textId="77777777" w:rsidR="001B2148" w:rsidRPr="0016797E" w:rsidRDefault="001B2148" w:rsidP="00A15AB5">
      <w:pPr>
        <w:pStyle w:val="ListParagraph"/>
        <w:numPr>
          <w:ilvl w:val="1"/>
          <w:numId w:val="35"/>
        </w:numPr>
        <w:rPr>
          <w:lang w:eastAsia="en-GB"/>
        </w:rPr>
      </w:pPr>
      <w:r w:rsidRPr="0016797E">
        <w:rPr>
          <w:lang w:eastAsia="en-GB"/>
        </w:rPr>
        <w:t>Group Size &lt;300: Minimum sample size 30 or population size, whichever is smaller</w:t>
      </w:r>
    </w:p>
    <w:p w14:paraId="71445CD4" w14:textId="77777777" w:rsidR="001B2148" w:rsidRPr="0016797E" w:rsidRDefault="001B2148" w:rsidP="00A15AB5">
      <w:pPr>
        <w:pStyle w:val="ListParagraph"/>
        <w:numPr>
          <w:ilvl w:val="1"/>
          <w:numId w:val="35"/>
        </w:numPr>
        <w:rPr>
          <w:lang w:eastAsia="en-GB"/>
        </w:rPr>
      </w:pPr>
      <w:r w:rsidRPr="0016797E">
        <w:rPr>
          <w:lang w:eastAsia="en-GB"/>
        </w:rPr>
        <w:t>Group Size 300 – 1000: Minimum sample size 10% of group size</w:t>
      </w:r>
    </w:p>
    <w:p w14:paraId="66AA2EAB" w14:textId="77777777" w:rsidR="001B2148" w:rsidRPr="0016797E" w:rsidRDefault="001B2148" w:rsidP="00A15AB5">
      <w:pPr>
        <w:pStyle w:val="ListParagraph"/>
        <w:numPr>
          <w:ilvl w:val="1"/>
          <w:numId w:val="35"/>
        </w:numPr>
        <w:rPr>
          <w:lang w:eastAsia="en-GB"/>
        </w:rPr>
      </w:pPr>
      <w:r w:rsidRPr="0016797E">
        <w:rPr>
          <w:lang w:eastAsia="en-GB"/>
        </w:rPr>
        <w:t xml:space="preserve">Group Size &gt; 1000: Minimum sample size 100 </w:t>
      </w:r>
    </w:p>
    <w:p w14:paraId="29CD477D" w14:textId="77777777" w:rsidR="001B2148" w:rsidRDefault="001B2148" w:rsidP="00A15AB5">
      <w:pPr>
        <w:pStyle w:val="ListParagraph"/>
        <w:numPr>
          <w:ilvl w:val="0"/>
          <w:numId w:val="36"/>
        </w:numPr>
        <w:rPr>
          <w:lang w:eastAsia="en-GB"/>
        </w:rPr>
      </w:pPr>
      <w:r>
        <w:rPr>
          <w:lang w:eastAsia="en-GB"/>
        </w:rPr>
        <w:t>Usage Survey:</w:t>
      </w:r>
    </w:p>
    <w:p w14:paraId="433C596E" w14:textId="77777777" w:rsidR="001B2148" w:rsidRDefault="001B2148" w:rsidP="00A15AB5">
      <w:pPr>
        <w:pStyle w:val="ListParagraph"/>
        <w:numPr>
          <w:ilvl w:val="1"/>
          <w:numId w:val="37"/>
        </w:numPr>
        <w:rPr>
          <w:lang w:eastAsia="en-GB"/>
        </w:rPr>
      </w:pPr>
      <w:r>
        <w:rPr>
          <w:lang w:eastAsia="en-GB"/>
        </w:rPr>
        <w:t xml:space="preserve">To gather information on stove use patterns. </w:t>
      </w:r>
    </w:p>
    <w:p w14:paraId="7D3FB4B0" w14:textId="77777777" w:rsidR="001B2148" w:rsidRDefault="001B2148" w:rsidP="00A15AB5">
      <w:pPr>
        <w:pStyle w:val="ListParagraph"/>
        <w:numPr>
          <w:ilvl w:val="1"/>
          <w:numId w:val="37"/>
        </w:numPr>
        <w:rPr>
          <w:lang w:eastAsia="en-GB"/>
        </w:rPr>
      </w:pPr>
      <w:r>
        <w:rPr>
          <w:lang w:eastAsia="en-GB"/>
        </w:rPr>
        <w:t>This will be completed annually beginning within 1 year after distribution.</w:t>
      </w:r>
    </w:p>
    <w:p w14:paraId="1003BB14" w14:textId="77777777" w:rsidR="001B2148" w:rsidRDefault="001B2148" w:rsidP="00A15AB5">
      <w:pPr>
        <w:pStyle w:val="ListParagraph"/>
        <w:numPr>
          <w:ilvl w:val="1"/>
          <w:numId w:val="37"/>
        </w:numPr>
        <w:rPr>
          <w:lang w:eastAsia="en-GB"/>
        </w:rPr>
      </w:pPr>
      <w:r>
        <w:rPr>
          <w:lang w:eastAsia="en-GB"/>
        </w:rPr>
        <w:t xml:space="preserve">Usage Surveys will be carried out in line with the Good Practice Monitoring Requirements included in the Requirements and Guidelines for carrying out usage surveys for projects implementing improved cooking devices Rule Update, including: </w:t>
      </w:r>
    </w:p>
    <w:p w14:paraId="7A2C9A8C" w14:textId="77777777" w:rsidR="001B2148" w:rsidRDefault="001B2148" w:rsidP="00A15AB5">
      <w:pPr>
        <w:pStyle w:val="ListParagraph"/>
        <w:numPr>
          <w:ilvl w:val="2"/>
          <w:numId w:val="37"/>
        </w:numPr>
        <w:rPr>
          <w:lang w:eastAsia="en-GB"/>
        </w:rPr>
      </w:pPr>
      <w:r>
        <w:rPr>
          <w:lang w:eastAsia="en-GB"/>
        </w:rPr>
        <w:lastRenderedPageBreak/>
        <w:t xml:space="preserve">Kitchen observation – usage surveys will be carried out in each household to gather objective information. </w:t>
      </w:r>
    </w:p>
    <w:p w14:paraId="1C31D41D" w14:textId="77777777" w:rsidR="001B2148" w:rsidRDefault="001B2148" w:rsidP="00A15AB5">
      <w:pPr>
        <w:pStyle w:val="ListParagraph"/>
        <w:numPr>
          <w:ilvl w:val="2"/>
          <w:numId w:val="37"/>
        </w:numPr>
        <w:rPr>
          <w:lang w:eastAsia="en-GB"/>
        </w:rPr>
      </w:pPr>
      <w:r>
        <w:rPr>
          <w:lang w:eastAsia="en-GB"/>
        </w:rPr>
        <w:t>Interview with the primary cook – each usage survey interview will be carried out to gather information on stove use patterns</w:t>
      </w:r>
    </w:p>
    <w:p w14:paraId="3EA31BB3" w14:textId="77777777" w:rsidR="001B2148" w:rsidRDefault="001B2148" w:rsidP="00A15AB5">
      <w:pPr>
        <w:pStyle w:val="ListParagraph"/>
        <w:numPr>
          <w:ilvl w:val="2"/>
          <w:numId w:val="37"/>
        </w:numPr>
        <w:rPr>
          <w:lang w:eastAsia="en-GB"/>
        </w:rPr>
      </w:pPr>
      <w:r>
        <w:rPr>
          <w:lang w:eastAsia="en-GB"/>
        </w:rPr>
        <w:t>Photos of the cooking area(s) – a photograph will be taken of the cooking area at the end of each usage survey upon consent of the interviewee</w:t>
      </w:r>
    </w:p>
    <w:p w14:paraId="126A8097" w14:textId="77777777" w:rsidR="001B2148" w:rsidRDefault="001B2148" w:rsidP="00A15AB5">
      <w:pPr>
        <w:pStyle w:val="ListParagraph"/>
        <w:numPr>
          <w:ilvl w:val="2"/>
          <w:numId w:val="37"/>
        </w:numPr>
        <w:rPr>
          <w:lang w:eastAsia="en-GB"/>
        </w:rPr>
      </w:pPr>
      <w:r>
        <w:rPr>
          <w:lang w:eastAsia="en-GB"/>
        </w:rPr>
        <w:t>GPS co-ordinates – GPS co-ordinates will be gathered during each usage survey</w:t>
      </w:r>
    </w:p>
    <w:p w14:paraId="1AD3DD2D" w14:textId="77777777" w:rsidR="001B2148" w:rsidRDefault="001B2148" w:rsidP="00A15AB5">
      <w:pPr>
        <w:pStyle w:val="ListParagraph"/>
        <w:numPr>
          <w:ilvl w:val="2"/>
          <w:numId w:val="37"/>
        </w:numPr>
        <w:rPr>
          <w:lang w:eastAsia="en-GB"/>
        </w:rPr>
      </w:pPr>
      <w:r>
        <w:rPr>
          <w:lang w:eastAsia="en-GB"/>
        </w:rPr>
        <w:t>Field team training and supervision – training will be conducted annually with the field team before the surveys are carried out. Data will be reviewed regularly as it is collected to ensure that the expected standard was maintained</w:t>
      </w:r>
    </w:p>
    <w:p w14:paraId="4CD8C34A" w14:textId="77777777" w:rsidR="001B2148" w:rsidRDefault="001B2148" w:rsidP="00A15AB5">
      <w:pPr>
        <w:pStyle w:val="ListParagraph"/>
        <w:numPr>
          <w:ilvl w:val="2"/>
          <w:numId w:val="37"/>
        </w:numPr>
        <w:rPr>
          <w:lang w:eastAsia="en-GB"/>
        </w:rPr>
      </w:pPr>
      <w:r>
        <w:rPr>
          <w:lang w:eastAsia="en-GB"/>
        </w:rPr>
        <w:t>End-User Training, follow up visits and Awareness Campaign – demonstrations and training take place at the point of sale. All sales are followed up with a phone call to collect the users’ feedback and advise of stove usage</w:t>
      </w:r>
    </w:p>
    <w:p w14:paraId="32C8D3B6" w14:textId="77777777" w:rsidR="001B2148" w:rsidRDefault="001B2148" w:rsidP="00A15AB5">
      <w:pPr>
        <w:pStyle w:val="ListParagraph"/>
        <w:numPr>
          <w:ilvl w:val="2"/>
          <w:numId w:val="37"/>
        </w:numPr>
        <w:rPr>
          <w:lang w:eastAsia="en-GB"/>
        </w:rPr>
      </w:pPr>
      <w:r>
        <w:rPr>
          <w:lang w:eastAsia="en-GB"/>
        </w:rPr>
        <w:t>Verification checks- 5-10% of surveys will be verified by phone after the monitoring has been conducted</w:t>
      </w:r>
    </w:p>
    <w:p w14:paraId="5D6EC12F" w14:textId="77777777" w:rsidR="001B2148" w:rsidRDefault="001B2148" w:rsidP="00A15AB5">
      <w:pPr>
        <w:pStyle w:val="ListParagraph"/>
        <w:numPr>
          <w:ilvl w:val="1"/>
          <w:numId w:val="37"/>
        </w:numPr>
        <w:rPr>
          <w:lang w:eastAsia="en-GB"/>
        </w:rPr>
      </w:pPr>
      <w:r>
        <w:rPr>
          <w:lang w:eastAsia="en-GB"/>
        </w:rPr>
        <w:t xml:space="preserve">In line with the Good Practice Monitoring Requirements the usage rate will be capped at 90% in each monitoring period. </w:t>
      </w:r>
    </w:p>
    <w:p w14:paraId="7CF620A1" w14:textId="77777777" w:rsidR="001B2148" w:rsidRDefault="001B2148" w:rsidP="00A15AB5">
      <w:pPr>
        <w:pStyle w:val="ListParagraph"/>
        <w:numPr>
          <w:ilvl w:val="0"/>
          <w:numId w:val="36"/>
        </w:numPr>
        <w:rPr>
          <w:lang w:eastAsia="en-GB"/>
        </w:rPr>
      </w:pPr>
      <w:r>
        <w:rPr>
          <w:lang w:eastAsia="en-GB"/>
        </w:rPr>
        <w:t>Project KPT:</w:t>
      </w:r>
    </w:p>
    <w:p w14:paraId="094ECAA9" w14:textId="77777777" w:rsidR="001B2148" w:rsidRDefault="001B2148" w:rsidP="00A15AB5">
      <w:pPr>
        <w:pStyle w:val="ListParagraph"/>
        <w:numPr>
          <w:ilvl w:val="1"/>
          <w:numId w:val="38"/>
        </w:numPr>
        <w:rPr>
          <w:lang w:eastAsia="en-GB"/>
        </w:rPr>
      </w:pPr>
      <w:r>
        <w:rPr>
          <w:lang w:eastAsia="en-GB"/>
        </w:rPr>
        <w:t xml:space="preserve">Completed biennially and in time for first verification </w:t>
      </w:r>
    </w:p>
    <w:p w14:paraId="2EC166C6" w14:textId="77777777" w:rsidR="001B2148" w:rsidRDefault="001B2148" w:rsidP="00A15AB5">
      <w:pPr>
        <w:pStyle w:val="ListParagraph"/>
        <w:numPr>
          <w:ilvl w:val="1"/>
          <w:numId w:val="38"/>
        </w:numPr>
        <w:rPr>
          <w:lang w:eastAsia="en-GB"/>
        </w:rPr>
      </w:pPr>
      <w:r>
        <w:rPr>
          <w:lang w:eastAsia="en-GB"/>
        </w:rPr>
        <w:t>Extension of the KPT to provide fuel consumption representation of project technologies currently in use</w:t>
      </w:r>
    </w:p>
    <w:p w14:paraId="4C90884E" w14:textId="77777777" w:rsidR="001B2148" w:rsidRDefault="001B2148" w:rsidP="00A15AB5">
      <w:pPr>
        <w:pStyle w:val="ListParagraph"/>
        <w:numPr>
          <w:ilvl w:val="1"/>
          <w:numId w:val="38"/>
        </w:numPr>
        <w:rPr>
          <w:lang w:eastAsia="en-GB"/>
        </w:rPr>
      </w:pPr>
      <w:r>
        <w:rPr>
          <w:lang w:eastAsia="en-GB"/>
        </w:rPr>
        <w:t>Carried out by RPP under the supervision of CO2balance</w:t>
      </w:r>
    </w:p>
    <w:p w14:paraId="5FC9F206" w14:textId="77777777" w:rsidR="001B2148" w:rsidRDefault="001B2148" w:rsidP="00A15AB5">
      <w:pPr>
        <w:pStyle w:val="ListParagraph"/>
        <w:numPr>
          <w:ilvl w:val="1"/>
          <w:numId w:val="38"/>
        </w:numPr>
        <w:rPr>
          <w:lang w:eastAsia="en-GB"/>
        </w:rPr>
      </w:pPr>
      <w:r>
        <w:rPr>
          <w:lang w:eastAsia="en-GB"/>
        </w:rPr>
        <w:t>Guidance on the sampling strategy will be provided by CO2balance</w:t>
      </w:r>
    </w:p>
    <w:p w14:paraId="6156BA47" w14:textId="77777777" w:rsidR="001B2148" w:rsidRDefault="001B2148" w:rsidP="00A15AB5">
      <w:pPr>
        <w:pStyle w:val="ListParagraph"/>
        <w:numPr>
          <w:ilvl w:val="0"/>
          <w:numId w:val="36"/>
        </w:numPr>
        <w:rPr>
          <w:lang w:eastAsia="en-GB"/>
        </w:rPr>
      </w:pPr>
      <w:r>
        <w:rPr>
          <w:lang w:eastAsia="en-GB"/>
        </w:rPr>
        <w:t>Leakage Assessment:</w:t>
      </w:r>
    </w:p>
    <w:p w14:paraId="5735176C" w14:textId="77777777" w:rsidR="001B2148" w:rsidRDefault="001B2148" w:rsidP="00A15AB5">
      <w:pPr>
        <w:pStyle w:val="ListParagraph"/>
        <w:numPr>
          <w:ilvl w:val="1"/>
          <w:numId w:val="36"/>
        </w:numPr>
        <w:rPr>
          <w:lang w:eastAsia="en-GB"/>
        </w:rPr>
      </w:pPr>
      <w:r>
        <w:rPr>
          <w:lang w:eastAsia="en-GB"/>
        </w:rPr>
        <w:t xml:space="preserve">Completed biennially </w:t>
      </w:r>
    </w:p>
    <w:p w14:paraId="2AD07E13" w14:textId="77777777" w:rsidR="001B2148" w:rsidRDefault="001B2148" w:rsidP="00A15AB5">
      <w:pPr>
        <w:pStyle w:val="ListParagraph"/>
        <w:numPr>
          <w:ilvl w:val="1"/>
          <w:numId w:val="36"/>
        </w:numPr>
        <w:rPr>
          <w:lang w:eastAsia="en-GB"/>
        </w:rPr>
      </w:pPr>
      <w:r>
        <w:rPr>
          <w:lang w:eastAsia="en-GB"/>
        </w:rPr>
        <w:t xml:space="preserve">The potential sources of leakage will be investigated. If the assessment quantifies an increase in fuel consumption by the non-project households attributable to the project activity, then calculations will be adjusted to account for this  </w:t>
      </w:r>
    </w:p>
    <w:p w14:paraId="1B8171B3" w14:textId="77777777" w:rsidR="001B2148" w:rsidRPr="0041359A" w:rsidRDefault="001B2148" w:rsidP="001B2148">
      <w:pPr>
        <w:rPr>
          <w:b/>
          <w:bCs/>
          <w:lang w:eastAsia="en-GB"/>
        </w:rPr>
      </w:pPr>
      <w:r w:rsidRPr="0041359A">
        <w:rPr>
          <w:b/>
          <w:bCs/>
          <w:lang w:eastAsia="en-GB"/>
        </w:rPr>
        <w:t>Quality Assurance:</w:t>
      </w:r>
    </w:p>
    <w:p w14:paraId="4FF3AEDA" w14:textId="77777777" w:rsidR="001B2148" w:rsidRDefault="001B2148" w:rsidP="001B2148">
      <w:pPr>
        <w:rPr>
          <w:lang w:eastAsia="en-GB"/>
        </w:rPr>
      </w:pPr>
      <w:r>
        <w:rPr>
          <w:lang w:eastAsia="en-GB"/>
        </w:rPr>
        <w:lastRenderedPageBreak/>
        <w:t>The sampling plan has the following procedures in place to ensure good quality data. PP will ensure that field personnel understand the monitoring plan, ensure the minimum sample size is met during each monitoring, and all refusals or other sources of non-responses are documented. PP will ensure the project implementor and/or field team is sufficiently trained to minimise bias during surveys with households. An additional number of households will be selected, in addition to the minimum sampling requirements, to ensure the any replacement household (if needed) are chosen at random should a household not wish to participate. To reduce interviewer bias, good questionnaire design and well tested questionnaires will be used.</w:t>
      </w:r>
    </w:p>
    <w:p w14:paraId="5287BE55" w14:textId="77777777" w:rsidR="001B2148" w:rsidRDefault="001B2148" w:rsidP="001B2148">
      <w:pPr>
        <w:rPr>
          <w:lang w:eastAsia="en-GB"/>
        </w:rPr>
      </w:pPr>
    </w:p>
    <w:p w14:paraId="3C9D9440" w14:textId="77777777" w:rsidR="001B2148" w:rsidRDefault="001B2148" w:rsidP="001B2148">
      <w:pPr>
        <w:rPr>
          <w:lang w:eastAsia="en-GB"/>
        </w:rPr>
      </w:pPr>
      <w:r>
        <w:rPr>
          <w:lang w:eastAsia="en-GB"/>
        </w:rPr>
        <w:t>Hard copies of the surveys will be kept by the project implementor in-country (if paper copies are used) and can be requested if necessary. Surveys collected via a mobile monitoring data collection tool will be backed up online by the PP, as will the project database. All data monitored and required for verification and issuance will be kept for two years after the end of the crediting period or the last issuance of VCUs for the project activity, whichever is later.</w:t>
      </w:r>
    </w:p>
    <w:p w14:paraId="044D3F22" w14:textId="77777777" w:rsidR="001B2148" w:rsidRDefault="001B2148" w:rsidP="001B2148">
      <w:pPr>
        <w:rPr>
          <w:lang w:eastAsia="en-GB"/>
        </w:rPr>
      </w:pPr>
    </w:p>
    <w:p w14:paraId="227BB3B3" w14:textId="77777777" w:rsidR="001B2148" w:rsidRPr="0067651F" w:rsidRDefault="001B2148" w:rsidP="001B2148">
      <w:pPr>
        <w:rPr>
          <w:b/>
          <w:bCs/>
          <w:lang w:eastAsia="en-GB"/>
        </w:rPr>
      </w:pPr>
      <w:r w:rsidRPr="0067651F">
        <w:rPr>
          <w:b/>
          <w:bCs/>
          <w:lang w:eastAsia="en-GB"/>
        </w:rPr>
        <w:t>Internal Auditing</w:t>
      </w:r>
    </w:p>
    <w:p w14:paraId="7EA9A447" w14:textId="77777777" w:rsidR="001B2148" w:rsidRDefault="001B2148" w:rsidP="001B2148">
      <w:pPr>
        <w:rPr>
          <w:lang w:eastAsia="en-GB"/>
        </w:rPr>
      </w:pPr>
      <w:r>
        <w:rPr>
          <w:lang w:eastAsia="en-GB"/>
        </w:rPr>
        <w:t>PP conducts internal auditing procedures as a part of quality control and quality assurance to ensure data completeness, accuracy, and conformance with monitoring plan. This includes:</w:t>
      </w:r>
    </w:p>
    <w:p w14:paraId="4D103838" w14:textId="77777777" w:rsidR="001B2148" w:rsidRDefault="001B2148" w:rsidP="00A15AB5">
      <w:pPr>
        <w:pStyle w:val="ListParagraph"/>
        <w:numPr>
          <w:ilvl w:val="0"/>
          <w:numId w:val="33"/>
        </w:numPr>
        <w:rPr>
          <w:lang w:eastAsia="en-GB"/>
        </w:rPr>
      </w:pPr>
      <w:r>
        <w:rPr>
          <w:lang w:eastAsia="en-GB"/>
        </w:rPr>
        <w:t>On-site visits to verify project activity. Such visits occur monthly to 50 households in each District of the project. These visits are conducted by Project implementor RPP.</w:t>
      </w:r>
    </w:p>
    <w:p w14:paraId="0249A313" w14:textId="77777777" w:rsidR="001B2148" w:rsidRDefault="001B2148" w:rsidP="00A15AB5">
      <w:pPr>
        <w:pStyle w:val="ListParagraph"/>
        <w:numPr>
          <w:ilvl w:val="0"/>
          <w:numId w:val="33"/>
        </w:numPr>
        <w:rPr>
          <w:lang w:eastAsia="en-GB"/>
        </w:rPr>
      </w:pPr>
      <w:r>
        <w:rPr>
          <w:lang w:eastAsia="en-GB"/>
        </w:rPr>
        <w:t>Review of user database compiled from signed end user agreement to check for accuracy and errors. This will occur on a rolling basis as distribution is ongoing. At a minimum, the database will be reviewed annually in time for the verification review.</w:t>
      </w:r>
    </w:p>
    <w:p w14:paraId="5E01C480" w14:textId="77777777" w:rsidR="001B2148" w:rsidRDefault="001B2148" w:rsidP="00A15AB5">
      <w:pPr>
        <w:pStyle w:val="ListParagraph"/>
        <w:numPr>
          <w:ilvl w:val="0"/>
          <w:numId w:val="33"/>
        </w:numPr>
        <w:rPr>
          <w:lang w:eastAsia="en-GB"/>
        </w:rPr>
      </w:pPr>
      <w:r>
        <w:rPr>
          <w:lang w:eastAsia="en-GB"/>
        </w:rPr>
        <w:t>Cross verification of information provided in the annual survey data to identify outliers/erroneous data if any. This will occur annually in time for the verification review.</w:t>
      </w:r>
    </w:p>
    <w:p w14:paraId="04DC4FFA" w14:textId="77777777" w:rsidR="001B2148" w:rsidRDefault="001B2148" w:rsidP="00A15AB5">
      <w:pPr>
        <w:pStyle w:val="ListParagraph"/>
        <w:numPr>
          <w:ilvl w:val="0"/>
          <w:numId w:val="33"/>
        </w:numPr>
        <w:rPr>
          <w:lang w:eastAsia="en-GB"/>
        </w:rPr>
      </w:pPr>
      <w:r>
        <w:rPr>
          <w:lang w:eastAsia="en-GB"/>
        </w:rPr>
        <w:t>Cross verification of annual survey data against the MP random sampling plan to check correct households surveyed. This will occur annually in time for the verification review.</w:t>
      </w:r>
    </w:p>
    <w:p w14:paraId="12F4DC66" w14:textId="77777777" w:rsidR="001B2148" w:rsidRDefault="001B2148" w:rsidP="001B2148">
      <w:pPr>
        <w:rPr>
          <w:lang w:eastAsia="en-GB"/>
        </w:rPr>
      </w:pPr>
      <w:r>
        <w:rPr>
          <w:lang w:eastAsia="en-GB"/>
        </w:rPr>
        <w:lastRenderedPageBreak/>
        <w:t xml:space="preserve">If discrepancies/nonconformities are identified, appropriate action will be undertaken to rectify any errors or nonconformities, and corrective action taken is maintained and evidenced for external auditing (verification). </w:t>
      </w:r>
    </w:p>
    <w:p w14:paraId="56B7FFD5" w14:textId="77777777" w:rsidR="001B2148" w:rsidRDefault="001B2148" w:rsidP="001B2148">
      <w:pPr>
        <w:rPr>
          <w:lang w:eastAsia="en-GB"/>
        </w:rPr>
      </w:pPr>
    </w:p>
    <w:p w14:paraId="6BDE72DB" w14:textId="77777777" w:rsidR="001B2148" w:rsidRPr="001F1086" w:rsidRDefault="001B2148" w:rsidP="001B2148">
      <w:pPr>
        <w:rPr>
          <w:b/>
          <w:lang w:val="en-GB" w:eastAsia="en-GB"/>
        </w:rPr>
      </w:pPr>
      <w:r w:rsidRPr="001F1086">
        <w:rPr>
          <w:b/>
          <w:lang w:val="en-GB" w:eastAsia="en-GB"/>
        </w:rPr>
        <w:t>DOE Validation and Verification Site Visits</w:t>
      </w:r>
    </w:p>
    <w:p w14:paraId="4FE92BA7" w14:textId="77777777" w:rsidR="001B2148" w:rsidRPr="001F1086" w:rsidRDefault="001B2148" w:rsidP="001B2148">
      <w:pPr>
        <w:rPr>
          <w:bCs/>
          <w:lang w:val="en-GB" w:eastAsia="en-GB"/>
        </w:rPr>
      </w:pPr>
      <w:r w:rsidRPr="001F1086">
        <w:rPr>
          <w:bCs/>
          <w:lang w:val="en-GB" w:eastAsia="en-GB"/>
        </w:rPr>
        <w:t>An independent Designated Operational Entity (DOE) will be appointed to review the Project and conduct a site visit as part of the Validation and Verification processes. As this VPA forms part of a group of homogenous VPAs, a DOE site visit at Validation and Verification is only required for the first VPA in the group. Subsequent homogenous VPAs that are Included or Verified under the PoA will undergo a Compliance Check to ensure that they meet the criteria provided in the PoA-DD.</w:t>
      </w:r>
    </w:p>
    <w:p w14:paraId="1B4DDC94" w14:textId="3F3C7551" w:rsidR="003A6007" w:rsidRDefault="003A6007" w:rsidP="00A10B8A">
      <w:pPr>
        <w:rPr>
          <w:lang w:eastAsia="en-GB"/>
        </w:rPr>
      </w:pPr>
    </w:p>
    <w:p w14:paraId="387B3E3C" w14:textId="77777777" w:rsidR="003A6007" w:rsidRPr="003A6007" w:rsidRDefault="003A6007" w:rsidP="00A10B8A">
      <w:pPr>
        <w:rPr>
          <w:lang w:eastAsia="en-GB"/>
        </w:rPr>
      </w:pPr>
    </w:p>
    <w:p w14:paraId="24D3BA7E" w14:textId="77777777" w:rsidR="00DA56C3" w:rsidRDefault="00DA56C3">
      <w:pPr>
        <w:spacing w:line="276" w:lineRule="auto"/>
        <w:contextualSpacing w:val="0"/>
        <w:rPr>
          <w:rFonts w:asciiTheme="majorHAnsi" w:eastAsia="Times New Roman" w:hAnsiTheme="majorHAnsi" w:cs="Arial"/>
          <w:iCs/>
          <w:color w:val="auto"/>
          <w:sz w:val="28"/>
          <w:szCs w:val="22"/>
          <w:lang w:val="en-GB" w:eastAsia="en-GB"/>
          <w14:cntxtAlts w14:val="0"/>
        </w:rPr>
      </w:pPr>
      <w:bookmarkStart w:id="10" w:name="_Ref49515970"/>
      <w:r>
        <w:br w:type="page"/>
      </w:r>
    </w:p>
    <w:p w14:paraId="529626C5" w14:textId="64781128" w:rsidR="00391F1F" w:rsidRPr="007C1D64" w:rsidRDefault="00391F1F" w:rsidP="00391F1F">
      <w:pPr>
        <w:pStyle w:val="SectionTitle"/>
      </w:pPr>
      <w:bookmarkStart w:id="11" w:name="_Ref128484970"/>
      <w:r w:rsidRPr="007C1D64">
        <w:lastRenderedPageBreak/>
        <w:t>DURATION AND CREDITING PERIOD</w:t>
      </w:r>
      <w:bookmarkEnd w:id="10"/>
      <w:bookmarkEnd w:id="11"/>
    </w:p>
    <w:p w14:paraId="507B55B8" w14:textId="79F22388" w:rsidR="00391F1F" w:rsidRPr="007C1D64" w:rsidRDefault="00391F1F" w:rsidP="00762E5F">
      <w:pPr>
        <w:pStyle w:val="SectionList"/>
      </w:pPr>
      <w:r w:rsidRPr="007C1D64">
        <w:t xml:space="preserve">Duration of project </w:t>
      </w:r>
    </w:p>
    <w:p w14:paraId="26945075" w14:textId="18AE8FA4" w:rsidR="00391F1F" w:rsidRPr="007C1D64" w:rsidRDefault="00391F1F" w:rsidP="00391F1F">
      <w:pPr>
        <w:pStyle w:val="SectionList2nd"/>
        <w:rPr>
          <w:rFonts w:eastAsia="MS Mincho"/>
        </w:rPr>
      </w:pPr>
      <w:r w:rsidRPr="007C1D64">
        <w:rPr>
          <w:rFonts w:eastAsia="MS Mincho"/>
        </w:rPr>
        <w:t xml:space="preserve">Start date of </w:t>
      </w:r>
      <w:r w:rsidR="00DA56C3">
        <w:rPr>
          <w:rFonts w:eastAsia="MS Mincho"/>
        </w:rPr>
        <w:t>VPA</w:t>
      </w:r>
      <w:r w:rsidR="00DA56C3" w:rsidRPr="007C1D64">
        <w:rPr>
          <w:rFonts w:eastAsia="MS Mincho"/>
        </w:rPr>
        <w:t xml:space="preserve"> </w:t>
      </w:r>
    </w:p>
    <w:p w14:paraId="643B17B8" w14:textId="77777777" w:rsidR="007E05B2" w:rsidRDefault="00391F1F" w:rsidP="007E05B2">
      <w:r>
        <w:t>&gt;&gt;</w:t>
      </w:r>
      <w:r w:rsidR="005663AA">
        <w:t xml:space="preserve"> </w:t>
      </w:r>
      <w:r w:rsidR="007E05B2">
        <w:t>The Project Start date is 24/08/2021.</w:t>
      </w:r>
    </w:p>
    <w:p w14:paraId="4A09DB8A" w14:textId="77777777" w:rsidR="007E05B2" w:rsidRDefault="007E05B2" w:rsidP="007E05B2"/>
    <w:p w14:paraId="773813F9" w14:textId="77777777" w:rsidR="007E05B2" w:rsidRDefault="007E05B2" w:rsidP="007E05B2">
      <w:r>
        <w:t>The first stove was distributed to a household on 17 August 2021. It takes between five and seven days from the household receiving the stove from the local distributor to it being used, due to the instalment time (including three days waiting for the stove to dry after being built into the kitchen). The Project Start date is 7 days after the first household received their stove and signed the Carbon Transfer Form, to account for the instalment of stoves into their kitchen.</w:t>
      </w:r>
    </w:p>
    <w:p w14:paraId="22DF5F77" w14:textId="3D63254D" w:rsidR="00391F1F" w:rsidRDefault="00391F1F" w:rsidP="007E05B2"/>
    <w:p w14:paraId="6E5E0C3A" w14:textId="7BC93BEC" w:rsidR="00391F1F" w:rsidRPr="007C1D64" w:rsidRDefault="00391F1F" w:rsidP="00391F1F">
      <w:pPr>
        <w:pStyle w:val="SectionList2nd"/>
        <w:rPr>
          <w:rFonts w:eastAsia="MS Mincho"/>
        </w:rPr>
      </w:pPr>
      <w:r w:rsidRPr="007C1D64">
        <w:rPr>
          <w:rFonts w:eastAsia="MS Mincho"/>
        </w:rPr>
        <w:t xml:space="preserve">Expected operational lifetime of </w:t>
      </w:r>
      <w:r w:rsidR="00DA56C3">
        <w:rPr>
          <w:rFonts w:eastAsia="MS Mincho"/>
        </w:rPr>
        <w:t>VPA</w:t>
      </w:r>
      <w:r w:rsidR="00DA56C3" w:rsidRPr="007C1D64">
        <w:rPr>
          <w:rFonts w:eastAsia="MS Mincho"/>
        </w:rPr>
        <w:t xml:space="preserve"> </w:t>
      </w:r>
    </w:p>
    <w:p w14:paraId="29080F86" w14:textId="4E0C7F13" w:rsidR="00391F1F" w:rsidRDefault="00391F1F" w:rsidP="00391F1F">
      <w:r>
        <w:t>&gt;&gt;</w:t>
      </w:r>
      <w:r w:rsidR="00464302">
        <w:t xml:space="preserve"> 15 years.</w:t>
      </w:r>
    </w:p>
    <w:p w14:paraId="3070EF6D" w14:textId="006134D3" w:rsidR="00391F1F" w:rsidRDefault="00391F1F" w:rsidP="00762E5F">
      <w:pPr>
        <w:pStyle w:val="SectionList"/>
      </w:pPr>
      <w:r w:rsidRPr="007C1D64">
        <w:t xml:space="preserve">Crediting </w:t>
      </w:r>
      <w:r w:rsidRPr="00391F1F">
        <w:t>period</w:t>
      </w:r>
      <w:r w:rsidRPr="007C1D64">
        <w:t xml:space="preserve"> of project </w:t>
      </w:r>
    </w:p>
    <w:p w14:paraId="779DFDF0" w14:textId="53BD5519" w:rsidR="00391F1F" w:rsidRPr="007C1D64" w:rsidRDefault="00391F1F" w:rsidP="00391F1F">
      <w:pPr>
        <w:pStyle w:val="SectionList2nd"/>
        <w:rPr>
          <w:rFonts w:eastAsia="MS Mincho"/>
        </w:rPr>
      </w:pPr>
      <w:r w:rsidRPr="007C1D64">
        <w:rPr>
          <w:rFonts w:eastAsia="MS Mincho"/>
        </w:rPr>
        <w:t>Start date of crediting period</w:t>
      </w:r>
    </w:p>
    <w:p w14:paraId="1819E5E7" w14:textId="77777777" w:rsidR="00A36064" w:rsidRDefault="00391F1F" w:rsidP="00A36064">
      <w:r>
        <w:t>&gt;&gt;</w:t>
      </w:r>
      <w:r w:rsidR="00A36064">
        <w:t xml:space="preserve"> The crediting period start date is 24/08/2021.</w:t>
      </w:r>
    </w:p>
    <w:p w14:paraId="3495962D" w14:textId="0B2EBBEF" w:rsidR="00A36064" w:rsidRDefault="00A36064" w:rsidP="00A36064">
      <w:r>
        <w:t>The crediting period end date is 23/08/20</w:t>
      </w:r>
      <w:r w:rsidR="00847B71">
        <w:t>2</w:t>
      </w:r>
      <w:r>
        <w:t>6.</w:t>
      </w:r>
    </w:p>
    <w:p w14:paraId="69AF0C38" w14:textId="77777777" w:rsidR="00A36064" w:rsidRDefault="00A36064" w:rsidP="00A36064"/>
    <w:p w14:paraId="7B74B24E" w14:textId="77777777" w:rsidR="00A36064" w:rsidRDefault="00A36064" w:rsidP="00A36064">
      <w:r>
        <w:t>It is five years, twice renewable crediting period.</w:t>
      </w:r>
    </w:p>
    <w:p w14:paraId="0323DC1F" w14:textId="46E9651A" w:rsidR="00391F1F" w:rsidRDefault="00391F1F" w:rsidP="00391F1F"/>
    <w:p w14:paraId="11C05586" w14:textId="217684F0" w:rsidR="00391F1F" w:rsidRPr="007C1D64" w:rsidRDefault="00391F1F" w:rsidP="00391F1F">
      <w:pPr>
        <w:pStyle w:val="SectionList2nd"/>
        <w:rPr>
          <w:rFonts w:eastAsia="MS Mincho"/>
        </w:rPr>
      </w:pPr>
      <w:r w:rsidRPr="007C1D64">
        <w:rPr>
          <w:rFonts w:eastAsia="MS Mincho"/>
        </w:rPr>
        <w:t>Total length of crediting period</w:t>
      </w:r>
    </w:p>
    <w:p w14:paraId="4139B8C4" w14:textId="1AEC6E49" w:rsidR="00DF6FF8" w:rsidRPr="00B92357" w:rsidRDefault="00391F1F" w:rsidP="00DF6FF8">
      <w:r>
        <w:t>&gt;&gt;</w:t>
      </w:r>
      <w:r w:rsidR="00DF6FF8">
        <w:t xml:space="preserve"> 5 years. </w:t>
      </w:r>
    </w:p>
    <w:p w14:paraId="1A9DBB5E" w14:textId="5E720CFF" w:rsidR="00391F1F" w:rsidRPr="00B92357" w:rsidRDefault="00391F1F" w:rsidP="00391F1F"/>
    <w:p w14:paraId="29A94C7B" w14:textId="77777777" w:rsidR="00DA56C3" w:rsidRDefault="00DA56C3">
      <w:pPr>
        <w:spacing w:line="276" w:lineRule="auto"/>
        <w:contextualSpacing w:val="0"/>
        <w:rPr>
          <w:rFonts w:asciiTheme="majorHAnsi" w:eastAsia="Times New Roman" w:hAnsiTheme="majorHAnsi" w:cs="Arial"/>
          <w:iCs/>
          <w:color w:val="auto"/>
          <w:sz w:val="28"/>
          <w:szCs w:val="22"/>
          <w:lang w:val="en-GB" w:eastAsia="en-GB"/>
          <w14:cntxtAlts w14:val="0"/>
        </w:rPr>
      </w:pPr>
      <w:bookmarkStart w:id="12" w:name="check1"/>
      <w:bookmarkStart w:id="13" w:name="_Ref49515984"/>
      <w:bookmarkStart w:id="14" w:name="_Ref49848946"/>
      <w:bookmarkEnd w:id="12"/>
      <w:r>
        <w:br w:type="page"/>
      </w:r>
    </w:p>
    <w:p w14:paraId="02F39EEE" w14:textId="69A63E1A" w:rsidR="00391F1F" w:rsidRPr="004E3096" w:rsidRDefault="00391F1F" w:rsidP="00391F1F">
      <w:pPr>
        <w:pStyle w:val="SectionTitle"/>
      </w:pPr>
      <w:r w:rsidRPr="00CF3E1B">
        <w:lastRenderedPageBreak/>
        <w:t>SUMMARY OF SAFEGUARDING PRINCIPLES AND GENDER SENSITIVE ASSESSMENT</w:t>
      </w:r>
      <w:bookmarkEnd w:id="13"/>
      <w:r>
        <w:t xml:space="preserve"> </w:t>
      </w:r>
    </w:p>
    <w:p w14:paraId="5724BB52" w14:textId="77777777" w:rsidR="00391F1F" w:rsidRPr="0004043C" w:rsidRDefault="00391F1F" w:rsidP="00762E5F">
      <w:pPr>
        <w:pStyle w:val="SectionList"/>
      </w:pPr>
      <w:r w:rsidRPr="007C1D64">
        <w:tab/>
      </w:r>
      <w:r w:rsidRPr="004323B6">
        <w:t>Safeguarding Principles</w:t>
      </w:r>
      <w:r>
        <w:t xml:space="preserve"> that will be monitored</w:t>
      </w:r>
    </w:p>
    <w:p w14:paraId="37330EBC" w14:textId="28A929C0" w:rsidR="00391F1F" w:rsidRDefault="00391F1F" w:rsidP="00391F1F">
      <w:r>
        <w:t>A</w:t>
      </w:r>
      <w:r w:rsidRPr="00C162D7">
        <w:t xml:space="preserve"> </w:t>
      </w:r>
      <w:r>
        <w:t>completed</w:t>
      </w:r>
      <w:r w:rsidRPr="00C162D7">
        <w:t xml:space="preserve"> Safeguarding Principles </w:t>
      </w:r>
      <w:r w:rsidRPr="006E5161">
        <w:t>Assessment is in</w:t>
      </w:r>
      <w:r w:rsidR="00A61CC2">
        <w:t xml:space="preserve"> </w:t>
      </w:r>
      <w:hyperlink w:anchor="_APPENDIX_1_–" w:history="1">
        <w:r w:rsidR="00A61CC2" w:rsidRPr="00A61CC2">
          <w:rPr>
            <w:rStyle w:val="Hyperlink"/>
          </w:rPr>
          <w:t>Appendix 1</w:t>
        </w:r>
      </w:hyperlink>
      <w:r w:rsidR="00A61CC2">
        <w:t xml:space="preserve">, </w:t>
      </w:r>
      <w:r w:rsidRPr="006E5161">
        <w:t xml:space="preserve">ongoing monitoring is </w:t>
      </w:r>
      <w:proofErr w:type="spellStart"/>
      <w:r w:rsidRPr="006E5161">
        <w:t>summarised</w:t>
      </w:r>
      <w:proofErr w:type="spellEnd"/>
      <w:r w:rsidRPr="006E5161">
        <w:t xml:space="preserve"> below.</w:t>
      </w:r>
      <w:r w:rsidRPr="00A77BE2">
        <w:t xml:space="preserve"> </w:t>
      </w:r>
    </w:p>
    <w:p w14:paraId="6CB2C3CB" w14:textId="77777777" w:rsidR="009F6F5A" w:rsidRDefault="009F6F5A" w:rsidP="00391F1F"/>
    <w:p w14:paraId="491E505C" w14:textId="77777777" w:rsidR="009F6F5A" w:rsidRDefault="009F6F5A" w:rsidP="009F6F5A">
      <w:r>
        <w:t>The below table is not applicable to this project as no mitigation measures were added to the monitoring plan.</w:t>
      </w:r>
    </w:p>
    <w:p w14:paraId="3887B457" w14:textId="77777777" w:rsidR="009F6F5A" w:rsidRDefault="009F6F5A" w:rsidP="00391F1F"/>
    <w:tbl>
      <w:tblPr>
        <w:tblStyle w:val="GSTableSimple"/>
        <w:tblW w:w="5002" w:type="pct"/>
        <w:tblLook w:val="0620" w:firstRow="1" w:lastRow="0" w:firstColumn="0" w:lastColumn="0" w:noHBand="1" w:noVBand="1"/>
      </w:tblPr>
      <w:tblGrid>
        <w:gridCol w:w="2814"/>
        <w:gridCol w:w="6822"/>
      </w:tblGrid>
      <w:tr w:rsidR="009C2B79" w:rsidRPr="009C2B79" w14:paraId="1CE973CE" w14:textId="77777777" w:rsidTr="009C2B79">
        <w:trPr>
          <w:cnfStyle w:val="100000000000" w:firstRow="1" w:lastRow="0" w:firstColumn="0" w:lastColumn="0" w:oddVBand="0" w:evenVBand="0" w:oddHBand="0" w:evenHBand="0" w:firstRowFirstColumn="0" w:firstRowLastColumn="0" w:lastRowFirstColumn="0" w:lastRowLastColumn="0"/>
          <w:trHeight w:val="315"/>
        </w:trPr>
        <w:tc>
          <w:tcPr>
            <w:tcW w:w="1691" w:type="pct"/>
          </w:tcPr>
          <w:p w14:paraId="452A69ED" w14:textId="6242EC21" w:rsidR="00391F1F" w:rsidRPr="009C2B79" w:rsidRDefault="009C2B79" w:rsidP="009C2B79">
            <w:pPr>
              <w:jc w:val="center"/>
              <w:rPr>
                <w:color w:val="00BABE"/>
              </w:rPr>
            </w:pPr>
            <w:r w:rsidRPr="009C2B79">
              <w:rPr>
                <w:color w:val="00BABE"/>
              </w:rPr>
              <w:t>PRINCIPLES</w:t>
            </w:r>
          </w:p>
        </w:tc>
        <w:tc>
          <w:tcPr>
            <w:tcW w:w="3309" w:type="pct"/>
          </w:tcPr>
          <w:p w14:paraId="072E7920" w14:textId="48A2487E" w:rsidR="00391F1F" w:rsidRPr="009C2B79" w:rsidRDefault="009C2B79" w:rsidP="009C2B79">
            <w:pPr>
              <w:jc w:val="center"/>
              <w:rPr>
                <w:color w:val="00BABE"/>
              </w:rPr>
            </w:pPr>
            <w:r w:rsidRPr="009C2B79">
              <w:rPr>
                <w:color w:val="00BABE"/>
              </w:rPr>
              <w:t>MITIGATION MEASURES ADDED TO THE MONITORING PLAN</w:t>
            </w:r>
          </w:p>
        </w:tc>
      </w:tr>
      <w:tr w:rsidR="00391F1F" w:rsidRPr="00717A50" w14:paraId="25AD8F4C" w14:textId="77777777" w:rsidTr="009C2B79">
        <w:trPr>
          <w:trHeight w:val="315"/>
        </w:trPr>
        <w:tc>
          <w:tcPr>
            <w:tcW w:w="1691" w:type="pct"/>
            <w:hideMark/>
          </w:tcPr>
          <w:p w14:paraId="430C5BA2" w14:textId="77777777" w:rsidR="00391F1F" w:rsidRPr="00717A50" w:rsidRDefault="00391F1F" w:rsidP="00391F1F">
            <w:r w:rsidRPr="009E1843">
              <w:rPr>
                <w:b/>
                <w:bCs/>
              </w:rPr>
              <w:t xml:space="preserve">Principle </w:t>
            </w:r>
            <w:proofErr w:type="spellStart"/>
            <w:r>
              <w:rPr>
                <w:b/>
                <w:bCs/>
              </w:rPr>
              <w:t>x.y</w:t>
            </w:r>
            <w:proofErr w:type="spellEnd"/>
          </w:p>
        </w:tc>
        <w:tc>
          <w:tcPr>
            <w:tcW w:w="3309" w:type="pct"/>
          </w:tcPr>
          <w:p w14:paraId="4C243FBA" w14:textId="77777777" w:rsidR="00391F1F" w:rsidRPr="00717A50" w:rsidRDefault="00391F1F" w:rsidP="00391F1F"/>
        </w:tc>
      </w:tr>
      <w:tr w:rsidR="00391F1F" w:rsidRPr="00717A50" w14:paraId="4A237E2B" w14:textId="77777777" w:rsidTr="009C2B79">
        <w:trPr>
          <w:trHeight w:val="315"/>
        </w:trPr>
        <w:tc>
          <w:tcPr>
            <w:tcW w:w="1691" w:type="pct"/>
          </w:tcPr>
          <w:p w14:paraId="0E5F3074" w14:textId="77777777" w:rsidR="00391F1F" w:rsidRPr="008C14E1" w:rsidRDefault="00391F1F" w:rsidP="00A61CC2">
            <w:pPr>
              <w:rPr>
                <w:b/>
                <w:bCs/>
              </w:rPr>
            </w:pPr>
          </w:p>
        </w:tc>
        <w:tc>
          <w:tcPr>
            <w:tcW w:w="3309" w:type="pct"/>
          </w:tcPr>
          <w:p w14:paraId="74D27D72" w14:textId="77777777" w:rsidR="00391F1F" w:rsidRPr="00717A50" w:rsidRDefault="00391F1F" w:rsidP="00A61CC2"/>
        </w:tc>
      </w:tr>
      <w:tr w:rsidR="00391F1F" w:rsidRPr="00717A50" w14:paraId="0B3F2008" w14:textId="77777777" w:rsidTr="009C2B79">
        <w:trPr>
          <w:trHeight w:val="315"/>
        </w:trPr>
        <w:tc>
          <w:tcPr>
            <w:tcW w:w="1691" w:type="pct"/>
          </w:tcPr>
          <w:p w14:paraId="5D5FEF7A" w14:textId="0ACB1155" w:rsidR="00391F1F" w:rsidRPr="008C14E1" w:rsidRDefault="00391F1F" w:rsidP="00391F1F">
            <w:pPr>
              <w:rPr>
                <w:b/>
                <w:bCs/>
              </w:rPr>
            </w:pPr>
          </w:p>
        </w:tc>
        <w:tc>
          <w:tcPr>
            <w:tcW w:w="3309" w:type="pct"/>
          </w:tcPr>
          <w:p w14:paraId="447302CC" w14:textId="77777777" w:rsidR="00391F1F" w:rsidRPr="00717A50" w:rsidRDefault="00391F1F" w:rsidP="00A61CC2"/>
        </w:tc>
      </w:tr>
    </w:tbl>
    <w:p w14:paraId="6296C04B" w14:textId="77777777" w:rsidR="00391F1F" w:rsidRPr="00AA2706" w:rsidRDefault="00391F1F" w:rsidP="00AA2706"/>
    <w:p w14:paraId="6DDA1084" w14:textId="7D7DEA69" w:rsidR="00391F1F" w:rsidRPr="007C1D64" w:rsidRDefault="00391F1F" w:rsidP="00762E5F">
      <w:pPr>
        <w:pStyle w:val="SectionList"/>
      </w:pPr>
      <w:r>
        <w:t>Assessment that</w:t>
      </w:r>
      <w:r w:rsidRPr="007C1D64">
        <w:t xml:space="preserve"> project </w:t>
      </w:r>
      <w:r>
        <w:t>complies with GS4GG Gender Sensitive requirements</w:t>
      </w:r>
    </w:p>
    <w:p w14:paraId="13692E85" w14:textId="77777777" w:rsidR="00391F1F" w:rsidRPr="00AA2706" w:rsidRDefault="00391F1F" w:rsidP="00AA2706"/>
    <w:tbl>
      <w:tblPr>
        <w:tblStyle w:val="GSTableSimple"/>
        <w:tblW w:w="14444" w:type="dxa"/>
        <w:tblLook w:val="04A0" w:firstRow="1" w:lastRow="0" w:firstColumn="1" w:lastColumn="0" w:noHBand="0" w:noVBand="1"/>
      </w:tblPr>
      <w:tblGrid>
        <w:gridCol w:w="4814"/>
        <w:gridCol w:w="4815"/>
        <w:gridCol w:w="4815"/>
      </w:tblGrid>
      <w:tr w:rsidR="00DA5390" w:rsidRPr="00391F1F" w14:paraId="1EBE0329" w14:textId="77777777" w:rsidTr="009D35F6">
        <w:trPr>
          <w:cnfStyle w:val="100000000000" w:firstRow="1" w:lastRow="0" w:firstColumn="0" w:lastColumn="0" w:oddVBand="0" w:evenVBand="0" w:oddHBand="0" w:evenHBand="0" w:firstRowFirstColumn="0" w:firstRowLastColumn="0" w:lastRowFirstColumn="0" w:lastRowLastColumn="0"/>
          <w:trHeight w:val="1446"/>
        </w:trPr>
        <w:tc>
          <w:tcPr>
            <w:tcW w:w="4814" w:type="dxa"/>
          </w:tcPr>
          <w:p w14:paraId="59CB657B" w14:textId="77777777" w:rsidR="00DA5390" w:rsidRPr="00391F1F" w:rsidRDefault="00DA5390" w:rsidP="009D35F6">
            <w:pPr>
              <w:spacing w:line="240" w:lineRule="auto"/>
              <w:rPr>
                <w:lang w:val="en-GB"/>
              </w:rPr>
            </w:pPr>
            <w:bookmarkStart w:id="15" w:name="_Ref49515999"/>
            <w:bookmarkEnd w:id="14"/>
            <w:r w:rsidRPr="00391F1F">
              <w:rPr>
                <w:lang w:val="en-GB"/>
              </w:rPr>
              <w:t>Question 1 - Explain how the project reflects the key issues and requirements of Gender Sensitive design and implementation as outlined in the Gender Policy?</w:t>
            </w:r>
          </w:p>
        </w:tc>
        <w:tc>
          <w:tcPr>
            <w:tcW w:w="4815" w:type="dxa"/>
            <w:vAlign w:val="top"/>
          </w:tcPr>
          <w:p w14:paraId="6B0103B6" w14:textId="77777777" w:rsidR="00DA5390" w:rsidRPr="00DF4500" w:rsidRDefault="00DA5390" w:rsidP="009D35F6">
            <w:pPr>
              <w:pStyle w:val="Tablecustom"/>
              <w:spacing w:after="120" w:line="240" w:lineRule="auto"/>
              <w:rPr>
                <w:rFonts w:asciiTheme="minorHAnsi" w:eastAsia="Times New Roman" w:hAnsiTheme="minorHAnsi"/>
                <w:b w:val="0"/>
                <w:bCs w:val="0"/>
                <w:color w:val="4D4D4C"/>
                <w:sz w:val="22"/>
                <w:szCs w:val="22"/>
              </w:rPr>
            </w:pPr>
            <w:r w:rsidRPr="00DF4500">
              <w:rPr>
                <w:rFonts w:asciiTheme="minorHAnsi" w:eastAsia="Times New Roman" w:hAnsiTheme="minorHAnsi"/>
                <w:b w:val="0"/>
                <w:bCs w:val="0"/>
                <w:color w:val="4D4D4C"/>
                <w:sz w:val="22"/>
                <w:szCs w:val="22"/>
              </w:rPr>
              <w:t>The project will reduce the amount of resources required to cook.</w:t>
            </w:r>
            <w:r>
              <w:rPr>
                <w:rFonts w:asciiTheme="minorHAnsi" w:eastAsia="Times New Roman" w:hAnsiTheme="minorHAnsi"/>
                <w:b w:val="0"/>
                <w:bCs w:val="0"/>
                <w:color w:val="4D4D4C"/>
                <w:sz w:val="22"/>
                <w:szCs w:val="22"/>
              </w:rPr>
              <w:t xml:space="preserve"> </w:t>
            </w:r>
            <w:r w:rsidRPr="00DF4500">
              <w:rPr>
                <w:rFonts w:asciiTheme="minorHAnsi" w:eastAsia="Times New Roman" w:hAnsiTheme="minorHAnsi"/>
                <w:b w:val="0"/>
                <w:bCs w:val="0"/>
                <w:color w:val="4D4D4C"/>
                <w:sz w:val="22"/>
                <w:szCs w:val="22"/>
              </w:rPr>
              <w:t>There will be less burden on women, men and children, as less firewood for cooking needs to be collected. This will reduce the time burden on women and men in the socially isolating activity of collecting resources.</w:t>
            </w:r>
          </w:p>
          <w:p w14:paraId="20F849C4" w14:textId="77777777" w:rsidR="00DA5390" w:rsidRPr="00DF4500" w:rsidRDefault="00DA5390" w:rsidP="009D35F6">
            <w:pPr>
              <w:pStyle w:val="Tablecustom"/>
              <w:spacing w:after="120" w:line="240" w:lineRule="auto"/>
              <w:rPr>
                <w:rFonts w:asciiTheme="minorHAnsi" w:eastAsia="Times New Roman" w:hAnsiTheme="minorHAnsi"/>
                <w:b w:val="0"/>
                <w:bCs w:val="0"/>
                <w:color w:val="4D4D4C"/>
                <w:sz w:val="22"/>
                <w:szCs w:val="22"/>
              </w:rPr>
            </w:pPr>
            <w:r w:rsidRPr="00DF4500">
              <w:rPr>
                <w:rFonts w:asciiTheme="minorHAnsi" w:eastAsia="Times New Roman" w:hAnsiTheme="minorHAnsi"/>
                <w:b w:val="0"/>
                <w:bCs w:val="0"/>
                <w:color w:val="4D4D4C"/>
                <w:sz w:val="22"/>
                <w:szCs w:val="22"/>
              </w:rPr>
              <w:t>Both women and men will benefit from the project activities, no group is excluded from participating in the project activities or use of the stoves.</w:t>
            </w:r>
          </w:p>
          <w:p w14:paraId="7032A65D" w14:textId="77777777" w:rsidR="00DA5390" w:rsidRPr="00DF4500" w:rsidRDefault="00DA5390" w:rsidP="009D35F6">
            <w:pPr>
              <w:pStyle w:val="Tablecustom"/>
              <w:spacing w:after="120" w:line="240" w:lineRule="auto"/>
              <w:rPr>
                <w:rFonts w:asciiTheme="minorHAnsi" w:eastAsia="Times New Roman" w:hAnsiTheme="minorHAnsi"/>
                <w:b w:val="0"/>
                <w:bCs w:val="0"/>
                <w:color w:val="4D4D4C"/>
                <w:sz w:val="22"/>
                <w:szCs w:val="22"/>
              </w:rPr>
            </w:pPr>
            <w:r w:rsidRPr="00DF4500">
              <w:rPr>
                <w:rFonts w:asciiTheme="minorHAnsi" w:eastAsia="Times New Roman" w:hAnsiTheme="minorHAnsi"/>
                <w:b w:val="0"/>
                <w:bCs w:val="0"/>
                <w:color w:val="4D4D4C"/>
                <w:sz w:val="22"/>
                <w:szCs w:val="22"/>
              </w:rPr>
              <w:t>The project will decrease the workload of women in collecting firewood and time spent cooking, thereby allowing more time to engage in other activities.</w:t>
            </w:r>
          </w:p>
          <w:p w14:paraId="62252688" w14:textId="77777777" w:rsidR="00DA5390" w:rsidRPr="00DF4500" w:rsidRDefault="00DA5390" w:rsidP="009D35F6">
            <w:pPr>
              <w:pStyle w:val="Tablecustom"/>
              <w:spacing w:after="120" w:line="240" w:lineRule="auto"/>
              <w:rPr>
                <w:rFonts w:asciiTheme="minorHAnsi" w:eastAsia="Times New Roman" w:hAnsiTheme="minorHAnsi"/>
                <w:b w:val="0"/>
                <w:bCs w:val="0"/>
                <w:color w:val="4D4D4C"/>
                <w:sz w:val="22"/>
                <w:szCs w:val="22"/>
              </w:rPr>
            </w:pPr>
            <w:r w:rsidRPr="00DF4500">
              <w:rPr>
                <w:rFonts w:asciiTheme="minorHAnsi" w:eastAsia="Times New Roman" w:hAnsiTheme="minorHAnsi"/>
                <w:b w:val="0"/>
                <w:bCs w:val="0"/>
                <w:color w:val="4D4D4C"/>
                <w:sz w:val="22"/>
                <w:szCs w:val="22"/>
              </w:rPr>
              <w:t xml:space="preserve">The project aims to benefit the whole community equally and women’s equal participation in the LSC is encouraged. </w:t>
            </w:r>
          </w:p>
          <w:p w14:paraId="46442D36" w14:textId="77777777" w:rsidR="00DA5390" w:rsidRPr="00DF4500" w:rsidRDefault="00DA5390" w:rsidP="009D35F6">
            <w:pPr>
              <w:pStyle w:val="Tablecustom"/>
              <w:spacing w:after="120" w:line="240" w:lineRule="auto"/>
              <w:rPr>
                <w:rFonts w:asciiTheme="minorHAnsi" w:eastAsia="Times New Roman" w:hAnsiTheme="minorHAnsi"/>
                <w:b w:val="0"/>
                <w:bCs w:val="0"/>
                <w:color w:val="4D4D4C"/>
                <w:sz w:val="22"/>
                <w:szCs w:val="22"/>
              </w:rPr>
            </w:pPr>
            <w:r w:rsidRPr="00DF4500">
              <w:rPr>
                <w:rFonts w:asciiTheme="minorHAnsi" w:eastAsia="Times New Roman" w:hAnsiTheme="minorHAnsi"/>
                <w:b w:val="0"/>
                <w:bCs w:val="0"/>
                <w:color w:val="4D4D4C"/>
                <w:sz w:val="22"/>
                <w:szCs w:val="22"/>
              </w:rPr>
              <w:t>The Project will increase natural protection as no firewood will be required for cooking.</w:t>
            </w:r>
          </w:p>
          <w:p w14:paraId="4087497C" w14:textId="77777777" w:rsidR="00DA5390" w:rsidRPr="00391F1F" w:rsidRDefault="00DA5390" w:rsidP="009D35F6">
            <w:pPr>
              <w:rPr>
                <w:lang w:val="en-GB"/>
              </w:rPr>
            </w:pPr>
            <w:r w:rsidRPr="00DF4500">
              <w:rPr>
                <w:rFonts w:asciiTheme="minorHAnsi" w:eastAsia="Times New Roman" w:hAnsiTheme="minorHAnsi"/>
                <w:szCs w:val="22"/>
              </w:rPr>
              <w:lastRenderedPageBreak/>
              <w:t>No further risks or hazards for women</w:t>
            </w:r>
            <w:r>
              <w:rPr>
                <w:rFonts w:asciiTheme="minorHAnsi" w:eastAsia="Times New Roman" w:hAnsiTheme="minorHAnsi"/>
                <w:szCs w:val="22"/>
              </w:rPr>
              <w:t xml:space="preserve"> </w:t>
            </w:r>
            <w:r w:rsidRPr="00DF4500">
              <w:rPr>
                <w:rFonts w:asciiTheme="minorHAnsi" w:eastAsia="Times New Roman" w:hAnsiTheme="minorHAnsi"/>
                <w:szCs w:val="22"/>
              </w:rPr>
              <w:t>were identified.</w:t>
            </w:r>
          </w:p>
        </w:tc>
        <w:tc>
          <w:tcPr>
            <w:tcW w:w="4815" w:type="dxa"/>
          </w:tcPr>
          <w:p w14:paraId="211ADDDC" w14:textId="77777777" w:rsidR="00DA5390" w:rsidRPr="00391F1F" w:rsidRDefault="00DA5390" w:rsidP="009D35F6">
            <w:pPr>
              <w:rPr>
                <w:lang w:val="en-GB"/>
              </w:rPr>
            </w:pPr>
          </w:p>
        </w:tc>
      </w:tr>
      <w:tr w:rsidR="00DA5390" w:rsidRPr="00391F1F" w14:paraId="0181450B" w14:textId="77777777" w:rsidTr="009D35F6">
        <w:trPr>
          <w:cnfStyle w:val="000000100000" w:firstRow="0" w:lastRow="0" w:firstColumn="0" w:lastColumn="0" w:oddVBand="0" w:evenVBand="0" w:oddHBand="1" w:evenHBand="0" w:firstRowFirstColumn="0" w:firstRowLastColumn="0" w:lastRowFirstColumn="0" w:lastRowLastColumn="0"/>
          <w:trHeight w:val="1043"/>
        </w:trPr>
        <w:tc>
          <w:tcPr>
            <w:tcW w:w="4814" w:type="dxa"/>
          </w:tcPr>
          <w:p w14:paraId="7A8C053F" w14:textId="77777777" w:rsidR="00DA5390" w:rsidRPr="00391F1F" w:rsidRDefault="00DA5390" w:rsidP="009D35F6">
            <w:pPr>
              <w:spacing w:line="240" w:lineRule="auto"/>
              <w:rPr>
                <w:lang w:val="en-GB"/>
              </w:rPr>
            </w:pPr>
            <w:r w:rsidRPr="00391F1F">
              <w:rPr>
                <w:lang w:val="en-GB"/>
              </w:rPr>
              <w:t>Question 2 - Explain how the project aligns with existing country policies, strategies and best practices</w:t>
            </w:r>
          </w:p>
        </w:tc>
        <w:tc>
          <w:tcPr>
            <w:tcW w:w="4815" w:type="dxa"/>
            <w:vAlign w:val="top"/>
          </w:tcPr>
          <w:p w14:paraId="68B23B6B" w14:textId="77777777" w:rsidR="00DA5390" w:rsidRPr="004731DC" w:rsidRDefault="00DA5390" w:rsidP="009D35F6">
            <w:pPr>
              <w:pStyle w:val="Tablecustom"/>
              <w:spacing w:after="120" w:line="240" w:lineRule="auto"/>
              <w:rPr>
                <w:rFonts w:asciiTheme="minorHAnsi" w:eastAsia="Times New Roman" w:hAnsiTheme="minorHAnsi"/>
                <w:b w:val="0"/>
                <w:color w:val="4D4D4C"/>
                <w:sz w:val="22"/>
                <w:szCs w:val="22"/>
              </w:rPr>
            </w:pPr>
            <w:r w:rsidRPr="004731DC">
              <w:rPr>
                <w:rFonts w:asciiTheme="minorHAnsi" w:eastAsia="Times New Roman" w:hAnsiTheme="minorHAnsi"/>
                <w:b w:val="0"/>
                <w:color w:val="4D4D4C"/>
                <w:sz w:val="22"/>
                <w:szCs w:val="22"/>
              </w:rPr>
              <w:t>The project is fully aligned with Rwanda’s National Gender Policy of 2010. The policy states: “The infrastructure sector has major components including energy, transport</w:t>
            </w:r>
            <w:r w:rsidRPr="004731DC">
              <w:rPr>
                <w:rFonts w:asciiTheme="minorHAnsi" w:eastAsia="Times New Roman" w:hAnsiTheme="minorHAnsi"/>
                <w:b w:val="0"/>
                <w:bCs w:val="0"/>
                <w:color w:val="4D4D4C"/>
                <w:sz w:val="22"/>
                <w:szCs w:val="22"/>
              </w:rPr>
              <w:t>,</w:t>
            </w:r>
            <w:r w:rsidRPr="004731DC">
              <w:rPr>
                <w:rFonts w:asciiTheme="minorHAnsi" w:eastAsia="Times New Roman" w:hAnsiTheme="minorHAnsi"/>
                <w:b w:val="0"/>
                <w:color w:val="4D4D4C"/>
                <w:sz w:val="22"/>
                <w:szCs w:val="22"/>
              </w:rPr>
              <w:t xml:space="preserve"> and ICT. Access to energy is a serious issue for both men and women; however</w:t>
            </w:r>
            <w:r w:rsidRPr="004731DC">
              <w:rPr>
                <w:rFonts w:asciiTheme="minorHAnsi" w:eastAsia="Times New Roman" w:hAnsiTheme="minorHAnsi"/>
                <w:b w:val="0"/>
                <w:bCs w:val="0"/>
                <w:color w:val="4D4D4C"/>
                <w:sz w:val="22"/>
                <w:szCs w:val="22"/>
              </w:rPr>
              <w:t>,</w:t>
            </w:r>
            <w:r w:rsidRPr="004731DC">
              <w:rPr>
                <w:rFonts w:asciiTheme="minorHAnsi" w:eastAsia="Times New Roman" w:hAnsiTheme="minorHAnsi"/>
                <w:b w:val="0"/>
                <w:color w:val="4D4D4C"/>
                <w:sz w:val="22"/>
                <w:szCs w:val="22"/>
              </w:rPr>
              <w:t xml:space="preserve"> the latter are more concerned as they are the majority involved in seeking firewood for cooking and other related domestic activities. This affects the time that women could use for other activities for the development of their own families and communities. In transport, more emphasis is placed on major roads. The feeder roads that are used by majority of women in their everyday reproductive works are not in good condition. Under ICT, the major problem is lack of access to information. This is an issue that is generally faced by Rwandan populations; however</w:t>
            </w:r>
            <w:r w:rsidRPr="004731DC">
              <w:rPr>
                <w:rFonts w:asciiTheme="minorHAnsi" w:eastAsia="Times New Roman" w:hAnsiTheme="minorHAnsi"/>
                <w:b w:val="0"/>
                <w:bCs w:val="0"/>
                <w:color w:val="4D4D4C"/>
                <w:sz w:val="22"/>
                <w:szCs w:val="22"/>
              </w:rPr>
              <w:t>,</w:t>
            </w:r>
            <w:r w:rsidRPr="004731DC">
              <w:rPr>
                <w:rFonts w:asciiTheme="minorHAnsi" w:eastAsia="Times New Roman" w:hAnsiTheme="minorHAnsi"/>
                <w:b w:val="0"/>
                <w:color w:val="4D4D4C"/>
                <w:sz w:val="22"/>
                <w:szCs w:val="22"/>
              </w:rPr>
              <w:t xml:space="preserve"> women, who are more involved in domestic activities and thus have little time for collecting information, are considerably disadvantaged.</w:t>
            </w:r>
          </w:p>
          <w:p w14:paraId="189E69B1" w14:textId="77777777" w:rsidR="00DA5390" w:rsidRPr="004731DC" w:rsidRDefault="00DA5390" w:rsidP="009D35F6">
            <w:pPr>
              <w:pStyle w:val="Tablecustom"/>
              <w:spacing w:after="120" w:line="240" w:lineRule="auto"/>
              <w:rPr>
                <w:rFonts w:asciiTheme="minorHAnsi" w:eastAsia="Times New Roman" w:hAnsiTheme="minorHAnsi"/>
                <w:b w:val="0"/>
                <w:color w:val="4D4D4C"/>
                <w:sz w:val="22"/>
                <w:szCs w:val="22"/>
              </w:rPr>
            </w:pPr>
          </w:p>
          <w:p w14:paraId="10495B68" w14:textId="77777777" w:rsidR="00DA5390" w:rsidRPr="00391F1F" w:rsidRDefault="00DA5390" w:rsidP="009D35F6">
            <w:pPr>
              <w:pStyle w:val="Tablecustom"/>
              <w:spacing w:after="120" w:line="240" w:lineRule="auto"/>
            </w:pPr>
            <w:r w:rsidRPr="004731DC">
              <w:rPr>
                <w:rFonts w:asciiTheme="minorHAnsi" w:eastAsia="Times New Roman" w:hAnsiTheme="minorHAnsi"/>
                <w:b w:val="0"/>
                <w:color w:val="4D4D4C"/>
                <w:sz w:val="22"/>
                <w:szCs w:val="22"/>
              </w:rPr>
              <w:t>Based on this, the policy includes an objective which aims “4.10.1.3.</w:t>
            </w:r>
            <w:r w:rsidRPr="004731DC">
              <w:rPr>
                <w:rFonts w:asciiTheme="minorHAnsi" w:eastAsia="Times New Roman" w:hAnsiTheme="minorHAnsi"/>
                <w:b w:val="0"/>
                <w:color w:val="4D4D4C"/>
                <w:sz w:val="22"/>
                <w:szCs w:val="22"/>
              </w:rPr>
              <w:tab/>
              <w:t>To ensure that rural households are trained in  the use of energy saving stoves and are facilitated in accessing them;”. The Project facilitates access to energy saving stoves for households in rural areas</w:t>
            </w:r>
            <w:r w:rsidRPr="002E782B">
              <w:t xml:space="preserve">.  </w:t>
            </w:r>
          </w:p>
        </w:tc>
        <w:tc>
          <w:tcPr>
            <w:tcW w:w="4815" w:type="dxa"/>
          </w:tcPr>
          <w:p w14:paraId="69446FC8" w14:textId="77777777" w:rsidR="00DA5390" w:rsidRPr="00391F1F" w:rsidRDefault="00DA5390" w:rsidP="009D35F6">
            <w:pPr>
              <w:rPr>
                <w:lang w:val="en-GB"/>
              </w:rPr>
            </w:pPr>
          </w:p>
        </w:tc>
      </w:tr>
      <w:tr w:rsidR="00DA5390" w:rsidRPr="00391F1F" w14:paraId="1073FEF2" w14:textId="77777777" w:rsidTr="009D35F6">
        <w:trPr>
          <w:trHeight w:val="988"/>
        </w:trPr>
        <w:tc>
          <w:tcPr>
            <w:tcW w:w="4814" w:type="dxa"/>
          </w:tcPr>
          <w:p w14:paraId="5742745C" w14:textId="77777777" w:rsidR="00DA5390" w:rsidRPr="00391F1F" w:rsidRDefault="00DA5390" w:rsidP="009D35F6">
            <w:pPr>
              <w:spacing w:line="240" w:lineRule="auto"/>
              <w:rPr>
                <w:lang w:val="en-GB"/>
              </w:rPr>
            </w:pPr>
            <w:r w:rsidRPr="00391F1F">
              <w:rPr>
                <w:lang w:val="en-GB"/>
              </w:rPr>
              <w:t>Question 3 - Is an Expert required for the Gender Safeguarding Principles &amp; Requirements?</w:t>
            </w:r>
          </w:p>
        </w:tc>
        <w:tc>
          <w:tcPr>
            <w:tcW w:w="4815" w:type="dxa"/>
            <w:vAlign w:val="top"/>
          </w:tcPr>
          <w:p w14:paraId="2B76E490" w14:textId="77777777" w:rsidR="00DA5390" w:rsidRPr="00391F1F" w:rsidRDefault="00DA5390" w:rsidP="009D35F6">
            <w:pPr>
              <w:rPr>
                <w:lang w:val="en-GB"/>
              </w:rPr>
            </w:pPr>
            <w:r>
              <w:rPr>
                <w:lang w:val="en-GB"/>
              </w:rPr>
              <w:t>No</w:t>
            </w:r>
          </w:p>
        </w:tc>
        <w:tc>
          <w:tcPr>
            <w:tcW w:w="4815" w:type="dxa"/>
          </w:tcPr>
          <w:p w14:paraId="0B2B1FEA" w14:textId="77777777" w:rsidR="00DA5390" w:rsidRPr="00391F1F" w:rsidRDefault="00DA5390" w:rsidP="009D35F6">
            <w:pPr>
              <w:rPr>
                <w:lang w:val="en-GB"/>
              </w:rPr>
            </w:pPr>
          </w:p>
        </w:tc>
      </w:tr>
      <w:tr w:rsidR="00DA5390" w:rsidRPr="00391F1F" w14:paraId="17F166DF" w14:textId="77777777" w:rsidTr="009D35F6">
        <w:trPr>
          <w:cnfStyle w:val="000000100000" w:firstRow="0" w:lastRow="0" w:firstColumn="0" w:lastColumn="0" w:oddVBand="0" w:evenVBand="0" w:oddHBand="1" w:evenHBand="0" w:firstRowFirstColumn="0" w:firstRowLastColumn="0" w:lastRowFirstColumn="0" w:lastRowLastColumn="0"/>
          <w:trHeight w:val="1044"/>
        </w:trPr>
        <w:tc>
          <w:tcPr>
            <w:tcW w:w="4814" w:type="dxa"/>
          </w:tcPr>
          <w:p w14:paraId="4D084076" w14:textId="77777777" w:rsidR="00DA5390" w:rsidRPr="00391F1F" w:rsidRDefault="00DA5390" w:rsidP="009D35F6">
            <w:pPr>
              <w:spacing w:line="240" w:lineRule="auto"/>
              <w:rPr>
                <w:lang w:val="en-GB"/>
              </w:rPr>
            </w:pPr>
            <w:r w:rsidRPr="00391F1F">
              <w:rPr>
                <w:lang w:val="en-GB"/>
              </w:rPr>
              <w:t>Question 4 - Is an Expert required to assist with Gender issues at the Stakeholder Consultation?</w:t>
            </w:r>
          </w:p>
        </w:tc>
        <w:tc>
          <w:tcPr>
            <w:tcW w:w="4815" w:type="dxa"/>
            <w:vAlign w:val="top"/>
          </w:tcPr>
          <w:p w14:paraId="509DD1B2" w14:textId="77777777" w:rsidR="00DA5390" w:rsidRPr="00391F1F" w:rsidRDefault="00DA5390" w:rsidP="009D35F6">
            <w:pPr>
              <w:rPr>
                <w:lang w:val="en-GB"/>
              </w:rPr>
            </w:pPr>
            <w:r>
              <w:rPr>
                <w:lang w:val="en-GB"/>
              </w:rPr>
              <w:t>No</w:t>
            </w:r>
          </w:p>
        </w:tc>
        <w:tc>
          <w:tcPr>
            <w:tcW w:w="4815" w:type="dxa"/>
          </w:tcPr>
          <w:p w14:paraId="518289E8" w14:textId="77777777" w:rsidR="00DA5390" w:rsidRPr="00391F1F" w:rsidRDefault="00DA5390" w:rsidP="009D35F6">
            <w:pPr>
              <w:rPr>
                <w:lang w:val="en-GB"/>
              </w:rPr>
            </w:pPr>
          </w:p>
        </w:tc>
      </w:tr>
    </w:tbl>
    <w:p w14:paraId="7CC18DB1" w14:textId="77777777" w:rsidR="00DA56C3" w:rsidRDefault="00DA56C3">
      <w:pPr>
        <w:spacing w:line="276" w:lineRule="auto"/>
        <w:contextualSpacing w:val="0"/>
        <w:rPr>
          <w:rFonts w:asciiTheme="majorHAnsi" w:eastAsia="Times New Roman" w:hAnsiTheme="majorHAnsi" w:cs="Arial"/>
          <w:iCs/>
          <w:color w:val="auto"/>
          <w:sz w:val="28"/>
          <w:szCs w:val="22"/>
          <w:lang w:val="en-GB" w:eastAsia="en-GB"/>
          <w14:cntxtAlts w14:val="0"/>
        </w:rPr>
      </w:pPr>
      <w:r>
        <w:br w:type="page"/>
      </w:r>
    </w:p>
    <w:p w14:paraId="340D6698" w14:textId="0E81968C" w:rsidR="00391F1F" w:rsidRPr="00391F1F" w:rsidRDefault="00794454" w:rsidP="00391F1F">
      <w:pPr>
        <w:pStyle w:val="SectionTitle"/>
      </w:pPr>
      <w:r w:rsidRPr="00391F1F">
        <w:lastRenderedPageBreak/>
        <w:t>SUMMARY OF LOCAL STAKEHOLDER CONSULTATION</w:t>
      </w:r>
      <w:bookmarkEnd w:id="15"/>
      <w:r w:rsidRPr="00391F1F">
        <w:t xml:space="preserve"> </w:t>
      </w:r>
    </w:p>
    <w:p w14:paraId="51490858" w14:textId="77777777" w:rsidR="00794454" w:rsidRPr="00D93204" w:rsidRDefault="00794454" w:rsidP="00794454">
      <w:bookmarkStart w:id="16" w:name="_Ref47423348"/>
      <w:r>
        <w:rPr>
          <w:bCs/>
        </w:rPr>
        <w:t xml:space="preserve">The below is a summary of the 2 step GS4GG Consultation for monitoring purposes. </w:t>
      </w:r>
      <w:r w:rsidRPr="000009FB">
        <w:rPr>
          <w:bCs/>
        </w:rPr>
        <w:t>Please</w:t>
      </w:r>
      <w:r w:rsidRPr="000009FB">
        <w:rPr>
          <w:b/>
        </w:rPr>
        <w:t xml:space="preserve"> </w:t>
      </w:r>
      <w:r w:rsidRPr="000009FB">
        <w:t xml:space="preserve">refer to the separate Stakeholder Consultation Report for a complete report on the initial consultation and stakeholder feedback round.  </w:t>
      </w:r>
    </w:p>
    <w:p w14:paraId="79D209C8" w14:textId="77777777" w:rsidR="00794454" w:rsidRDefault="00794454" w:rsidP="00762E5F">
      <w:pPr>
        <w:pStyle w:val="SectionList"/>
      </w:pPr>
      <w:r>
        <w:t xml:space="preserve">Summary of stakeholder mitigation measures </w:t>
      </w:r>
    </w:p>
    <w:p w14:paraId="56192672" w14:textId="77777777" w:rsidR="00C56863" w:rsidRPr="008A665F" w:rsidRDefault="00794454" w:rsidP="00C56863">
      <w:pPr>
        <w:spacing w:before="100" w:beforeAutospacing="1" w:after="100" w:afterAutospacing="1" w:line="240" w:lineRule="auto"/>
        <w:rPr>
          <w:rFonts w:asciiTheme="minorHAnsi" w:eastAsia="Times New Roman" w:hAnsiTheme="minorHAnsi" w:cs="Segoe UI"/>
          <w:szCs w:val="22"/>
          <w:lang w:val="en-GB" w:eastAsia="en-GB"/>
        </w:rPr>
      </w:pPr>
      <w:r>
        <w:t>&gt;&gt;</w:t>
      </w:r>
      <w:r w:rsidR="00C56863">
        <w:t xml:space="preserve"> </w:t>
      </w:r>
      <w:r w:rsidR="00C56863" w:rsidRPr="008A665F">
        <w:rPr>
          <w:rFonts w:asciiTheme="minorHAnsi" w:eastAsia="Times New Roman" w:hAnsiTheme="minorHAnsi" w:cs="Segoe UI"/>
          <w:szCs w:val="22"/>
          <w:lang w:val="en-GB" w:eastAsia="en-GB"/>
        </w:rPr>
        <w:t>All comments received from stakeholders during the consultation meetings were taken seriously by CO2balance and RPP representatives. All comments were recorded on paper along with the reply from a project representative. T</w:t>
      </w:r>
      <w:r w:rsidR="00C56863" w:rsidRPr="008A665F">
        <w:rPr>
          <w:rFonts w:asciiTheme="minorHAnsi" w:hAnsiTheme="minorHAnsi"/>
          <w:szCs w:val="22"/>
          <w:lang w:val="en-GB"/>
        </w:rPr>
        <w:t>he participants asked the following questions and received the following responses from a project representative:</w:t>
      </w:r>
    </w:p>
    <w:p w14:paraId="1DE4C0C7" w14:textId="77777777" w:rsidR="00C56863" w:rsidRPr="008A665F" w:rsidRDefault="00C56863" w:rsidP="00C56863">
      <w:pPr>
        <w:pStyle w:val="Instruction"/>
        <w:ind w:left="0"/>
        <w:jc w:val="both"/>
        <w:rPr>
          <w:rFonts w:asciiTheme="minorHAnsi" w:hAnsiTheme="minorHAnsi"/>
          <w:sz w:val="22"/>
          <w:szCs w:val="22"/>
        </w:rPr>
      </w:pPr>
    </w:p>
    <w:tbl>
      <w:tblPr>
        <w:tblStyle w:val="GSTableBoldline-heightcondensed"/>
        <w:tblW w:w="9792" w:type="dxa"/>
        <w:tblInd w:w="-11" w:type="dxa"/>
        <w:tblLayout w:type="fixed"/>
        <w:tblCellMar>
          <w:top w:w="57" w:type="dxa"/>
          <w:left w:w="57" w:type="dxa"/>
          <w:bottom w:w="57" w:type="dxa"/>
          <w:right w:w="57" w:type="dxa"/>
        </w:tblCellMar>
        <w:tblLook w:val="01E0" w:firstRow="1" w:lastRow="1" w:firstColumn="1" w:lastColumn="1" w:noHBand="0" w:noVBand="0"/>
      </w:tblPr>
      <w:tblGrid>
        <w:gridCol w:w="1134"/>
        <w:gridCol w:w="2846"/>
        <w:gridCol w:w="3544"/>
        <w:gridCol w:w="2268"/>
      </w:tblGrid>
      <w:tr w:rsidR="00C56863" w:rsidRPr="008A665F" w14:paraId="730F2EC8" w14:textId="77777777" w:rsidTr="009D35F6">
        <w:trPr>
          <w:cnfStyle w:val="100000000000" w:firstRow="1" w:lastRow="0" w:firstColumn="0" w:lastColumn="0" w:oddVBand="0" w:evenVBand="0" w:oddHBand="0" w:evenHBand="0" w:firstRowFirstColumn="0" w:firstRowLastColumn="0" w:lastRowFirstColumn="0" w:lastRowLastColumn="0"/>
        </w:trPr>
        <w:tc>
          <w:tcPr>
            <w:tcW w:w="1134" w:type="dxa"/>
            <w:shd w:val="clear" w:color="auto" w:fill="BFBFBF" w:themeFill="background1" w:themeFillShade="BF"/>
          </w:tcPr>
          <w:p w14:paraId="6BC45234" w14:textId="77777777" w:rsidR="00C56863" w:rsidRPr="008A665F" w:rsidRDefault="00C56863" w:rsidP="009D35F6">
            <w:pPr>
              <w:spacing w:line="276" w:lineRule="auto"/>
              <w:rPr>
                <w:rFonts w:asciiTheme="minorHAnsi" w:eastAsia="MS Mincho" w:hAnsiTheme="minorHAnsi" w:cs="Times New Roman"/>
                <w:color w:val="auto"/>
                <w:szCs w:val="22"/>
                <w:lang w:val="en-GB"/>
              </w:rPr>
            </w:pPr>
            <w:r w:rsidRPr="008A665F">
              <w:rPr>
                <w:rFonts w:asciiTheme="minorHAnsi" w:eastAsia="MS Mincho" w:hAnsiTheme="minorHAnsi" w:cs="Times New Roman"/>
                <w:color w:val="auto"/>
                <w:szCs w:val="22"/>
                <w:lang w:val="en-GB"/>
              </w:rPr>
              <w:t>Method of Comment</w:t>
            </w:r>
          </w:p>
        </w:tc>
        <w:tc>
          <w:tcPr>
            <w:tcW w:w="2846" w:type="dxa"/>
            <w:shd w:val="clear" w:color="auto" w:fill="BFBFBF" w:themeFill="background1" w:themeFillShade="BF"/>
          </w:tcPr>
          <w:p w14:paraId="659292C5" w14:textId="77777777" w:rsidR="00C56863" w:rsidRPr="008A665F" w:rsidRDefault="00C56863" w:rsidP="009D35F6">
            <w:pPr>
              <w:spacing w:line="276" w:lineRule="auto"/>
              <w:rPr>
                <w:rFonts w:asciiTheme="minorHAnsi" w:eastAsia="MS Mincho" w:hAnsiTheme="minorHAnsi" w:cs="Times New Roman"/>
                <w:color w:val="auto"/>
                <w:szCs w:val="22"/>
                <w:lang w:val="en-GB"/>
              </w:rPr>
            </w:pPr>
            <w:r w:rsidRPr="008A665F">
              <w:rPr>
                <w:rFonts w:asciiTheme="minorHAnsi" w:eastAsia="MS Mincho" w:hAnsiTheme="minorHAnsi" w:cs="Times New Roman"/>
                <w:color w:val="auto"/>
                <w:szCs w:val="22"/>
                <w:lang w:val="en-GB"/>
              </w:rPr>
              <w:t>Stakeholder Comment</w:t>
            </w:r>
          </w:p>
        </w:tc>
        <w:tc>
          <w:tcPr>
            <w:tcW w:w="3544" w:type="dxa"/>
            <w:shd w:val="clear" w:color="auto" w:fill="BFBFBF" w:themeFill="background1" w:themeFillShade="BF"/>
          </w:tcPr>
          <w:p w14:paraId="43156F66" w14:textId="77777777" w:rsidR="00C56863" w:rsidRPr="008A665F" w:rsidRDefault="00C56863" w:rsidP="009D35F6">
            <w:pPr>
              <w:spacing w:line="276" w:lineRule="auto"/>
              <w:rPr>
                <w:rFonts w:asciiTheme="minorHAnsi" w:eastAsia="MS Mincho" w:hAnsiTheme="minorHAnsi" w:cs="Times New Roman"/>
                <w:color w:val="auto"/>
                <w:szCs w:val="22"/>
                <w:lang w:val="en-GB"/>
              </w:rPr>
            </w:pPr>
            <w:r w:rsidRPr="008A665F">
              <w:rPr>
                <w:rFonts w:asciiTheme="minorHAnsi" w:eastAsia="MS Mincho" w:hAnsiTheme="minorHAnsi" w:cs="Times New Roman"/>
                <w:color w:val="auto"/>
                <w:szCs w:val="22"/>
                <w:lang w:val="en-GB"/>
              </w:rPr>
              <w:t xml:space="preserve">Response from Project </w:t>
            </w:r>
            <w:r w:rsidRPr="008A665F">
              <w:rPr>
                <w:rFonts w:asciiTheme="minorHAnsi" w:eastAsia="MS Mincho" w:hAnsiTheme="minorHAnsi" w:cs="Times New Roman"/>
                <w:color w:val="515151" w:themeColor="text1"/>
                <w:szCs w:val="22"/>
                <w:lang w:val="en-GB"/>
              </w:rPr>
              <w:t>Representative</w:t>
            </w:r>
          </w:p>
        </w:tc>
        <w:tc>
          <w:tcPr>
            <w:tcW w:w="2268" w:type="dxa"/>
            <w:shd w:val="clear" w:color="auto" w:fill="BFBFBF" w:themeFill="background1" w:themeFillShade="BF"/>
          </w:tcPr>
          <w:p w14:paraId="285F821C" w14:textId="77777777" w:rsidR="00C56863" w:rsidRPr="008A665F" w:rsidRDefault="00C56863" w:rsidP="009D35F6">
            <w:pPr>
              <w:spacing w:line="276" w:lineRule="auto"/>
              <w:rPr>
                <w:rFonts w:asciiTheme="minorHAnsi" w:eastAsia="MS Mincho" w:hAnsiTheme="minorHAnsi" w:cs="Times New Roman"/>
                <w:color w:val="auto"/>
                <w:szCs w:val="22"/>
                <w:lang w:val="en-GB"/>
              </w:rPr>
            </w:pPr>
            <w:r w:rsidRPr="008A665F">
              <w:rPr>
                <w:rFonts w:asciiTheme="minorHAnsi" w:eastAsia="MS Mincho" w:hAnsiTheme="minorHAnsi" w:cs="Times New Roman"/>
                <w:color w:val="auto"/>
                <w:szCs w:val="22"/>
                <w:lang w:val="en-GB"/>
              </w:rPr>
              <w:t>Update to Project Design</w:t>
            </w:r>
          </w:p>
        </w:tc>
      </w:tr>
      <w:tr w:rsidR="00C56863" w:rsidRPr="008A665F" w14:paraId="471EF4C9" w14:textId="77777777" w:rsidTr="009D35F6">
        <w:trPr>
          <w:trHeight w:val="359"/>
        </w:trPr>
        <w:tc>
          <w:tcPr>
            <w:tcW w:w="1134" w:type="dxa"/>
          </w:tcPr>
          <w:p w14:paraId="28829ADB"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Kayonza LSC</w:t>
            </w:r>
          </w:p>
        </w:tc>
        <w:tc>
          <w:tcPr>
            <w:tcW w:w="2846" w:type="dxa"/>
          </w:tcPr>
          <w:p w14:paraId="357B8220"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Why will the stoves be distributed in only six sectors and the problem of wood fuel shortage is not only in these sectors but in all the sectors of KAYONZA district?</w:t>
            </w:r>
          </w:p>
        </w:tc>
        <w:tc>
          <w:tcPr>
            <w:tcW w:w="3544" w:type="dxa"/>
          </w:tcPr>
          <w:p w14:paraId="5E3BD2CD"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At the starting of the project, the stoves will be disseminated in the six surrounding sectors of the AKAGERA national park to decrease the number of people who collect wood in the park or at its borders but as the project grows, it is possible that other sectors of KAYONZA district will also benefit from this project.</w:t>
            </w:r>
          </w:p>
        </w:tc>
        <w:tc>
          <w:tcPr>
            <w:tcW w:w="2268" w:type="dxa"/>
          </w:tcPr>
          <w:p w14:paraId="3812DFC2"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Yes – project expanded to include more sectors of the Kayonza district along with the Bugesera and Nyamasheke districts.</w:t>
            </w:r>
          </w:p>
        </w:tc>
      </w:tr>
      <w:tr w:rsidR="00C56863" w:rsidRPr="008A665F" w14:paraId="3A4A026F" w14:textId="77777777" w:rsidTr="009D35F6">
        <w:tc>
          <w:tcPr>
            <w:tcW w:w="1134" w:type="dxa"/>
          </w:tcPr>
          <w:p w14:paraId="09A19EA9" w14:textId="77777777" w:rsidR="00C56863" w:rsidRPr="008A665F" w:rsidRDefault="00C56863" w:rsidP="009D35F6">
            <w:pPr>
              <w:pStyle w:val="Default"/>
              <w:spacing w:line="276" w:lineRule="auto"/>
              <w:rPr>
                <w:rFonts w:asciiTheme="minorHAnsi" w:eastAsia="MS Mincho" w:hAnsiTheme="minorHAnsi" w:cs="Times New Roman"/>
                <w:color w:val="auto"/>
                <w:spacing w:val="2"/>
                <w:kern w:val="21"/>
                <w:sz w:val="22"/>
                <w:szCs w:val="22"/>
              </w:rPr>
            </w:pPr>
            <w:r w:rsidRPr="008A665F">
              <w:rPr>
                <w:rFonts w:asciiTheme="minorHAnsi" w:eastAsia="MS Mincho" w:hAnsiTheme="minorHAnsi" w:cs="Times New Roman"/>
                <w:sz w:val="22"/>
                <w:szCs w:val="22"/>
              </w:rPr>
              <w:t>Kayonza LSC</w:t>
            </w:r>
          </w:p>
        </w:tc>
        <w:tc>
          <w:tcPr>
            <w:tcW w:w="2846" w:type="dxa"/>
          </w:tcPr>
          <w:p w14:paraId="1850727E" w14:textId="77777777" w:rsidR="00C56863" w:rsidRPr="008A665F" w:rsidRDefault="00C56863" w:rsidP="009D35F6">
            <w:pPr>
              <w:pStyle w:val="Default"/>
              <w:spacing w:line="276" w:lineRule="auto"/>
              <w:rPr>
                <w:rFonts w:asciiTheme="minorHAnsi" w:eastAsia="MS Mincho" w:hAnsiTheme="minorHAnsi" w:cs="Times New Roman"/>
                <w:color w:val="auto"/>
                <w:spacing w:val="2"/>
                <w:kern w:val="21"/>
                <w:sz w:val="22"/>
                <w:szCs w:val="22"/>
              </w:rPr>
            </w:pPr>
            <w:r w:rsidRPr="008A665F">
              <w:rPr>
                <w:rFonts w:asciiTheme="minorHAnsi" w:eastAsia="MS Mincho" w:hAnsiTheme="minorHAnsi" w:cs="Times New Roman"/>
                <w:color w:val="auto"/>
                <w:spacing w:val="2"/>
                <w:kern w:val="21"/>
                <w:sz w:val="22"/>
                <w:szCs w:val="22"/>
              </w:rPr>
              <w:t xml:space="preserve">A stakeholder from KABARE sector began by thanking the project representatives for elaborating such helpful project for it will reduce the wood fuel used, time used for cooking, and alleviate illness caused by smoke inhalation. </w:t>
            </w:r>
          </w:p>
          <w:p w14:paraId="61450EFB"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lastRenderedPageBreak/>
              <w:t xml:space="preserve">He also asked When will the stoves be disseminated? </w:t>
            </w:r>
          </w:p>
        </w:tc>
        <w:tc>
          <w:tcPr>
            <w:tcW w:w="3544" w:type="dxa"/>
          </w:tcPr>
          <w:p w14:paraId="315CB0C4"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lastRenderedPageBreak/>
              <w:t xml:space="preserve">After the LSC meeting, the list of Households (beneficiaries) from cat 1 &amp; cat 2 will be elaborated in collaboration with the local leaders, and the activity of stoves dissemination is scheduled to start in ending July 2021. </w:t>
            </w:r>
          </w:p>
        </w:tc>
        <w:tc>
          <w:tcPr>
            <w:tcW w:w="2268" w:type="dxa"/>
          </w:tcPr>
          <w:p w14:paraId="4BF6132A"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No update to project design.</w:t>
            </w:r>
          </w:p>
        </w:tc>
      </w:tr>
      <w:tr w:rsidR="00C56863" w:rsidRPr="008A665F" w14:paraId="4B41CD38" w14:textId="77777777" w:rsidTr="009D35F6">
        <w:tc>
          <w:tcPr>
            <w:tcW w:w="1134" w:type="dxa"/>
          </w:tcPr>
          <w:p w14:paraId="444C1D70"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Kayonza LSC</w:t>
            </w:r>
          </w:p>
        </w:tc>
        <w:tc>
          <w:tcPr>
            <w:tcW w:w="2846" w:type="dxa"/>
          </w:tcPr>
          <w:p w14:paraId="3712259C"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 xml:space="preserve">Is it possible that the project could be extended to other income classes (cat 3 and 4)? </w:t>
            </w:r>
          </w:p>
        </w:tc>
        <w:tc>
          <w:tcPr>
            <w:tcW w:w="3544" w:type="dxa"/>
          </w:tcPr>
          <w:p w14:paraId="4E3995EE"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The</w:t>
            </w:r>
            <w:r w:rsidRPr="008A665F">
              <w:rPr>
                <w:rFonts w:asciiTheme="minorHAnsi" w:hAnsiTheme="minorHAnsi"/>
                <w:szCs w:val="22"/>
                <w:lang w:val="en-GB"/>
              </w:rPr>
              <w:t xml:space="preserve"> project representatives</w:t>
            </w:r>
            <w:r w:rsidRPr="008A665F">
              <w:rPr>
                <w:rFonts w:asciiTheme="minorHAnsi" w:eastAsia="MS Mincho" w:hAnsiTheme="minorHAnsi" w:cs="Times New Roman"/>
                <w:szCs w:val="22"/>
                <w:lang w:val="en-GB"/>
              </w:rPr>
              <w:t xml:space="preserve"> responded that in collaboration with the district, a list of households in categories 3 and 4 should be elaborated but that they would pay 2,500 </w:t>
            </w:r>
            <w:proofErr w:type="spellStart"/>
            <w:r w:rsidRPr="008A665F">
              <w:rPr>
                <w:rFonts w:asciiTheme="minorHAnsi" w:eastAsia="MS Mincho" w:hAnsiTheme="minorHAnsi" w:cs="Times New Roman"/>
                <w:szCs w:val="22"/>
                <w:lang w:val="en-GB"/>
              </w:rPr>
              <w:t>Rwf</w:t>
            </w:r>
            <w:proofErr w:type="spellEnd"/>
            <w:r w:rsidRPr="008A665F">
              <w:rPr>
                <w:rFonts w:asciiTheme="minorHAnsi" w:eastAsia="MS Mincho" w:hAnsiTheme="minorHAnsi" w:cs="Times New Roman"/>
                <w:szCs w:val="22"/>
                <w:lang w:val="en-GB"/>
              </w:rPr>
              <w:t xml:space="preserve"> per stove. </w:t>
            </w:r>
          </w:p>
        </w:tc>
        <w:tc>
          <w:tcPr>
            <w:tcW w:w="2268" w:type="dxa"/>
          </w:tcPr>
          <w:p w14:paraId="1239B783" w14:textId="77777777" w:rsidR="00C56863" w:rsidRPr="008A665F" w:rsidRDefault="00C56863" w:rsidP="009D35F6">
            <w:pPr>
              <w:spacing w:line="276" w:lineRule="auto"/>
              <w:rPr>
                <w:rFonts w:asciiTheme="minorHAnsi" w:eastAsia="MS Mincho" w:hAnsiTheme="minorHAnsi" w:cs="Times New Roman"/>
                <w:szCs w:val="22"/>
                <w:highlight w:val="yellow"/>
                <w:lang w:val="en-GB"/>
              </w:rPr>
            </w:pPr>
            <w:r w:rsidRPr="008A665F">
              <w:rPr>
                <w:rFonts w:asciiTheme="minorHAnsi" w:eastAsia="MS Mincho" w:hAnsiTheme="minorHAnsi" w:cs="Times New Roman"/>
                <w:szCs w:val="22"/>
                <w:lang w:val="en-GB"/>
              </w:rPr>
              <w:t xml:space="preserve">No update to project design. PP decided to keep distribution to the original categories only. </w:t>
            </w:r>
          </w:p>
        </w:tc>
      </w:tr>
      <w:tr w:rsidR="00C56863" w:rsidRPr="008A665F" w14:paraId="5E0EA409" w14:textId="77777777" w:rsidTr="009D35F6">
        <w:tc>
          <w:tcPr>
            <w:tcW w:w="1134" w:type="dxa"/>
            <w:tcBorders>
              <w:bottom w:val="single" w:sz="4" w:space="0" w:color="A6A6A6" w:themeColor="background1" w:themeShade="A6"/>
            </w:tcBorders>
          </w:tcPr>
          <w:p w14:paraId="366AB2C3" w14:textId="77777777" w:rsidR="00C56863" w:rsidRPr="008A665F" w:rsidRDefault="00C56863" w:rsidP="009D35F6">
            <w:pPr>
              <w:pStyle w:val="Default"/>
              <w:spacing w:line="276" w:lineRule="auto"/>
              <w:rPr>
                <w:rFonts w:asciiTheme="minorHAnsi" w:eastAsia="MS Mincho" w:hAnsiTheme="minorHAnsi" w:cs="Times New Roman"/>
                <w:color w:val="auto"/>
                <w:spacing w:val="2"/>
                <w:kern w:val="21"/>
                <w:sz w:val="22"/>
                <w:szCs w:val="22"/>
              </w:rPr>
            </w:pPr>
            <w:r w:rsidRPr="008A665F">
              <w:rPr>
                <w:rFonts w:asciiTheme="minorHAnsi" w:eastAsia="MS Mincho" w:hAnsiTheme="minorHAnsi" w:cs="Times New Roman"/>
                <w:sz w:val="22"/>
                <w:szCs w:val="22"/>
              </w:rPr>
              <w:t>Kayonza LSC</w:t>
            </w:r>
          </w:p>
        </w:tc>
        <w:tc>
          <w:tcPr>
            <w:tcW w:w="2846" w:type="dxa"/>
            <w:tcBorders>
              <w:bottom w:val="single" w:sz="4" w:space="0" w:color="A6A6A6" w:themeColor="background1" w:themeShade="A6"/>
            </w:tcBorders>
          </w:tcPr>
          <w:p w14:paraId="3658BF61" w14:textId="77777777" w:rsidR="00C56863" w:rsidRPr="008A665F" w:rsidRDefault="00C56863" w:rsidP="009D35F6">
            <w:pPr>
              <w:pStyle w:val="Default"/>
              <w:spacing w:line="276" w:lineRule="auto"/>
              <w:rPr>
                <w:rFonts w:asciiTheme="minorHAnsi" w:eastAsia="MS Mincho" w:hAnsiTheme="minorHAnsi" w:cs="Times New Roman"/>
                <w:color w:val="auto"/>
                <w:spacing w:val="2"/>
                <w:kern w:val="21"/>
                <w:sz w:val="22"/>
                <w:szCs w:val="22"/>
              </w:rPr>
            </w:pPr>
            <w:r w:rsidRPr="008A665F">
              <w:rPr>
                <w:rFonts w:asciiTheme="minorHAnsi" w:eastAsia="MS Mincho" w:hAnsiTheme="minorHAnsi" w:cs="Times New Roman"/>
                <w:color w:val="auto"/>
                <w:spacing w:val="2"/>
                <w:kern w:val="21"/>
                <w:sz w:val="22"/>
                <w:szCs w:val="22"/>
              </w:rPr>
              <w:t xml:space="preserve">Most households in category 1 &amp; 2 have no kitchens. The cook outside the houses in an uncovered area or inside their houses. So, I would want to know if these families who do not have kitchens will also be given the stoves? </w:t>
            </w:r>
          </w:p>
          <w:p w14:paraId="05B2AC3B"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 xml:space="preserve">If so, how and where will the stoves be fixed? </w:t>
            </w:r>
          </w:p>
        </w:tc>
        <w:tc>
          <w:tcPr>
            <w:tcW w:w="3544" w:type="dxa"/>
            <w:tcBorders>
              <w:bottom w:val="single" w:sz="4" w:space="0" w:color="A6A6A6" w:themeColor="background1" w:themeShade="A6"/>
            </w:tcBorders>
          </w:tcPr>
          <w:p w14:paraId="32860B8E"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All the participants discussed this issue, and they decided that the stoves should be disseminated to these people as well but strong measures would be taken to ensure that the stoves are installed in the right way and to ensure that when it rains, the stove is protected to prevent them from being damaged.</w:t>
            </w:r>
          </w:p>
        </w:tc>
        <w:tc>
          <w:tcPr>
            <w:tcW w:w="2268" w:type="dxa"/>
            <w:tcBorders>
              <w:bottom w:val="single" w:sz="4" w:space="0" w:color="A6A6A6" w:themeColor="background1" w:themeShade="A6"/>
            </w:tcBorders>
          </w:tcPr>
          <w:p w14:paraId="5B76224C"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No update to project design.</w:t>
            </w:r>
          </w:p>
        </w:tc>
      </w:tr>
      <w:tr w:rsidR="00C56863" w:rsidRPr="008A665F" w14:paraId="51F6ACA0" w14:textId="77777777" w:rsidTr="009D35F6">
        <w:tc>
          <w:tcPr>
            <w:tcW w:w="1134" w:type="dxa"/>
            <w:tcBorders>
              <w:top w:val="single" w:sz="4" w:space="0" w:color="A6A6A6" w:themeColor="background1" w:themeShade="A6"/>
              <w:bottom w:val="single" w:sz="4" w:space="0" w:color="A6A6A6" w:themeColor="background1" w:themeShade="A6"/>
            </w:tcBorders>
          </w:tcPr>
          <w:p w14:paraId="72B7D2B8"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Kayonza LSC</w:t>
            </w:r>
          </w:p>
        </w:tc>
        <w:tc>
          <w:tcPr>
            <w:tcW w:w="2846" w:type="dxa"/>
            <w:tcBorders>
              <w:top w:val="single" w:sz="4" w:space="0" w:color="A6A6A6" w:themeColor="background1" w:themeShade="A6"/>
              <w:bottom w:val="single" w:sz="4" w:space="0" w:color="A6A6A6" w:themeColor="background1" w:themeShade="A6"/>
            </w:tcBorders>
          </w:tcPr>
          <w:p w14:paraId="111BDACD"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 xml:space="preserve">Most of times, we want to cook two meals at once. Is it possible that households could receive more than one CANARUMWE stove? </w:t>
            </w:r>
          </w:p>
        </w:tc>
        <w:tc>
          <w:tcPr>
            <w:tcW w:w="3544" w:type="dxa"/>
            <w:tcBorders>
              <w:top w:val="single" w:sz="4" w:space="0" w:color="A6A6A6" w:themeColor="background1" w:themeShade="A6"/>
              <w:bottom w:val="single" w:sz="4" w:space="0" w:color="A6A6A6" w:themeColor="background1" w:themeShade="A6"/>
            </w:tcBorders>
          </w:tcPr>
          <w:p w14:paraId="74A5AAFC" w14:textId="77777777" w:rsidR="00C56863" w:rsidRPr="008A665F" w:rsidRDefault="00C56863" w:rsidP="009D35F6">
            <w:pPr>
              <w:pStyle w:val="Default"/>
              <w:spacing w:line="276" w:lineRule="auto"/>
              <w:rPr>
                <w:rFonts w:asciiTheme="minorHAnsi" w:eastAsia="MS Mincho" w:hAnsiTheme="minorHAnsi" w:cs="Times New Roman"/>
                <w:color w:val="auto"/>
                <w:spacing w:val="2"/>
                <w:kern w:val="21"/>
                <w:sz w:val="22"/>
                <w:szCs w:val="22"/>
              </w:rPr>
            </w:pPr>
            <w:r w:rsidRPr="008A665F">
              <w:rPr>
                <w:rFonts w:asciiTheme="minorHAnsi" w:eastAsia="MS Mincho" w:hAnsiTheme="minorHAnsi" w:cs="Times New Roman"/>
                <w:color w:val="auto"/>
                <w:spacing w:val="2"/>
                <w:kern w:val="21"/>
                <w:sz w:val="22"/>
                <w:szCs w:val="22"/>
              </w:rPr>
              <w:t xml:space="preserve">Households in 1st and 2nd category cook less, which means there is no need for a second stove. </w:t>
            </w:r>
          </w:p>
          <w:p w14:paraId="129D6E73"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 xml:space="preserve">He added it is not fair that one household receives two improved cook stoves while many others are still cooking on 3 stones. </w:t>
            </w:r>
          </w:p>
        </w:tc>
        <w:tc>
          <w:tcPr>
            <w:tcW w:w="2268" w:type="dxa"/>
            <w:tcBorders>
              <w:top w:val="single" w:sz="4" w:space="0" w:color="A6A6A6" w:themeColor="background1" w:themeShade="A6"/>
              <w:bottom w:val="single" w:sz="4" w:space="0" w:color="A6A6A6" w:themeColor="background1" w:themeShade="A6"/>
            </w:tcBorders>
          </w:tcPr>
          <w:p w14:paraId="3CA2F0A5" w14:textId="77777777" w:rsidR="00C56863" w:rsidRPr="008A665F" w:rsidRDefault="00C56863" w:rsidP="009D35F6">
            <w:pPr>
              <w:pStyle w:val="Default"/>
              <w:spacing w:line="276" w:lineRule="auto"/>
              <w:rPr>
                <w:rFonts w:asciiTheme="minorHAnsi" w:eastAsia="MS Mincho" w:hAnsiTheme="minorHAnsi" w:cs="Times New Roman"/>
                <w:color w:val="auto"/>
                <w:spacing w:val="2"/>
                <w:kern w:val="21"/>
                <w:sz w:val="22"/>
                <w:szCs w:val="22"/>
              </w:rPr>
            </w:pPr>
            <w:r w:rsidRPr="008A665F">
              <w:rPr>
                <w:rFonts w:asciiTheme="minorHAnsi" w:eastAsia="MS Mincho" w:hAnsiTheme="minorHAnsi" w:cs="Times New Roman"/>
                <w:color w:val="auto"/>
                <w:spacing w:val="2"/>
                <w:kern w:val="21"/>
                <w:sz w:val="22"/>
                <w:szCs w:val="22"/>
              </w:rPr>
              <w:t>No update to project design.</w:t>
            </w:r>
          </w:p>
        </w:tc>
      </w:tr>
      <w:tr w:rsidR="00C56863" w:rsidRPr="008A665F" w14:paraId="6D175338" w14:textId="77777777" w:rsidTr="009D35F6">
        <w:tc>
          <w:tcPr>
            <w:tcW w:w="1134" w:type="dxa"/>
            <w:tcBorders>
              <w:top w:val="single" w:sz="4" w:space="0" w:color="A6A6A6" w:themeColor="background1" w:themeShade="A6"/>
              <w:bottom w:val="single" w:sz="4" w:space="0" w:color="A6A6A6" w:themeColor="background1" w:themeShade="A6"/>
            </w:tcBorders>
          </w:tcPr>
          <w:p w14:paraId="7F496949"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Kayonza LSC</w:t>
            </w:r>
          </w:p>
        </w:tc>
        <w:tc>
          <w:tcPr>
            <w:tcW w:w="2846" w:type="dxa"/>
            <w:tcBorders>
              <w:top w:val="single" w:sz="4" w:space="0" w:color="A6A6A6" w:themeColor="background1" w:themeShade="A6"/>
              <w:bottom w:val="single" w:sz="4" w:space="0" w:color="A6A6A6" w:themeColor="background1" w:themeShade="A6"/>
            </w:tcBorders>
          </w:tcPr>
          <w:p w14:paraId="3E591CB1"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 xml:space="preserve">Can a CANARUMWE stove be used for cooking a big meal? For example: 10kg of potatoes? </w:t>
            </w:r>
          </w:p>
        </w:tc>
        <w:tc>
          <w:tcPr>
            <w:tcW w:w="3544" w:type="dxa"/>
            <w:tcBorders>
              <w:top w:val="single" w:sz="4" w:space="0" w:color="A6A6A6" w:themeColor="background1" w:themeShade="A6"/>
              <w:bottom w:val="single" w:sz="4" w:space="0" w:color="A6A6A6" w:themeColor="background1" w:themeShade="A6"/>
            </w:tcBorders>
          </w:tcPr>
          <w:p w14:paraId="7BAE7FD9" w14:textId="77777777" w:rsidR="00C56863" w:rsidRPr="008A665F" w:rsidRDefault="00C56863" w:rsidP="009D35F6">
            <w:pPr>
              <w:pStyle w:val="Default"/>
              <w:spacing w:line="276" w:lineRule="auto"/>
              <w:rPr>
                <w:rFonts w:asciiTheme="minorHAnsi" w:eastAsia="MS Mincho" w:hAnsiTheme="minorHAnsi" w:cs="Times New Roman"/>
                <w:color w:val="auto"/>
                <w:spacing w:val="2"/>
                <w:kern w:val="21"/>
                <w:sz w:val="22"/>
                <w:szCs w:val="22"/>
              </w:rPr>
            </w:pPr>
            <w:r w:rsidRPr="008A665F">
              <w:rPr>
                <w:rFonts w:asciiTheme="minorHAnsi" w:eastAsia="MS Mincho" w:hAnsiTheme="minorHAnsi" w:cs="Times New Roman"/>
                <w:color w:val="auto"/>
                <w:spacing w:val="2"/>
                <w:kern w:val="21"/>
                <w:sz w:val="22"/>
                <w:szCs w:val="22"/>
              </w:rPr>
              <w:t>The CANARUMWE stove can be used to cook a big meal. But it is for domestic use only. It is not intended for commercial use.</w:t>
            </w:r>
          </w:p>
        </w:tc>
        <w:tc>
          <w:tcPr>
            <w:tcW w:w="2268" w:type="dxa"/>
            <w:tcBorders>
              <w:top w:val="single" w:sz="4" w:space="0" w:color="A6A6A6" w:themeColor="background1" w:themeShade="A6"/>
              <w:bottom w:val="single" w:sz="4" w:space="0" w:color="A6A6A6" w:themeColor="background1" w:themeShade="A6"/>
            </w:tcBorders>
          </w:tcPr>
          <w:p w14:paraId="706BA7F5" w14:textId="77777777" w:rsidR="00C56863" w:rsidRPr="008A665F" w:rsidRDefault="00C56863" w:rsidP="009D35F6">
            <w:pPr>
              <w:pStyle w:val="Default"/>
              <w:spacing w:line="276" w:lineRule="auto"/>
              <w:rPr>
                <w:rFonts w:asciiTheme="minorHAnsi" w:eastAsia="MS Mincho" w:hAnsiTheme="minorHAnsi" w:cs="Times New Roman"/>
                <w:color w:val="auto"/>
                <w:spacing w:val="2"/>
                <w:kern w:val="21"/>
                <w:sz w:val="22"/>
                <w:szCs w:val="22"/>
              </w:rPr>
            </w:pPr>
            <w:r w:rsidRPr="008A665F">
              <w:rPr>
                <w:rFonts w:asciiTheme="minorHAnsi" w:eastAsia="MS Mincho" w:hAnsiTheme="minorHAnsi" w:cs="Times New Roman"/>
                <w:color w:val="auto"/>
                <w:spacing w:val="2"/>
                <w:kern w:val="21"/>
                <w:sz w:val="22"/>
                <w:szCs w:val="22"/>
              </w:rPr>
              <w:t>No update to project design.</w:t>
            </w:r>
          </w:p>
        </w:tc>
      </w:tr>
      <w:tr w:rsidR="00C56863" w:rsidRPr="008A665F" w14:paraId="3AE58132" w14:textId="77777777" w:rsidTr="009D35F6">
        <w:tc>
          <w:tcPr>
            <w:tcW w:w="1134" w:type="dxa"/>
            <w:tcBorders>
              <w:top w:val="single" w:sz="4" w:space="0" w:color="A6A6A6" w:themeColor="background1" w:themeShade="A6"/>
              <w:bottom w:val="single" w:sz="4" w:space="0" w:color="A6A6A6" w:themeColor="background1" w:themeShade="A6"/>
            </w:tcBorders>
          </w:tcPr>
          <w:p w14:paraId="32E076DE" w14:textId="77777777" w:rsidR="00C56863" w:rsidRPr="008A665F" w:rsidRDefault="00C56863" w:rsidP="009D35F6">
            <w:pPr>
              <w:pStyle w:val="Default"/>
              <w:spacing w:line="276" w:lineRule="auto"/>
              <w:rPr>
                <w:rFonts w:asciiTheme="minorHAnsi" w:eastAsia="MS Mincho" w:hAnsiTheme="minorHAnsi" w:cs="Times New Roman"/>
                <w:color w:val="auto"/>
                <w:spacing w:val="2"/>
                <w:kern w:val="21"/>
                <w:sz w:val="22"/>
                <w:szCs w:val="22"/>
              </w:rPr>
            </w:pPr>
            <w:r w:rsidRPr="008A665F">
              <w:rPr>
                <w:rFonts w:asciiTheme="minorHAnsi" w:eastAsia="MS Mincho" w:hAnsiTheme="minorHAnsi" w:cs="Times New Roman"/>
                <w:color w:val="auto"/>
                <w:spacing w:val="2"/>
                <w:kern w:val="21"/>
                <w:sz w:val="22"/>
                <w:szCs w:val="22"/>
              </w:rPr>
              <w:t>Kayonza LSC</w:t>
            </w:r>
          </w:p>
        </w:tc>
        <w:tc>
          <w:tcPr>
            <w:tcW w:w="2846" w:type="dxa"/>
            <w:tcBorders>
              <w:top w:val="single" w:sz="4" w:space="0" w:color="A6A6A6" w:themeColor="background1" w:themeShade="A6"/>
              <w:bottom w:val="single" w:sz="4" w:space="0" w:color="A6A6A6" w:themeColor="background1" w:themeShade="A6"/>
            </w:tcBorders>
          </w:tcPr>
          <w:p w14:paraId="683CEF4C" w14:textId="77777777" w:rsidR="00C56863" w:rsidRPr="008A665F" w:rsidRDefault="00C56863" w:rsidP="009D35F6">
            <w:pPr>
              <w:pStyle w:val="Default"/>
              <w:spacing w:line="276" w:lineRule="auto"/>
              <w:rPr>
                <w:rFonts w:asciiTheme="minorHAnsi" w:eastAsia="MS Mincho" w:hAnsiTheme="minorHAnsi" w:cs="Times New Roman"/>
                <w:color w:val="auto"/>
                <w:spacing w:val="2"/>
                <w:kern w:val="21"/>
                <w:sz w:val="22"/>
                <w:szCs w:val="22"/>
              </w:rPr>
            </w:pPr>
            <w:r w:rsidRPr="008A665F">
              <w:rPr>
                <w:rFonts w:asciiTheme="minorHAnsi" w:eastAsia="MS Mincho" w:hAnsiTheme="minorHAnsi" w:cs="Times New Roman"/>
                <w:color w:val="auto"/>
                <w:spacing w:val="2"/>
                <w:kern w:val="21"/>
                <w:sz w:val="22"/>
                <w:szCs w:val="22"/>
              </w:rPr>
              <w:t xml:space="preserve">As you said in the project explanation, the baseline showed that every inhabitant of KAYONZA district uses </w:t>
            </w:r>
            <w:r w:rsidRPr="008A665F">
              <w:rPr>
                <w:rFonts w:asciiTheme="minorHAnsi" w:eastAsia="MS Mincho" w:hAnsiTheme="minorHAnsi" w:cs="Times New Roman"/>
                <w:color w:val="auto"/>
                <w:spacing w:val="2"/>
                <w:kern w:val="21"/>
                <w:sz w:val="22"/>
                <w:szCs w:val="22"/>
              </w:rPr>
              <w:lastRenderedPageBreak/>
              <w:t xml:space="preserve">11.5 kg of firewood per day. </w:t>
            </w:r>
          </w:p>
          <w:p w14:paraId="04B52FD9"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 xml:space="preserve">Now, how many kilos are used in the CANARUMWE stove? </w:t>
            </w:r>
          </w:p>
        </w:tc>
        <w:tc>
          <w:tcPr>
            <w:tcW w:w="3544" w:type="dxa"/>
            <w:tcBorders>
              <w:top w:val="single" w:sz="4" w:space="0" w:color="A6A6A6" w:themeColor="background1" w:themeShade="A6"/>
              <w:bottom w:val="single" w:sz="4" w:space="0" w:color="A6A6A6" w:themeColor="background1" w:themeShade="A6"/>
            </w:tcBorders>
          </w:tcPr>
          <w:p w14:paraId="35F94743" w14:textId="77777777" w:rsidR="00C56863" w:rsidRPr="008A665F" w:rsidRDefault="00C56863" w:rsidP="009D35F6">
            <w:pPr>
              <w:pStyle w:val="Default"/>
              <w:spacing w:line="276" w:lineRule="auto"/>
              <w:rPr>
                <w:rFonts w:asciiTheme="minorHAnsi" w:eastAsia="MS Mincho" w:hAnsiTheme="minorHAnsi" w:cs="Times New Roman"/>
                <w:color w:val="auto"/>
                <w:spacing w:val="2"/>
                <w:kern w:val="21"/>
                <w:sz w:val="22"/>
                <w:szCs w:val="22"/>
              </w:rPr>
            </w:pPr>
            <w:r w:rsidRPr="008A665F">
              <w:rPr>
                <w:rFonts w:asciiTheme="minorHAnsi" w:eastAsia="MS Mincho" w:hAnsiTheme="minorHAnsi" w:cs="Times New Roman"/>
                <w:color w:val="auto"/>
                <w:spacing w:val="2"/>
                <w:kern w:val="21"/>
                <w:sz w:val="22"/>
                <w:szCs w:val="22"/>
              </w:rPr>
              <w:lastRenderedPageBreak/>
              <w:t xml:space="preserve">The KPT done in March 2021 was carried out on the current cooking devices (traditional 3 stones stoves). One year after the distribution of the stoves, there will be surveys, where a </w:t>
            </w:r>
            <w:r w:rsidRPr="008A665F">
              <w:rPr>
                <w:rFonts w:asciiTheme="minorHAnsi" w:eastAsia="MS Mincho" w:hAnsiTheme="minorHAnsi" w:cs="Times New Roman"/>
                <w:color w:val="auto"/>
                <w:spacing w:val="2"/>
                <w:kern w:val="21"/>
                <w:sz w:val="22"/>
                <w:szCs w:val="22"/>
              </w:rPr>
              <w:lastRenderedPageBreak/>
              <w:t xml:space="preserve">random selection of households will be visited to complete surveys. This will show the cooking habits of the users, how much wood is used per day and how often the CANARUMWE stove is used. </w:t>
            </w:r>
          </w:p>
          <w:p w14:paraId="372FAE5B" w14:textId="77777777" w:rsidR="00C56863" w:rsidRPr="008A665F" w:rsidRDefault="00C56863" w:rsidP="009D35F6">
            <w:pPr>
              <w:pStyle w:val="Default"/>
              <w:spacing w:line="276" w:lineRule="auto"/>
              <w:rPr>
                <w:rFonts w:asciiTheme="minorHAnsi" w:eastAsia="MS Mincho" w:hAnsiTheme="minorHAnsi" w:cs="Times New Roman"/>
                <w:color w:val="auto"/>
                <w:spacing w:val="2"/>
                <w:kern w:val="21"/>
                <w:sz w:val="22"/>
                <w:szCs w:val="22"/>
              </w:rPr>
            </w:pPr>
            <w:r w:rsidRPr="008A665F">
              <w:rPr>
                <w:rFonts w:asciiTheme="minorHAnsi" w:eastAsia="MS Mincho" w:hAnsiTheme="minorHAnsi" w:cs="Times New Roman"/>
                <w:color w:val="auto"/>
                <w:spacing w:val="2"/>
                <w:kern w:val="21"/>
                <w:sz w:val="22"/>
                <w:szCs w:val="22"/>
              </w:rPr>
              <w:t xml:space="preserve">From the data collected, we will know how many kilos are used in the CANARUMWE stove. </w:t>
            </w:r>
          </w:p>
        </w:tc>
        <w:tc>
          <w:tcPr>
            <w:tcW w:w="2268" w:type="dxa"/>
            <w:tcBorders>
              <w:top w:val="single" w:sz="4" w:space="0" w:color="A6A6A6" w:themeColor="background1" w:themeShade="A6"/>
              <w:bottom w:val="single" w:sz="4" w:space="0" w:color="A6A6A6" w:themeColor="background1" w:themeShade="A6"/>
            </w:tcBorders>
          </w:tcPr>
          <w:p w14:paraId="3B40AACE" w14:textId="77777777" w:rsidR="00C56863" w:rsidRPr="008A665F" w:rsidRDefault="00C56863" w:rsidP="009D35F6">
            <w:pPr>
              <w:pStyle w:val="Default"/>
              <w:spacing w:line="276" w:lineRule="auto"/>
              <w:rPr>
                <w:rFonts w:asciiTheme="minorHAnsi" w:eastAsia="MS Mincho" w:hAnsiTheme="minorHAnsi" w:cs="Times New Roman"/>
                <w:color w:val="auto"/>
                <w:spacing w:val="2"/>
                <w:kern w:val="21"/>
                <w:sz w:val="22"/>
                <w:szCs w:val="22"/>
              </w:rPr>
            </w:pPr>
            <w:r w:rsidRPr="008A665F">
              <w:rPr>
                <w:rFonts w:asciiTheme="minorHAnsi" w:eastAsia="MS Mincho" w:hAnsiTheme="minorHAnsi" w:cs="Times New Roman"/>
                <w:color w:val="auto"/>
                <w:spacing w:val="2"/>
                <w:kern w:val="21"/>
                <w:sz w:val="22"/>
                <w:szCs w:val="22"/>
              </w:rPr>
              <w:lastRenderedPageBreak/>
              <w:t>No update to project design.</w:t>
            </w:r>
          </w:p>
        </w:tc>
      </w:tr>
      <w:tr w:rsidR="00C56863" w:rsidRPr="008A665F" w14:paraId="533C5006" w14:textId="77777777" w:rsidTr="009D35F6">
        <w:tc>
          <w:tcPr>
            <w:tcW w:w="1134" w:type="dxa"/>
            <w:tcBorders>
              <w:top w:val="single" w:sz="4" w:space="0" w:color="A6A6A6" w:themeColor="background1" w:themeShade="A6"/>
              <w:bottom w:val="single" w:sz="4" w:space="0" w:color="A6A6A6" w:themeColor="background1" w:themeShade="A6"/>
            </w:tcBorders>
          </w:tcPr>
          <w:p w14:paraId="119A2545"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Kayonza LSC</w:t>
            </w:r>
          </w:p>
        </w:tc>
        <w:tc>
          <w:tcPr>
            <w:tcW w:w="2846" w:type="dxa"/>
            <w:tcBorders>
              <w:top w:val="single" w:sz="4" w:space="0" w:color="A6A6A6" w:themeColor="background1" w:themeShade="A6"/>
              <w:bottom w:val="single" w:sz="4" w:space="0" w:color="A6A6A6" w:themeColor="background1" w:themeShade="A6"/>
            </w:tcBorders>
          </w:tcPr>
          <w:p w14:paraId="61949431"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 xml:space="preserve">Does CO2 balance plan to plant trees to help the people of KAYONZA district find where to collect the firewood? </w:t>
            </w:r>
          </w:p>
        </w:tc>
        <w:tc>
          <w:tcPr>
            <w:tcW w:w="3544" w:type="dxa"/>
            <w:tcBorders>
              <w:top w:val="single" w:sz="4" w:space="0" w:color="A6A6A6" w:themeColor="background1" w:themeShade="A6"/>
              <w:bottom w:val="single" w:sz="4" w:space="0" w:color="A6A6A6" w:themeColor="background1" w:themeShade="A6"/>
            </w:tcBorders>
          </w:tcPr>
          <w:p w14:paraId="1C060A9F" w14:textId="77777777" w:rsidR="00C56863" w:rsidRPr="008A665F" w:rsidRDefault="00C56863" w:rsidP="009D35F6">
            <w:pPr>
              <w:pStyle w:val="Default"/>
              <w:spacing w:line="276" w:lineRule="auto"/>
              <w:rPr>
                <w:rFonts w:asciiTheme="minorHAnsi" w:eastAsia="MS Mincho" w:hAnsiTheme="minorHAnsi" w:cs="Times New Roman"/>
                <w:color w:val="auto"/>
                <w:spacing w:val="2"/>
                <w:kern w:val="21"/>
                <w:sz w:val="22"/>
                <w:szCs w:val="22"/>
              </w:rPr>
            </w:pPr>
            <w:r w:rsidRPr="008A665F">
              <w:rPr>
                <w:rFonts w:asciiTheme="minorHAnsi" w:eastAsia="MS Mincho" w:hAnsiTheme="minorHAnsi" w:cs="Times New Roman"/>
                <w:color w:val="auto"/>
                <w:spacing w:val="2"/>
                <w:kern w:val="21"/>
                <w:sz w:val="22"/>
                <w:szCs w:val="22"/>
              </w:rPr>
              <w:t xml:space="preserve">CO2balance have a long-standing partnership in environment protection through implementing the cookstove projects. We did not get involved in the tree planting projects but as it is a good idea, we will reflect on this concern. </w:t>
            </w:r>
          </w:p>
        </w:tc>
        <w:tc>
          <w:tcPr>
            <w:tcW w:w="2268" w:type="dxa"/>
            <w:tcBorders>
              <w:top w:val="single" w:sz="4" w:space="0" w:color="A6A6A6" w:themeColor="background1" w:themeShade="A6"/>
              <w:bottom w:val="single" w:sz="4" w:space="0" w:color="A6A6A6" w:themeColor="background1" w:themeShade="A6"/>
            </w:tcBorders>
          </w:tcPr>
          <w:p w14:paraId="2ED2420A" w14:textId="77777777" w:rsidR="00C56863" w:rsidRPr="008A665F" w:rsidRDefault="00C56863" w:rsidP="009D35F6">
            <w:pPr>
              <w:pStyle w:val="Default"/>
              <w:spacing w:line="276" w:lineRule="auto"/>
              <w:rPr>
                <w:rFonts w:asciiTheme="minorHAnsi" w:eastAsia="MS Mincho" w:hAnsiTheme="minorHAnsi" w:cs="Times New Roman"/>
                <w:color w:val="auto"/>
                <w:spacing w:val="2"/>
                <w:kern w:val="21"/>
                <w:sz w:val="22"/>
                <w:szCs w:val="22"/>
              </w:rPr>
            </w:pPr>
            <w:r w:rsidRPr="008A665F">
              <w:rPr>
                <w:rFonts w:asciiTheme="minorHAnsi" w:eastAsia="MS Mincho" w:hAnsiTheme="minorHAnsi" w:cs="Times New Roman"/>
                <w:color w:val="auto"/>
                <w:spacing w:val="2"/>
                <w:kern w:val="21"/>
                <w:sz w:val="22"/>
                <w:szCs w:val="22"/>
              </w:rPr>
              <w:t>No update to project design - not possible within the scope of the project.</w:t>
            </w:r>
          </w:p>
        </w:tc>
      </w:tr>
      <w:tr w:rsidR="00C56863" w:rsidRPr="008A665F" w14:paraId="7CAED7D3" w14:textId="77777777" w:rsidTr="009D35F6">
        <w:tc>
          <w:tcPr>
            <w:tcW w:w="1134" w:type="dxa"/>
            <w:tcBorders>
              <w:top w:val="single" w:sz="4" w:space="0" w:color="A6A6A6" w:themeColor="background1" w:themeShade="A6"/>
              <w:bottom w:val="single" w:sz="4" w:space="0" w:color="A6A6A6" w:themeColor="background1" w:themeShade="A6"/>
            </w:tcBorders>
          </w:tcPr>
          <w:p w14:paraId="4BD6E094"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Kayonza LSC</w:t>
            </w:r>
          </w:p>
        </w:tc>
        <w:tc>
          <w:tcPr>
            <w:tcW w:w="2846" w:type="dxa"/>
            <w:tcBorders>
              <w:top w:val="single" w:sz="4" w:space="0" w:color="A6A6A6" w:themeColor="background1" w:themeShade="A6"/>
              <w:bottom w:val="single" w:sz="4" w:space="0" w:color="A6A6A6" w:themeColor="background1" w:themeShade="A6"/>
            </w:tcBorders>
          </w:tcPr>
          <w:p w14:paraId="0D7264E9"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 xml:space="preserve">What is the contribution of beneficiaries to avoid misunderstanding? What should they provide for the effective implementation and success of the project? </w:t>
            </w:r>
          </w:p>
        </w:tc>
        <w:tc>
          <w:tcPr>
            <w:tcW w:w="3544" w:type="dxa"/>
            <w:tcBorders>
              <w:top w:val="single" w:sz="4" w:space="0" w:color="A6A6A6" w:themeColor="background1" w:themeShade="A6"/>
              <w:bottom w:val="single" w:sz="4" w:space="0" w:color="A6A6A6" w:themeColor="background1" w:themeShade="A6"/>
            </w:tcBorders>
          </w:tcPr>
          <w:p w14:paraId="7895FBA2" w14:textId="77777777" w:rsidR="00C56863" w:rsidRPr="008A665F" w:rsidRDefault="00C56863" w:rsidP="009D35F6">
            <w:pPr>
              <w:pStyle w:val="Default"/>
              <w:spacing w:line="276" w:lineRule="auto"/>
              <w:rPr>
                <w:rFonts w:asciiTheme="minorHAnsi" w:eastAsia="MS Mincho" w:hAnsiTheme="minorHAnsi" w:cs="Times New Roman"/>
                <w:color w:val="auto"/>
                <w:spacing w:val="2"/>
                <w:kern w:val="21"/>
                <w:sz w:val="22"/>
                <w:szCs w:val="22"/>
              </w:rPr>
            </w:pPr>
            <w:r w:rsidRPr="008A665F">
              <w:rPr>
                <w:rFonts w:asciiTheme="minorHAnsi" w:eastAsia="MS Mincho" w:hAnsiTheme="minorHAnsi" w:cs="Times New Roman"/>
                <w:color w:val="auto"/>
                <w:spacing w:val="2"/>
                <w:kern w:val="21"/>
                <w:sz w:val="22"/>
                <w:szCs w:val="22"/>
              </w:rPr>
              <w:t xml:space="preserve">The stoves will be distributed for free. only material for fixing the stove in the kitchen will be required to users as in-kind contribution. (Bricks, mud, and sand) </w:t>
            </w:r>
          </w:p>
          <w:p w14:paraId="2CE37083" w14:textId="77777777" w:rsidR="00C56863" w:rsidRPr="008A665F" w:rsidRDefault="00C56863" w:rsidP="009D35F6">
            <w:pPr>
              <w:pStyle w:val="Default"/>
              <w:spacing w:line="276" w:lineRule="auto"/>
              <w:rPr>
                <w:rFonts w:asciiTheme="minorHAnsi" w:eastAsia="MS Mincho" w:hAnsiTheme="minorHAnsi" w:cs="Times New Roman"/>
                <w:color w:val="auto"/>
                <w:spacing w:val="2"/>
                <w:kern w:val="21"/>
                <w:sz w:val="22"/>
                <w:szCs w:val="22"/>
              </w:rPr>
            </w:pPr>
            <w:r w:rsidRPr="008A665F">
              <w:rPr>
                <w:rFonts w:asciiTheme="minorHAnsi" w:eastAsia="MS Mincho" w:hAnsiTheme="minorHAnsi" w:cs="Times New Roman"/>
                <w:color w:val="auto"/>
                <w:spacing w:val="2"/>
                <w:kern w:val="21"/>
                <w:sz w:val="22"/>
                <w:szCs w:val="22"/>
              </w:rPr>
              <w:t xml:space="preserve">They are also required to use the CANARUMWE stoves properly and to quit the traditional 3-stone stoves in order to reduce the amount of wood fuel used thus achieving the objectives of this project. </w:t>
            </w:r>
          </w:p>
        </w:tc>
        <w:tc>
          <w:tcPr>
            <w:tcW w:w="2268" w:type="dxa"/>
            <w:tcBorders>
              <w:top w:val="single" w:sz="4" w:space="0" w:color="A6A6A6" w:themeColor="background1" w:themeShade="A6"/>
              <w:bottom w:val="single" w:sz="4" w:space="0" w:color="A6A6A6" w:themeColor="background1" w:themeShade="A6"/>
            </w:tcBorders>
          </w:tcPr>
          <w:p w14:paraId="2C601268" w14:textId="77777777" w:rsidR="00C56863" w:rsidRPr="008A665F" w:rsidRDefault="00C56863" w:rsidP="009D35F6">
            <w:pPr>
              <w:pStyle w:val="Default"/>
              <w:spacing w:line="276" w:lineRule="auto"/>
              <w:rPr>
                <w:rFonts w:asciiTheme="minorHAnsi" w:eastAsia="MS Mincho" w:hAnsiTheme="minorHAnsi" w:cs="Times New Roman"/>
                <w:color w:val="auto"/>
                <w:spacing w:val="2"/>
                <w:kern w:val="21"/>
                <w:sz w:val="22"/>
                <w:szCs w:val="22"/>
              </w:rPr>
            </w:pPr>
            <w:r w:rsidRPr="008A665F">
              <w:rPr>
                <w:rFonts w:asciiTheme="minorHAnsi" w:eastAsia="MS Mincho" w:hAnsiTheme="minorHAnsi" w:cs="Times New Roman"/>
                <w:color w:val="auto"/>
                <w:spacing w:val="2"/>
                <w:kern w:val="21"/>
                <w:sz w:val="22"/>
                <w:szCs w:val="22"/>
              </w:rPr>
              <w:t>No update to project design.</w:t>
            </w:r>
          </w:p>
        </w:tc>
      </w:tr>
      <w:tr w:rsidR="00C56863" w:rsidRPr="008A665F" w14:paraId="6C39B72E" w14:textId="77777777" w:rsidTr="009D35F6">
        <w:tc>
          <w:tcPr>
            <w:tcW w:w="1134" w:type="dxa"/>
            <w:tcBorders>
              <w:top w:val="single" w:sz="4" w:space="0" w:color="A6A6A6" w:themeColor="background1" w:themeShade="A6"/>
              <w:bottom w:val="single" w:sz="4" w:space="0" w:color="A6A6A6" w:themeColor="background1" w:themeShade="A6"/>
            </w:tcBorders>
          </w:tcPr>
          <w:p w14:paraId="5A9AB4C2"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Kayonza LSC</w:t>
            </w:r>
          </w:p>
        </w:tc>
        <w:tc>
          <w:tcPr>
            <w:tcW w:w="2846" w:type="dxa"/>
            <w:tcBorders>
              <w:top w:val="single" w:sz="4" w:space="0" w:color="A6A6A6" w:themeColor="background1" w:themeShade="A6"/>
              <w:bottom w:val="single" w:sz="4" w:space="0" w:color="A6A6A6" w:themeColor="background1" w:themeShade="A6"/>
            </w:tcBorders>
          </w:tcPr>
          <w:p w14:paraId="7C156119"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 xml:space="preserve">Couldn't the activity of stoves dissemination and fixing stoves in kitchens be a means of spreading the Covid 19? </w:t>
            </w:r>
          </w:p>
        </w:tc>
        <w:tc>
          <w:tcPr>
            <w:tcW w:w="3544" w:type="dxa"/>
            <w:tcBorders>
              <w:top w:val="single" w:sz="4" w:space="0" w:color="A6A6A6" w:themeColor="background1" w:themeShade="A6"/>
              <w:bottom w:val="single" w:sz="4" w:space="0" w:color="A6A6A6" w:themeColor="background1" w:themeShade="A6"/>
            </w:tcBorders>
          </w:tcPr>
          <w:p w14:paraId="5B3AE821" w14:textId="77777777" w:rsidR="00C56863" w:rsidRPr="008A665F" w:rsidRDefault="00C56863" w:rsidP="009D35F6">
            <w:pPr>
              <w:pStyle w:val="Default"/>
              <w:spacing w:line="276" w:lineRule="auto"/>
              <w:rPr>
                <w:rFonts w:asciiTheme="minorHAnsi" w:eastAsia="MS Mincho" w:hAnsiTheme="minorHAnsi" w:cs="Times New Roman"/>
                <w:color w:val="auto"/>
                <w:spacing w:val="2"/>
                <w:kern w:val="21"/>
                <w:sz w:val="22"/>
                <w:szCs w:val="22"/>
              </w:rPr>
            </w:pPr>
            <w:r w:rsidRPr="008A665F">
              <w:rPr>
                <w:rFonts w:asciiTheme="minorHAnsi" w:eastAsia="MS Mincho" w:hAnsiTheme="minorHAnsi" w:cs="Times New Roman"/>
                <w:color w:val="auto"/>
                <w:spacing w:val="2"/>
                <w:kern w:val="21"/>
                <w:sz w:val="22"/>
                <w:szCs w:val="22"/>
              </w:rPr>
              <w:t xml:space="preserve">All activities will be done in accordance with the usual measures to prevent the spread of covid 19. We will work closely with the local authorities to ensure that there are no distractions and we </w:t>
            </w:r>
          </w:p>
          <w:p w14:paraId="7DE81120" w14:textId="77777777" w:rsidR="00C56863" w:rsidRPr="008A665F" w:rsidRDefault="00C56863" w:rsidP="009D35F6">
            <w:pPr>
              <w:pStyle w:val="Default"/>
              <w:spacing w:line="276" w:lineRule="auto"/>
              <w:rPr>
                <w:rFonts w:asciiTheme="minorHAnsi" w:eastAsia="MS Mincho" w:hAnsiTheme="minorHAnsi" w:cs="Times New Roman"/>
                <w:color w:val="auto"/>
                <w:spacing w:val="2"/>
                <w:kern w:val="21"/>
                <w:sz w:val="22"/>
                <w:szCs w:val="22"/>
              </w:rPr>
            </w:pPr>
            <w:r w:rsidRPr="008A665F">
              <w:rPr>
                <w:rFonts w:asciiTheme="minorHAnsi" w:eastAsia="MS Mincho" w:hAnsiTheme="minorHAnsi" w:cs="Times New Roman"/>
                <w:color w:val="auto"/>
                <w:spacing w:val="2"/>
                <w:kern w:val="21"/>
                <w:sz w:val="22"/>
                <w:szCs w:val="22"/>
              </w:rPr>
              <w:lastRenderedPageBreak/>
              <w:t xml:space="preserve">assure you that everything will be done in accordance with the measures of Covid 19 </w:t>
            </w:r>
          </w:p>
          <w:p w14:paraId="4AE60258" w14:textId="77777777" w:rsidR="00C56863" w:rsidRPr="008A665F" w:rsidRDefault="00C56863" w:rsidP="009D35F6">
            <w:pPr>
              <w:pStyle w:val="Default"/>
              <w:spacing w:line="276" w:lineRule="auto"/>
              <w:rPr>
                <w:rFonts w:asciiTheme="minorHAnsi" w:eastAsia="MS Mincho" w:hAnsiTheme="minorHAnsi" w:cs="Times New Roman"/>
                <w:color w:val="auto"/>
                <w:spacing w:val="2"/>
                <w:kern w:val="21"/>
                <w:sz w:val="22"/>
                <w:szCs w:val="22"/>
              </w:rPr>
            </w:pPr>
            <w:r w:rsidRPr="008A665F">
              <w:rPr>
                <w:rFonts w:asciiTheme="minorHAnsi" w:eastAsia="MS Mincho" w:hAnsiTheme="minorHAnsi" w:cs="Times New Roman"/>
                <w:color w:val="auto"/>
                <w:spacing w:val="2"/>
                <w:kern w:val="21"/>
                <w:sz w:val="22"/>
                <w:szCs w:val="22"/>
              </w:rPr>
              <w:t>prevention.</w:t>
            </w:r>
          </w:p>
        </w:tc>
        <w:tc>
          <w:tcPr>
            <w:tcW w:w="2268" w:type="dxa"/>
            <w:tcBorders>
              <w:top w:val="single" w:sz="4" w:space="0" w:color="A6A6A6" w:themeColor="background1" w:themeShade="A6"/>
              <w:bottom w:val="single" w:sz="4" w:space="0" w:color="A6A6A6" w:themeColor="background1" w:themeShade="A6"/>
            </w:tcBorders>
          </w:tcPr>
          <w:p w14:paraId="74F4BE69" w14:textId="77777777" w:rsidR="00C56863" w:rsidRPr="008A665F" w:rsidRDefault="00C56863" w:rsidP="009D35F6">
            <w:pPr>
              <w:pStyle w:val="Default"/>
              <w:spacing w:line="276" w:lineRule="auto"/>
              <w:rPr>
                <w:rFonts w:asciiTheme="minorHAnsi" w:eastAsia="MS Mincho" w:hAnsiTheme="minorHAnsi" w:cs="Times New Roman"/>
                <w:color w:val="auto"/>
                <w:spacing w:val="2"/>
                <w:kern w:val="21"/>
                <w:sz w:val="22"/>
                <w:szCs w:val="22"/>
              </w:rPr>
            </w:pPr>
            <w:r w:rsidRPr="008A665F">
              <w:rPr>
                <w:rFonts w:asciiTheme="minorHAnsi" w:eastAsia="MS Mincho" w:hAnsiTheme="minorHAnsi" w:cs="Times New Roman"/>
                <w:color w:val="auto"/>
                <w:spacing w:val="2"/>
                <w:kern w:val="21"/>
                <w:sz w:val="22"/>
                <w:szCs w:val="22"/>
              </w:rPr>
              <w:lastRenderedPageBreak/>
              <w:t>No update to project design.</w:t>
            </w:r>
          </w:p>
        </w:tc>
      </w:tr>
      <w:tr w:rsidR="00C56863" w:rsidRPr="008A665F" w14:paraId="065BCC2E" w14:textId="77777777" w:rsidTr="009D35F6">
        <w:tc>
          <w:tcPr>
            <w:tcW w:w="1134" w:type="dxa"/>
            <w:tcBorders>
              <w:top w:val="single" w:sz="4" w:space="0" w:color="A6A6A6" w:themeColor="background1" w:themeShade="A6"/>
              <w:bottom w:val="single" w:sz="4" w:space="0" w:color="A6A6A6" w:themeColor="background1" w:themeShade="A6"/>
            </w:tcBorders>
          </w:tcPr>
          <w:p w14:paraId="7D35556B"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Kayonza LSC</w:t>
            </w:r>
          </w:p>
        </w:tc>
        <w:tc>
          <w:tcPr>
            <w:tcW w:w="2846" w:type="dxa"/>
            <w:tcBorders>
              <w:top w:val="single" w:sz="4" w:space="0" w:color="A6A6A6" w:themeColor="background1" w:themeShade="A6"/>
              <w:bottom w:val="single" w:sz="4" w:space="0" w:color="A6A6A6" w:themeColor="background1" w:themeShade="A6"/>
            </w:tcBorders>
          </w:tcPr>
          <w:p w14:paraId="021AF7DD"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 xml:space="preserve">What happens if the stove is damaged and needs to be repaired? </w:t>
            </w:r>
          </w:p>
        </w:tc>
        <w:tc>
          <w:tcPr>
            <w:tcW w:w="3544" w:type="dxa"/>
            <w:tcBorders>
              <w:top w:val="single" w:sz="4" w:space="0" w:color="A6A6A6" w:themeColor="background1" w:themeShade="A6"/>
              <w:bottom w:val="single" w:sz="4" w:space="0" w:color="A6A6A6" w:themeColor="background1" w:themeShade="A6"/>
            </w:tcBorders>
          </w:tcPr>
          <w:p w14:paraId="5FA394DA" w14:textId="77777777" w:rsidR="00C56863" w:rsidRPr="008A665F" w:rsidRDefault="00C56863" w:rsidP="009D35F6">
            <w:pPr>
              <w:pStyle w:val="Default"/>
              <w:spacing w:line="276" w:lineRule="auto"/>
              <w:rPr>
                <w:rFonts w:asciiTheme="minorHAnsi" w:eastAsia="MS Mincho" w:hAnsiTheme="minorHAnsi" w:cs="Times New Roman"/>
                <w:color w:val="auto"/>
                <w:spacing w:val="2"/>
                <w:kern w:val="21"/>
                <w:sz w:val="22"/>
                <w:szCs w:val="22"/>
              </w:rPr>
            </w:pPr>
            <w:r w:rsidRPr="008A665F">
              <w:rPr>
                <w:rFonts w:asciiTheme="minorHAnsi" w:eastAsia="MS Mincho" w:hAnsiTheme="minorHAnsi" w:cs="Times New Roman"/>
                <w:color w:val="auto"/>
                <w:spacing w:val="2"/>
                <w:kern w:val="21"/>
                <w:sz w:val="22"/>
                <w:szCs w:val="22"/>
              </w:rPr>
              <w:t>Once the stove is damaged, the user will inform the chief of village so that this information is recorded in the input mechanism book. Project representatives will find a solution to such a case.</w:t>
            </w:r>
          </w:p>
        </w:tc>
        <w:tc>
          <w:tcPr>
            <w:tcW w:w="2268" w:type="dxa"/>
            <w:tcBorders>
              <w:top w:val="single" w:sz="4" w:space="0" w:color="A6A6A6" w:themeColor="background1" w:themeShade="A6"/>
              <w:bottom w:val="single" w:sz="4" w:space="0" w:color="A6A6A6" w:themeColor="background1" w:themeShade="A6"/>
            </w:tcBorders>
          </w:tcPr>
          <w:p w14:paraId="2192588D" w14:textId="77777777" w:rsidR="00C56863" w:rsidRPr="008A665F" w:rsidRDefault="00C56863" w:rsidP="009D35F6">
            <w:pPr>
              <w:pStyle w:val="Default"/>
              <w:spacing w:line="276" w:lineRule="auto"/>
              <w:rPr>
                <w:rFonts w:asciiTheme="minorHAnsi" w:eastAsia="MS Mincho" w:hAnsiTheme="minorHAnsi" w:cs="Times New Roman"/>
                <w:color w:val="auto"/>
                <w:spacing w:val="2"/>
                <w:kern w:val="21"/>
                <w:sz w:val="22"/>
                <w:szCs w:val="22"/>
              </w:rPr>
            </w:pPr>
            <w:r w:rsidRPr="008A665F">
              <w:rPr>
                <w:rFonts w:asciiTheme="minorHAnsi" w:eastAsia="MS Mincho" w:hAnsiTheme="minorHAnsi" w:cs="Times New Roman"/>
                <w:color w:val="auto"/>
                <w:spacing w:val="2"/>
                <w:kern w:val="21"/>
                <w:sz w:val="22"/>
                <w:szCs w:val="22"/>
              </w:rPr>
              <w:t>No update to project design.</w:t>
            </w:r>
          </w:p>
        </w:tc>
      </w:tr>
    </w:tbl>
    <w:tbl>
      <w:tblPr>
        <w:tblStyle w:val="GSTableBoldline-heightcondensed1"/>
        <w:tblW w:w="9792" w:type="dxa"/>
        <w:tblInd w:w="-11" w:type="dxa"/>
        <w:tblLayout w:type="fixed"/>
        <w:tblCellMar>
          <w:top w:w="57" w:type="dxa"/>
          <w:left w:w="57" w:type="dxa"/>
          <w:bottom w:w="57" w:type="dxa"/>
          <w:right w:w="57" w:type="dxa"/>
        </w:tblCellMar>
        <w:tblLook w:val="01E0" w:firstRow="1" w:lastRow="1" w:firstColumn="1" w:lastColumn="1" w:noHBand="0" w:noVBand="0"/>
      </w:tblPr>
      <w:tblGrid>
        <w:gridCol w:w="1145"/>
        <w:gridCol w:w="2835"/>
        <w:gridCol w:w="3544"/>
        <w:gridCol w:w="2268"/>
      </w:tblGrid>
      <w:tr w:rsidR="00C56863" w:rsidRPr="008A665F" w14:paraId="448A1660" w14:textId="77777777" w:rsidTr="009D35F6">
        <w:trPr>
          <w:cnfStyle w:val="100000000000" w:firstRow="1" w:lastRow="0" w:firstColumn="0" w:lastColumn="0" w:oddVBand="0" w:evenVBand="0" w:oddHBand="0" w:evenHBand="0" w:firstRowFirstColumn="0" w:firstRowLastColumn="0" w:lastRowFirstColumn="0" w:lastRowLastColumn="0"/>
          <w:trHeight w:val="1887"/>
        </w:trPr>
        <w:tc>
          <w:tcPr>
            <w:tcW w:w="1145" w:type="dxa"/>
            <w:shd w:val="clear" w:color="auto" w:fill="auto"/>
          </w:tcPr>
          <w:p w14:paraId="0AB4A19C" w14:textId="77777777" w:rsidR="00C56863" w:rsidRPr="00966801" w:rsidRDefault="00C56863" w:rsidP="009D35F6">
            <w:pPr>
              <w:spacing w:line="276" w:lineRule="auto"/>
              <w:rPr>
                <w:rFonts w:asciiTheme="minorHAnsi" w:hAnsiTheme="minorHAnsi"/>
                <w:b w:val="0"/>
                <w:bCs/>
                <w:szCs w:val="22"/>
                <w:lang w:val="en-GB"/>
              </w:rPr>
            </w:pPr>
            <w:r w:rsidRPr="00966801">
              <w:rPr>
                <w:rFonts w:asciiTheme="minorHAnsi" w:hAnsiTheme="minorHAnsi"/>
                <w:b w:val="0"/>
                <w:bCs/>
                <w:szCs w:val="22"/>
                <w:lang w:val="en-GB"/>
              </w:rPr>
              <w:t>Bugesera LSC</w:t>
            </w:r>
          </w:p>
        </w:tc>
        <w:tc>
          <w:tcPr>
            <w:tcW w:w="2835" w:type="dxa"/>
            <w:shd w:val="clear" w:color="auto" w:fill="auto"/>
          </w:tcPr>
          <w:p w14:paraId="4EA8872E" w14:textId="77777777" w:rsidR="00C56863" w:rsidRPr="00966801" w:rsidRDefault="00C56863" w:rsidP="009D35F6">
            <w:pPr>
              <w:spacing w:line="276" w:lineRule="auto"/>
              <w:rPr>
                <w:rFonts w:asciiTheme="minorHAnsi" w:eastAsia="MS Mincho" w:hAnsiTheme="minorHAnsi" w:cs="Times New Roman"/>
                <w:b w:val="0"/>
                <w:bCs/>
                <w:color w:val="auto"/>
                <w:szCs w:val="22"/>
                <w:lang w:val="en-GB"/>
              </w:rPr>
            </w:pPr>
            <w:r w:rsidRPr="00966801">
              <w:rPr>
                <w:rFonts w:asciiTheme="minorHAnsi" w:hAnsiTheme="minorHAnsi"/>
                <w:b w:val="0"/>
                <w:bCs/>
                <w:szCs w:val="22"/>
                <w:lang w:val="en-GB"/>
              </w:rPr>
              <w:t>Who are eligible to receive the Canarumwe stoves in this project? Will every household from Bugesera district receive the stove?</w:t>
            </w:r>
          </w:p>
        </w:tc>
        <w:tc>
          <w:tcPr>
            <w:tcW w:w="3544" w:type="dxa"/>
            <w:shd w:val="clear" w:color="auto" w:fill="auto"/>
          </w:tcPr>
          <w:p w14:paraId="3256E1AE" w14:textId="77777777" w:rsidR="00C56863" w:rsidRPr="00966801" w:rsidRDefault="00C56863" w:rsidP="009D35F6">
            <w:pPr>
              <w:spacing w:line="276" w:lineRule="auto"/>
              <w:rPr>
                <w:rFonts w:asciiTheme="minorHAnsi" w:eastAsia="MS Mincho" w:hAnsiTheme="minorHAnsi" w:cs="Times New Roman"/>
                <w:b w:val="0"/>
                <w:bCs/>
                <w:color w:val="auto"/>
                <w:szCs w:val="22"/>
                <w:lang w:val="en-GB"/>
              </w:rPr>
            </w:pPr>
            <w:r w:rsidRPr="00966801">
              <w:rPr>
                <w:rFonts w:asciiTheme="minorHAnsi" w:hAnsiTheme="minorHAnsi"/>
                <w:b w:val="0"/>
                <w:bCs/>
                <w:szCs w:val="22"/>
                <w:lang w:val="en-GB"/>
              </w:rPr>
              <w:t xml:space="preserve">Bugesera district has over 90,000 households. Some of them have other improved cooking devices like LPG gas stoves etc. and some of them are in category 4 of </w:t>
            </w:r>
            <w:proofErr w:type="spellStart"/>
            <w:r w:rsidRPr="00966801">
              <w:rPr>
                <w:rFonts w:asciiTheme="minorHAnsi" w:hAnsiTheme="minorHAnsi"/>
                <w:b w:val="0"/>
                <w:bCs/>
                <w:szCs w:val="22"/>
                <w:lang w:val="en-GB"/>
              </w:rPr>
              <w:t>ubudehe</w:t>
            </w:r>
            <w:proofErr w:type="spellEnd"/>
            <w:r w:rsidRPr="00966801">
              <w:rPr>
                <w:rFonts w:asciiTheme="minorHAnsi" w:hAnsiTheme="minorHAnsi"/>
                <w:b w:val="0"/>
                <w:bCs/>
                <w:szCs w:val="22"/>
                <w:lang w:val="en-GB"/>
              </w:rPr>
              <w:t>. So, this project will focus specifically on the families from cat 1,2,3 who normally use the 3 stone stoves, we hopefully believe that this project will have a significant impact on the wellbeing of the community in general.</w:t>
            </w:r>
          </w:p>
        </w:tc>
        <w:tc>
          <w:tcPr>
            <w:tcW w:w="2268" w:type="dxa"/>
            <w:shd w:val="clear" w:color="auto" w:fill="auto"/>
          </w:tcPr>
          <w:p w14:paraId="4A1C8E40" w14:textId="77777777" w:rsidR="00C56863" w:rsidRPr="00966801" w:rsidRDefault="00C56863" w:rsidP="009D35F6">
            <w:pPr>
              <w:spacing w:line="276" w:lineRule="auto"/>
              <w:rPr>
                <w:rFonts w:asciiTheme="minorHAnsi" w:hAnsiTheme="minorHAnsi"/>
                <w:b w:val="0"/>
                <w:bCs/>
                <w:color w:val="515151" w:themeColor="text1"/>
                <w:szCs w:val="22"/>
                <w:lang w:val="en-GB"/>
              </w:rPr>
            </w:pPr>
            <w:r w:rsidRPr="00966801">
              <w:rPr>
                <w:rFonts w:asciiTheme="minorHAnsi" w:hAnsiTheme="minorHAnsi"/>
                <w:b w:val="0"/>
                <w:bCs/>
                <w:color w:val="515151" w:themeColor="text1"/>
                <w:szCs w:val="22"/>
                <w:lang w:val="en-GB"/>
              </w:rPr>
              <w:t>No update to project design.</w:t>
            </w:r>
          </w:p>
        </w:tc>
      </w:tr>
      <w:tr w:rsidR="00C56863" w:rsidRPr="008A665F" w14:paraId="0A31F65D" w14:textId="77777777" w:rsidTr="009D35F6">
        <w:tc>
          <w:tcPr>
            <w:tcW w:w="1145" w:type="dxa"/>
          </w:tcPr>
          <w:p w14:paraId="008934A6" w14:textId="77777777" w:rsidR="00C56863" w:rsidRPr="008A665F" w:rsidRDefault="00C56863" w:rsidP="009D35F6">
            <w:pPr>
              <w:spacing w:line="276" w:lineRule="auto"/>
              <w:rPr>
                <w:rFonts w:asciiTheme="minorHAnsi" w:hAnsiTheme="minorHAnsi"/>
                <w:szCs w:val="22"/>
                <w:lang w:val="en-GB"/>
              </w:rPr>
            </w:pPr>
            <w:r w:rsidRPr="008A665F">
              <w:rPr>
                <w:rFonts w:asciiTheme="minorHAnsi" w:hAnsiTheme="minorHAnsi"/>
                <w:szCs w:val="22"/>
                <w:lang w:val="en-GB"/>
              </w:rPr>
              <w:t>Bugesera LSC</w:t>
            </w:r>
          </w:p>
        </w:tc>
        <w:tc>
          <w:tcPr>
            <w:tcW w:w="2835" w:type="dxa"/>
          </w:tcPr>
          <w:p w14:paraId="2AB57AA1"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hAnsiTheme="minorHAnsi"/>
                <w:szCs w:val="22"/>
                <w:lang w:val="en-GB"/>
              </w:rPr>
              <w:t>First of all, thank you very much for this magnificent project that you have prepared for us. This will be of great benefit to us as it will reduce the amount of wood we normally use. However, I wanted to ask if it is possible for our people to be trained how to make the improved stoves so that in the future, they can make them on their own.</w:t>
            </w:r>
          </w:p>
        </w:tc>
        <w:tc>
          <w:tcPr>
            <w:tcW w:w="3544" w:type="dxa"/>
          </w:tcPr>
          <w:p w14:paraId="0F2E406B"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hAnsiTheme="minorHAnsi"/>
                <w:szCs w:val="22"/>
                <w:lang w:val="en-GB"/>
              </w:rPr>
              <w:t xml:space="preserve">Thank you very much for the wonderful suggestion. However, for a cookstove to be qualified as an improved cookstove, it requires the involvement of highly qualified experts and also requires the Rwanda Standard Board to carry out an efficiency test to ensure that the cooking device is really efficient. So, while it's a good idea for the community to be trained in making these stoves but during this project we would be working with an experienced company and probably in the future days we </w:t>
            </w:r>
            <w:r w:rsidRPr="008A665F">
              <w:rPr>
                <w:rFonts w:asciiTheme="minorHAnsi" w:hAnsiTheme="minorHAnsi"/>
                <w:szCs w:val="22"/>
                <w:lang w:val="en-GB"/>
              </w:rPr>
              <w:lastRenderedPageBreak/>
              <w:t>would see how people should be trained in the production of improved stoves.</w:t>
            </w:r>
          </w:p>
        </w:tc>
        <w:tc>
          <w:tcPr>
            <w:tcW w:w="2268" w:type="dxa"/>
          </w:tcPr>
          <w:p w14:paraId="7C6A0440" w14:textId="77777777" w:rsidR="00C56863" w:rsidRPr="008A665F" w:rsidRDefault="00C56863" w:rsidP="009D35F6">
            <w:pPr>
              <w:spacing w:line="276" w:lineRule="auto"/>
              <w:rPr>
                <w:rFonts w:asciiTheme="minorHAnsi" w:hAnsiTheme="minorHAnsi"/>
                <w:szCs w:val="22"/>
                <w:lang w:val="en-GB"/>
              </w:rPr>
            </w:pPr>
            <w:r w:rsidRPr="008A665F">
              <w:rPr>
                <w:rFonts w:asciiTheme="minorHAnsi" w:hAnsiTheme="minorHAnsi"/>
                <w:szCs w:val="22"/>
                <w:lang w:val="en-GB"/>
              </w:rPr>
              <w:lastRenderedPageBreak/>
              <w:t>No update to project design.</w:t>
            </w:r>
          </w:p>
        </w:tc>
      </w:tr>
      <w:tr w:rsidR="00C56863" w:rsidRPr="008A665F" w14:paraId="31CF98EB" w14:textId="77777777" w:rsidTr="009D35F6">
        <w:tc>
          <w:tcPr>
            <w:tcW w:w="1145" w:type="dxa"/>
          </w:tcPr>
          <w:p w14:paraId="39C50742" w14:textId="77777777" w:rsidR="00C56863" w:rsidRPr="008A665F" w:rsidRDefault="00C56863" w:rsidP="009D35F6">
            <w:pPr>
              <w:spacing w:line="276" w:lineRule="auto"/>
              <w:rPr>
                <w:rFonts w:asciiTheme="minorHAnsi" w:hAnsiTheme="minorHAnsi"/>
                <w:szCs w:val="22"/>
                <w:lang w:val="en-GB"/>
              </w:rPr>
            </w:pPr>
            <w:r w:rsidRPr="008A665F">
              <w:rPr>
                <w:rFonts w:asciiTheme="minorHAnsi" w:hAnsiTheme="minorHAnsi"/>
                <w:szCs w:val="22"/>
                <w:lang w:val="en-GB"/>
              </w:rPr>
              <w:t>Bugesera LSC</w:t>
            </w:r>
          </w:p>
        </w:tc>
        <w:tc>
          <w:tcPr>
            <w:tcW w:w="2835" w:type="dxa"/>
          </w:tcPr>
          <w:p w14:paraId="56B42EAA"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hAnsiTheme="minorHAnsi"/>
                <w:szCs w:val="22"/>
                <w:lang w:val="en-GB"/>
              </w:rPr>
              <w:t>It possible that the family receives more than one Canarumwe stove because sometimes we want to cook more than one meal at a time especially when we return from agricultural activities? I think it would be great if we could get two stoves for each family as it would help us cook a lot in a short time.</w:t>
            </w:r>
          </w:p>
        </w:tc>
        <w:tc>
          <w:tcPr>
            <w:tcW w:w="3544" w:type="dxa"/>
          </w:tcPr>
          <w:p w14:paraId="596F18BB"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hAnsiTheme="minorHAnsi"/>
                <w:szCs w:val="22"/>
                <w:lang w:val="en-GB"/>
              </w:rPr>
              <w:t>It is planned that each family will receive only one Canarumwe stove so that the stoves can be distributed to as many people as possible. In addition, the stoves will be distributed to people with low income to help them save some money that they used to spend on buying firewood but also save the time spent looking for firewood. Often these families do not cook many meals. So, we think one stove would be enough for the family. So don't worry, after a few minutes the food will be ready, and you have to cook another meal.</w:t>
            </w:r>
          </w:p>
        </w:tc>
        <w:tc>
          <w:tcPr>
            <w:tcW w:w="2268" w:type="dxa"/>
          </w:tcPr>
          <w:p w14:paraId="1614AA22" w14:textId="77777777" w:rsidR="00C56863" w:rsidRPr="008A665F" w:rsidRDefault="00C56863" w:rsidP="009D35F6">
            <w:pPr>
              <w:spacing w:line="276" w:lineRule="auto"/>
              <w:rPr>
                <w:rFonts w:asciiTheme="minorHAnsi" w:hAnsiTheme="minorHAnsi"/>
                <w:szCs w:val="22"/>
                <w:lang w:val="en-GB"/>
              </w:rPr>
            </w:pPr>
            <w:r w:rsidRPr="008A665F">
              <w:rPr>
                <w:rFonts w:asciiTheme="minorHAnsi" w:hAnsiTheme="minorHAnsi"/>
                <w:szCs w:val="22"/>
                <w:lang w:val="en-GB"/>
              </w:rPr>
              <w:t>No update to project design.</w:t>
            </w:r>
          </w:p>
        </w:tc>
      </w:tr>
      <w:tr w:rsidR="00C56863" w:rsidRPr="008A665F" w14:paraId="7BE0A06C" w14:textId="77777777" w:rsidTr="009D35F6">
        <w:tc>
          <w:tcPr>
            <w:tcW w:w="1145" w:type="dxa"/>
            <w:tcBorders>
              <w:bottom w:val="single" w:sz="4" w:space="0" w:color="A6A6A6" w:themeColor="background1" w:themeShade="A6"/>
            </w:tcBorders>
          </w:tcPr>
          <w:p w14:paraId="042A3C8D" w14:textId="77777777" w:rsidR="00C56863" w:rsidRPr="008A665F" w:rsidRDefault="00C56863" w:rsidP="009D35F6">
            <w:pPr>
              <w:spacing w:line="276" w:lineRule="auto"/>
              <w:rPr>
                <w:rFonts w:asciiTheme="minorHAnsi" w:hAnsiTheme="minorHAnsi"/>
                <w:szCs w:val="22"/>
                <w:lang w:val="en-GB"/>
              </w:rPr>
            </w:pPr>
            <w:r w:rsidRPr="008A665F">
              <w:rPr>
                <w:rFonts w:asciiTheme="minorHAnsi" w:hAnsiTheme="minorHAnsi"/>
                <w:szCs w:val="22"/>
                <w:lang w:val="en-GB"/>
              </w:rPr>
              <w:t>Bugesera LSC</w:t>
            </w:r>
          </w:p>
        </w:tc>
        <w:tc>
          <w:tcPr>
            <w:tcW w:w="2835" w:type="dxa"/>
            <w:tcBorders>
              <w:bottom w:val="single" w:sz="4" w:space="0" w:color="A6A6A6" w:themeColor="background1" w:themeShade="A6"/>
            </w:tcBorders>
          </w:tcPr>
          <w:p w14:paraId="6361A425"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hAnsiTheme="minorHAnsi"/>
                <w:szCs w:val="22"/>
                <w:lang w:val="en-GB"/>
              </w:rPr>
              <w:t>There is a situation when the children from one village go to the same house while their parents are busy with their farming activities. The kids are fed from that same household. So, I would want to know if this project could help us to find a big stove which can be used to cook a big meal for, we use very big pots to cook porridge and lunch for all these children or you can give that household more than one Canarumwe stove.</w:t>
            </w:r>
          </w:p>
        </w:tc>
        <w:tc>
          <w:tcPr>
            <w:tcW w:w="3544" w:type="dxa"/>
            <w:tcBorders>
              <w:bottom w:val="single" w:sz="4" w:space="0" w:color="A6A6A6" w:themeColor="background1" w:themeShade="A6"/>
            </w:tcBorders>
          </w:tcPr>
          <w:p w14:paraId="33E2FEC0"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hAnsiTheme="minorHAnsi"/>
                <w:szCs w:val="22"/>
                <w:lang w:val="en-GB"/>
              </w:rPr>
              <w:t>The purpose of this meeting is to hear things like that. This is something RPP could look into. No promises but we will need to investigate about this concern.</w:t>
            </w:r>
          </w:p>
        </w:tc>
        <w:tc>
          <w:tcPr>
            <w:tcW w:w="2268" w:type="dxa"/>
            <w:tcBorders>
              <w:bottom w:val="single" w:sz="4" w:space="0" w:color="A6A6A6" w:themeColor="background1" w:themeShade="A6"/>
            </w:tcBorders>
          </w:tcPr>
          <w:p w14:paraId="2653E764" w14:textId="77777777" w:rsidR="00C56863" w:rsidRPr="008A665F" w:rsidRDefault="00C56863" w:rsidP="009D35F6">
            <w:pPr>
              <w:spacing w:line="276" w:lineRule="auto"/>
              <w:rPr>
                <w:rFonts w:asciiTheme="minorHAnsi" w:hAnsiTheme="minorHAnsi"/>
                <w:szCs w:val="22"/>
                <w:lang w:val="en-GB"/>
              </w:rPr>
            </w:pPr>
            <w:r w:rsidRPr="008A665F">
              <w:rPr>
                <w:rFonts w:asciiTheme="minorHAnsi" w:eastAsia="MS Mincho" w:hAnsiTheme="minorHAnsi" w:cs="Times New Roman"/>
                <w:szCs w:val="22"/>
                <w:lang w:val="en-GB"/>
              </w:rPr>
              <w:t>No update to project design - not possible within the scope of the project.</w:t>
            </w:r>
          </w:p>
        </w:tc>
      </w:tr>
      <w:tr w:rsidR="00C56863" w:rsidRPr="008A665F" w14:paraId="2B86E1CB" w14:textId="77777777" w:rsidTr="009D35F6">
        <w:tc>
          <w:tcPr>
            <w:tcW w:w="1145" w:type="dxa"/>
            <w:tcBorders>
              <w:top w:val="single" w:sz="4" w:space="0" w:color="A6A6A6" w:themeColor="background1" w:themeShade="A6"/>
              <w:bottom w:val="single" w:sz="4" w:space="0" w:color="A6A6A6" w:themeColor="background1" w:themeShade="A6"/>
            </w:tcBorders>
          </w:tcPr>
          <w:p w14:paraId="737738CE" w14:textId="77777777" w:rsidR="00C56863" w:rsidRPr="008A665F" w:rsidRDefault="00C56863" w:rsidP="009D35F6">
            <w:pPr>
              <w:spacing w:line="276" w:lineRule="auto"/>
              <w:rPr>
                <w:rFonts w:asciiTheme="minorHAnsi" w:hAnsiTheme="minorHAnsi"/>
                <w:szCs w:val="22"/>
                <w:lang w:val="en-GB"/>
              </w:rPr>
            </w:pPr>
            <w:r w:rsidRPr="008A665F">
              <w:rPr>
                <w:rFonts w:asciiTheme="minorHAnsi" w:hAnsiTheme="minorHAnsi"/>
                <w:szCs w:val="22"/>
                <w:lang w:val="en-GB"/>
              </w:rPr>
              <w:lastRenderedPageBreak/>
              <w:t>Bugesera LSC</w:t>
            </w:r>
          </w:p>
        </w:tc>
        <w:tc>
          <w:tcPr>
            <w:tcW w:w="2835" w:type="dxa"/>
            <w:tcBorders>
              <w:top w:val="single" w:sz="4" w:space="0" w:color="A6A6A6" w:themeColor="background1" w:themeShade="A6"/>
              <w:bottom w:val="single" w:sz="4" w:space="0" w:color="A6A6A6" w:themeColor="background1" w:themeShade="A6"/>
            </w:tcBorders>
          </w:tcPr>
          <w:p w14:paraId="3FCB347E"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hAnsiTheme="minorHAnsi"/>
                <w:szCs w:val="22"/>
                <w:lang w:val="en-GB"/>
              </w:rPr>
              <w:t>As we can see, the Canarumwe stove is designed for domestic use only. However, there are some households who use a large amount of wood fuel for commercial purposes but also schools, institutions etc. I wanted to know, would it be possible for this project to design another stove that would be used by schools, institutions or households who cook for commercial purposes?</w:t>
            </w:r>
          </w:p>
        </w:tc>
        <w:tc>
          <w:tcPr>
            <w:tcW w:w="3544" w:type="dxa"/>
            <w:tcBorders>
              <w:top w:val="single" w:sz="4" w:space="0" w:color="A6A6A6" w:themeColor="background1" w:themeShade="A6"/>
              <w:bottom w:val="single" w:sz="4" w:space="0" w:color="A6A6A6" w:themeColor="background1" w:themeShade="A6"/>
            </w:tcBorders>
          </w:tcPr>
          <w:p w14:paraId="71A990C6"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hAnsiTheme="minorHAnsi"/>
                <w:szCs w:val="22"/>
                <w:lang w:val="en-GB"/>
              </w:rPr>
              <w:t>Thank you so much for this question. This kind of project is for domestic purposes only. However, we are having discussions with the ministry of education to look into schools’ program. This will also include the institutional or commercial users. So, thank you for your comment, we will look into that.</w:t>
            </w:r>
          </w:p>
        </w:tc>
        <w:tc>
          <w:tcPr>
            <w:tcW w:w="2268" w:type="dxa"/>
            <w:tcBorders>
              <w:top w:val="single" w:sz="4" w:space="0" w:color="A6A6A6" w:themeColor="background1" w:themeShade="A6"/>
              <w:bottom w:val="single" w:sz="4" w:space="0" w:color="A6A6A6" w:themeColor="background1" w:themeShade="A6"/>
            </w:tcBorders>
          </w:tcPr>
          <w:p w14:paraId="1123F551" w14:textId="77777777" w:rsidR="00C56863" w:rsidRPr="008A665F" w:rsidRDefault="00C56863" w:rsidP="009D35F6">
            <w:pPr>
              <w:spacing w:line="276" w:lineRule="auto"/>
              <w:rPr>
                <w:rFonts w:asciiTheme="minorHAnsi" w:hAnsiTheme="minorHAnsi"/>
                <w:szCs w:val="22"/>
                <w:lang w:val="en-GB"/>
              </w:rPr>
            </w:pPr>
            <w:r w:rsidRPr="008A665F">
              <w:rPr>
                <w:rFonts w:asciiTheme="minorHAnsi" w:eastAsia="MS Mincho" w:hAnsiTheme="minorHAnsi" w:cs="Times New Roman"/>
                <w:szCs w:val="22"/>
                <w:lang w:val="en-GB"/>
              </w:rPr>
              <w:t>No update to project design - not possible within the scope of the project.</w:t>
            </w:r>
          </w:p>
        </w:tc>
      </w:tr>
      <w:tr w:rsidR="00C56863" w:rsidRPr="008A665F" w14:paraId="58C26367" w14:textId="77777777" w:rsidTr="009D35F6">
        <w:tc>
          <w:tcPr>
            <w:tcW w:w="1145" w:type="dxa"/>
            <w:tcBorders>
              <w:top w:val="single" w:sz="4" w:space="0" w:color="A6A6A6" w:themeColor="background1" w:themeShade="A6"/>
              <w:bottom w:val="single" w:sz="4" w:space="0" w:color="A6A6A6" w:themeColor="background1" w:themeShade="A6"/>
            </w:tcBorders>
          </w:tcPr>
          <w:p w14:paraId="7090F984" w14:textId="77777777" w:rsidR="00C56863" w:rsidRPr="008A665F" w:rsidRDefault="00C56863" w:rsidP="009D35F6">
            <w:pPr>
              <w:spacing w:line="276" w:lineRule="auto"/>
              <w:rPr>
                <w:rFonts w:asciiTheme="minorHAnsi" w:hAnsiTheme="minorHAnsi"/>
                <w:szCs w:val="22"/>
                <w:lang w:val="en-GB"/>
              </w:rPr>
            </w:pPr>
            <w:r w:rsidRPr="008A665F">
              <w:rPr>
                <w:rFonts w:asciiTheme="minorHAnsi" w:hAnsiTheme="minorHAnsi"/>
                <w:szCs w:val="22"/>
                <w:lang w:val="en-GB"/>
              </w:rPr>
              <w:t>Bugesera LSC</w:t>
            </w:r>
          </w:p>
        </w:tc>
        <w:tc>
          <w:tcPr>
            <w:tcW w:w="2835" w:type="dxa"/>
            <w:tcBorders>
              <w:top w:val="single" w:sz="4" w:space="0" w:color="A6A6A6" w:themeColor="background1" w:themeShade="A6"/>
              <w:bottom w:val="single" w:sz="4" w:space="0" w:color="A6A6A6" w:themeColor="background1" w:themeShade="A6"/>
            </w:tcBorders>
          </w:tcPr>
          <w:p w14:paraId="04C135D1"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hAnsiTheme="minorHAnsi"/>
                <w:szCs w:val="22"/>
                <w:lang w:val="en-GB"/>
              </w:rPr>
              <w:t>Secondly, is there any methodology of stove maintenance after distribution? How will the beneficiaries inform the project implementers about the stove damages, or if there are some stoves which are completely broken in need of being replaced?</w:t>
            </w:r>
          </w:p>
        </w:tc>
        <w:tc>
          <w:tcPr>
            <w:tcW w:w="3544" w:type="dxa"/>
            <w:tcBorders>
              <w:top w:val="single" w:sz="4" w:space="0" w:color="A6A6A6" w:themeColor="background1" w:themeShade="A6"/>
              <w:bottom w:val="single" w:sz="4" w:space="0" w:color="A6A6A6" w:themeColor="background1" w:themeShade="A6"/>
            </w:tcBorders>
          </w:tcPr>
          <w:p w14:paraId="033A45F5" w14:textId="77777777" w:rsidR="00C56863" w:rsidRPr="008A665F" w:rsidRDefault="00C56863" w:rsidP="009D35F6">
            <w:pPr>
              <w:pStyle w:val="Default"/>
              <w:spacing w:line="276" w:lineRule="auto"/>
              <w:rPr>
                <w:rFonts w:asciiTheme="minorHAnsi" w:eastAsia="MS Mincho" w:hAnsiTheme="minorHAnsi" w:cs="Times New Roman"/>
                <w:color w:val="auto"/>
                <w:spacing w:val="2"/>
                <w:kern w:val="21"/>
                <w:sz w:val="22"/>
                <w:szCs w:val="22"/>
              </w:rPr>
            </w:pPr>
            <w:r w:rsidRPr="008A665F">
              <w:rPr>
                <w:rFonts w:asciiTheme="minorHAnsi" w:hAnsiTheme="minorHAnsi"/>
                <w:sz w:val="22"/>
                <w:szCs w:val="22"/>
              </w:rPr>
              <w:t>Concerning the stove maintenance after distribution, we will be having a field team responsible for follow up of all the project activities, stove maintenance etc. Additionally, in order to give the stove users an opportunity to voice their concerns/grievance about the project, the project implementers (RPP) will place a grievance book at every cell, SEDO’s office and the book will be checked by RPP, who will also help to find a solution to any issues raised.</w:t>
            </w:r>
          </w:p>
        </w:tc>
        <w:tc>
          <w:tcPr>
            <w:tcW w:w="2268" w:type="dxa"/>
            <w:tcBorders>
              <w:top w:val="single" w:sz="4" w:space="0" w:color="A6A6A6" w:themeColor="background1" w:themeShade="A6"/>
              <w:bottom w:val="single" w:sz="4" w:space="0" w:color="A6A6A6" w:themeColor="background1" w:themeShade="A6"/>
            </w:tcBorders>
          </w:tcPr>
          <w:p w14:paraId="6D9A6FDD" w14:textId="77777777" w:rsidR="00C56863" w:rsidRPr="008A665F" w:rsidRDefault="00C56863" w:rsidP="009D35F6">
            <w:pPr>
              <w:pStyle w:val="Default"/>
              <w:spacing w:line="276" w:lineRule="auto"/>
              <w:rPr>
                <w:rFonts w:asciiTheme="minorHAnsi" w:hAnsiTheme="minorHAnsi"/>
                <w:sz w:val="22"/>
                <w:szCs w:val="22"/>
              </w:rPr>
            </w:pPr>
            <w:r w:rsidRPr="008A665F">
              <w:rPr>
                <w:rFonts w:asciiTheme="minorHAnsi" w:hAnsiTheme="minorHAnsi"/>
                <w:sz w:val="22"/>
                <w:szCs w:val="22"/>
              </w:rPr>
              <w:t>No update to project design.</w:t>
            </w:r>
          </w:p>
        </w:tc>
      </w:tr>
      <w:tr w:rsidR="00C56863" w:rsidRPr="008A665F" w14:paraId="7C75F598" w14:textId="77777777" w:rsidTr="009D35F6">
        <w:tc>
          <w:tcPr>
            <w:tcW w:w="1145" w:type="dxa"/>
            <w:tcBorders>
              <w:top w:val="single" w:sz="4" w:space="0" w:color="A6A6A6" w:themeColor="background1" w:themeShade="A6"/>
              <w:bottom w:val="single" w:sz="4" w:space="0" w:color="A6A6A6" w:themeColor="background1" w:themeShade="A6"/>
            </w:tcBorders>
          </w:tcPr>
          <w:p w14:paraId="346C4966" w14:textId="77777777" w:rsidR="00C56863" w:rsidRPr="008A665F" w:rsidRDefault="00C56863" w:rsidP="009D35F6">
            <w:pPr>
              <w:spacing w:line="276" w:lineRule="auto"/>
              <w:rPr>
                <w:rFonts w:asciiTheme="minorHAnsi" w:hAnsiTheme="minorHAnsi"/>
                <w:szCs w:val="22"/>
                <w:lang w:val="en-GB"/>
              </w:rPr>
            </w:pPr>
            <w:r w:rsidRPr="008A665F">
              <w:rPr>
                <w:rFonts w:asciiTheme="minorHAnsi" w:hAnsiTheme="minorHAnsi"/>
                <w:szCs w:val="22"/>
                <w:lang w:val="en-GB"/>
              </w:rPr>
              <w:t>Bugesera LSC</w:t>
            </w:r>
          </w:p>
        </w:tc>
        <w:tc>
          <w:tcPr>
            <w:tcW w:w="2835" w:type="dxa"/>
            <w:tcBorders>
              <w:top w:val="single" w:sz="4" w:space="0" w:color="A6A6A6" w:themeColor="background1" w:themeShade="A6"/>
              <w:bottom w:val="single" w:sz="4" w:space="0" w:color="A6A6A6" w:themeColor="background1" w:themeShade="A6"/>
            </w:tcBorders>
          </w:tcPr>
          <w:p w14:paraId="3948A5DF"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hAnsiTheme="minorHAnsi"/>
                <w:szCs w:val="22"/>
                <w:lang w:val="en-GB"/>
              </w:rPr>
              <w:t xml:space="preserve">As mentioned in the presentation of the CO2balance representative, they also implement the safe water projects in different countries. In this Bugesera district, we do have a serious </w:t>
            </w:r>
            <w:r w:rsidRPr="008A665F">
              <w:rPr>
                <w:rFonts w:asciiTheme="minorHAnsi" w:hAnsiTheme="minorHAnsi"/>
                <w:szCs w:val="22"/>
                <w:lang w:val="en-GB"/>
              </w:rPr>
              <w:lastRenderedPageBreak/>
              <w:t>problem of lack of safe water. I would then want to ask if it’s possible for CO2b to implement a safe water project in the Bugesera district?</w:t>
            </w:r>
          </w:p>
        </w:tc>
        <w:tc>
          <w:tcPr>
            <w:tcW w:w="3544" w:type="dxa"/>
            <w:tcBorders>
              <w:top w:val="single" w:sz="4" w:space="0" w:color="A6A6A6" w:themeColor="background1" w:themeShade="A6"/>
              <w:bottom w:val="single" w:sz="4" w:space="0" w:color="A6A6A6" w:themeColor="background1" w:themeShade="A6"/>
            </w:tcBorders>
          </w:tcPr>
          <w:p w14:paraId="3310315B" w14:textId="77777777" w:rsidR="00C56863" w:rsidRPr="008A665F" w:rsidRDefault="00C56863" w:rsidP="009D35F6">
            <w:pPr>
              <w:pStyle w:val="Default"/>
              <w:spacing w:line="276" w:lineRule="auto"/>
              <w:rPr>
                <w:rFonts w:asciiTheme="minorHAnsi" w:eastAsia="MS Mincho" w:hAnsiTheme="minorHAnsi" w:cs="Times New Roman"/>
                <w:color w:val="auto"/>
                <w:spacing w:val="2"/>
                <w:kern w:val="21"/>
                <w:sz w:val="22"/>
                <w:szCs w:val="22"/>
              </w:rPr>
            </w:pPr>
            <w:r w:rsidRPr="008A665F">
              <w:rPr>
                <w:rFonts w:asciiTheme="minorHAnsi" w:hAnsiTheme="minorHAnsi"/>
                <w:sz w:val="22"/>
                <w:szCs w:val="22"/>
              </w:rPr>
              <w:lastRenderedPageBreak/>
              <w:t xml:space="preserve">We’ve been working in other districts (Kayonza, Gatsibo and Nyagatare) to provide safe water. We haven’t worked on safe water projects in Bugesera. At the moment, our purpose is on improved cook stoves and energy access for the people of Bugesera. </w:t>
            </w:r>
            <w:r w:rsidRPr="008A665F">
              <w:rPr>
                <w:rFonts w:asciiTheme="minorHAnsi" w:hAnsiTheme="minorHAnsi"/>
                <w:sz w:val="22"/>
                <w:szCs w:val="22"/>
              </w:rPr>
              <w:lastRenderedPageBreak/>
              <w:t>So, we don’t have plans for safe water projects or boreholes rehabilitations in the Bugesera. This is something we will look into but not yet in specific districts.</w:t>
            </w:r>
          </w:p>
        </w:tc>
        <w:tc>
          <w:tcPr>
            <w:tcW w:w="2268" w:type="dxa"/>
            <w:tcBorders>
              <w:top w:val="single" w:sz="4" w:space="0" w:color="A6A6A6" w:themeColor="background1" w:themeShade="A6"/>
              <w:bottom w:val="single" w:sz="4" w:space="0" w:color="A6A6A6" w:themeColor="background1" w:themeShade="A6"/>
            </w:tcBorders>
          </w:tcPr>
          <w:p w14:paraId="0F4245A1" w14:textId="77777777" w:rsidR="00C56863" w:rsidRPr="008A665F" w:rsidRDefault="00C56863" w:rsidP="009D35F6">
            <w:pPr>
              <w:pStyle w:val="Default"/>
              <w:spacing w:line="276" w:lineRule="auto"/>
              <w:rPr>
                <w:rFonts w:asciiTheme="minorHAnsi" w:hAnsiTheme="minorHAnsi"/>
                <w:sz w:val="22"/>
                <w:szCs w:val="22"/>
              </w:rPr>
            </w:pPr>
            <w:r w:rsidRPr="008A665F">
              <w:rPr>
                <w:rFonts w:asciiTheme="minorHAnsi" w:hAnsiTheme="minorHAnsi"/>
                <w:sz w:val="22"/>
                <w:szCs w:val="22"/>
              </w:rPr>
              <w:lastRenderedPageBreak/>
              <w:t>No update to project design.</w:t>
            </w:r>
          </w:p>
        </w:tc>
      </w:tr>
    </w:tbl>
    <w:tbl>
      <w:tblPr>
        <w:tblStyle w:val="GSTableBoldline-heightcondensed2"/>
        <w:tblW w:w="8651" w:type="dxa"/>
        <w:tblInd w:w="-11" w:type="dxa"/>
        <w:tblLayout w:type="fixed"/>
        <w:tblCellMar>
          <w:top w:w="57" w:type="dxa"/>
          <w:left w:w="57" w:type="dxa"/>
          <w:bottom w:w="57" w:type="dxa"/>
          <w:right w:w="57" w:type="dxa"/>
        </w:tblCellMar>
        <w:tblLook w:val="01E0" w:firstRow="1" w:lastRow="1" w:firstColumn="1" w:lastColumn="1" w:noHBand="0" w:noVBand="0"/>
      </w:tblPr>
      <w:tblGrid>
        <w:gridCol w:w="992"/>
        <w:gridCol w:w="2410"/>
        <w:gridCol w:w="2914"/>
        <w:gridCol w:w="2335"/>
      </w:tblGrid>
      <w:tr w:rsidR="00C56863" w:rsidRPr="008A665F" w14:paraId="4A3656E7" w14:textId="77777777" w:rsidTr="009D35F6">
        <w:trPr>
          <w:cnfStyle w:val="100000000000" w:firstRow="1" w:lastRow="0" w:firstColumn="0" w:lastColumn="0" w:oddVBand="0" w:evenVBand="0" w:oddHBand="0" w:evenHBand="0" w:firstRowFirstColumn="0" w:firstRowLastColumn="0" w:lastRowFirstColumn="0" w:lastRowLastColumn="0"/>
          <w:trHeight w:val="1887"/>
        </w:trPr>
        <w:tc>
          <w:tcPr>
            <w:tcW w:w="992" w:type="dxa"/>
            <w:shd w:val="clear" w:color="auto" w:fill="auto"/>
          </w:tcPr>
          <w:p w14:paraId="545BCCB1" w14:textId="77777777" w:rsidR="00C56863" w:rsidRPr="008A665F" w:rsidRDefault="00C56863" w:rsidP="009D35F6">
            <w:pPr>
              <w:spacing w:line="276" w:lineRule="auto"/>
              <w:rPr>
                <w:rFonts w:asciiTheme="minorHAnsi" w:eastAsia="MS Mincho" w:hAnsiTheme="minorHAnsi" w:cs="Times New Roman"/>
                <w:b w:val="0"/>
                <w:szCs w:val="22"/>
                <w:lang w:val="en-GB"/>
              </w:rPr>
            </w:pPr>
            <w:r w:rsidRPr="008A665F">
              <w:rPr>
                <w:rFonts w:asciiTheme="minorHAnsi" w:eastAsia="MS Mincho" w:hAnsiTheme="minorHAnsi" w:cs="Times New Roman"/>
                <w:b w:val="0"/>
                <w:bCs/>
                <w:color w:val="auto"/>
                <w:szCs w:val="22"/>
                <w:lang w:val="en-GB"/>
              </w:rPr>
              <w:t>Nyamasheke LSC</w:t>
            </w:r>
          </w:p>
        </w:tc>
        <w:tc>
          <w:tcPr>
            <w:tcW w:w="2410" w:type="dxa"/>
            <w:shd w:val="clear" w:color="auto" w:fill="auto"/>
          </w:tcPr>
          <w:p w14:paraId="60C88188" w14:textId="77777777" w:rsidR="00C56863" w:rsidRPr="008A665F" w:rsidRDefault="00C56863" w:rsidP="009D35F6">
            <w:pPr>
              <w:spacing w:line="276" w:lineRule="auto"/>
              <w:rPr>
                <w:rFonts w:asciiTheme="minorHAnsi" w:eastAsia="MS Mincho" w:hAnsiTheme="minorHAnsi" w:cs="Times New Roman"/>
                <w:b w:val="0"/>
                <w:color w:val="auto"/>
                <w:szCs w:val="22"/>
                <w:lang w:val="en-GB"/>
              </w:rPr>
            </w:pPr>
            <w:r w:rsidRPr="008A665F">
              <w:rPr>
                <w:rFonts w:asciiTheme="minorHAnsi" w:eastAsia="MS Mincho" w:hAnsiTheme="minorHAnsi" w:cs="Times New Roman"/>
                <w:b w:val="0"/>
                <w:color w:val="auto"/>
                <w:szCs w:val="22"/>
                <w:lang w:val="en-GB"/>
              </w:rPr>
              <w:t>What is the timeline of stove distribution? Will all the stoves be distributed at once in all sectors of Nyamasheke district? Or you will decide some sectors to start with and others would come later?</w:t>
            </w:r>
          </w:p>
        </w:tc>
        <w:tc>
          <w:tcPr>
            <w:tcW w:w="2914" w:type="dxa"/>
            <w:shd w:val="clear" w:color="auto" w:fill="auto"/>
          </w:tcPr>
          <w:p w14:paraId="071E3971" w14:textId="77777777" w:rsidR="00C56863" w:rsidRPr="008A665F" w:rsidRDefault="00C56863" w:rsidP="009D35F6">
            <w:pPr>
              <w:spacing w:line="276" w:lineRule="auto"/>
              <w:rPr>
                <w:rFonts w:asciiTheme="minorHAnsi" w:eastAsia="MS Mincho" w:hAnsiTheme="minorHAnsi" w:cs="Times New Roman"/>
                <w:b w:val="0"/>
                <w:color w:val="auto"/>
                <w:szCs w:val="22"/>
                <w:lang w:val="en-GB"/>
              </w:rPr>
            </w:pPr>
            <w:r w:rsidRPr="008A665F">
              <w:rPr>
                <w:rFonts w:asciiTheme="minorHAnsi" w:eastAsia="MS Mincho" w:hAnsiTheme="minorHAnsi" w:cs="Times New Roman"/>
                <w:b w:val="0"/>
                <w:color w:val="auto"/>
                <w:szCs w:val="22"/>
                <w:lang w:val="en-GB"/>
              </w:rPr>
              <w:t>The stoves won’t be distributed at once. The distribution of stoves will take place during three years. The distribution will start a few weeks after the LSC is conducted. One of the purposes of this LSC meeting is to ask the participants their contribution in the awareness raising and community engagement so that the project benefits all he inhabitants of the Nyamasheke district. Once this is achieved, the distribution will go as faster as possible.</w:t>
            </w:r>
          </w:p>
        </w:tc>
        <w:tc>
          <w:tcPr>
            <w:tcW w:w="2335" w:type="dxa"/>
            <w:shd w:val="clear" w:color="auto" w:fill="auto"/>
          </w:tcPr>
          <w:p w14:paraId="2D8E6145" w14:textId="77777777" w:rsidR="00C56863" w:rsidRPr="008A665F" w:rsidRDefault="00C56863" w:rsidP="009D35F6">
            <w:pPr>
              <w:spacing w:line="276" w:lineRule="auto"/>
              <w:rPr>
                <w:rFonts w:asciiTheme="minorHAnsi" w:eastAsia="MS Mincho" w:hAnsiTheme="minorHAnsi" w:cs="Times New Roman"/>
                <w:b w:val="0"/>
                <w:color w:val="515151" w:themeColor="text1"/>
                <w:szCs w:val="22"/>
                <w:lang w:val="en-GB"/>
              </w:rPr>
            </w:pPr>
            <w:r w:rsidRPr="008A665F">
              <w:rPr>
                <w:rFonts w:asciiTheme="minorHAnsi" w:eastAsia="MS Mincho" w:hAnsiTheme="minorHAnsi" w:cs="Times New Roman"/>
                <w:b w:val="0"/>
                <w:color w:val="515151" w:themeColor="text1"/>
                <w:szCs w:val="22"/>
                <w:lang w:val="en-GB"/>
              </w:rPr>
              <w:t>No update to project design.</w:t>
            </w:r>
          </w:p>
        </w:tc>
      </w:tr>
      <w:tr w:rsidR="00C56863" w:rsidRPr="008A665F" w14:paraId="5383D882" w14:textId="77777777" w:rsidTr="009D35F6">
        <w:tc>
          <w:tcPr>
            <w:tcW w:w="992" w:type="dxa"/>
          </w:tcPr>
          <w:p w14:paraId="21B0B6A9"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bCs/>
                <w:szCs w:val="22"/>
                <w:lang w:val="en-GB"/>
              </w:rPr>
              <w:t>Nyamasheke LSC</w:t>
            </w:r>
          </w:p>
        </w:tc>
        <w:tc>
          <w:tcPr>
            <w:tcW w:w="2410" w:type="dxa"/>
          </w:tcPr>
          <w:p w14:paraId="135C2399"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Secondly, what are the criteria for the households to benefit from this project? Will every household from Nyamasheke district receive the Canarumwe stove?</w:t>
            </w:r>
          </w:p>
        </w:tc>
        <w:tc>
          <w:tcPr>
            <w:tcW w:w="2914" w:type="dxa"/>
          </w:tcPr>
          <w:p w14:paraId="50CE72E2"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 xml:space="preserve">Regarding the second question: the stoves will be distributed for free to all the households from </w:t>
            </w:r>
            <w:proofErr w:type="spellStart"/>
            <w:r w:rsidRPr="008A665F">
              <w:rPr>
                <w:rFonts w:asciiTheme="minorHAnsi" w:eastAsia="MS Mincho" w:hAnsiTheme="minorHAnsi" w:cs="Times New Roman"/>
                <w:szCs w:val="22"/>
                <w:lang w:val="en-GB"/>
              </w:rPr>
              <w:t>Ubudehe</w:t>
            </w:r>
            <w:proofErr w:type="spellEnd"/>
            <w:r w:rsidRPr="008A665F">
              <w:rPr>
                <w:rFonts w:asciiTheme="minorHAnsi" w:eastAsia="MS Mincho" w:hAnsiTheme="minorHAnsi" w:cs="Times New Roman"/>
                <w:szCs w:val="22"/>
                <w:lang w:val="en-GB"/>
              </w:rPr>
              <w:t xml:space="preserve"> category 1, 2, 3. Only material for fixing the stoves in the cooking places will be provided by the households as in-kind contribution. Thus, almost all the households from Nyamasheke district will receive the stoves except those who </w:t>
            </w:r>
            <w:r w:rsidRPr="008A665F">
              <w:rPr>
                <w:rFonts w:asciiTheme="minorHAnsi" w:eastAsia="MS Mincho" w:hAnsiTheme="minorHAnsi" w:cs="Times New Roman"/>
                <w:szCs w:val="22"/>
                <w:lang w:val="en-GB"/>
              </w:rPr>
              <w:lastRenderedPageBreak/>
              <w:t>already have other advanced cooking technologies like LPG etc.</w:t>
            </w:r>
          </w:p>
        </w:tc>
        <w:tc>
          <w:tcPr>
            <w:tcW w:w="2335" w:type="dxa"/>
          </w:tcPr>
          <w:p w14:paraId="1B1A1AD3"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lastRenderedPageBreak/>
              <w:t>No update to project design.</w:t>
            </w:r>
          </w:p>
        </w:tc>
      </w:tr>
      <w:tr w:rsidR="00C56863" w:rsidRPr="008A665F" w14:paraId="0E75DA1C" w14:textId="77777777" w:rsidTr="009D35F6">
        <w:tc>
          <w:tcPr>
            <w:tcW w:w="992" w:type="dxa"/>
          </w:tcPr>
          <w:p w14:paraId="0415D47D"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bCs/>
                <w:szCs w:val="22"/>
                <w:lang w:val="en-GB"/>
              </w:rPr>
              <w:t>Nyamasheke LSC</w:t>
            </w:r>
          </w:p>
        </w:tc>
        <w:tc>
          <w:tcPr>
            <w:tcW w:w="2410" w:type="dxa"/>
          </w:tcPr>
          <w:p w14:paraId="54856A0B"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My third question is this: as mentioned in the speech of RPP coordinator, they are planning to disseminate the stoves in different districts of Rwanda. So, I want to know if all these stoves will be manufactured by only one stove factory?</w:t>
            </w:r>
          </w:p>
        </w:tc>
        <w:tc>
          <w:tcPr>
            <w:tcW w:w="2914" w:type="dxa"/>
          </w:tcPr>
          <w:p w14:paraId="1D420F66"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RPP will work with different stove manufacturers from various areas in Rwanda. Most of these stove factories are based in the project areas as so as to create jobs to the community.</w:t>
            </w:r>
          </w:p>
        </w:tc>
        <w:tc>
          <w:tcPr>
            <w:tcW w:w="2335" w:type="dxa"/>
          </w:tcPr>
          <w:p w14:paraId="0A558902"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No update to project design.</w:t>
            </w:r>
          </w:p>
        </w:tc>
      </w:tr>
      <w:tr w:rsidR="00C56863" w:rsidRPr="008A665F" w14:paraId="620380E9" w14:textId="77777777" w:rsidTr="009D35F6">
        <w:tc>
          <w:tcPr>
            <w:tcW w:w="992" w:type="dxa"/>
            <w:tcBorders>
              <w:bottom w:val="single" w:sz="4" w:space="0" w:color="A6A6A6" w:themeColor="background1" w:themeShade="A6"/>
            </w:tcBorders>
          </w:tcPr>
          <w:p w14:paraId="5A3D297B"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bCs/>
                <w:szCs w:val="22"/>
                <w:lang w:val="en-GB"/>
              </w:rPr>
              <w:t>Nyamasheke LSC</w:t>
            </w:r>
          </w:p>
        </w:tc>
        <w:tc>
          <w:tcPr>
            <w:tcW w:w="2410" w:type="dxa"/>
            <w:tcBorders>
              <w:bottom w:val="single" w:sz="4" w:space="0" w:color="A6A6A6" w:themeColor="background1" w:themeShade="A6"/>
            </w:tcBorders>
          </w:tcPr>
          <w:p w14:paraId="776D2E32"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We want to clearly know what are the materials to be provided by the households to fix the stoves in the kitchens? Will they need to buy cement?</w:t>
            </w:r>
          </w:p>
        </w:tc>
        <w:tc>
          <w:tcPr>
            <w:tcW w:w="2914" w:type="dxa"/>
            <w:tcBorders>
              <w:bottom w:val="single" w:sz="4" w:space="0" w:color="A6A6A6" w:themeColor="background1" w:themeShade="A6"/>
            </w:tcBorders>
          </w:tcPr>
          <w:p w14:paraId="32921E30"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The material to be provided by the households are easily affordable anywhere in all the rural areas of Nyamasheke district. Only twelve mudbricks and one wheelbarrow of gravel (what we call “</w:t>
            </w:r>
            <w:proofErr w:type="spellStart"/>
            <w:r w:rsidRPr="008A665F">
              <w:rPr>
                <w:rFonts w:asciiTheme="minorHAnsi" w:eastAsia="MS Mincho" w:hAnsiTheme="minorHAnsi" w:cs="Times New Roman"/>
                <w:szCs w:val="22"/>
                <w:lang w:val="en-GB"/>
              </w:rPr>
              <w:t>umucanga</w:t>
            </w:r>
            <w:proofErr w:type="spellEnd"/>
            <w:r w:rsidRPr="008A665F">
              <w:rPr>
                <w:rFonts w:asciiTheme="minorHAnsi" w:eastAsia="MS Mincho" w:hAnsiTheme="minorHAnsi" w:cs="Times New Roman"/>
                <w:szCs w:val="22"/>
                <w:lang w:val="en-GB"/>
              </w:rPr>
              <w:t xml:space="preserve"> </w:t>
            </w:r>
            <w:proofErr w:type="spellStart"/>
            <w:r w:rsidRPr="008A665F">
              <w:rPr>
                <w:rFonts w:asciiTheme="minorHAnsi" w:eastAsia="MS Mincho" w:hAnsiTheme="minorHAnsi" w:cs="Times New Roman"/>
                <w:szCs w:val="22"/>
                <w:lang w:val="en-GB"/>
              </w:rPr>
              <w:t>w’isuri</w:t>
            </w:r>
            <w:proofErr w:type="spellEnd"/>
            <w:r w:rsidRPr="008A665F">
              <w:rPr>
                <w:rFonts w:asciiTheme="minorHAnsi" w:eastAsia="MS Mincho" w:hAnsiTheme="minorHAnsi" w:cs="Times New Roman"/>
                <w:szCs w:val="22"/>
                <w:lang w:val="en-GB"/>
              </w:rPr>
              <w:t xml:space="preserve"> in Kinyarwanda: the erosion sand) will be provided by the households as their contribution in this project. This doesn’t require any amount of money and there is no need of cement. Unless the beneficiary also wishes to include the cement of their own will but this is not mandatory.</w:t>
            </w:r>
          </w:p>
        </w:tc>
        <w:tc>
          <w:tcPr>
            <w:tcW w:w="2335" w:type="dxa"/>
            <w:tcBorders>
              <w:bottom w:val="single" w:sz="4" w:space="0" w:color="A6A6A6" w:themeColor="background1" w:themeShade="A6"/>
            </w:tcBorders>
          </w:tcPr>
          <w:p w14:paraId="2A9CF22D"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No update to project design.</w:t>
            </w:r>
          </w:p>
        </w:tc>
      </w:tr>
      <w:tr w:rsidR="00C56863" w:rsidRPr="008A665F" w14:paraId="0C0C4A09" w14:textId="77777777" w:rsidTr="009D35F6">
        <w:tc>
          <w:tcPr>
            <w:tcW w:w="992" w:type="dxa"/>
            <w:tcBorders>
              <w:top w:val="single" w:sz="4" w:space="0" w:color="A6A6A6" w:themeColor="background1" w:themeShade="A6"/>
              <w:bottom w:val="single" w:sz="4" w:space="0" w:color="A6A6A6" w:themeColor="background1" w:themeShade="A6"/>
            </w:tcBorders>
          </w:tcPr>
          <w:p w14:paraId="3B755F4F"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lastRenderedPageBreak/>
              <w:t>Nyamasheke LSC</w:t>
            </w:r>
          </w:p>
        </w:tc>
        <w:tc>
          <w:tcPr>
            <w:tcW w:w="2410" w:type="dxa"/>
            <w:tcBorders>
              <w:top w:val="single" w:sz="4" w:space="0" w:color="A6A6A6" w:themeColor="background1" w:themeShade="A6"/>
              <w:bottom w:val="single" w:sz="4" w:space="0" w:color="A6A6A6" w:themeColor="background1" w:themeShade="A6"/>
            </w:tcBorders>
          </w:tcPr>
          <w:p w14:paraId="20D62C6C"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 xml:space="preserve">Is it possible that the family receives more than one </w:t>
            </w:r>
            <w:proofErr w:type="spellStart"/>
            <w:r w:rsidRPr="008A665F">
              <w:rPr>
                <w:rFonts w:asciiTheme="minorHAnsi" w:eastAsia="MS Mincho" w:hAnsiTheme="minorHAnsi" w:cs="Times New Roman"/>
                <w:szCs w:val="22"/>
                <w:lang w:val="en-GB"/>
              </w:rPr>
              <w:t>canarumwe</w:t>
            </w:r>
            <w:proofErr w:type="spellEnd"/>
            <w:r w:rsidRPr="008A665F">
              <w:rPr>
                <w:rFonts w:asciiTheme="minorHAnsi" w:eastAsia="MS Mincho" w:hAnsiTheme="minorHAnsi" w:cs="Times New Roman"/>
                <w:szCs w:val="22"/>
                <w:lang w:val="en-GB"/>
              </w:rPr>
              <w:t xml:space="preserve"> stove because sometimes we want to cook more than one meal at a time especially when we return from agricultural activities? I think it would be great if we could get two stoves for each family as it would help us cook a lot in a short time.</w:t>
            </w:r>
          </w:p>
        </w:tc>
        <w:tc>
          <w:tcPr>
            <w:tcW w:w="2914" w:type="dxa"/>
            <w:tcBorders>
              <w:top w:val="single" w:sz="4" w:space="0" w:color="A6A6A6" w:themeColor="background1" w:themeShade="A6"/>
              <w:bottom w:val="single" w:sz="4" w:space="0" w:color="A6A6A6" w:themeColor="background1" w:themeShade="A6"/>
            </w:tcBorders>
          </w:tcPr>
          <w:p w14:paraId="5372F317"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 xml:space="preserve">It is planned that each family will receive only one </w:t>
            </w:r>
            <w:proofErr w:type="spellStart"/>
            <w:r w:rsidRPr="008A665F">
              <w:rPr>
                <w:rFonts w:asciiTheme="minorHAnsi" w:eastAsia="MS Mincho" w:hAnsiTheme="minorHAnsi" w:cs="Times New Roman"/>
                <w:szCs w:val="22"/>
                <w:lang w:val="en-GB"/>
              </w:rPr>
              <w:t>canarumwe</w:t>
            </w:r>
            <w:proofErr w:type="spellEnd"/>
            <w:r w:rsidRPr="008A665F">
              <w:rPr>
                <w:rFonts w:asciiTheme="minorHAnsi" w:eastAsia="MS Mincho" w:hAnsiTheme="minorHAnsi" w:cs="Times New Roman"/>
                <w:szCs w:val="22"/>
                <w:lang w:val="en-GB"/>
              </w:rPr>
              <w:t xml:space="preserve"> stove so that the stoves can be distributed to as many people as possible. In addition, the stoves will be distributed to people with low income to help them save some money that they used to spend on buying firewood but also save the time spent looking for firewood. Often these families do not cook many meals. So, we think one stove would be enough for the family. So don't worry after a few minutes the food will be ready and you have to cook another meal.</w:t>
            </w:r>
          </w:p>
        </w:tc>
        <w:tc>
          <w:tcPr>
            <w:tcW w:w="2335" w:type="dxa"/>
            <w:tcBorders>
              <w:top w:val="single" w:sz="4" w:space="0" w:color="A6A6A6" w:themeColor="background1" w:themeShade="A6"/>
              <w:bottom w:val="single" w:sz="4" w:space="0" w:color="A6A6A6" w:themeColor="background1" w:themeShade="A6"/>
            </w:tcBorders>
          </w:tcPr>
          <w:p w14:paraId="7BE49A9C"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No update to project design.</w:t>
            </w:r>
          </w:p>
        </w:tc>
      </w:tr>
      <w:tr w:rsidR="00C56863" w:rsidRPr="008A665F" w14:paraId="6D5F2EF0" w14:textId="77777777" w:rsidTr="009D35F6">
        <w:tc>
          <w:tcPr>
            <w:tcW w:w="992" w:type="dxa"/>
            <w:tcBorders>
              <w:top w:val="single" w:sz="4" w:space="0" w:color="A6A6A6" w:themeColor="background1" w:themeShade="A6"/>
              <w:bottom w:val="single" w:sz="4" w:space="0" w:color="A6A6A6" w:themeColor="background1" w:themeShade="A6"/>
            </w:tcBorders>
          </w:tcPr>
          <w:p w14:paraId="4E80FC62"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Nyamasheke LSC</w:t>
            </w:r>
          </w:p>
        </w:tc>
        <w:tc>
          <w:tcPr>
            <w:tcW w:w="2410" w:type="dxa"/>
            <w:tcBorders>
              <w:top w:val="single" w:sz="4" w:space="0" w:color="A6A6A6" w:themeColor="background1" w:themeShade="A6"/>
              <w:bottom w:val="single" w:sz="4" w:space="0" w:color="A6A6A6" w:themeColor="background1" w:themeShade="A6"/>
            </w:tcBorders>
          </w:tcPr>
          <w:p w14:paraId="455F0F85"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 xml:space="preserve">Regarding cleanliness in the kitchen, you said that this stove will lead to clean cooking, I just wonder how this will be possible because to install the </w:t>
            </w:r>
            <w:proofErr w:type="spellStart"/>
            <w:r w:rsidRPr="008A665F">
              <w:rPr>
                <w:rFonts w:asciiTheme="minorHAnsi" w:eastAsia="MS Mincho" w:hAnsiTheme="minorHAnsi" w:cs="Times New Roman"/>
                <w:szCs w:val="22"/>
                <w:lang w:val="en-GB"/>
              </w:rPr>
              <w:t>canarumwe</w:t>
            </w:r>
            <w:proofErr w:type="spellEnd"/>
            <w:r w:rsidRPr="008A665F">
              <w:rPr>
                <w:rFonts w:asciiTheme="minorHAnsi" w:eastAsia="MS Mincho" w:hAnsiTheme="minorHAnsi" w:cs="Times New Roman"/>
                <w:szCs w:val="22"/>
                <w:lang w:val="en-GB"/>
              </w:rPr>
              <w:t xml:space="preserve"> stoves, mud will be used and if the meal boils, the water will be mixed with the mud, making the kitchen less clean.</w:t>
            </w:r>
          </w:p>
        </w:tc>
        <w:tc>
          <w:tcPr>
            <w:tcW w:w="2914" w:type="dxa"/>
            <w:tcBorders>
              <w:top w:val="single" w:sz="4" w:space="0" w:color="A6A6A6" w:themeColor="background1" w:themeShade="A6"/>
              <w:bottom w:val="single" w:sz="4" w:space="0" w:color="A6A6A6" w:themeColor="background1" w:themeShade="A6"/>
            </w:tcBorders>
          </w:tcPr>
          <w:p w14:paraId="6AE34BF0" w14:textId="77777777" w:rsidR="00C56863" w:rsidRPr="008A665F" w:rsidRDefault="00C56863" w:rsidP="009D35F6">
            <w:pPr>
              <w:pStyle w:val="Default"/>
              <w:spacing w:line="276" w:lineRule="auto"/>
              <w:rPr>
                <w:rFonts w:asciiTheme="minorHAnsi" w:eastAsia="MS Mincho" w:hAnsiTheme="minorHAnsi" w:cs="Times New Roman"/>
                <w:color w:val="auto"/>
                <w:spacing w:val="2"/>
                <w:kern w:val="21"/>
                <w:sz w:val="22"/>
                <w:szCs w:val="22"/>
              </w:rPr>
            </w:pPr>
            <w:r w:rsidRPr="008A665F">
              <w:rPr>
                <w:rFonts w:asciiTheme="minorHAnsi" w:eastAsia="MS Mincho" w:hAnsiTheme="minorHAnsi" w:cs="Times New Roman"/>
                <w:color w:val="auto"/>
                <w:spacing w:val="2"/>
                <w:kern w:val="21"/>
                <w:sz w:val="22"/>
                <w:szCs w:val="22"/>
              </w:rPr>
              <w:t xml:space="preserve">When the meal begins to boil, it is best to reduce the wood because when the clay is already hotter, there is no need to use more wood because the heat itself will cook the food. This means, the water cannot be mixed with mud as you said and remember the </w:t>
            </w:r>
            <w:proofErr w:type="spellStart"/>
            <w:r w:rsidRPr="008A665F">
              <w:rPr>
                <w:rFonts w:asciiTheme="minorHAnsi" w:eastAsia="MS Mincho" w:hAnsiTheme="minorHAnsi" w:cs="Times New Roman"/>
                <w:color w:val="auto"/>
                <w:spacing w:val="2"/>
                <w:kern w:val="21"/>
                <w:sz w:val="22"/>
                <w:szCs w:val="22"/>
              </w:rPr>
              <w:t>canarumwe</w:t>
            </w:r>
            <w:proofErr w:type="spellEnd"/>
            <w:r w:rsidRPr="008A665F">
              <w:rPr>
                <w:rFonts w:asciiTheme="minorHAnsi" w:eastAsia="MS Mincho" w:hAnsiTheme="minorHAnsi" w:cs="Times New Roman"/>
                <w:color w:val="auto"/>
                <w:spacing w:val="2"/>
                <w:kern w:val="21"/>
                <w:sz w:val="22"/>
                <w:szCs w:val="22"/>
              </w:rPr>
              <w:t xml:space="preserve"> stove produces less smoke. This is why it will lead to the clean cooking.</w:t>
            </w:r>
          </w:p>
        </w:tc>
        <w:tc>
          <w:tcPr>
            <w:tcW w:w="2335" w:type="dxa"/>
            <w:tcBorders>
              <w:top w:val="single" w:sz="4" w:space="0" w:color="A6A6A6" w:themeColor="background1" w:themeShade="A6"/>
              <w:bottom w:val="single" w:sz="4" w:space="0" w:color="A6A6A6" w:themeColor="background1" w:themeShade="A6"/>
            </w:tcBorders>
          </w:tcPr>
          <w:p w14:paraId="2CE5223C" w14:textId="77777777" w:rsidR="00C56863" w:rsidRPr="008A665F" w:rsidRDefault="00C56863" w:rsidP="009D35F6">
            <w:pPr>
              <w:pStyle w:val="Default"/>
              <w:spacing w:line="276" w:lineRule="auto"/>
              <w:rPr>
                <w:rFonts w:asciiTheme="minorHAnsi" w:eastAsia="MS Mincho" w:hAnsiTheme="minorHAnsi" w:cs="Times New Roman"/>
                <w:color w:val="auto"/>
                <w:spacing w:val="2"/>
                <w:kern w:val="21"/>
                <w:sz w:val="22"/>
                <w:szCs w:val="22"/>
              </w:rPr>
            </w:pPr>
            <w:r w:rsidRPr="008A665F">
              <w:rPr>
                <w:rFonts w:asciiTheme="minorHAnsi" w:eastAsia="MS Mincho" w:hAnsiTheme="minorHAnsi" w:cs="Times New Roman"/>
                <w:color w:val="auto"/>
                <w:spacing w:val="2"/>
                <w:kern w:val="21"/>
                <w:sz w:val="22"/>
                <w:szCs w:val="22"/>
              </w:rPr>
              <w:t>No update to project design.</w:t>
            </w:r>
          </w:p>
        </w:tc>
      </w:tr>
      <w:tr w:rsidR="00C56863" w:rsidRPr="008A665F" w14:paraId="6D383EB8" w14:textId="77777777" w:rsidTr="009D35F6">
        <w:tc>
          <w:tcPr>
            <w:tcW w:w="992" w:type="dxa"/>
            <w:tcBorders>
              <w:top w:val="single" w:sz="4" w:space="0" w:color="A6A6A6" w:themeColor="background1" w:themeShade="A6"/>
              <w:bottom w:val="single" w:sz="4" w:space="0" w:color="A6A6A6" w:themeColor="background1" w:themeShade="A6"/>
            </w:tcBorders>
          </w:tcPr>
          <w:p w14:paraId="7798908A"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Nyamasheke LSC</w:t>
            </w:r>
          </w:p>
        </w:tc>
        <w:tc>
          <w:tcPr>
            <w:tcW w:w="2410" w:type="dxa"/>
            <w:tcBorders>
              <w:top w:val="single" w:sz="4" w:space="0" w:color="A6A6A6" w:themeColor="background1" w:themeShade="A6"/>
              <w:bottom w:val="single" w:sz="4" w:space="0" w:color="A6A6A6" w:themeColor="background1" w:themeShade="A6"/>
            </w:tcBorders>
          </w:tcPr>
          <w:p w14:paraId="32EDF8F1"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 xml:space="preserve">In some areas of Nyamasheke district, there is no good mud. Even in construction, people </w:t>
            </w:r>
            <w:r w:rsidRPr="008A665F">
              <w:rPr>
                <w:rFonts w:asciiTheme="minorHAnsi" w:eastAsia="MS Mincho" w:hAnsiTheme="minorHAnsi" w:cs="Times New Roman"/>
                <w:szCs w:val="22"/>
                <w:lang w:val="en-GB"/>
              </w:rPr>
              <w:lastRenderedPageBreak/>
              <w:t>prefer to use stone or wood rather than mud bricks. So how will the stoves in these areas be fixed?</w:t>
            </w:r>
          </w:p>
        </w:tc>
        <w:tc>
          <w:tcPr>
            <w:tcW w:w="2914" w:type="dxa"/>
            <w:tcBorders>
              <w:top w:val="single" w:sz="4" w:space="0" w:color="A6A6A6" w:themeColor="background1" w:themeShade="A6"/>
              <w:bottom w:val="single" w:sz="4" w:space="0" w:color="A6A6A6" w:themeColor="background1" w:themeShade="A6"/>
            </w:tcBorders>
          </w:tcPr>
          <w:p w14:paraId="6E74044C" w14:textId="77777777" w:rsidR="00C56863" w:rsidRPr="008A665F" w:rsidRDefault="00C56863" w:rsidP="009D35F6">
            <w:pPr>
              <w:pStyle w:val="Default"/>
              <w:spacing w:line="276" w:lineRule="auto"/>
              <w:rPr>
                <w:rFonts w:asciiTheme="minorHAnsi" w:eastAsia="MS Mincho" w:hAnsiTheme="minorHAnsi" w:cs="Times New Roman"/>
                <w:color w:val="auto"/>
                <w:spacing w:val="2"/>
                <w:kern w:val="21"/>
                <w:sz w:val="22"/>
                <w:szCs w:val="22"/>
              </w:rPr>
            </w:pPr>
            <w:r w:rsidRPr="008A665F">
              <w:rPr>
                <w:rFonts w:asciiTheme="minorHAnsi" w:eastAsia="MS Mincho" w:hAnsiTheme="minorHAnsi" w:cs="Times New Roman"/>
                <w:color w:val="auto"/>
                <w:spacing w:val="2"/>
                <w:kern w:val="21"/>
                <w:sz w:val="22"/>
                <w:szCs w:val="22"/>
              </w:rPr>
              <w:lastRenderedPageBreak/>
              <w:t xml:space="preserve">In those areas, people are allowed to use stones instead of mud bricks. This has been </w:t>
            </w:r>
            <w:r w:rsidRPr="008A665F">
              <w:rPr>
                <w:rFonts w:asciiTheme="minorHAnsi" w:eastAsia="MS Mincho" w:hAnsiTheme="minorHAnsi" w:cs="Times New Roman"/>
                <w:color w:val="auto"/>
                <w:spacing w:val="2"/>
                <w:kern w:val="21"/>
                <w:sz w:val="22"/>
                <w:szCs w:val="22"/>
              </w:rPr>
              <w:lastRenderedPageBreak/>
              <w:t>done in other projects, and it works really well.</w:t>
            </w:r>
          </w:p>
        </w:tc>
        <w:tc>
          <w:tcPr>
            <w:tcW w:w="2335" w:type="dxa"/>
            <w:tcBorders>
              <w:top w:val="single" w:sz="4" w:space="0" w:color="A6A6A6" w:themeColor="background1" w:themeShade="A6"/>
              <w:bottom w:val="single" w:sz="4" w:space="0" w:color="A6A6A6" w:themeColor="background1" w:themeShade="A6"/>
            </w:tcBorders>
          </w:tcPr>
          <w:p w14:paraId="73D5D423" w14:textId="77777777" w:rsidR="00C56863" w:rsidRPr="008A665F" w:rsidRDefault="00C56863" w:rsidP="009D35F6">
            <w:pPr>
              <w:pStyle w:val="Default"/>
              <w:spacing w:line="276" w:lineRule="auto"/>
              <w:rPr>
                <w:rFonts w:asciiTheme="minorHAnsi" w:eastAsia="MS Mincho" w:hAnsiTheme="minorHAnsi" w:cs="Times New Roman"/>
                <w:color w:val="auto"/>
                <w:spacing w:val="2"/>
                <w:kern w:val="21"/>
                <w:sz w:val="22"/>
                <w:szCs w:val="22"/>
              </w:rPr>
            </w:pPr>
            <w:r w:rsidRPr="008A665F">
              <w:rPr>
                <w:rFonts w:asciiTheme="minorHAnsi" w:eastAsia="MS Mincho" w:hAnsiTheme="minorHAnsi" w:cs="Times New Roman"/>
                <w:color w:val="auto"/>
                <w:spacing w:val="2"/>
                <w:kern w:val="21"/>
                <w:sz w:val="22"/>
                <w:szCs w:val="22"/>
              </w:rPr>
              <w:lastRenderedPageBreak/>
              <w:t>No update to project design.</w:t>
            </w:r>
          </w:p>
        </w:tc>
      </w:tr>
      <w:tr w:rsidR="00C56863" w:rsidRPr="008A665F" w14:paraId="25DF0160" w14:textId="77777777" w:rsidTr="009D35F6">
        <w:tc>
          <w:tcPr>
            <w:tcW w:w="992" w:type="dxa"/>
            <w:tcBorders>
              <w:top w:val="single" w:sz="4" w:space="0" w:color="A6A6A6" w:themeColor="background1" w:themeShade="A6"/>
              <w:bottom w:val="single" w:sz="4" w:space="0" w:color="A6A6A6" w:themeColor="background1" w:themeShade="A6"/>
            </w:tcBorders>
          </w:tcPr>
          <w:p w14:paraId="21CB0A5D"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Nyamasheke LSC</w:t>
            </w:r>
          </w:p>
        </w:tc>
        <w:tc>
          <w:tcPr>
            <w:tcW w:w="2410" w:type="dxa"/>
            <w:tcBorders>
              <w:top w:val="single" w:sz="4" w:space="0" w:color="A6A6A6" w:themeColor="background1" w:themeShade="A6"/>
              <w:bottom w:val="single" w:sz="4" w:space="0" w:color="A6A6A6" w:themeColor="background1" w:themeShade="A6"/>
            </w:tcBorders>
          </w:tcPr>
          <w:p w14:paraId="05594C75" w14:textId="77777777" w:rsidR="00C56863" w:rsidRPr="008A665F" w:rsidRDefault="00C56863" w:rsidP="009D35F6">
            <w:pPr>
              <w:spacing w:line="276" w:lineRule="auto"/>
              <w:rPr>
                <w:rFonts w:asciiTheme="minorHAnsi" w:eastAsia="MS Mincho" w:hAnsiTheme="minorHAnsi" w:cs="Times New Roman"/>
                <w:szCs w:val="22"/>
                <w:lang w:val="en-GB"/>
              </w:rPr>
            </w:pPr>
            <w:r w:rsidRPr="008A665F">
              <w:rPr>
                <w:rFonts w:asciiTheme="minorHAnsi" w:eastAsia="MS Mincho" w:hAnsiTheme="minorHAnsi" w:cs="Times New Roman"/>
                <w:szCs w:val="22"/>
                <w:lang w:val="en-GB"/>
              </w:rPr>
              <w:t>We are very grateful of this project for it will lead to a reduction in deforestation, but also reduction in the time required for wood collection. I would then ask this question to RPP: When will the distribution of stoves start? And we, as local leaders, what do we need to do for this project to succeed?</w:t>
            </w:r>
          </w:p>
        </w:tc>
        <w:tc>
          <w:tcPr>
            <w:tcW w:w="2914" w:type="dxa"/>
            <w:tcBorders>
              <w:top w:val="single" w:sz="4" w:space="0" w:color="A6A6A6" w:themeColor="background1" w:themeShade="A6"/>
              <w:bottom w:val="single" w:sz="4" w:space="0" w:color="A6A6A6" w:themeColor="background1" w:themeShade="A6"/>
            </w:tcBorders>
          </w:tcPr>
          <w:p w14:paraId="4DD6E099" w14:textId="77777777" w:rsidR="00C56863" w:rsidRPr="008A665F" w:rsidRDefault="00C56863" w:rsidP="009D35F6">
            <w:pPr>
              <w:pStyle w:val="Default"/>
              <w:spacing w:line="276" w:lineRule="auto"/>
              <w:rPr>
                <w:rFonts w:asciiTheme="minorHAnsi" w:eastAsia="MS Mincho" w:hAnsiTheme="minorHAnsi" w:cs="Times New Roman"/>
                <w:color w:val="auto"/>
                <w:spacing w:val="2"/>
                <w:kern w:val="21"/>
                <w:sz w:val="22"/>
                <w:szCs w:val="22"/>
              </w:rPr>
            </w:pPr>
            <w:r w:rsidRPr="008A665F">
              <w:rPr>
                <w:rFonts w:asciiTheme="minorHAnsi" w:eastAsia="MS Mincho" w:hAnsiTheme="minorHAnsi" w:cs="Times New Roman"/>
                <w:color w:val="auto"/>
                <w:spacing w:val="2"/>
                <w:kern w:val="21"/>
                <w:sz w:val="22"/>
                <w:szCs w:val="22"/>
              </w:rPr>
              <w:t>Finally, local leaders are urged to encourage and sensitize the population to prepare the materials for fixing the stoves so that the stoves do not spend too much time in the cell offices. RPP generally works closely with local authorities, which is why many of our projects have been successful. So, here at Nyamasheke, we hope that we will work together to make this project achieve its goals.</w:t>
            </w:r>
          </w:p>
        </w:tc>
        <w:tc>
          <w:tcPr>
            <w:tcW w:w="2335" w:type="dxa"/>
            <w:tcBorders>
              <w:top w:val="single" w:sz="4" w:space="0" w:color="A6A6A6" w:themeColor="background1" w:themeShade="A6"/>
              <w:bottom w:val="single" w:sz="4" w:space="0" w:color="A6A6A6" w:themeColor="background1" w:themeShade="A6"/>
            </w:tcBorders>
          </w:tcPr>
          <w:p w14:paraId="47731AFC" w14:textId="77777777" w:rsidR="00C56863" w:rsidRPr="008A665F" w:rsidRDefault="00C56863" w:rsidP="009D35F6">
            <w:pPr>
              <w:pStyle w:val="Default"/>
              <w:spacing w:line="276" w:lineRule="auto"/>
              <w:rPr>
                <w:rFonts w:asciiTheme="minorHAnsi" w:eastAsia="MS Mincho" w:hAnsiTheme="minorHAnsi" w:cs="Times New Roman"/>
                <w:color w:val="auto"/>
                <w:spacing w:val="2"/>
                <w:kern w:val="21"/>
                <w:sz w:val="22"/>
                <w:szCs w:val="22"/>
              </w:rPr>
            </w:pPr>
            <w:r w:rsidRPr="008A665F">
              <w:rPr>
                <w:rFonts w:asciiTheme="minorHAnsi" w:eastAsia="MS Mincho" w:hAnsiTheme="minorHAnsi" w:cs="Times New Roman"/>
                <w:color w:val="auto"/>
                <w:spacing w:val="2"/>
                <w:kern w:val="21"/>
                <w:sz w:val="22"/>
                <w:szCs w:val="22"/>
              </w:rPr>
              <w:t>No update to project design.</w:t>
            </w:r>
          </w:p>
        </w:tc>
      </w:tr>
    </w:tbl>
    <w:p w14:paraId="774492D1" w14:textId="77777777" w:rsidR="00C56863" w:rsidRPr="008A665F" w:rsidRDefault="00C56863" w:rsidP="00C56863">
      <w:pPr>
        <w:spacing w:before="100" w:beforeAutospacing="1" w:after="100" w:afterAutospacing="1" w:line="240" w:lineRule="auto"/>
        <w:rPr>
          <w:rFonts w:asciiTheme="minorHAnsi" w:eastAsia="Times New Roman" w:hAnsiTheme="minorHAnsi" w:cs="Segoe UI"/>
          <w:szCs w:val="22"/>
          <w:lang w:val="en-GB" w:eastAsia="en-GB"/>
        </w:rPr>
      </w:pPr>
    </w:p>
    <w:p w14:paraId="1CC15F0E" w14:textId="77777777" w:rsidR="00C56863" w:rsidRPr="008A665F" w:rsidRDefault="00C56863" w:rsidP="00C56863">
      <w:pPr>
        <w:spacing w:before="100" w:beforeAutospacing="1" w:after="100" w:afterAutospacing="1" w:line="240" w:lineRule="auto"/>
        <w:rPr>
          <w:rFonts w:asciiTheme="minorHAnsi" w:eastAsia="Times New Roman" w:hAnsiTheme="minorHAnsi" w:cs="Arial"/>
          <w:szCs w:val="22"/>
          <w:lang w:val="en-GB" w:eastAsia="en-GB"/>
        </w:rPr>
      </w:pPr>
      <w:r w:rsidRPr="008A665F">
        <w:rPr>
          <w:rFonts w:asciiTheme="minorHAnsi" w:eastAsia="Times New Roman" w:hAnsiTheme="minorHAnsi" w:cs="Segoe UI"/>
          <w:szCs w:val="22"/>
          <w:lang w:val="en-GB" w:eastAsia="en-GB"/>
        </w:rPr>
        <w:t>During the Kayonza LSC it was requested that the project be expanded to include more sectors, this has later been done to include all sectors of the Kayonza district along with the Bugesera and Nyamasheke districts. No changes were made following the Bugesera and Nyamasheke LSCs.</w:t>
      </w:r>
    </w:p>
    <w:p w14:paraId="09CE3A7E" w14:textId="41684AC4" w:rsidR="00794454" w:rsidRPr="00D93204" w:rsidRDefault="00794454" w:rsidP="00794454"/>
    <w:p w14:paraId="47A69890" w14:textId="77777777" w:rsidR="00794454" w:rsidRDefault="00794454" w:rsidP="00762E5F">
      <w:pPr>
        <w:pStyle w:val="SectionList"/>
      </w:pPr>
      <w:r>
        <w:t xml:space="preserve">Final </w:t>
      </w:r>
      <w:r w:rsidRPr="00980219">
        <w:t>continuous input / grievance mechanism</w:t>
      </w:r>
    </w:p>
    <w:p w14:paraId="1012A7C3" w14:textId="77777777" w:rsidR="00794454" w:rsidRDefault="00794454" w:rsidP="00794454"/>
    <w:tbl>
      <w:tblPr>
        <w:tblStyle w:val="GSTableSimple"/>
        <w:tblW w:w="5000" w:type="pct"/>
        <w:tblLook w:val="0620" w:firstRow="1" w:lastRow="0" w:firstColumn="0" w:lastColumn="0" w:noHBand="1" w:noVBand="1"/>
      </w:tblPr>
      <w:tblGrid>
        <w:gridCol w:w="3177"/>
        <w:gridCol w:w="6455"/>
      </w:tblGrid>
      <w:tr w:rsidR="00CF0BF9" w:rsidRPr="009E68CE" w14:paraId="543A8973" w14:textId="77777777" w:rsidTr="009D35F6">
        <w:trPr>
          <w:cnfStyle w:val="100000000000" w:firstRow="1" w:lastRow="0" w:firstColumn="0" w:lastColumn="0" w:oddVBand="0" w:evenVBand="0" w:oddHBand="0" w:evenHBand="0" w:firstRowFirstColumn="0" w:firstRowLastColumn="0" w:lastRowFirstColumn="0" w:lastRowLastColumn="0"/>
          <w:trHeight w:val="695"/>
        </w:trPr>
        <w:tc>
          <w:tcPr>
            <w:tcW w:w="1649" w:type="pct"/>
          </w:tcPr>
          <w:p w14:paraId="2C94F42C" w14:textId="77777777" w:rsidR="00CF0BF9" w:rsidRPr="009E68CE" w:rsidRDefault="00CF0BF9" w:rsidP="009D35F6">
            <w:pPr>
              <w:spacing w:after="200" w:line="240" w:lineRule="auto"/>
              <w:jc w:val="center"/>
              <w:rPr>
                <w:color w:val="00BABE"/>
                <w:lang w:val="en-GB"/>
              </w:rPr>
            </w:pPr>
            <w:r w:rsidRPr="009E68CE">
              <w:rPr>
                <w:color w:val="00BABE"/>
                <w:lang w:val="en-GB"/>
              </w:rPr>
              <w:t>METHOD</w:t>
            </w:r>
          </w:p>
        </w:tc>
        <w:tc>
          <w:tcPr>
            <w:tcW w:w="3351" w:type="pct"/>
          </w:tcPr>
          <w:p w14:paraId="6967F54D" w14:textId="77777777" w:rsidR="00CF0BF9" w:rsidRPr="009E68CE" w:rsidRDefault="00CF0BF9" w:rsidP="009D35F6">
            <w:pPr>
              <w:spacing w:after="200" w:line="240" w:lineRule="auto"/>
              <w:jc w:val="center"/>
              <w:rPr>
                <w:color w:val="00BABE"/>
                <w:lang w:val="en-GB"/>
              </w:rPr>
            </w:pPr>
            <w:r w:rsidRPr="009E68CE">
              <w:rPr>
                <w:color w:val="00BABE"/>
                <w:lang w:val="en-GB"/>
              </w:rPr>
              <w:t>INCLUDE ALL DETAILS OF CHOSEN METHOD (S) SO THAT THEY MAY BE UNDERSTOOD AND, WHERE RELEVANT, USED BY READERS.</w:t>
            </w:r>
          </w:p>
        </w:tc>
      </w:tr>
      <w:tr w:rsidR="00CF0BF9" w:rsidRPr="00794454" w14:paraId="5A2CB6B0" w14:textId="77777777" w:rsidTr="009D35F6">
        <w:trPr>
          <w:trHeight w:val="63"/>
        </w:trPr>
        <w:tc>
          <w:tcPr>
            <w:tcW w:w="1649" w:type="pct"/>
          </w:tcPr>
          <w:p w14:paraId="64B7F1FE" w14:textId="77777777" w:rsidR="00CF0BF9" w:rsidRPr="00794454" w:rsidRDefault="00CF0BF9" w:rsidP="009D35F6">
            <w:pPr>
              <w:spacing w:after="200"/>
              <w:rPr>
                <w:lang w:val="en-GB"/>
              </w:rPr>
            </w:pPr>
            <w:r w:rsidRPr="00794454">
              <w:rPr>
                <w:lang w:val="en-GB"/>
              </w:rPr>
              <w:t>Continuous Input / Grievance Expression Process Book (mandatory)</w:t>
            </w:r>
          </w:p>
        </w:tc>
        <w:tc>
          <w:tcPr>
            <w:tcW w:w="3351" w:type="pct"/>
          </w:tcPr>
          <w:p w14:paraId="7FCB88B8" w14:textId="77777777" w:rsidR="00CF0BF9" w:rsidRDefault="00CF0BF9" w:rsidP="009D35F6">
            <w:pPr>
              <w:widowControl w:val="0"/>
              <w:tabs>
                <w:tab w:val="left" w:pos="2240"/>
                <w:tab w:val="left" w:pos="2800"/>
                <w:tab w:val="left" w:pos="2920"/>
                <w:tab w:val="left" w:pos="3920"/>
                <w:tab w:val="left" w:pos="4480"/>
                <w:tab w:val="left" w:pos="5040"/>
                <w:tab w:val="left" w:pos="5600"/>
                <w:tab w:val="left" w:pos="6160"/>
                <w:tab w:val="left" w:pos="6720"/>
              </w:tabs>
              <w:autoSpaceDE w:val="0"/>
              <w:autoSpaceDN w:val="0"/>
              <w:adjustRightInd w:val="0"/>
              <w:spacing w:line="276" w:lineRule="auto"/>
              <w:ind w:right="-52"/>
              <w:rPr>
                <w:rFonts w:asciiTheme="minorHAnsi" w:hAnsiTheme="minorHAnsi" w:cs="Helvetica"/>
                <w:sz w:val="20"/>
                <w:szCs w:val="20"/>
              </w:rPr>
            </w:pPr>
            <w:r>
              <w:rPr>
                <w:rFonts w:asciiTheme="minorHAnsi" w:hAnsiTheme="minorHAnsi" w:cs="Helvetica"/>
                <w:sz w:val="20"/>
                <w:szCs w:val="20"/>
              </w:rPr>
              <w:t>RPP</w:t>
            </w:r>
            <w:r w:rsidRPr="001621FA">
              <w:rPr>
                <w:rFonts w:asciiTheme="minorHAnsi" w:hAnsiTheme="minorHAnsi" w:cs="Helvetica"/>
                <w:sz w:val="20"/>
                <w:szCs w:val="20"/>
              </w:rPr>
              <w:t xml:space="preserve"> will leave feedback books with every </w:t>
            </w:r>
            <w:r>
              <w:rPr>
                <w:rFonts w:asciiTheme="minorHAnsi" w:hAnsiTheme="minorHAnsi" w:cs="Helvetica"/>
                <w:sz w:val="20"/>
                <w:szCs w:val="20"/>
              </w:rPr>
              <w:t>Cell</w:t>
            </w:r>
            <w:r w:rsidRPr="001621FA">
              <w:rPr>
                <w:rFonts w:asciiTheme="minorHAnsi" w:hAnsiTheme="minorHAnsi" w:cs="Helvetica"/>
                <w:sz w:val="20"/>
                <w:szCs w:val="20"/>
              </w:rPr>
              <w:t xml:space="preserve"> in each District that the project is operating in</w:t>
            </w:r>
            <w:r>
              <w:rPr>
                <w:rFonts w:asciiTheme="minorHAnsi" w:hAnsiTheme="minorHAnsi" w:cs="Helvetica"/>
                <w:sz w:val="20"/>
                <w:szCs w:val="20"/>
              </w:rPr>
              <w:t>, as well as at the Social and Economic Development Offices</w:t>
            </w:r>
            <w:r w:rsidRPr="001621FA">
              <w:rPr>
                <w:rFonts w:asciiTheme="minorHAnsi" w:hAnsiTheme="minorHAnsi" w:cs="Helvetica"/>
                <w:sz w:val="20"/>
                <w:szCs w:val="20"/>
              </w:rPr>
              <w:t xml:space="preserve">. </w:t>
            </w:r>
          </w:p>
          <w:p w14:paraId="3E48E6D1" w14:textId="77777777" w:rsidR="00CF0BF9" w:rsidRDefault="00CF0BF9" w:rsidP="009D35F6">
            <w:pPr>
              <w:widowControl w:val="0"/>
              <w:tabs>
                <w:tab w:val="left" w:pos="2240"/>
                <w:tab w:val="left" w:pos="2800"/>
                <w:tab w:val="left" w:pos="2920"/>
                <w:tab w:val="left" w:pos="3920"/>
                <w:tab w:val="left" w:pos="4480"/>
                <w:tab w:val="left" w:pos="5040"/>
                <w:tab w:val="left" w:pos="5600"/>
                <w:tab w:val="left" w:pos="6160"/>
                <w:tab w:val="left" w:pos="6720"/>
              </w:tabs>
              <w:autoSpaceDE w:val="0"/>
              <w:autoSpaceDN w:val="0"/>
              <w:adjustRightInd w:val="0"/>
              <w:spacing w:line="276" w:lineRule="auto"/>
              <w:ind w:right="-52"/>
              <w:rPr>
                <w:rFonts w:asciiTheme="minorHAnsi" w:hAnsiTheme="minorHAnsi" w:cs="Helvetica"/>
                <w:sz w:val="20"/>
                <w:szCs w:val="20"/>
              </w:rPr>
            </w:pPr>
          </w:p>
          <w:p w14:paraId="0DCBB007" w14:textId="77777777" w:rsidR="00CF0BF9" w:rsidRPr="00794454" w:rsidRDefault="00CF0BF9" w:rsidP="009D35F6">
            <w:pPr>
              <w:spacing w:after="200"/>
              <w:rPr>
                <w:lang w:val="en-GB"/>
              </w:rPr>
            </w:pPr>
            <w:r>
              <w:rPr>
                <w:rFonts w:asciiTheme="minorHAnsi" w:hAnsiTheme="minorHAnsi" w:cs="Helvetica"/>
                <w:sz w:val="20"/>
                <w:szCs w:val="20"/>
              </w:rPr>
              <w:t>The books will be checked by RPP, who will also help find a solution to any issues raised.</w:t>
            </w:r>
          </w:p>
        </w:tc>
      </w:tr>
      <w:tr w:rsidR="00CF0BF9" w:rsidRPr="00794454" w14:paraId="783775BE" w14:textId="77777777" w:rsidTr="009D35F6">
        <w:trPr>
          <w:trHeight w:val="471"/>
        </w:trPr>
        <w:tc>
          <w:tcPr>
            <w:tcW w:w="1649" w:type="pct"/>
          </w:tcPr>
          <w:p w14:paraId="006955FC" w14:textId="77777777" w:rsidR="00CF0BF9" w:rsidRPr="00794454" w:rsidRDefault="00CF0BF9" w:rsidP="009D35F6">
            <w:pPr>
              <w:spacing w:after="200"/>
              <w:rPr>
                <w:lang w:val="en-GB"/>
              </w:rPr>
            </w:pPr>
            <w:r w:rsidRPr="00794454">
              <w:rPr>
                <w:lang w:val="en-GB"/>
              </w:rPr>
              <w:t>GS Contact (mandatory)</w:t>
            </w:r>
          </w:p>
        </w:tc>
        <w:tc>
          <w:tcPr>
            <w:tcW w:w="3351" w:type="pct"/>
          </w:tcPr>
          <w:p w14:paraId="64144211" w14:textId="77777777" w:rsidR="00CF0BF9" w:rsidRPr="00794454" w:rsidRDefault="00000000" w:rsidP="009D35F6">
            <w:pPr>
              <w:spacing w:after="200"/>
              <w:rPr>
                <w:u w:val="single"/>
                <w:lang w:val="en-GB"/>
              </w:rPr>
            </w:pPr>
            <w:hyperlink r:id="rId28" w:history="1">
              <w:r w:rsidR="00CF0BF9" w:rsidRPr="00794454">
                <w:rPr>
                  <w:rStyle w:val="Hyperlink"/>
                  <w:rFonts w:ascii="Verdana" w:hAnsi="Verdana"/>
                  <w:lang w:val="en-GB"/>
                </w:rPr>
                <w:t>help@goldstandard.org</w:t>
              </w:r>
            </w:hyperlink>
            <w:r w:rsidR="00CF0BF9" w:rsidRPr="00794454">
              <w:rPr>
                <w:u w:val="single"/>
                <w:lang w:val="en-GB"/>
              </w:rPr>
              <w:t xml:space="preserve"> </w:t>
            </w:r>
          </w:p>
        </w:tc>
      </w:tr>
      <w:tr w:rsidR="00CF0BF9" w:rsidRPr="00794454" w14:paraId="3EF55936" w14:textId="77777777" w:rsidTr="009D35F6">
        <w:trPr>
          <w:trHeight w:val="471"/>
        </w:trPr>
        <w:tc>
          <w:tcPr>
            <w:tcW w:w="1649" w:type="pct"/>
            <w:vAlign w:val="top"/>
          </w:tcPr>
          <w:p w14:paraId="02ACF403" w14:textId="77777777" w:rsidR="00CF0BF9" w:rsidRPr="00794454" w:rsidRDefault="00CF0BF9" w:rsidP="009D35F6">
            <w:pPr>
              <w:spacing w:after="200"/>
              <w:rPr>
                <w:lang w:val="en-GB"/>
              </w:rPr>
            </w:pPr>
            <w:r w:rsidRPr="001450A2">
              <w:rPr>
                <w:rStyle w:val="PageNumber"/>
              </w:rPr>
              <w:lastRenderedPageBreak/>
              <w:t xml:space="preserve">Telephone </w:t>
            </w:r>
            <w:r>
              <w:rPr>
                <w:rStyle w:val="PageNumber"/>
              </w:rPr>
              <w:t>access</w:t>
            </w:r>
          </w:p>
        </w:tc>
        <w:tc>
          <w:tcPr>
            <w:tcW w:w="3351" w:type="pct"/>
            <w:vAlign w:val="top"/>
          </w:tcPr>
          <w:p w14:paraId="4019BF7A" w14:textId="77777777" w:rsidR="00CF0BF9" w:rsidRDefault="00CF0BF9" w:rsidP="009D35F6">
            <w:pPr>
              <w:widowControl w:val="0"/>
              <w:tabs>
                <w:tab w:val="left" w:pos="2240"/>
                <w:tab w:val="left" w:pos="2800"/>
                <w:tab w:val="left" w:pos="3203"/>
                <w:tab w:val="left" w:pos="3920"/>
                <w:tab w:val="left" w:pos="4480"/>
                <w:tab w:val="left" w:pos="5040"/>
                <w:tab w:val="left" w:pos="5600"/>
                <w:tab w:val="left" w:pos="6160"/>
                <w:tab w:val="left" w:pos="6720"/>
              </w:tabs>
              <w:autoSpaceDE w:val="0"/>
              <w:autoSpaceDN w:val="0"/>
              <w:adjustRightInd w:val="0"/>
              <w:spacing w:line="276" w:lineRule="auto"/>
              <w:ind w:right="-291"/>
              <w:rPr>
                <w:rFonts w:asciiTheme="minorHAnsi" w:hAnsiTheme="minorHAnsi" w:cs="Helvetica"/>
                <w:sz w:val="20"/>
                <w:szCs w:val="20"/>
              </w:rPr>
            </w:pPr>
            <w:r w:rsidRPr="007208C1">
              <w:rPr>
                <w:rFonts w:asciiTheme="minorHAnsi" w:hAnsiTheme="minorHAnsi" w:cs="Helvetica"/>
                <w:sz w:val="20"/>
                <w:szCs w:val="20"/>
              </w:rPr>
              <w:t xml:space="preserve">The telephone number for the </w:t>
            </w:r>
            <w:r>
              <w:rPr>
                <w:rFonts w:asciiTheme="minorHAnsi" w:hAnsiTheme="minorHAnsi" w:cs="Helvetica"/>
                <w:sz w:val="20"/>
                <w:szCs w:val="20"/>
              </w:rPr>
              <w:t>RRP</w:t>
            </w:r>
            <w:r w:rsidRPr="007208C1">
              <w:rPr>
                <w:rFonts w:asciiTheme="minorHAnsi" w:hAnsiTheme="minorHAnsi" w:cs="Helvetica"/>
                <w:sz w:val="20"/>
                <w:szCs w:val="20"/>
              </w:rPr>
              <w:t xml:space="preserve"> Office was shared with stakeholders: </w:t>
            </w:r>
          </w:p>
          <w:p w14:paraId="36D3817E" w14:textId="77777777" w:rsidR="00CF0BF9" w:rsidRDefault="00CF0BF9" w:rsidP="009D35F6">
            <w:pPr>
              <w:widowControl w:val="0"/>
              <w:tabs>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right="-291"/>
              <w:rPr>
                <w:rFonts w:asciiTheme="minorHAnsi" w:hAnsiTheme="minorHAnsi" w:cs="Helvetica"/>
                <w:sz w:val="20"/>
                <w:szCs w:val="20"/>
              </w:rPr>
            </w:pPr>
            <w:r w:rsidRPr="00492813">
              <w:rPr>
                <w:rFonts w:asciiTheme="minorHAnsi" w:hAnsiTheme="minorHAnsi" w:cs="Helvetica"/>
                <w:sz w:val="20"/>
                <w:szCs w:val="20"/>
              </w:rPr>
              <w:t>+250783479833</w:t>
            </w:r>
          </w:p>
          <w:p w14:paraId="6B1B84E7" w14:textId="77777777" w:rsidR="00CF0BF9" w:rsidRDefault="00CF0BF9" w:rsidP="009D35F6">
            <w:pPr>
              <w:widowControl w:val="0"/>
              <w:tabs>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right="-291"/>
              <w:rPr>
                <w:rFonts w:asciiTheme="minorHAnsi" w:hAnsiTheme="minorHAnsi" w:cs="Helvetica"/>
                <w:sz w:val="20"/>
                <w:szCs w:val="20"/>
              </w:rPr>
            </w:pPr>
          </w:p>
          <w:p w14:paraId="19C692B9" w14:textId="77777777" w:rsidR="00CF0BF9" w:rsidRDefault="00CF0BF9" w:rsidP="009D35F6">
            <w:pPr>
              <w:widowControl w:val="0"/>
              <w:tabs>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76" w:lineRule="auto"/>
              <w:ind w:right="-291"/>
              <w:rPr>
                <w:rFonts w:asciiTheme="minorHAnsi" w:hAnsiTheme="minorHAnsi" w:cs="Helvetica"/>
                <w:sz w:val="20"/>
                <w:szCs w:val="20"/>
              </w:rPr>
            </w:pPr>
            <w:r w:rsidRPr="007208C1">
              <w:rPr>
                <w:rFonts w:asciiTheme="minorHAnsi" w:hAnsiTheme="minorHAnsi" w:cs="Helvetica"/>
                <w:sz w:val="20"/>
                <w:szCs w:val="20"/>
              </w:rPr>
              <w:t>Stakeholders were instructed that they should request to speak to the Projects Coordinator</w:t>
            </w:r>
            <w:r>
              <w:rPr>
                <w:rFonts w:asciiTheme="minorHAnsi" w:hAnsiTheme="minorHAnsi" w:cs="Helvetica"/>
                <w:sz w:val="20"/>
                <w:szCs w:val="20"/>
              </w:rPr>
              <w:t xml:space="preserve"> of RPP (Patrice </w:t>
            </w:r>
            <w:r w:rsidRPr="00805942">
              <w:rPr>
                <w:rFonts w:asciiTheme="minorHAnsi" w:hAnsiTheme="minorHAnsi" w:cs="Helvetica"/>
                <w:sz w:val="20"/>
                <w:szCs w:val="20"/>
              </w:rPr>
              <w:t>NDATIMANA</w:t>
            </w:r>
            <w:r>
              <w:rPr>
                <w:rFonts w:asciiTheme="minorHAnsi" w:hAnsiTheme="minorHAnsi" w:cs="Helvetica"/>
                <w:sz w:val="20"/>
                <w:szCs w:val="20"/>
              </w:rPr>
              <w:t>)</w:t>
            </w:r>
            <w:r w:rsidRPr="007208C1">
              <w:rPr>
                <w:rFonts w:asciiTheme="minorHAnsi" w:hAnsiTheme="minorHAnsi" w:cs="Helvetica"/>
                <w:sz w:val="20"/>
                <w:szCs w:val="20"/>
              </w:rPr>
              <w:t xml:space="preserve"> to discuss issues with the project.</w:t>
            </w:r>
          </w:p>
          <w:p w14:paraId="71F77FF9" w14:textId="77777777" w:rsidR="00CF0BF9" w:rsidRPr="00794454" w:rsidRDefault="00CF0BF9" w:rsidP="009D35F6">
            <w:pPr>
              <w:spacing w:after="200"/>
              <w:rPr>
                <w:lang w:val="en-GB"/>
              </w:rPr>
            </w:pPr>
          </w:p>
        </w:tc>
      </w:tr>
      <w:tr w:rsidR="00CF0BF9" w:rsidRPr="00794454" w14:paraId="63F1C21B" w14:textId="77777777" w:rsidTr="009D35F6">
        <w:trPr>
          <w:trHeight w:val="471"/>
        </w:trPr>
        <w:tc>
          <w:tcPr>
            <w:tcW w:w="1649" w:type="pct"/>
            <w:vAlign w:val="top"/>
          </w:tcPr>
          <w:p w14:paraId="656C39DE" w14:textId="77777777" w:rsidR="00CF0BF9" w:rsidRPr="001450A2" w:rsidRDefault="00CF0BF9" w:rsidP="009D35F6">
            <w:pPr>
              <w:rPr>
                <w:rStyle w:val="PageNumber"/>
              </w:rPr>
            </w:pPr>
            <w:r>
              <w:rPr>
                <w:rStyle w:val="PageNumber"/>
              </w:rPr>
              <w:t>E</w:t>
            </w:r>
            <w:r w:rsidRPr="001450A2">
              <w:rPr>
                <w:rStyle w:val="PageNumber"/>
              </w:rPr>
              <w:t xml:space="preserve">mail </w:t>
            </w:r>
          </w:p>
        </w:tc>
        <w:tc>
          <w:tcPr>
            <w:tcW w:w="3351" w:type="pct"/>
            <w:vAlign w:val="top"/>
          </w:tcPr>
          <w:p w14:paraId="03F4DDE8" w14:textId="77777777" w:rsidR="00CF0BF9" w:rsidRPr="007208C1" w:rsidRDefault="00CF0BF9" w:rsidP="009D35F6">
            <w:pPr>
              <w:widowControl w:val="0"/>
              <w:tabs>
                <w:tab w:val="left" w:pos="2240"/>
                <w:tab w:val="left" w:pos="2800"/>
                <w:tab w:val="left" w:pos="3203"/>
                <w:tab w:val="left" w:pos="3920"/>
                <w:tab w:val="left" w:pos="4480"/>
                <w:tab w:val="left" w:pos="5040"/>
                <w:tab w:val="left" w:pos="5600"/>
                <w:tab w:val="left" w:pos="6160"/>
                <w:tab w:val="left" w:pos="6720"/>
              </w:tabs>
              <w:autoSpaceDE w:val="0"/>
              <w:autoSpaceDN w:val="0"/>
              <w:adjustRightInd w:val="0"/>
              <w:spacing w:line="276" w:lineRule="auto"/>
              <w:ind w:right="-291"/>
              <w:rPr>
                <w:rFonts w:asciiTheme="minorHAnsi" w:hAnsiTheme="minorHAnsi" w:cs="Helvetica"/>
                <w:sz w:val="20"/>
                <w:szCs w:val="20"/>
              </w:rPr>
            </w:pPr>
            <w:r w:rsidRPr="007A228C">
              <w:rPr>
                <w:rFonts w:asciiTheme="minorHAnsi" w:hAnsiTheme="minorHAnsi" w:cs="Helvetica"/>
                <w:sz w:val="20"/>
                <w:szCs w:val="20"/>
              </w:rPr>
              <w:t>The email address of the</w:t>
            </w:r>
            <w:r>
              <w:rPr>
                <w:rFonts w:asciiTheme="minorHAnsi" w:hAnsiTheme="minorHAnsi" w:cs="Helvetica"/>
                <w:sz w:val="20"/>
                <w:szCs w:val="20"/>
              </w:rPr>
              <w:t xml:space="preserve"> RPP Project Coordinator</w:t>
            </w:r>
            <w:r w:rsidRPr="007A228C">
              <w:rPr>
                <w:rFonts w:asciiTheme="minorHAnsi" w:hAnsiTheme="minorHAnsi" w:cs="Helvetica"/>
                <w:sz w:val="20"/>
                <w:szCs w:val="20"/>
              </w:rPr>
              <w:t xml:space="preserve"> were shared with stakeholders: </w:t>
            </w:r>
            <w:r w:rsidRPr="00114F62">
              <w:rPr>
                <w:rFonts w:asciiTheme="minorHAnsi" w:hAnsiTheme="minorHAnsi" w:cs="Helvetica"/>
                <w:sz w:val="20"/>
                <w:szCs w:val="20"/>
              </w:rPr>
              <w:t>patricendatimana@gmail.com</w:t>
            </w:r>
          </w:p>
        </w:tc>
      </w:tr>
      <w:tr w:rsidR="00CF0BF9" w:rsidRPr="00794454" w14:paraId="5BC1330A" w14:textId="77777777" w:rsidTr="009D35F6">
        <w:trPr>
          <w:trHeight w:val="471"/>
        </w:trPr>
        <w:tc>
          <w:tcPr>
            <w:tcW w:w="1649" w:type="pct"/>
          </w:tcPr>
          <w:p w14:paraId="4CB061D2" w14:textId="77777777" w:rsidR="00CF0BF9" w:rsidRPr="00794454" w:rsidRDefault="00CF0BF9" w:rsidP="009D35F6">
            <w:pPr>
              <w:rPr>
                <w:lang w:val="en-GB"/>
              </w:rPr>
            </w:pPr>
          </w:p>
        </w:tc>
        <w:tc>
          <w:tcPr>
            <w:tcW w:w="3351" w:type="pct"/>
          </w:tcPr>
          <w:p w14:paraId="25A5913A" w14:textId="77777777" w:rsidR="00CF0BF9" w:rsidRPr="00794454" w:rsidRDefault="00CF0BF9" w:rsidP="009D35F6">
            <w:pPr>
              <w:rPr>
                <w:lang w:val="en-GB"/>
              </w:rPr>
            </w:pPr>
          </w:p>
        </w:tc>
      </w:tr>
    </w:tbl>
    <w:p w14:paraId="54B5F3E5" w14:textId="2865B17E" w:rsidR="00DA56C3" w:rsidRDefault="00DA56C3">
      <w:pPr>
        <w:spacing w:line="276" w:lineRule="auto"/>
        <w:contextualSpacing w:val="0"/>
        <w:rPr>
          <w:rFonts w:asciiTheme="majorHAnsi" w:eastAsia="Times New Roman" w:hAnsiTheme="majorHAnsi" w:cs="Arial"/>
          <w:iCs/>
          <w:color w:val="auto"/>
          <w:sz w:val="28"/>
          <w:szCs w:val="22"/>
          <w:lang w:val="en-GB" w:eastAsia="en-GB"/>
          <w14:cntxtAlts w14:val="0"/>
        </w:rPr>
      </w:pPr>
      <w:r>
        <w:br w:type="page"/>
      </w:r>
    </w:p>
    <w:p w14:paraId="276FFFEA" w14:textId="60B82544" w:rsidR="00660A1F" w:rsidRPr="009F606C" w:rsidRDefault="004A0AF1" w:rsidP="004A0AF1">
      <w:pPr>
        <w:pStyle w:val="SectionTitle"/>
        <w:rPr>
          <w:bCs/>
        </w:rPr>
      </w:pPr>
      <w:r w:rsidRPr="009F606C">
        <w:rPr>
          <w:bCs/>
          <w14:ligatures w14:val="standardContextual"/>
          <w14:numForm w14:val="oldStyle"/>
        </w:rPr>
        <w:lastRenderedPageBreak/>
        <w:t>Eligibility and inclusion criteria for VPAs</w:t>
      </w:r>
      <w:r w:rsidR="004C6B4E" w:rsidRPr="009F606C">
        <w:rPr>
          <w:bCs/>
          <w14:ligatures w14:val="standardContextual"/>
          <w14:numForm w14:val="oldStyle"/>
        </w:rPr>
        <w:t xml:space="preserve"> inclusion</w:t>
      </w:r>
      <w:r w:rsidR="00660A1F" w:rsidRPr="009F606C">
        <w:rPr>
          <w:bCs/>
          <w14:ligatures w14:val="standardContextual"/>
          <w14:numForm w14:val="oldStyle"/>
        </w:rPr>
        <w:t xml:space="preserve"> </w:t>
      </w:r>
    </w:p>
    <w:p w14:paraId="4EDE0189" w14:textId="2598824D" w:rsidR="004A0AF1" w:rsidRDefault="004A0AF1" w:rsidP="004A0AF1">
      <w:pPr>
        <w:pStyle w:val="SectionList2nd"/>
        <w:numPr>
          <w:ilvl w:val="0"/>
          <w:numId w:val="0"/>
        </w:numPr>
      </w:pPr>
      <w:r>
        <w:t>&gt;&gt;</w:t>
      </w:r>
    </w:p>
    <w:p w14:paraId="3344EACB" w14:textId="77777777" w:rsidR="00331741" w:rsidRDefault="004C6B4E" w:rsidP="004A0AF1">
      <w:pPr>
        <w:pStyle w:val="SectionList2nd"/>
        <w:numPr>
          <w:ilvl w:val="0"/>
          <w:numId w:val="0"/>
        </w:numPr>
      </w:pPr>
      <w:r>
        <w:t xml:space="preserve">The below table shall be completed for </w:t>
      </w:r>
      <w:r w:rsidR="006B3D2C">
        <w:t xml:space="preserve">all VPAs. </w:t>
      </w:r>
    </w:p>
    <w:p w14:paraId="4C0594A0" w14:textId="77777777" w:rsidR="004B7910" w:rsidRDefault="006B3D2C" w:rsidP="004A0AF1">
      <w:pPr>
        <w:pStyle w:val="SectionList2nd"/>
        <w:numPr>
          <w:ilvl w:val="0"/>
          <w:numId w:val="0"/>
        </w:numPr>
      </w:pPr>
      <w:r>
        <w:t xml:space="preserve">The </w:t>
      </w:r>
      <w:r w:rsidR="00A97BBA">
        <w:t xml:space="preserve">CME </w:t>
      </w:r>
      <w:r>
        <w:t xml:space="preserve">shall provide clear description </w:t>
      </w:r>
      <w:r w:rsidR="004001EC">
        <w:t>on how eligibility criteria set at real case VPAs are complied with for</w:t>
      </w:r>
      <w:r w:rsidR="00A97BBA">
        <w:t xml:space="preserve"> </w:t>
      </w:r>
      <w:r w:rsidR="00331741">
        <w:t xml:space="preserve">each </w:t>
      </w:r>
      <w:r w:rsidR="004B7910">
        <w:t xml:space="preserve">real case and </w:t>
      </w:r>
      <w:r w:rsidR="00A97BBA">
        <w:t>regular VPAs</w:t>
      </w:r>
      <w:r w:rsidR="00331741">
        <w:t xml:space="preserve"> submitted for inclusion</w:t>
      </w:r>
      <w:r w:rsidR="00A97BBA">
        <w:t>.</w:t>
      </w:r>
    </w:p>
    <w:p w14:paraId="4CF552AE" w14:textId="7BB9598D" w:rsidR="00A97BBA" w:rsidRDefault="00C8227A" w:rsidP="004A0AF1">
      <w:pPr>
        <w:pStyle w:val="SectionList2nd"/>
        <w:numPr>
          <w:ilvl w:val="0"/>
          <w:numId w:val="0"/>
        </w:numPr>
      </w:pPr>
      <w:r>
        <w:t>The CME shall not change the eligibility criteria</w:t>
      </w:r>
      <w:r w:rsidR="00EE61FC">
        <w:t xml:space="preserve"> and required condition</w:t>
      </w:r>
      <w:r>
        <w:t xml:space="preserve"> set at real case VPAs</w:t>
      </w:r>
      <w:r w:rsidR="00EE61FC">
        <w:t>.</w:t>
      </w:r>
      <w:r>
        <w:t xml:space="preserve"> </w:t>
      </w:r>
      <w:r w:rsidR="00EE61FC">
        <w:t>A</w:t>
      </w:r>
      <w:r>
        <w:t xml:space="preserve">t the time of inclusion of </w:t>
      </w:r>
      <w:r w:rsidR="00F84364">
        <w:t>regular VPA</w:t>
      </w:r>
      <w:r w:rsidR="00EE61FC">
        <w:t xml:space="preserve">s, the CME </w:t>
      </w:r>
      <w:r w:rsidR="00F84364">
        <w:t>shall only describe how the regular VPAs comply with the eligibility criterion</w:t>
      </w:r>
      <w:r w:rsidR="00EE61FC">
        <w:t xml:space="preserve">. </w:t>
      </w:r>
      <w:r w:rsidR="00A97BBA">
        <w:t xml:space="preserve"> </w:t>
      </w:r>
    </w:p>
    <w:p w14:paraId="2ECAAD2E" w14:textId="077E7F24" w:rsidR="004C6B4E" w:rsidRDefault="004001EC" w:rsidP="004A0AF1">
      <w:pPr>
        <w:pStyle w:val="SectionList2nd"/>
        <w:numPr>
          <w:ilvl w:val="0"/>
          <w:numId w:val="0"/>
        </w:numPr>
      </w:pPr>
      <w:r>
        <w:t xml:space="preserve"> </w:t>
      </w:r>
    </w:p>
    <w:tbl>
      <w:tblPr>
        <w:tblStyle w:val="GSTableSimple"/>
        <w:tblW w:w="0" w:type="auto"/>
        <w:tblLayout w:type="fixed"/>
        <w:tblLook w:val="0160" w:firstRow="1" w:lastRow="1" w:firstColumn="0" w:lastColumn="1" w:noHBand="0" w:noVBand="0"/>
      </w:tblPr>
      <w:tblGrid>
        <w:gridCol w:w="561"/>
        <w:gridCol w:w="3022"/>
        <w:gridCol w:w="3022"/>
        <w:gridCol w:w="3024"/>
      </w:tblGrid>
      <w:tr w:rsidR="002273AC" w:rsidRPr="002273AC" w14:paraId="11BE55ED" w14:textId="77777777" w:rsidTr="002273AC">
        <w:trPr>
          <w:cnfStyle w:val="100000000000" w:firstRow="1" w:lastRow="0" w:firstColumn="0" w:lastColumn="0" w:oddVBand="0" w:evenVBand="0" w:oddHBand="0" w:evenHBand="0" w:firstRowFirstColumn="0" w:firstRowLastColumn="0" w:lastRowFirstColumn="0" w:lastRowLastColumn="0"/>
        </w:trPr>
        <w:tc>
          <w:tcPr>
            <w:tcW w:w="561" w:type="dxa"/>
          </w:tcPr>
          <w:p w14:paraId="35EDCB6C" w14:textId="77CB30CE" w:rsidR="004A0AF1" w:rsidRPr="002273AC" w:rsidRDefault="002273AC" w:rsidP="002273AC">
            <w:pPr>
              <w:spacing w:after="200" w:line="240" w:lineRule="auto"/>
              <w:jc w:val="center"/>
              <w:rPr>
                <w:color w:val="00BABE"/>
                <w:lang w:val="en-GB"/>
              </w:rPr>
            </w:pPr>
            <w:r w:rsidRPr="002273AC">
              <w:rPr>
                <w:color w:val="00BABE"/>
                <w:lang w:val="en-GB"/>
              </w:rPr>
              <w:t>NO.</w:t>
            </w:r>
          </w:p>
        </w:tc>
        <w:tc>
          <w:tcPr>
            <w:tcW w:w="3022" w:type="dxa"/>
          </w:tcPr>
          <w:p w14:paraId="7EA1C23A" w14:textId="5E925E7C" w:rsidR="004A0AF1" w:rsidRPr="002273AC" w:rsidRDefault="002273AC" w:rsidP="002273AC">
            <w:pPr>
              <w:spacing w:after="200" w:line="240" w:lineRule="auto"/>
              <w:jc w:val="center"/>
              <w:rPr>
                <w:color w:val="00BABE"/>
                <w:lang w:val="en-GB"/>
              </w:rPr>
            </w:pPr>
            <w:r w:rsidRPr="002273AC">
              <w:rPr>
                <w:color w:val="00BABE"/>
                <w:lang w:val="en-GB"/>
              </w:rPr>
              <w:t>ELIGIBILITY CRITERION</w:t>
            </w:r>
          </w:p>
          <w:p w14:paraId="1EA51CAA" w14:textId="77777777" w:rsidR="004A0AF1" w:rsidRPr="002273AC" w:rsidRDefault="004A0AF1" w:rsidP="002273AC">
            <w:pPr>
              <w:spacing w:after="200" w:line="240" w:lineRule="auto"/>
              <w:jc w:val="center"/>
              <w:rPr>
                <w:color w:val="00BABE"/>
                <w:lang w:val="en-GB"/>
              </w:rPr>
            </w:pPr>
          </w:p>
        </w:tc>
        <w:tc>
          <w:tcPr>
            <w:tcW w:w="3022" w:type="dxa"/>
          </w:tcPr>
          <w:p w14:paraId="3F496752" w14:textId="1322AFEC" w:rsidR="004A0AF1" w:rsidRPr="002273AC" w:rsidRDefault="002273AC" w:rsidP="002273AC">
            <w:pPr>
              <w:spacing w:after="200" w:line="240" w:lineRule="auto"/>
              <w:jc w:val="center"/>
              <w:rPr>
                <w:color w:val="00BABE"/>
                <w:lang w:val="en-GB"/>
              </w:rPr>
            </w:pPr>
            <w:r w:rsidRPr="002273AC">
              <w:rPr>
                <w:color w:val="00BABE"/>
                <w:lang w:val="en-GB"/>
              </w:rPr>
              <w:t>DESCRIPTION/</w:t>
            </w:r>
          </w:p>
          <w:p w14:paraId="7E0D8C27" w14:textId="53623C0D" w:rsidR="004A0AF1" w:rsidRPr="002273AC" w:rsidRDefault="002273AC" w:rsidP="002273AC">
            <w:pPr>
              <w:spacing w:after="200" w:line="240" w:lineRule="auto"/>
              <w:jc w:val="center"/>
              <w:rPr>
                <w:color w:val="00BABE"/>
                <w:lang w:val="en-GB"/>
              </w:rPr>
            </w:pPr>
            <w:r w:rsidRPr="002273AC">
              <w:rPr>
                <w:color w:val="00BABE"/>
                <w:lang w:val="en-GB"/>
              </w:rPr>
              <w:t>REQUIRED CONDITION</w:t>
            </w:r>
          </w:p>
        </w:tc>
        <w:tc>
          <w:tcPr>
            <w:tcW w:w="3024" w:type="dxa"/>
          </w:tcPr>
          <w:p w14:paraId="68C6AC6D" w14:textId="2CB23947" w:rsidR="004A0AF1" w:rsidRPr="002273AC" w:rsidRDefault="002273AC" w:rsidP="002273AC">
            <w:pPr>
              <w:spacing w:after="200" w:line="240" w:lineRule="auto"/>
              <w:jc w:val="center"/>
              <w:rPr>
                <w:color w:val="00BABE"/>
                <w:lang w:val="en-GB"/>
              </w:rPr>
            </w:pPr>
            <w:r w:rsidRPr="002273AC">
              <w:rPr>
                <w:color w:val="00BABE"/>
                <w:lang w:val="en-GB"/>
              </w:rPr>
              <w:t>DESCRIPTION OF THE VPA IN RELATION TO THE CRITERIA, MEANS OF VERIFICATION/SUPPORTING EVIDENCE</w:t>
            </w:r>
          </w:p>
          <w:p w14:paraId="28D1BFF8" w14:textId="20061C22" w:rsidR="004A0AF1" w:rsidRPr="002273AC" w:rsidRDefault="002273AC" w:rsidP="002273AC">
            <w:pPr>
              <w:spacing w:after="200" w:line="240" w:lineRule="auto"/>
              <w:jc w:val="center"/>
              <w:rPr>
                <w:color w:val="00BABE"/>
                <w:lang w:val="en-GB"/>
              </w:rPr>
            </w:pPr>
            <w:r w:rsidRPr="002273AC">
              <w:rPr>
                <w:color w:val="00BABE"/>
                <w:lang w:val="en-GB"/>
              </w:rPr>
              <w:t>FOR INCLUSION</w:t>
            </w:r>
          </w:p>
        </w:tc>
      </w:tr>
      <w:tr w:rsidR="004A0AF1" w:rsidRPr="009823F5" w14:paraId="10FD7082" w14:textId="77777777" w:rsidTr="002273AC">
        <w:trPr>
          <w:cnfStyle w:val="000000100000" w:firstRow="0" w:lastRow="0" w:firstColumn="0" w:lastColumn="0" w:oddVBand="0" w:evenVBand="0" w:oddHBand="1" w:evenHBand="0" w:firstRowFirstColumn="0" w:firstRowLastColumn="0" w:lastRowFirstColumn="0" w:lastRowLastColumn="0"/>
        </w:trPr>
        <w:tc>
          <w:tcPr>
            <w:tcW w:w="561" w:type="dxa"/>
          </w:tcPr>
          <w:p w14:paraId="4DF32DDA" w14:textId="77777777" w:rsidR="004A0AF1" w:rsidRPr="009823F5" w:rsidRDefault="004A0AF1" w:rsidP="004E5123">
            <w:pPr>
              <w:spacing w:after="200" w:line="240" w:lineRule="auto"/>
              <w:rPr>
                <w:color w:val="FFFFFF" w:themeColor="background1"/>
                <w:lang w:val="en-GB"/>
              </w:rPr>
            </w:pPr>
            <w:r w:rsidRPr="00962C05">
              <w:rPr>
                <w:rFonts w:ascii="Avenir Book" w:hAnsi="Avenir Book"/>
                <w:szCs w:val="22"/>
              </w:rPr>
              <w:t>1</w:t>
            </w:r>
          </w:p>
        </w:tc>
        <w:tc>
          <w:tcPr>
            <w:tcW w:w="3022" w:type="dxa"/>
          </w:tcPr>
          <w:p w14:paraId="0532EC59" w14:textId="77777777" w:rsidR="004A0AF1" w:rsidRPr="009823F5" w:rsidRDefault="004A0AF1" w:rsidP="004E5123">
            <w:pPr>
              <w:spacing w:after="200" w:line="240" w:lineRule="auto"/>
              <w:rPr>
                <w:color w:val="FFFFFF" w:themeColor="background1"/>
                <w:lang w:val="en-GB"/>
              </w:rPr>
            </w:pPr>
          </w:p>
        </w:tc>
        <w:tc>
          <w:tcPr>
            <w:tcW w:w="3022" w:type="dxa"/>
          </w:tcPr>
          <w:p w14:paraId="0DA1D83E" w14:textId="77777777" w:rsidR="004A0AF1" w:rsidRPr="009823F5" w:rsidRDefault="004A0AF1" w:rsidP="004E5123">
            <w:pPr>
              <w:spacing w:after="200" w:line="240" w:lineRule="auto"/>
              <w:rPr>
                <w:color w:val="FFFFFF" w:themeColor="background1"/>
                <w:lang w:val="en-GB"/>
              </w:rPr>
            </w:pPr>
          </w:p>
        </w:tc>
        <w:tc>
          <w:tcPr>
            <w:tcW w:w="3024" w:type="dxa"/>
          </w:tcPr>
          <w:p w14:paraId="14F1880F" w14:textId="77777777" w:rsidR="004A0AF1" w:rsidRPr="009823F5" w:rsidRDefault="004A0AF1" w:rsidP="004E5123">
            <w:pPr>
              <w:spacing w:after="200" w:line="240" w:lineRule="auto"/>
              <w:rPr>
                <w:color w:val="FFFFFF" w:themeColor="background1"/>
                <w:lang w:val="en-GB"/>
              </w:rPr>
            </w:pPr>
          </w:p>
        </w:tc>
      </w:tr>
      <w:tr w:rsidR="004A0AF1" w:rsidRPr="009823F5" w14:paraId="13D07379" w14:textId="77777777" w:rsidTr="002273AC">
        <w:tc>
          <w:tcPr>
            <w:tcW w:w="561" w:type="dxa"/>
          </w:tcPr>
          <w:p w14:paraId="65D1E286" w14:textId="77777777" w:rsidR="004A0AF1" w:rsidRPr="009823F5" w:rsidRDefault="004A0AF1" w:rsidP="004E5123">
            <w:pPr>
              <w:spacing w:after="200" w:line="240" w:lineRule="auto"/>
              <w:rPr>
                <w:color w:val="FFFFFF" w:themeColor="background1"/>
                <w:lang w:val="en-GB"/>
              </w:rPr>
            </w:pPr>
            <w:r w:rsidRPr="00962C05">
              <w:rPr>
                <w:rFonts w:ascii="Avenir Book" w:hAnsi="Avenir Book"/>
                <w:szCs w:val="22"/>
              </w:rPr>
              <w:t>2</w:t>
            </w:r>
          </w:p>
        </w:tc>
        <w:tc>
          <w:tcPr>
            <w:tcW w:w="3022" w:type="dxa"/>
          </w:tcPr>
          <w:p w14:paraId="3FEC0A78" w14:textId="77777777" w:rsidR="004A0AF1" w:rsidRPr="009823F5" w:rsidRDefault="004A0AF1" w:rsidP="004E5123">
            <w:pPr>
              <w:spacing w:after="200" w:line="240" w:lineRule="auto"/>
              <w:rPr>
                <w:color w:val="FFFFFF" w:themeColor="background1"/>
                <w:lang w:val="en-GB"/>
              </w:rPr>
            </w:pPr>
          </w:p>
        </w:tc>
        <w:tc>
          <w:tcPr>
            <w:tcW w:w="3022" w:type="dxa"/>
          </w:tcPr>
          <w:p w14:paraId="5D5A64A0" w14:textId="77777777" w:rsidR="004A0AF1" w:rsidRPr="009823F5" w:rsidRDefault="004A0AF1" w:rsidP="004E5123">
            <w:pPr>
              <w:spacing w:after="200" w:line="240" w:lineRule="auto"/>
              <w:rPr>
                <w:color w:val="FFFFFF" w:themeColor="background1"/>
                <w:lang w:val="en-GB"/>
              </w:rPr>
            </w:pPr>
          </w:p>
        </w:tc>
        <w:tc>
          <w:tcPr>
            <w:tcW w:w="3024" w:type="dxa"/>
          </w:tcPr>
          <w:p w14:paraId="6FD32F74" w14:textId="77777777" w:rsidR="004A0AF1" w:rsidRPr="009823F5" w:rsidRDefault="004A0AF1" w:rsidP="004E5123">
            <w:pPr>
              <w:spacing w:after="200" w:line="240" w:lineRule="auto"/>
              <w:rPr>
                <w:color w:val="FFFFFF" w:themeColor="background1"/>
                <w:lang w:val="en-GB"/>
              </w:rPr>
            </w:pPr>
          </w:p>
        </w:tc>
      </w:tr>
      <w:tr w:rsidR="004A0AF1" w:rsidRPr="009823F5" w14:paraId="609A5D8C" w14:textId="77777777" w:rsidTr="002273AC">
        <w:trPr>
          <w:cnfStyle w:val="000000100000" w:firstRow="0" w:lastRow="0" w:firstColumn="0" w:lastColumn="0" w:oddVBand="0" w:evenVBand="0" w:oddHBand="1" w:evenHBand="0" w:firstRowFirstColumn="0" w:firstRowLastColumn="0" w:lastRowFirstColumn="0" w:lastRowLastColumn="0"/>
        </w:trPr>
        <w:tc>
          <w:tcPr>
            <w:tcW w:w="561" w:type="dxa"/>
          </w:tcPr>
          <w:p w14:paraId="3EEAA606" w14:textId="77777777" w:rsidR="004A0AF1" w:rsidRPr="009823F5" w:rsidRDefault="004A0AF1" w:rsidP="004E5123">
            <w:pPr>
              <w:spacing w:after="200" w:line="240" w:lineRule="auto"/>
              <w:rPr>
                <w:color w:val="FFFFFF" w:themeColor="background1"/>
                <w:lang w:val="en-GB"/>
              </w:rPr>
            </w:pPr>
            <w:r w:rsidRPr="00962C05">
              <w:rPr>
                <w:rFonts w:ascii="Avenir Book" w:hAnsi="Avenir Book"/>
                <w:szCs w:val="22"/>
              </w:rPr>
              <w:t>3</w:t>
            </w:r>
          </w:p>
        </w:tc>
        <w:tc>
          <w:tcPr>
            <w:tcW w:w="3022" w:type="dxa"/>
          </w:tcPr>
          <w:p w14:paraId="4AF00F71" w14:textId="77777777" w:rsidR="004A0AF1" w:rsidRPr="009823F5" w:rsidRDefault="004A0AF1" w:rsidP="004E5123">
            <w:pPr>
              <w:spacing w:after="200" w:line="240" w:lineRule="auto"/>
              <w:rPr>
                <w:color w:val="FFFFFF" w:themeColor="background1"/>
                <w:lang w:val="en-GB"/>
              </w:rPr>
            </w:pPr>
          </w:p>
        </w:tc>
        <w:tc>
          <w:tcPr>
            <w:tcW w:w="3022" w:type="dxa"/>
          </w:tcPr>
          <w:p w14:paraId="768D4507" w14:textId="77777777" w:rsidR="004A0AF1" w:rsidRPr="009823F5" w:rsidRDefault="004A0AF1" w:rsidP="004E5123">
            <w:pPr>
              <w:spacing w:after="200" w:line="240" w:lineRule="auto"/>
              <w:rPr>
                <w:color w:val="FFFFFF" w:themeColor="background1"/>
                <w:lang w:val="en-GB"/>
              </w:rPr>
            </w:pPr>
          </w:p>
        </w:tc>
        <w:tc>
          <w:tcPr>
            <w:tcW w:w="3024" w:type="dxa"/>
          </w:tcPr>
          <w:p w14:paraId="249E1BB9" w14:textId="77777777" w:rsidR="004A0AF1" w:rsidRPr="009823F5" w:rsidRDefault="004A0AF1" w:rsidP="004E5123">
            <w:pPr>
              <w:spacing w:after="200" w:line="240" w:lineRule="auto"/>
              <w:rPr>
                <w:color w:val="FFFFFF" w:themeColor="background1"/>
                <w:lang w:val="en-GB"/>
              </w:rPr>
            </w:pPr>
          </w:p>
        </w:tc>
      </w:tr>
      <w:tr w:rsidR="004A0AF1" w:rsidRPr="009823F5" w14:paraId="6479DBCD" w14:textId="77777777" w:rsidTr="002273AC">
        <w:tc>
          <w:tcPr>
            <w:tcW w:w="561" w:type="dxa"/>
          </w:tcPr>
          <w:p w14:paraId="1D03BFCB" w14:textId="77777777" w:rsidR="004A0AF1" w:rsidRPr="009823F5" w:rsidRDefault="004A0AF1" w:rsidP="004E5123">
            <w:pPr>
              <w:spacing w:after="200" w:line="240" w:lineRule="auto"/>
              <w:rPr>
                <w:color w:val="FFFFFF" w:themeColor="background1"/>
                <w:lang w:val="en-GB"/>
              </w:rPr>
            </w:pPr>
            <w:r w:rsidRPr="00962C05">
              <w:rPr>
                <w:rFonts w:ascii="Avenir Book" w:hAnsi="Avenir Book"/>
                <w:szCs w:val="22"/>
              </w:rPr>
              <w:t>…</w:t>
            </w:r>
          </w:p>
        </w:tc>
        <w:tc>
          <w:tcPr>
            <w:tcW w:w="3022" w:type="dxa"/>
          </w:tcPr>
          <w:p w14:paraId="33E192DB" w14:textId="77777777" w:rsidR="004A0AF1" w:rsidRPr="009823F5" w:rsidRDefault="004A0AF1" w:rsidP="004E5123">
            <w:pPr>
              <w:spacing w:after="200" w:line="240" w:lineRule="auto"/>
              <w:rPr>
                <w:color w:val="FFFFFF" w:themeColor="background1"/>
                <w:lang w:val="en-GB"/>
              </w:rPr>
            </w:pPr>
          </w:p>
        </w:tc>
        <w:tc>
          <w:tcPr>
            <w:tcW w:w="3022" w:type="dxa"/>
          </w:tcPr>
          <w:p w14:paraId="6FCBB9AA" w14:textId="77777777" w:rsidR="004A0AF1" w:rsidRPr="009823F5" w:rsidRDefault="004A0AF1" w:rsidP="004E5123">
            <w:pPr>
              <w:spacing w:after="200" w:line="240" w:lineRule="auto"/>
              <w:rPr>
                <w:color w:val="FFFFFF" w:themeColor="background1"/>
                <w:lang w:val="en-GB"/>
              </w:rPr>
            </w:pPr>
          </w:p>
        </w:tc>
        <w:tc>
          <w:tcPr>
            <w:tcW w:w="3024" w:type="dxa"/>
          </w:tcPr>
          <w:p w14:paraId="759EB45A" w14:textId="77777777" w:rsidR="004A0AF1" w:rsidRPr="009823F5" w:rsidRDefault="004A0AF1" w:rsidP="004E5123">
            <w:pPr>
              <w:spacing w:after="200" w:line="240" w:lineRule="auto"/>
              <w:rPr>
                <w:color w:val="FFFFFF" w:themeColor="background1"/>
                <w:lang w:val="en-GB"/>
              </w:rPr>
            </w:pPr>
          </w:p>
        </w:tc>
      </w:tr>
    </w:tbl>
    <w:p w14:paraId="31F23219" w14:textId="77777777" w:rsidR="004A0AF1" w:rsidRPr="000C5DE6" w:rsidRDefault="004A0AF1" w:rsidP="004A0AF1">
      <w:pPr>
        <w:rPr>
          <w:b/>
          <w:lang w:eastAsia="de-DE"/>
        </w:rPr>
      </w:pPr>
    </w:p>
    <w:p w14:paraId="3048C4B8" w14:textId="07FCDE0C" w:rsidR="00794454" w:rsidRDefault="00794454">
      <w:pPr>
        <w:spacing w:line="276" w:lineRule="auto"/>
        <w:contextualSpacing w:val="0"/>
      </w:pPr>
    </w:p>
    <w:p w14:paraId="1547F972" w14:textId="77777777" w:rsidR="009B77FD" w:rsidRDefault="009B77FD" w:rsidP="009B77FD">
      <w:pPr>
        <w:rPr>
          <w:lang w:val="en-GB"/>
        </w:rPr>
      </w:pPr>
      <w:bookmarkStart w:id="17" w:name="_APPENDIX_1_–"/>
      <w:bookmarkEnd w:id="16"/>
      <w:bookmarkEnd w:id="17"/>
      <w:r>
        <w:rPr>
          <w:lang w:val="en-GB"/>
        </w:rPr>
        <w:br w:type="page"/>
      </w:r>
    </w:p>
    <w:p w14:paraId="6E424ADA" w14:textId="77777777" w:rsidR="008144AA" w:rsidRDefault="008144AA" w:rsidP="006D53FE">
      <w:pPr>
        <w:sectPr w:rsidR="008144AA" w:rsidSect="00F92931">
          <w:headerReference w:type="even" r:id="rId29"/>
          <w:headerReference w:type="default" r:id="rId30"/>
          <w:footerReference w:type="even" r:id="rId31"/>
          <w:footerReference w:type="default" r:id="rId32"/>
          <w:headerReference w:type="first" r:id="rId33"/>
          <w:footerReference w:type="first" r:id="rId34"/>
          <w:pgSz w:w="11900" w:h="16840"/>
          <w:pgMar w:top="1381" w:right="1134" w:bottom="1021" w:left="1134" w:header="283" w:footer="0" w:gutter="0"/>
          <w:cols w:space="720"/>
          <w:titlePg/>
          <w:docGrid w:linePitch="360"/>
        </w:sectPr>
      </w:pPr>
    </w:p>
    <w:p w14:paraId="23EB1E4C" w14:textId="31B23544" w:rsidR="008144AA" w:rsidRPr="003C54A1" w:rsidRDefault="008144AA" w:rsidP="008144AA">
      <w:pPr>
        <w:pStyle w:val="Heading3"/>
      </w:pPr>
      <w:bookmarkStart w:id="18" w:name="_Appendix_1_-"/>
      <w:bookmarkEnd w:id="18"/>
      <w:r>
        <w:lastRenderedPageBreak/>
        <w:t xml:space="preserve">Appendix 1 - Safeguarding Principles Assessment </w:t>
      </w:r>
    </w:p>
    <w:p w14:paraId="0DF614B1" w14:textId="6C0E7652" w:rsidR="008144AA" w:rsidRDefault="008144AA" w:rsidP="007A0AE9">
      <w:r>
        <w:t xml:space="preserve">Complete the Assessment below and copy all Mitigation Measures for each Principle into </w:t>
      </w:r>
      <w:hyperlink w:anchor="check1" w:history="1">
        <w:r w:rsidR="007A0AE9" w:rsidRPr="00AF6E33">
          <w:rPr>
            <w:rStyle w:val="Hyperlink"/>
            <w:color w:val="00B9BD" w:themeColor="accent1"/>
          </w:rPr>
          <w:t>SECTION D</w:t>
        </w:r>
      </w:hyperlink>
      <w:r w:rsidR="007A0AE9">
        <w:rPr>
          <w:color w:val="0070C0"/>
          <w:u w:val="single"/>
        </w:rPr>
        <w:t xml:space="preserve"> </w:t>
      </w:r>
      <w:r>
        <w:t xml:space="preserve">above. Please refer to the instructions in the </w:t>
      </w:r>
      <w:hyperlink r:id="rId35" w:history="1">
        <w:r w:rsidRPr="00576FC7">
          <w:rPr>
            <w:rStyle w:val="Hyperlink"/>
            <w:rFonts w:ascii="Verdana" w:hAnsi="Verdana"/>
          </w:rPr>
          <w:t>Guide to Completing</w:t>
        </w:r>
      </w:hyperlink>
      <w:r w:rsidRPr="00EE2781">
        <w:t xml:space="preserve"> this Form</w:t>
      </w:r>
      <w:r>
        <w:t xml:space="preserve"> below.</w:t>
      </w:r>
    </w:p>
    <w:p w14:paraId="300E89B5" w14:textId="77777777" w:rsidR="005B10B7" w:rsidRDefault="005B10B7" w:rsidP="007A0AE9"/>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1E0" w:firstRow="1" w:lastRow="1" w:firstColumn="1" w:lastColumn="1" w:noHBand="0" w:noVBand="0"/>
      </w:tblPr>
      <w:tblGrid>
        <w:gridCol w:w="3682"/>
        <w:gridCol w:w="3532"/>
        <w:gridCol w:w="3610"/>
        <w:gridCol w:w="3604"/>
      </w:tblGrid>
      <w:tr w:rsidR="007F67C8" w:rsidRPr="008144AA" w14:paraId="5EF6277E" w14:textId="77777777" w:rsidTr="009D35F6">
        <w:tc>
          <w:tcPr>
            <w:tcW w:w="1276" w:type="pct"/>
            <w:shd w:val="clear" w:color="auto" w:fill="00BABE"/>
          </w:tcPr>
          <w:p w14:paraId="2BC7F267" w14:textId="77777777" w:rsidR="007F67C8" w:rsidRPr="008144AA" w:rsidRDefault="007F67C8" w:rsidP="009D35F6">
            <w:pPr>
              <w:spacing w:line="276" w:lineRule="auto"/>
              <w:rPr>
                <w:b/>
                <w:bCs/>
                <w:color w:val="FFFFFF" w:themeColor="background1"/>
                <w:lang w:val="en-GB"/>
              </w:rPr>
            </w:pPr>
            <w:r w:rsidRPr="008144AA">
              <w:rPr>
                <w:b/>
                <w:bCs/>
                <w:color w:val="FFFFFF" w:themeColor="background1"/>
                <w:lang w:val="en-GB"/>
              </w:rPr>
              <w:t>Assessment Questions/</w:t>
            </w:r>
          </w:p>
          <w:p w14:paraId="30AB35E1" w14:textId="77777777" w:rsidR="007F67C8" w:rsidRPr="008144AA" w:rsidRDefault="007F67C8" w:rsidP="009D35F6">
            <w:pPr>
              <w:spacing w:line="276" w:lineRule="auto"/>
              <w:rPr>
                <w:b/>
                <w:bCs/>
                <w:color w:val="FFFFFF" w:themeColor="background1"/>
                <w:lang w:val="en-GB"/>
              </w:rPr>
            </w:pPr>
            <w:r w:rsidRPr="008144AA">
              <w:rPr>
                <w:b/>
                <w:bCs/>
                <w:color w:val="FFFFFF" w:themeColor="background1"/>
                <w:lang w:val="en-GB"/>
              </w:rPr>
              <w:t>Requirements</w:t>
            </w:r>
          </w:p>
        </w:tc>
        <w:tc>
          <w:tcPr>
            <w:tcW w:w="1224" w:type="pct"/>
            <w:shd w:val="clear" w:color="auto" w:fill="00BABE"/>
          </w:tcPr>
          <w:p w14:paraId="333ED820" w14:textId="77777777" w:rsidR="007F67C8" w:rsidRPr="008144AA" w:rsidRDefault="007F67C8" w:rsidP="009D35F6">
            <w:pPr>
              <w:spacing w:line="276" w:lineRule="auto"/>
              <w:rPr>
                <w:b/>
                <w:bCs/>
                <w:color w:val="FFFFFF" w:themeColor="background1"/>
                <w:lang w:val="en-GB"/>
              </w:rPr>
            </w:pPr>
            <w:r w:rsidRPr="008144AA">
              <w:rPr>
                <w:b/>
                <w:bCs/>
                <w:color w:val="FFFFFF" w:themeColor="background1"/>
                <w:lang w:val="en-GB"/>
              </w:rPr>
              <w:t>Justification of Relevance (Yes/potentially/no)</w:t>
            </w:r>
          </w:p>
        </w:tc>
        <w:tc>
          <w:tcPr>
            <w:tcW w:w="1251" w:type="pct"/>
            <w:shd w:val="clear" w:color="auto" w:fill="00BABE"/>
          </w:tcPr>
          <w:p w14:paraId="0CF5FFDF" w14:textId="77777777" w:rsidR="007F67C8" w:rsidRPr="008144AA" w:rsidRDefault="007F67C8" w:rsidP="009D35F6">
            <w:pPr>
              <w:spacing w:line="276" w:lineRule="auto"/>
              <w:rPr>
                <w:b/>
                <w:bCs/>
                <w:color w:val="FFFFFF" w:themeColor="background1"/>
                <w:lang w:val="en-GB"/>
              </w:rPr>
            </w:pPr>
            <w:r w:rsidRPr="008144AA">
              <w:rPr>
                <w:b/>
                <w:bCs/>
                <w:color w:val="FFFFFF" w:themeColor="background1"/>
                <w:lang w:val="en-GB"/>
              </w:rPr>
              <w:t xml:space="preserve">How Project will achieve Requirements through design, management or risk mitigation. </w:t>
            </w:r>
          </w:p>
        </w:tc>
        <w:tc>
          <w:tcPr>
            <w:tcW w:w="1249" w:type="pct"/>
            <w:shd w:val="clear" w:color="auto" w:fill="00BABE"/>
          </w:tcPr>
          <w:p w14:paraId="5465C2FC" w14:textId="77777777" w:rsidR="007F67C8" w:rsidRPr="008144AA" w:rsidRDefault="007F67C8" w:rsidP="009D35F6">
            <w:pPr>
              <w:spacing w:line="276" w:lineRule="auto"/>
              <w:rPr>
                <w:b/>
                <w:bCs/>
                <w:color w:val="FFFFFF" w:themeColor="background1"/>
                <w:lang w:val="en-GB"/>
              </w:rPr>
            </w:pPr>
            <w:r w:rsidRPr="008144AA">
              <w:rPr>
                <w:b/>
                <w:bCs/>
                <w:color w:val="FFFFFF" w:themeColor="background1"/>
                <w:lang w:val="en-GB"/>
              </w:rPr>
              <w:t>Mitigation Measures added to the Monitoring Plan (if required)</w:t>
            </w:r>
          </w:p>
        </w:tc>
      </w:tr>
      <w:tr w:rsidR="007F67C8" w:rsidRPr="008144AA" w14:paraId="1350EF1A" w14:textId="77777777" w:rsidTr="009D35F6">
        <w:tc>
          <w:tcPr>
            <w:tcW w:w="5000" w:type="pct"/>
            <w:gridSpan w:val="4"/>
            <w:shd w:val="clear" w:color="auto" w:fill="E2F8FA"/>
          </w:tcPr>
          <w:p w14:paraId="245606D5" w14:textId="77777777" w:rsidR="007F67C8" w:rsidRPr="008144AA" w:rsidRDefault="007F67C8" w:rsidP="009D35F6">
            <w:pPr>
              <w:spacing w:line="276" w:lineRule="auto"/>
              <w:rPr>
                <w:lang w:val="en-GB"/>
              </w:rPr>
            </w:pPr>
            <w:r w:rsidRPr="008144AA">
              <w:rPr>
                <w:b/>
                <w:bCs/>
                <w:lang w:val="en-GB"/>
              </w:rPr>
              <w:t>Principle 1. Human Rights</w:t>
            </w:r>
          </w:p>
        </w:tc>
      </w:tr>
      <w:tr w:rsidR="00C3487B" w:rsidRPr="008144AA" w14:paraId="5EFB0038" w14:textId="77777777" w:rsidTr="009D35F6">
        <w:tc>
          <w:tcPr>
            <w:tcW w:w="1276" w:type="pct"/>
          </w:tcPr>
          <w:p w14:paraId="22F16421" w14:textId="77777777" w:rsidR="00C3487B" w:rsidRPr="008144AA" w:rsidRDefault="00C3487B" w:rsidP="00C3487B">
            <w:pPr>
              <w:numPr>
                <w:ilvl w:val="0"/>
                <w:numId w:val="24"/>
              </w:numPr>
              <w:spacing w:line="276" w:lineRule="auto"/>
              <w:rPr>
                <w:lang w:val="en-GB"/>
              </w:rPr>
            </w:pPr>
            <w:r w:rsidRPr="008144AA">
              <w:rPr>
                <w:lang w:val="en-GB"/>
              </w:rPr>
              <w:t>The Project Developer and the Project shall respect internationally proclaimed human rights and shall not be complicit in violence or human rights abuses of any kind as defined in the Universal Declaration of Human Rights</w:t>
            </w:r>
          </w:p>
          <w:p w14:paraId="219B1BDC" w14:textId="77777777" w:rsidR="00C3487B" w:rsidRPr="008144AA" w:rsidRDefault="00C3487B" w:rsidP="00C3487B">
            <w:pPr>
              <w:numPr>
                <w:ilvl w:val="0"/>
                <w:numId w:val="24"/>
              </w:numPr>
              <w:spacing w:line="276" w:lineRule="auto"/>
              <w:rPr>
                <w:lang w:val="en-GB"/>
              </w:rPr>
            </w:pPr>
            <w:r w:rsidRPr="008144AA">
              <w:rPr>
                <w:lang w:val="en-GB"/>
              </w:rPr>
              <w:t>The Project shall not discriminate with regards to participation and inclusion</w:t>
            </w:r>
          </w:p>
        </w:tc>
        <w:tc>
          <w:tcPr>
            <w:tcW w:w="1224" w:type="pct"/>
            <w:shd w:val="clear" w:color="auto" w:fill="E2F8FA"/>
          </w:tcPr>
          <w:p w14:paraId="5688808A" w14:textId="0D3A0591" w:rsidR="00C3487B" w:rsidRPr="008144AA" w:rsidRDefault="00C3487B" w:rsidP="00C3487B">
            <w:pPr>
              <w:spacing w:line="276" w:lineRule="auto"/>
              <w:rPr>
                <w:lang w:val="en-GB"/>
              </w:rPr>
            </w:pPr>
            <w:r>
              <w:rPr>
                <w:lang w:val="en-GB"/>
              </w:rPr>
              <w:t>Yes</w:t>
            </w:r>
          </w:p>
        </w:tc>
        <w:tc>
          <w:tcPr>
            <w:tcW w:w="1251" w:type="pct"/>
          </w:tcPr>
          <w:p w14:paraId="4DB8221F" w14:textId="7D9624C5" w:rsidR="00C3487B" w:rsidRPr="008144AA" w:rsidRDefault="00C3487B" w:rsidP="00C3487B">
            <w:pPr>
              <w:spacing w:line="276" w:lineRule="auto"/>
              <w:rPr>
                <w:lang w:val="en-GB"/>
              </w:rPr>
            </w:pPr>
            <w:r w:rsidRPr="003509DB">
              <w:rPr>
                <w:rFonts w:asciiTheme="minorHAnsi" w:eastAsia="Times New Roman" w:hAnsiTheme="minorHAnsi"/>
                <w:szCs w:val="22"/>
              </w:rPr>
              <w:t>The project will adhere to all human rights requirements including respecting internationally proclaimed human rights and Universal Declaration of Human Rights and will not discriminate in any way.</w:t>
            </w:r>
          </w:p>
        </w:tc>
        <w:tc>
          <w:tcPr>
            <w:tcW w:w="1249" w:type="pct"/>
          </w:tcPr>
          <w:p w14:paraId="2C01DFFF" w14:textId="29F0AC42" w:rsidR="00C3487B" w:rsidRPr="008144AA" w:rsidRDefault="00C3487B" w:rsidP="00C3487B">
            <w:pPr>
              <w:spacing w:line="276" w:lineRule="auto"/>
              <w:rPr>
                <w:lang w:val="en-GB"/>
              </w:rPr>
            </w:pPr>
            <w:r>
              <w:rPr>
                <w:lang w:val="en-GB"/>
              </w:rPr>
              <w:t>Not applicable</w:t>
            </w:r>
          </w:p>
        </w:tc>
      </w:tr>
      <w:tr w:rsidR="00C3487B" w:rsidRPr="008144AA" w14:paraId="7BAD9BC2" w14:textId="77777777" w:rsidTr="009D35F6">
        <w:tc>
          <w:tcPr>
            <w:tcW w:w="5000" w:type="pct"/>
            <w:gridSpan w:val="4"/>
            <w:shd w:val="clear" w:color="auto" w:fill="E2F8FA"/>
          </w:tcPr>
          <w:p w14:paraId="5E44423A" w14:textId="77777777" w:rsidR="00C3487B" w:rsidRPr="008144AA" w:rsidRDefault="00C3487B" w:rsidP="00C3487B">
            <w:pPr>
              <w:spacing w:line="276" w:lineRule="auto"/>
              <w:rPr>
                <w:lang w:val="en-GB"/>
              </w:rPr>
            </w:pPr>
            <w:r w:rsidRPr="008144AA">
              <w:rPr>
                <w:b/>
                <w:bCs/>
                <w:lang w:val="en-GB"/>
              </w:rPr>
              <w:t>Principle 2.  Gender Equality</w:t>
            </w:r>
          </w:p>
        </w:tc>
      </w:tr>
      <w:tr w:rsidR="00C3487B" w:rsidRPr="008144AA" w14:paraId="355900F2" w14:textId="77777777" w:rsidTr="009D35F6">
        <w:tc>
          <w:tcPr>
            <w:tcW w:w="1276" w:type="pct"/>
          </w:tcPr>
          <w:p w14:paraId="4E3D68DF" w14:textId="77777777" w:rsidR="00C3487B" w:rsidRPr="008144AA" w:rsidRDefault="00C3487B" w:rsidP="00C3487B">
            <w:pPr>
              <w:numPr>
                <w:ilvl w:val="0"/>
                <w:numId w:val="25"/>
              </w:numPr>
              <w:spacing w:line="276" w:lineRule="auto"/>
              <w:rPr>
                <w:lang w:val="en-GB"/>
              </w:rPr>
            </w:pPr>
            <w:r w:rsidRPr="008144AA">
              <w:rPr>
                <w:lang w:val="en-GB"/>
              </w:rPr>
              <w:lastRenderedPageBreak/>
              <w:t>The Project shall not directly or indirectly lead to/contribute to adverse impacts on gender equality and/or the situation of women</w:t>
            </w:r>
          </w:p>
          <w:p w14:paraId="24ED158B" w14:textId="77777777" w:rsidR="00C3487B" w:rsidRPr="008144AA" w:rsidRDefault="00C3487B" w:rsidP="00C3487B">
            <w:pPr>
              <w:numPr>
                <w:ilvl w:val="0"/>
                <w:numId w:val="25"/>
              </w:numPr>
              <w:spacing w:line="276" w:lineRule="auto"/>
              <w:rPr>
                <w:lang w:val="en-GB"/>
              </w:rPr>
            </w:pPr>
            <w:r w:rsidRPr="008144AA">
              <w:rPr>
                <w:lang w:val="en-GB"/>
              </w:rPr>
              <w:t xml:space="preserve">Projects shall apply the principles of </w:t>
            </w:r>
            <w:proofErr w:type="spellStart"/>
            <w:r w:rsidRPr="008144AA">
              <w:rPr>
                <w:lang w:val="en-GB"/>
              </w:rPr>
              <w:t>nondiscrimination</w:t>
            </w:r>
            <w:proofErr w:type="spellEnd"/>
            <w:r w:rsidRPr="008144AA">
              <w:rPr>
                <w:lang w:val="en-GB"/>
              </w:rPr>
              <w:t>, equal treatment, and equal pay for equal work</w:t>
            </w:r>
          </w:p>
          <w:p w14:paraId="366049DE" w14:textId="77777777" w:rsidR="00C3487B" w:rsidRPr="008144AA" w:rsidRDefault="00C3487B" w:rsidP="00C3487B">
            <w:pPr>
              <w:numPr>
                <w:ilvl w:val="0"/>
                <w:numId w:val="25"/>
              </w:numPr>
              <w:spacing w:line="276" w:lineRule="auto"/>
              <w:rPr>
                <w:lang w:val="en-GB"/>
              </w:rPr>
            </w:pPr>
            <w:r w:rsidRPr="008144AA">
              <w:rPr>
                <w:lang w:val="en-GB"/>
              </w:rPr>
              <w:t>The Project shall refer to the country’s national gender strategy or equivalent national commitment to aid in assessing gender risks</w:t>
            </w:r>
          </w:p>
          <w:p w14:paraId="26FE915B" w14:textId="77777777" w:rsidR="00C3487B" w:rsidRPr="008144AA" w:rsidRDefault="00C3487B" w:rsidP="00C3487B">
            <w:pPr>
              <w:numPr>
                <w:ilvl w:val="0"/>
                <w:numId w:val="25"/>
              </w:numPr>
              <w:spacing w:line="276" w:lineRule="auto"/>
              <w:rPr>
                <w:lang w:val="en-GB"/>
              </w:rPr>
            </w:pPr>
            <w:r w:rsidRPr="008144AA">
              <w:rPr>
                <w:lang w:val="en-GB"/>
              </w:rPr>
              <w:t xml:space="preserve">(where required) Summary of opinions and recommendations of an Expert Stakeholder(s) </w:t>
            </w:r>
          </w:p>
        </w:tc>
        <w:tc>
          <w:tcPr>
            <w:tcW w:w="1224" w:type="pct"/>
            <w:shd w:val="clear" w:color="auto" w:fill="E2F8FA"/>
          </w:tcPr>
          <w:p w14:paraId="4A9D8246" w14:textId="77777777" w:rsidR="008D5DB0" w:rsidRPr="00AB4B86" w:rsidRDefault="008D5DB0" w:rsidP="008D5DB0">
            <w:pPr>
              <w:spacing w:line="276" w:lineRule="auto"/>
              <w:rPr>
                <w:lang w:val="en-GB"/>
              </w:rPr>
            </w:pPr>
            <w:r>
              <w:rPr>
                <w:lang w:val="en-GB"/>
              </w:rPr>
              <w:t>Yes</w:t>
            </w:r>
          </w:p>
          <w:p w14:paraId="0F1B2362" w14:textId="77777777" w:rsidR="00C3487B" w:rsidRDefault="00C3487B" w:rsidP="00C3487B">
            <w:pPr>
              <w:spacing w:line="276" w:lineRule="auto"/>
              <w:rPr>
                <w:lang w:val="en-GB"/>
              </w:rPr>
            </w:pPr>
          </w:p>
          <w:p w14:paraId="1F29197B" w14:textId="77777777" w:rsidR="00C3487B" w:rsidRPr="00AB4B86" w:rsidRDefault="00C3487B" w:rsidP="00C3487B">
            <w:pPr>
              <w:spacing w:line="276" w:lineRule="auto"/>
              <w:rPr>
                <w:lang w:val="en-GB"/>
              </w:rPr>
            </w:pPr>
          </w:p>
          <w:p w14:paraId="06C343FA" w14:textId="77777777" w:rsidR="00C3487B" w:rsidRPr="00AB4B86" w:rsidRDefault="00C3487B" w:rsidP="00C3487B">
            <w:pPr>
              <w:spacing w:line="276" w:lineRule="auto"/>
              <w:rPr>
                <w:lang w:val="en-GB"/>
              </w:rPr>
            </w:pPr>
          </w:p>
          <w:p w14:paraId="0C137B75" w14:textId="77777777" w:rsidR="00C3487B" w:rsidRDefault="00C3487B" w:rsidP="00C3487B">
            <w:pPr>
              <w:spacing w:line="276" w:lineRule="auto"/>
              <w:rPr>
                <w:lang w:val="en-GB"/>
              </w:rPr>
            </w:pPr>
          </w:p>
          <w:p w14:paraId="6273DC5E" w14:textId="77777777" w:rsidR="00C3487B" w:rsidRDefault="00C3487B" w:rsidP="00C3487B">
            <w:pPr>
              <w:spacing w:line="276" w:lineRule="auto"/>
              <w:rPr>
                <w:lang w:val="en-GB"/>
              </w:rPr>
            </w:pPr>
          </w:p>
          <w:p w14:paraId="11D9EA14" w14:textId="77777777" w:rsidR="00C3487B" w:rsidRPr="00AB4B86" w:rsidRDefault="00C3487B" w:rsidP="00C3487B">
            <w:pPr>
              <w:spacing w:line="276" w:lineRule="auto"/>
              <w:rPr>
                <w:lang w:val="en-GB"/>
              </w:rPr>
            </w:pPr>
          </w:p>
        </w:tc>
        <w:tc>
          <w:tcPr>
            <w:tcW w:w="1251" w:type="pct"/>
          </w:tcPr>
          <w:p w14:paraId="6FF5B244" w14:textId="0B873230" w:rsidR="00C3487B" w:rsidRDefault="00C3487B" w:rsidP="00C3487B">
            <w:pPr>
              <w:spacing w:line="276" w:lineRule="auto"/>
              <w:rPr>
                <w:rFonts w:asciiTheme="minorHAnsi" w:hAnsiTheme="minorHAnsi"/>
                <w:b/>
                <w:bCs/>
              </w:rPr>
            </w:pPr>
            <w:r w:rsidRPr="00D35A34">
              <w:rPr>
                <w:rFonts w:asciiTheme="minorHAnsi" w:hAnsiTheme="minorHAnsi"/>
              </w:rPr>
              <w:t xml:space="preserve">Both women and men will benefit from the project activities, no group is </w:t>
            </w:r>
            <w:r w:rsidRPr="00E77012">
              <w:rPr>
                <w:rFonts w:asciiTheme="minorHAnsi" w:hAnsiTheme="minorHAnsi"/>
              </w:rPr>
              <w:t>excluded from participating in the project activities or use of the stoves.</w:t>
            </w:r>
          </w:p>
          <w:p w14:paraId="3FC4D2F7" w14:textId="2093CEF2" w:rsidR="00C3487B" w:rsidRPr="00373975" w:rsidRDefault="00C3487B" w:rsidP="00C3487B">
            <w:pPr>
              <w:pStyle w:val="Tablecustom"/>
              <w:rPr>
                <w:rFonts w:asciiTheme="minorHAnsi" w:eastAsiaTheme="minorHAnsi" w:hAnsiTheme="minorHAnsi" w:cs="Times New Roman (Body CS)"/>
                <w:b w:val="0"/>
                <w:bCs w:val="0"/>
                <w:color w:val="4D4D4C"/>
                <w:sz w:val="22"/>
                <w:szCs w:val="24"/>
                <w:lang w:val="en-US" w:eastAsia="en-US"/>
              </w:rPr>
            </w:pPr>
          </w:p>
          <w:p w14:paraId="7CDE15BC" w14:textId="3C9B610B" w:rsidR="00C3487B" w:rsidRDefault="00C3487B" w:rsidP="00C3487B">
            <w:pPr>
              <w:spacing w:line="276" w:lineRule="auto"/>
              <w:rPr>
                <w:rFonts w:asciiTheme="minorHAnsi" w:hAnsiTheme="minorHAnsi"/>
              </w:rPr>
            </w:pPr>
            <w:r w:rsidRPr="003509DB">
              <w:rPr>
                <w:rFonts w:asciiTheme="minorHAnsi" w:hAnsiTheme="minorHAnsi"/>
              </w:rPr>
              <w:t>The project decreases the workload of women in collecting firewood</w:t>
            </w:r>
            <w:r>
              <w:rPr>
                <w:rFonts w:asciiTheme="minorHAnsi" w:hAnsiTheme="minorHAnsi"/>
              </w:rPr>
              <w:t xml:space="preserve"> and cooking</w:t>
            </w:r>
            <w:r w:rsidRPr="003509DB">
              <w:rPr>
                <w:rFonts w:asciiTheme="minorHAnsi" w:hAnsiTheme="minorHAnsi"/>
              </w:rPr>
              <w:t xml:space="preserve">, thereby allowing more time to engage in other activities. </w:t>
            </w:r>
          </w:p>
          <w:p w14:paraId="6EF4BC7D" w14:textId="2FE6B438" w:rsidR="00C3487B" w:rsidRPr="003509DB" w:rsidRDefault="00C3487B" w:rsidP="00C3487B">
            <w:pPr>
              <w:spacing w:line="276" w:lineRule="auto"/>
              <w:rPr>
                <w:rFonts w:asciiTheme="minorHAnsi" w:hAnsiTheme="minorHAnsi"/>
              </w:rPr>
            </w:pPr>
          </w:p>
          <w:p w14:paraId="3DEFF687" w14:textId="3A501476" w:rsidR="00C3487B" w:rsidRPr="008144AA" w:rsidRDefault="00C3487B" w:rsidP="00C3487B">
            <w:pPr>
              <w:spacing w:line="276" w:lineRule="auto"/>
              <w:rPr>
                <w:lang w:val="en-GB"/>
              </w:rPr>
            </w:pPr>
            <w:r w:rsidRPr="003509DB">
              <w:rPr>
                <w:rFonts w:asciiTheme="minorHAnsi" w:hAnsiTheme="minorHAnsi"/>
              </w:rPr>
              <w:t>No further risks or hazards for women and girls have been identified</w:t>
            </w:r>
            <w:r>
              <w:rPr>
                <w:rFonts w:asciiTheme="minorHAnsi" w:hAnsiTheme="minorHAnsi"/>
              </w:rPr>
              <w:t>.</w:t>
            </w:r>
          </w:p>
        </w:tc>
        <w:tc>
          <w:tcPr>
            <w:tcW w:w="1249" w:type="pct"/>
          </w:tcPr>
          <w:p w14:paraId="39D18145" w14:textId="2664438C" w:rsidR="00C3487B" w:rsidRPr="008144AA" w:rsidRDefault="0002568C" w:rsidP="00C3487B">
            <w:pPr>
              <w:spacing w:line="276" w:lineRule="auto"/>
              <w:rPr>
                <w:lang w:val="en-GB"/>
              </w:rPr>
            </w:pPr>
            <w:r>
              <w:rPr>
                <w:lang w:val="en-GB"/>
              </w:rPr>
              <w:t>Not applicable</w:t>
            </w:r>
          </w:p>
        </w:tc>
      </w:tr>
      <w:tr w:rsidR="00C3487B" w:rsidRPr="008144AA" w14:paraId="5A8730F2" w14:textId="77777777" w:rsidTr="009D35F6">
        <w:tc>
          <w:tcPr>
            <w:tcW w:w="5000" w:type="pct"/>
            <w:gridSpan w:val="4"/>
            <w:shd w:val="clear" w:color="auto" w:fill="E2F8FA"/>
          </w:tcPr>
          <w:p w14:paraId="32860554" w14:textId="77777777" w:rsidR="00C3487B" w:rsidRPr="008144AA" w:rsidRDefault="00C3487B" w:rsidP="00C3487B">
            <w:pPr>
              <w:spacing w:line="276" w:lineRule="auto"/>
              <w:rPr>
                <w:lang w:val="en-GB"/>
              </w:rPr>
            </w:pPr>
            <w:r w:rsidRPr="008144AA">
              <w:rPr>
                <w:b/>
                <w:bCs/>
                <w:lang w:val="en-GB"/>
              </w:rPr>
              <w:t xml:space="preserve">Principle 3. Community Health, Safety and Working </w:t>
            </w:r>
            <w:r w:rsidRPr="00AB4B86">
              <w:rPr>
                <w:b/>
                <w:bCs/>
                <w:shd w:val="clear" w:color="auto" w:fill="E2F8FA"/>
                <w:lang w:val="en-GB"/>
              </w:rPr>
              <w:t>Conditions</w:t>
            </w:r>
          </w:p>
        </w:tc>
      </w:tr>
      <w:tr w:rsidR="00C3487B" w:rsidRPr="008144AA" w14:paraId="17F3ED9D" w14:textId="77777777" w:rsidTr="009D35F6">
        <w:tc>
          <w:tcPr>
            <w:tcW w:w="1276" w:type="pct"/>
          </w:tcPr>
          <w:p w14:paraId="0F6D8E0E" w14:textId="77777777" w:rsidR="00C3487B" w:rsidRPr="008144AA" w:rsidRDefault="00C3487B" w:rsidP="00C3487B">
            <w:pPr>
              <w:numPr>
                <w:ilvl w:val="0"/>
                <w:numId w:val="27"/>
              </w:numPr>
              <w:spacing w:line="276" w:lineRule="auto"/>
              <w:rPr>
                <w:lang w:val="en-GB"/>
              </w:rPr>
            </w:pPr>
            <w:r w:rsidRPr="008144AA">
              <w:rPr>
                <w:lang w:val="en-GB"/>
              </w:rPr>
              <w:t xml:space="preserve">The Project shall avoid community exposure to increased health risks and shall not adversely affect the health of the </w:t>
            </w:r>
            <w:r w:rsidRPr="008144AA">
              <w:rPr>
                <w:lang w:val="en-GB"/>
              </w:rPr>
              <w:lastRenderedPageBreak/>
              <w:t>workers and the community</w:t>
            </w:r>
          </w:p>
        </w:tc>
        <w:tc>
          <w:tcPr>
            <w:tcW w:w="1224" w:type="pct"/>
            <w:shd w:val="clear" w:color="auto" w:fill="E2F8FA"/>
          </w:tcPr>
          <w:p w14:paraId="06290373" w14:textId="77777777" w:rsidR="008E5DAD" w:rsidRPr="00AB4B86" w:rsidRDefault="008E5DAD" w:rsidP="008E5DAD">
            <w:pPr>
              <w:spacing w:line="276" w:lineRule="auto"/>
              <w:rPr>
                <w:lang w:val="en-GB"/>
              </w:rPr>
            </w:pPr>
            <w:r>
              <w:rPr>
                <w:lang w:val="en-GB"/>
              </w:rPr>
              <w:lastRenderedPageBreak/>
              <w:t>Yes</w:t>
            </w:r>
          </w:p>
          <w:p w14:paraId="78EF7644" w14:textId="77777777" w:rsidR="00C3487B" w:rsidRPr="00AB4B86" w:rsidRDefault="00C3487B" w:rsidP="00C3487B">
            <w:pPr>
              <w:spacing w:line="276" w:lineRule="auto"/>
              <w:rPr>
                <w:lang w:val="en-GB"/>
              </w:rPr>
            </w:pPr>
          </w:p>
        </w:tc>
        <w:tc>
          <w:tcPr>
            <w:tcW w:w="1251" w:type="pct"/>
          </w:tcPr>
          <w:p w14:paraId="1598FDF9" w14:textId="77777777" w:rsidR="00C3487B" w:rsidRPr="008144AA" w:rsidRDefault="00C3487B" w:rsidP="00C3487B">
            <w:pPr>
              <w:spacing w:line="276" w:lineRule="auto"/>
              <w:rPr>
                <w:lang w:val="en-GB"/>
              </w:rPr>
            </w:pPr>
            <w:r w:rsidRPr="00E54CAF">
              <w:rPr>
                <w:rFonts w:asciiTheme="minorHAnsi" w:eastAsia="Times New Roman" w:hAnsiTheme="minorHAnsi"/>
                <w:szCs w:val="22"/>
              </w:rPr>
              <w:t>The project will reduce the community exposure to illnesses associated with household air pollution through the distribution of improved cookstoves</w:t>
            </w:r>
            <w:r>
              <w:rPr>
                <w:rFonts w:asciiTheme="minorHAnsi" w:eastAsia="Times New Roman" w:hAnsiTheme="minorHAnsi"/>
                <w:szCs w:val="22"/>
              </w:rPr>
              <w:t>.</w:t>
            </w:r>
          </w:p>
        </w:tc>
        <w:tc>
          <w:tcPr>
            <w:tcW w:w="1249" w:type="pct"/>
          </w:tcPr>
          <w:p w14:paraId="29540942" w14:textId="161C4F9A" w:rsidR="00C3487B" w:rsidRPr="008144AA" w:rsidRDefault="0002568C" w:rsidP="00C3487B">
            <w:pPr>
              <w:spacing w:line="276" w:lineRule="auto"/>
              <w:rPr>
                <w:lang w:val="en-GB"/>
              </w:rPr>
            </w:pPr>
            <w:r>
              <w:rPr>
                <w:lang w:val="en-GB"/>
              </w:rPr>
              <w:t>Not applicable</w:t>
            </w:r>
          </w:p>
        </w:tc>
      </w:tr>
      <w:tr w:rsidR="00C3487B" w:rsidRPr="008144AA" w14:paraId="119700EB" w14:textId="77777777" w:rsidTr="009D35F6">
        <w:tc>
          <w:tcPr>
            <w:tcW w:w="5000" w:type="pct"/>
            <w:gridSpan w:val="4"/>
            <w:shd w:val="clear" w:color="auto" w:fill="E2F8FA"/>
          </w:tcPr>
          <w:p w14:paraId="03EF6233" w14:textId="77777777" w:rsidR="00C3487B" w:rsidRPr="008144AA" w:rsidRDefault="00C3487B" w:rsidP="00C3487B">
            <w:pPr>
              <w:spacing w:line="276" w:lineRule="auto"/>
              <w:rPr>
                <w:b/>
                <w:bCs/>
                <w:lang w:val="en-GB"/>
              </w:rPr>
            </w:pPr>
            <w:r w:rsidRPr="008144AA">
              <w:rPr>
                <w:b/>
                <w:bCs/>
                <w:lang w:val="en-GB"/>
              </w:rPr>
              <w:t>Principle 4.1  Sites of Cultural and Historical Heritage</w:t>
            </w:r>
          </w:p>
        </w:tc>
      </w:tr>
      <w:tr w:rsidR="00C3487B" w:rsidRPr="008144AA" w14:paraId="04FEBE51" w14:textId="77777777" w:rsidTr="009D35F6">
        <w:trPr>
          <w:trHeight w:val="120"/>
        </w:trPr>
        <w:tc>
          <w:tcPr>
            <w:tcW w:w="1276" w:type="pct"/>
          </w:tcPr>
          <w:p w14:paraId="690AE84C" w14:textId="77777777" w:rsidR="00C3487B" w:rsidRPr="008144AA" w:rsidRDefault="00C3487B" w:rsidP="00C3487B">
            <w:pPr>
              <w:spacing w:line="276" w:lineRule="auto"/>
              <w:rPr>
                <w:b/>
                <w:bCs/>
                <w:lang w:val="en-GB"/>
              </w:rPr>
            </w:pPr>
            <w:r w:rsidRPr="008144AA">
              <w:rPr>
                <w:lang w:val="en-GB"/>
              </w:rPr>
              <w:t xml:space="preserve">Does the Project Area include sites, structures, or objects with historical, cultural, artistic, traditional or religious values or intangible forms of culture?  </w:t>
            </w:r>
          </w:p>
        </w:tc>
        <w:tc>
          <w:tcPr>
            <w:tcW w:w="1224" w:type="pct"/>
            <w:vMerge w:val="restart"/>
          </w:tcPr>
          <w:p w14:paraId="627E9CE6" w14:textId="77777777" w:rsidR="00C3487B" w:rsidRPr="008144AA" w:rsidRDefault="00C3487B" w:rsidP="00C3487B">
            <w:pPr>
              <w:spacing w:line="276" w:lineRule="auto"/>
              <w:rPr>
                <w:b/>
                <w:bCs/>
                <w:lang w:val="en-GB"/>
              </w:rPr>
            </w:pPr>
            <w:r w:rsidRPr="00E54CAF">
              <w:rPr>
                <w:lang w:val="en-GB"/>
              </w:rPr>
              <w:t>No</w:t>
            </w:r>
          </w:p>
        </w:tc>
        <w:tc>
          <w:tcPr>
            <w:tcW w:w="1251" w:type="pct"/>
            <w:vMerge w:val="restart"/>
          </w:tcPr>
          <w:p w14:paraId="2E5615F9" w14:textId="77777777" w:rsidR="00C3487B" w:rsidRPr="008144AA" w:rsidRDefault="00C3487B" w:rsidP="00C3487B">
            <w:pPr>
              <w:spacing w:line="276" w:lineRule="auto"/>
              <w:rPr>
                <w:b/>
                <w:bCs/>
                <w:lang w:val="en-GB"/>
              </w:rPr>
            </w:pPr>
            <w:r w:rsidRPr="00E54CAF">
              <w:rPr>
                <w:rFonts w:asciiTheme="minorHAnsi" w:eastAsia="MS Mincho" w:hAnsiTheme="minorHAnsi" w:cs="Times New Roman"/>
                <w:szCs w:val="22"/>
                <w:lang w:eastAsia="ja-JP"/>
              </w:rPr>
              <w:t>The project area does not include cultural and historic sites. The focus of the project is distributing improved cookstoves only.</w:t>
            </w:r>
          </w:p>
        </w:tc>
        <w:tc>
          <w:tcPr>
            <w:tcW w:w="1249" w:type="pct"/>
            <w:vMerge w:val="restart"/>
          </w:tcPr>
          <w:p w14:paraId="3795B2F2" w14:textId="2C008AFE" w:rsidR="00C3487B" w:rsidRPr="008144AA" w:rsidRDefault="0002568C" w:rsidP="00C3487B">
            <w:pPr>
              <w:spacing w:line="276" w:lineRule="auto"/>
              <w:rPr>
                <w:b/>
                <w:bCs/>
                <w:lang w:val="en-GB"/>
              </w:rPr>
            </w:pPr>
            <w:r>
              <w:rPr>
                <w:lang w:val="en-GB"/>
              </w:rPr>
              <w:t>Not applicable</w:t>
            </w:r>
          </w:p>
        </w:tc>
      </w:tr>
      <w:tr w:rsidR="00C3487B" w:rsidRPr="008144AA" w14:paraId="3BC5B078" w14:textId="77777777" w:rsidTr="009D35F6">
        <w:trPr>
          <w:trHeight w:val="120"/>
        </w:trPr>
        <w:tc>
          <w:tcPr>
            <w:tcW w:w="1276" w:type="pct"/>
          </w:tcPr>
          <w:p w14:paraId="3BD7D915" w14:textId="77777777" w:rsidR="00C3487B" w:rsidRPr="008144AA" w:rsidRDefault="00C3487B" w:rsidP="00C3487B">
            <w:pPr>
              <w:spacing w:line="276" w:lineRule="auto"/>
              <w:rPr>
                <w:b/>
                <w:bCs/>
                <w:lang w:val="en-GB"/>
              </w:rPr>
            </w:pPr>
            <w:r w:rsidRPr="008144AA">
              <w:rPr>
                <w:lang w:val="en-GB"/>
              </w:rPr>
              <w:br w:type="page"/>
              <w:t>&gt;&gt;</w:t>
            </w:r>
          </w:p>
        </w:tc>
        <w:tc>
          <w:tcPr>
            <w:tcW w:w="1224" w:type="pct"/>
            <w:vMerge/>
          </w:tcPr>
          <w:p w14:paraId="62AFC22F" w14:textId="77777777" w:rsidR="00C3487B" w:rsidRPr="008144AA" w:rsidRDefault="00C3487B" w:rsidP="00C3487B">
            <w:pPr>
              <w:numPr>
                <w:ilvl w:val="0"/>
                <w:numId w:val="22"/>
              </w:numPr>
              <w:spacing w:line="276" w:lineRule="auto"/>
              <w:rPr>
                <w:b/>
                <w:bCs/>
                <w:lang w:val="en-GB"/>
              </w:rPr>
            </w:pPr>
          </w:p>
        </w:tc>
        <w:tc>
          <w:tcPr>
            <w:tcW w:w="1251" w:type="pct"/>
            <w:vMerge/>
          </w:tcPr>
          <w:p w14:paraId="0BB970D3" w14:textId="77777777" w:rsidR="00C3487B" w:rsidRPr="008144AA" w:rsidRDefault="00C3487B" w:rsidP="00C3487B">
            <w:pPr>
              <w:numPr>
                <w:ilvl w:val="0"/>
                <w:numId w:val="22"/>
              </w:numPr>
              <w:spacing w:line="276" w:lineRule="auto"/>
              <w:rPr>
                <w:b/>
                <w:bCs/>
                <w:lang w:val="en-GB"/>
              </w:rPr>
            </w:pPr>
          </w:p>
        </w:tc>
        <w:tc>
          <w:tcPr>
            <w:tcW w:w="1249" w:type="pct"/>
            <w:vMerge/>
          </w:tcPr>
          <w:p w14:paraId="642A09C5" w14:textId="77777777" w:rsidR="00C3487B" w:rsidRPr="008144AA" w:rsidRDefault="00C3487B" w:rsidP="00C3487B">
            <w:pPr>
              <w:numPr>
                <w:ilvl w:val="0"/>
                <w:numId w:val="22"/>
              </w:numPr>
              <w:spacing w:line="276" w:lineRule="auto"/>
              <w:rPr>
                <w:b/>
                <w:bCs/>
                <w:lang w:val="en-GB"/>
              </w:rPr>
            </w:pPr>
          </w:p>
        </w:tc>
      </w:tr>
      <w:tr w:rsidR="00C3487B" w:rsidRPr="008144AA" w14:paraId="3A4402ED" w14:textId="77777777" w:rsidTr="009D35F6">
        <w:tc>
          <w:tcPr>
            <w:tcW w:w="5000" w:type="pct"/>
            <w:gridSpan w:val="4"/>
            <w:shd w:val="clear" w:color="auto" w:fill="E2F8FA"/>
          </w:tcPr>
          <w:p w14:paraId="2A0FC6A2" w14:textId="77777777" w:rsidR="00C3487B" w:rsidRPr="008144AA" w:rsidRDefault="00C3487B" w:rsidP="00C3487B">
            <w:pPr>
              <w:spacing w:line="276" w:lineRule="auto"/>
              <w:rPr>
                <w:b/>
                <w:bCs/>
                <w:lang w:val="en-GB"/>
              </w:rPr>
            </w:pPr>
            <w:r w:rsidRPr="008144AA">
              <w:rPr>
                <w:b/>
                <w:bCs/>
                <w:lang w:val="en-GB"/>
              </w:rPr>
              <w:t>Principle 4.2 Forced Eviction and Displacement</w:t>
            </w:r>
          </w:p>
        </w:tc>
      </w:tr>
      <w:tr w:rsidR="00C3487B" w:rsidRPr="008144AA" w14:paraId="4FBE828E" w14:textId="77777777" w:rsidTr="009D35F6">
        <w:trPr>
          <w:trHeight w:val="120"/>
        </w:trPr>
        <w:tc>
          <w:tcPr>
            <w:tcW w:w="1276" w:type="pct"/>
          </w:tcPr>
          <w:p w14:paraId="5E312246" w14:textId="77777777" w:rsidR="00C3487B" w:rsidRPr="008144AA" w:rsidRDefault="00C3487B" w:rsidP="00C3487B">
            <w:pPr>
              <w:spacing w:line="276" w:lineRule="auto"/>
              <w:rPr>
                <w:b/>
                <w:bCs/>
                <w:lang w:val="en-GB"/>
              </w:rPr>
            </w:pPr>
            <w:r w:rsidRPr="008144AA">
              <w:rPr>
                <w:lang w:val="en-GB"/>
              </w:rPr>
              <w:t>Does the Project require or cause the physical or economic relocation of peoples (temporary or permanent, full or partial)?</w:t>
            </w:r>
          </w:p>
        </w:tc>
        <w:tc>
          <w:tcPr>
            <w:tcW w:w="1224" w:type="pct"/>
            <w:vMerge w:val="restart"/>
          </w:tcPr>
          <w:p w14:paraId="1DFCD204" w14:textId="77777777" w:rsidR="00C3487B" w:rsidRPr="008144AA" w:rsidRDefault="00C3487B" w:rsidP="00C3487B">
            <w:pPr>
              <w:spacing w:line="276" w:lineRule="auto"/>
              <w:rPr>
                <w:b/>
                <w:bCs/>
                <w:lang w:val="en-GB"/>
              </w:rPr>
            </w:pPr>
            <w:r w:rsidRPr="00E54CAF">
              <w:rPr>
                <w:lang w:val="en-GB"/>
              </w:rPr>
              <w:t>No</w:t>
            </w:r>
          </w:p>
        </w:tc>
        <w:tc>
          <w:tcPr>
            <w:tcW w:w="1251" w:type="pct"/>
            <w:vMerge w:val="restart"/>
          </w:tcPr>
          <w:p w14:paraId="07119D3A" w14:textId="77777777" w:rsidR="00C3487B" w:rsidRPr="008144AA" w:rsidRDefault="00C3487B" w:rsidP="00C3487B">
            <w:pPr>
              <w:spacing w:line="276" w:lineRule="auto"/>
              <w:rPr>
                <w:b/>
                <w:bCs/>
                <w:lang w:val="en-GB"/>
              </w:rPr>
            </w:pPr>
            <w:r w:rsidRPr="00E54CAF">
              <w:rPr>
                <w:rFonts w:asciiTheme="minorHAnsi" w:eastAsia="MS Mincho" w:hAnsiTheme="minorHAnsi" w:cs="Times New Roman"/>
                <w:szCs w:val="22"/>
                <w:lang w:eastAsia="ja-JP"/>
              </w:rPr>
              <w:t>The focus of the project is distributing improved cookstoves only.</w:t>
            </w:r>
          </w:p>
        </w:tc>
        <w:tc>
          <w:tcPr>
            <w:tcW w:w="1249" w:type="pct"/>
            <w:vMerge w:val="restart"/>
          </w:tcPr>
          <w:p w14:paraId="49C96F45" w14:textId="46713E6B" w:rsidR="00C3487B" w:rsidRPr="008144AA" w:rsidRDefault="0002568C" w:rsidP="00C3487B">
            <w:pPr>
              <w:spacing w:line="276" w:lineRule="auto"/>
              <w:rPr>
                <w:b/>
                <w:bCs/>
                <w:lang w:val="en-GB"/>
              </w:rPr>
            </w:pPr>
            <w:r>
              <w:rPr>
                <w:lang w:val="en-GB"/>
              </w:rPr>
              <w:t>Not applicable</w:t>
            </w:r>
          </w:p>
        </w:tc>
      </w:tr>
      <w:tr w:rsidR="00C3487B" w:rsidRPr="008144AA" w14:paraId="1219BE79" w14:textId="77777777" w:rsidTr="009D35F6">
        <w:trPr>
          <w:trHeight w:val="120"/>
        </w:trPr>
        <w:tc>
          <w:tcPr>
            <w:tcW w:w="1276" w:type="pct"/>
          </w:tcPr>
          <w:p w14:paraId="5AA36F48" w14:textId="77777777" w:rsidR="00C3487B" w:rsidRPr="008144AA" w:rsidRDefault="00C3487B" w:rsidP="00C3487B">
            <w:pPr>
              <w:spacing w:line="276" w:lineRule="auto"/>
              <w:rPr>
                <w:b/>
                <w:bCs/>
                <w:lang w:val="en-GB"/>
              </w:rPr>
            </w:pPr>
            <w:r w:rsidRPr="008144AA">
              <w:rPr>
                <w:lang w:val="en-GB"/>
              </w:rPr>
              <w:t>&gt;&gt;</w:t>
            </w:r>
          </w:p>
        </w:tc>
        <w:tc>
          <w:tcPr>
            <w:tcW w:w="1224" w:type="pct"/>
            <w:vMerge/>
          </w:tcPr>
          <w:p w14:paraId="4AF0F3FF" w14:textId="77777777" w:rsidR="00C3487B" w:rsidRPr="008144AA" w:rsidRDefault="00C3487B" w:rsidP="00C3487B">
            <w:pPr>
              <w:numPr>
                <w:ilvl w:val="0"/>
                <w:numId w:val="22"/>
              </w:numPr>
              <w:spacing w:line="276" w:lineRule="auto"/>
              <w:rPr>
                <w:b/>
                <w:bCs/>
                <w:lang w:val="en-GB"/>
              </w:rPr>
            </w:pPr>
          </w:p>
        </w:tc>
        <w:tc>
          <w:tcPr>
            <w:tcW w:w="1251" w:type="pct"/>
            <w:vMerge/>
          </w:tcPr>
          <w:p w14:paraId="18CD6B7C" w14:textId="77777777" w:rsidR="00C3487B" w:rsidRPr="008144AA" w:rsidRDefault="00C3487B" w:rsidP="00C3487B">
            <w:pPr>
              <w:numPr>
                <w:ilvl w:val="0"/>
                <w:numId w:val="22"/>
              </w:numPr>
              <w:spacing w:line="276" w:lineRule="auto"/>
              <w:rPr>
                <w:b/>
                <w:bCs/>
                <w:lang w:val="en-GB"/>
              </w:rPr>
            </w:pPr>
          </w:p>
        </w:tc>
        <w:tc>
          <w:tcPr>
            <w:tcW w:w="1249" w:type="pct"/>
            <w:vMerge/>
          </w:tcPr>
          <w:p w14:paraId="1BA13277" w14:textId="77777777" w:rsidR="00C3487B" w:rsidRPr="008144AA" w:rsidRDefault="00C3487B" w:rsidP="00C3487B">
            <w:pPr>
              <w:spacing w:line="276" w:lineRule="auto"/>
              <w:rPr>
                <w:b/>
                <w:bCs/>
                <w:lang w:val="en-GB"/>
              </w:rPr>
            </w:pPr>
          </w:p>
        </w:tc>
      </w:tr>
      <w:tr w:rsidR="00C3487B" w:rsidRPr="008144AA" w14:paraId="042B6ED3" w14:textId="77777777" w:rsidTr="009D35F6">
        <w:tc>
          <w:tcPr>
            <w:tcW w:w="5000" w:type="pct"/>
            <w:gridSpan w:val="4"/>
            <w:shd w:val="clear" w:color="auto" w:fill="E2F8FA"/>
          </w:tcPr>
          <w:p w14:paraId="00ACE720" w14:textId="77777777" w:rsidR="00C3487B" w:rsidRPr="008144AA" w:rsidRDefault="00C3487B" w:rsidP="00C3487B">
            <w:pPr>
              <w:spacing w:line="276" w:lineRule="auto"/>
              <w:rPr>
                <w:b/>
                <w:bCs/>
                <w:lang w:val="en-GB"/>
              </w:rPr>
            </w:pPr>
            <w:r w:rsidRPr="008144AA">
              <w:rPr>
                <w:b/>
                <w:bCs/>
                <w:lang w:val="en-GB"/>
              </w:rPr>
              <w:t>Principle 4.3  Land Tenure and Other Rights</w:t>
            </w:r>
          </w:p>
        </w:tc>
      </w:tr>
      <w:tr w:rsidR="00C3487B" w:rsidRPr="008144AA" w14:paraId="48B043AE" w14:textId="77777777" w:rsidTr="009D35F6">
        <w:trPr>
          <w:trHeight w:val="120"/>
        </w:trPr>
        <w:tc>
          <w:tcPr>
            <w:tcW w:w="1276" w:type="pct"/>
            <w:shd w:val="clear" w:color="auto" w:fill="auto"/>
          </w:tcPr>
          <w:p w14:paraId="114750F9" w14:textId="77777777" w:rsidR="00C3487B" w:rsidRPr="00DD1F6B" w:rsidRDefault="00C3487B" w:rsidP="00C3487B">
            <w:pPr>
              <w:pStyle w:val="ListParagraph"/>
              <w:numPr>
                <w:ilvl w:val="7"/>
                <w:numId w:val="21"/>
              </w:numPr>
              <w:spacing w:after="0" w:line="240" w:lineRule="auto"/>
              <w:ind w:left="171" w:hanging="218"/>
              <w:jc w:val="both"/>
              <w:rPr>
                <w:rFonts w:cs="Arial"/>
                <w:szCs w:val="22"/>
                <w:lang w:eastAsia="de-DE"/>
              </w:rPr>
            </w:pPr>
            <w:r w:rsidRPr="00DD1F6B">
              <w:rPr>
                <w:rFonts w:cs="Arial"/>
                <w:szCs w:val="22"/>
                <w:lang w:eastAsia="de-DE"/>
              </w:rPr>
              <w:t>Does the Project require any change, or have any uncertainties related to land tenure arrangements and/or access rights, usage rights or land ownership?</w:t>
            </w:r>
          </w:p>
          <w:p w14:paraId="77FA27E5" w14:textId="77777777" w:rsidR="00C3487B" w:rsidRPr="00DD1F6B" w:rsidRDefault="00C3487B" w:rsidP="00C3487B">
            <w:pPr>
              <w:pStyle w:val="ListParagraph"/>
              <w:numPr>
                <w:ilvl w:val="7"/>
                <w:numId w:val="21"/>
              </w:numPr>
              <w:spacing w:after="0" w:line="240" w:lineRule="auto"/>
              <w:ind w:left="171" w:hanging="218"/>
              <w:jc w:val="both"/>
              <w:rPr>
                <w:rFonts w:ascii="Avenir Book" w:hAnsi="Avenir Book" w:cs="Arial"/>
                <w:sz w:val="18"/>
                <w:szCs w:val="18"/>
                <w:lang w:eastAsia="de-DE"/>
              </w:rPr>
            </w:pPr>
            <w:r w:rsidRPr="002C482C">
              <w:rPr>
                <w:rFonts w:cs="Arial"/>
                <w:szCs w:val="22"/>
                <w:lang w:eastAsia="de-DE"/>
              </w:rPr>
              <w:t>For Proj</w:t>
            </w:r>
            <w:r w:rsidRPr="0044468F">
              <w:rPr>
                <w:rFonts w:cs="Arial"/>
                <w:szCs w:val="22"/>
                <w:lang w:eastAsia="de-DE"/>
              </w:rPr>
              <w:t xml:space="preserve">ects involving land use tenure, are there any </w:t>
            </w:r>
            <w:r w:rsidRPr="0044468F">
              <w:rPr>
                <w:rFonts w:cs="Arial"/>
                <w:szCs w:val="22"/>
                <w:lang w:eastAsia="de-DE"/>
              </w:rPr>
              <w:lastRenderedPageBreak/>
              <w:t>uncertainties with regards to land tenure, access rights, usage rights or land</w:t>
            </w:r>
            <w:r w:rsidRPr="00DD1F6B">
              <w:rPr>
                <w:rFonts w:eastAsia="Times New Roman" w:cs="Arial"/>
                <w:color w:val="auto"/>
                <w:szCs w:val="22"/>
                <w:lang w:eastAsia="de-DE"/>
              </w:rPr>
              <w:t xml:space="preserve"> </w:t>
            </w:r>
            <w:r w:rsidRPr="0044468F">
              <w:rPr>
                <w:rFonts w:cs="Arial"/>
                <w:szCs w:val="22"/>
                <w:lang w:eastAsia="de-DE"/>
              </w:rPr>
              <w:t>ownership?</w:t>
            </w:r>
          </w:p>
        </w:tc>
        <w:tc>
          <w:tcPr>
            <w:tcW w:w="1224" w:type="pct"/>
            <w:vMerge w:val="restart"/>
            <w:shd w:val="clear" w:color="auto" w:fill="auto"/>
          </w:tcPr>
          <w:p w14:paraId="52D9690B" w14:textId="77777777" w:rsidR="00C3487B" w:rsidRPr="008144AA" w:rsidRDefault="00C3487B" w:rsidP="00C3487B">
            <w:pPr>
              <w:spacing w:line="276" w:lineRule="auto"/>
              <w:rPr>
                <w:b/>
                <w:bCs/>
                <w:lang w:val="en-GB"/>
              </w:rPr>
            </w:pPr>
            <w:r w:rsidRPr="00E54CAF">
              <w:rPr>
                <w:lang w:val="en-GB"/>
              </w:rPr>
              <w:lastRenderedPageBreak/>
              <w:t>No</w:t>
            </w:r>
          </w:p>
        </w:tc>
        <w:tc>
          <w:tcPr>
            <w:tcW w:w="1251" w:type="pct"/>
            <w:vMerge w:val="restart"/>
            <w:shd w:val="clear" w:color="auto" w:fill="auto"/>
          </w:tcPr>
          <w:p w14:paraId="799FA9C7" w14:textId="77777777" w:rsidR="00C3487B" w:rsidRPr="008144AA" w:rsidRDefault="00C3487B" w:rsidP="00C3487B">
            <w:pPr>
              <w:spacing w:line="276" w:lineRule="auto"/>
              <w:rPr>
                <w:b/>
                <w:bCs/>
                <w:lang w:val="en-GB"/>
              </w:rPr>
            </w:pPr>
            <w:r w:rsidRPr="00E54CAF">
              <w:rPr>
                <w:rFonts w:asciiTheme="minorHAnsi" w:eastAsia="Times New Roman" w:hAnsiTheme="minorHAnsi"/>
                <w:szCs w:val="22"/>
              </w:rPr>
              <w:t>No changes to land tenure arrangements and/or rights are required.</w:t>
            </w:r>
          </w:p>
        </w:tc>
        <w:tc>
          <w:tcPr>
            <w:tcW w:w="1249" w:type="pct"/>
            <w:vMerge w:val="restart"/>
            <w:shd w:val="clear" w:color="auto" w:fill="auto"/>
          </w:tcPr>
          <w:p w14:paraId="7D412EE0" w14:textId="420CDC9A" w:rsidR="00C3487B" w:rsidRPr="008144AA" w:rsidRDefault="0002568C" w:rsidP="00C3487B">
            <w:pPr>
              <w:spacing w:line="276" w:lineRule="auto"/>
              <w:rPr>
                <w:b/>
                <w:bCs/>
                <w:lang w:val="en-GB"/>
              </w:rPr>
            </w:pPr>
            <w:r>
              <w:rPr>
                <w:lang w:val="en-GB"/>
              </w:rPr>
              <w:t>Not applicable</w:t>
            </w:r>
          </w:p>
        </w:tc>
      </w:tr>
      <w:tr w:rsidR="00C3487B" w:rsidRPr="008144AA" w14:paraId="29950920" w14:textId="77777777" w:rsidTr="009D35F6">
        <w:trPr>
          <w:trHeight w:val="120"/>
        </w:trPr>
        <w:tc>
          <w:tcPr>
            <w:tcW w:w="1276" w:type="pct"/>
            <w:shd w:val="clear" w:color="auto" w:fill="auto"/>
          </w:tcPr>
          <w:p w14:paraId="2D21513D" w14:textId="77777777" w:rsidR="00C3487B" w:rsidRPr="008144AA" w:rsidRDefault="00C3487B" w:rsidP="00C3487B">
            <w:pPr>
              <w:spacing w:line="276" w:lineRule="auto"/>
              <w:rPr>
                <w:b/>
                <w:bCs/>
                <w:lang w:val="en-GB"/>
              </w:rPr>
            </w:pPr>
            <w:r w:rsidRPr="008144AA">
              <w:rPr>
                <w:lang w:val="en-GB"/>
              </w:rPr>
              <w:t>&gt;&gt;</w:t>
            </w:r>
          </w:p>
        </w:tc>
        <w:tc>
          <w:tcPr>
            <w:tcW w:w="1224" w:type="pct"/>
            <w:vMerge/>
            <w:shd w:val="clear" w:color="auto" w:fill="BFBFBF"/>
          </w:tcPr>
          <w:p w14:paraId="723661A1" w14:textId="77777777" w:rsidR="00C3487B" w:rsidRPr="008144AA" w:rsidRDefault="00C3487B" w:rsidP="00C3487B">
            <w:pPr>
              <w:numPr>
                <w:ilvl w:val="0"/>
                <w:numId w:val="22"/>
              </w:numPr>
              <w:spacing w:line="276" w:lineRule="auto"/>
              <w:rPr>
                <w:b/>
                <w:bCs/>
                <w:lang w:val="en-GB"/>
              </w:rPr>
            </w:pPr>
          </w:p>
        </w:tc>
        <w:tc>
          <w:tcPr>
            <w:tcW w:w="1251" w:type="pct"/>
            <w:vMerge/>
            <w:shd w:val="clear" w:color="auto" w:fill="BFBFBF"/>
          </w:tcPr>
          <w:p w14:paraId="2B4C60D7" w14:textId="77777777" w:rsidR="00C3487B" w:rsidRPr="008144AA" w:rsidRDefault="00C3487B" w:rsidP="00C3487B">
            <w:pPr>
              <w:numPr>
                <w:ilvl w:val="0"/>
                <w:numId w:val="22"/>
              </w:numPr>
              <w:spacing w:line="276" w:lineRule="auto"/>
              <w:rPr>
                <w:b/>
                <w:bCs/>
                <w:lang w:val="en-GB"/>
              </w:rPr>
            </w:pPr>
          </w:p>
        </w:tc>
        <w:tc>
          <w:tcPr>
            <w:tcW w:w="1249" w:type="pct"/>
            <w:vMerge/>
            <w:shd w:val="clear" w:color="auto" w:fill="BFBFBF"/>
          </w:tcPr>
          <w:p w14:paraId="2C2BDB9E" w14:textId="77777777" w:rsidR="00C3487B" w:rsidRPr="008144AA" w:rsidRDefault="00C3487B" w:rsidP="00C3487B">
            <w:pPr>
              <w:numPr>
                <w:ilvl w:val="0"/>
                <w:numId w:val="22"/>
              </w:numPr>
              <w:spacing w:line="276" w:lineRule="auto"/>
              <w:rPr>
                <w:b/>
                <w:bCs/>
                <w:lang w:val="en-GB"/>
              </w:rPr>
            </w:pPr>
          </w:p>
        </w:tc>
      </w:tr>
      <w:tr w:rsidR="00C3487B" w:rsidRPr="008144AA" w14:paraId="73AEA8E6" w14:textId="77777777" w:rsidTr="009D35F6">
        <w:tc>
          <w:tcPr>
            <w:tcW w:w="5000" w:type="pct"/>
            <w:gridSpan w:val="4"/>
            <w:shd w:val="clear" w:color="auto" w:fill="E2F8FA"/>
          </w:tcPr>
          <w:p w14:paraId="558BEA77" w14:textId="77777777" w:rsidR="00C3487B" w:rsidRPr="008144AA" w:rsidRDefault="00C3487B" w:rsidP="00C3487B">
            <w:pPr>
              <w:spacing w:line="276" w:lineRule="auto"/>
              <w:rPr>
                <w:b/>
                <w:bCs/>
                <w:lang w:val="en-GB"/>
              </w:rPr>
            </w:pPr>
            <w:r w:rsidRPr="00DD1F6B">
              <w:rPr>
                <w:b/>
                <w:bCs/>
                <w:lang w:val="en-GB"/>
              </w:rPr>
              <w:t>Principle 4.4 - Indigenous people</w:t>
            </w:r>
          </w:p>
        </w:tc>
      </w:tr>
      <w:tr w:rsidR="00C3487B" w:rsidRPr="008144AA" w14:paraId="5C1CEE25" w14:textId="77777777" w:rsidTr="009D35F6">
        <w:trPr>
          <w:trHeight w:val="120"/>
        </w:trPr>
        <w:tc>
          <w:tcPr>
            <w:tcW w:w="1276" w:type="pct"/>
            <w:shd w:val="clear" w:color="auto" w:fill="auto"/>
          </w:tcPr>
          <w:p w14:paraId="0E927F50" w14:textId="77777777" w:rsidR="00C3487B" w:rsidRPr="00AB4B86" w:rsidRDefault="00C3487B" w:rsidP="00C3487B">
            <w:pPr>
              <w:spacing w:line="276" w:lineRule="auto"/>
              <w:rPr>
                <w:lang w:val="en-GB"/>
              </w:rPr>
            </w:pPr>
            <w:r w:rsidRPr="00DD1F6B">
              <w:rPr>
                <w:lang w:val="en-GB"/>
              </w:rPr>
              <w:t>Are indigenous peoples present in or within the area of influence of the Project and/or is the Project located on land/territory claimed by indigenous peoples?</w:t>
            </w:r>
          </w:p>
        </w:tc>
        <w:tc>
          <w:tcPr>
            <w:tcW w:w="1224" w:type="pct"/>
            <w:vMerge w:val="restart"/>
            <w:shd w:val="clear" w:color="auto" w:fill="auto"/>
          </w:tcPr>
          <w:p w14:paraId="252AC800" w14:textId="77777777" w:rsidR="00C3487B" w:rsidRPr="008144AA" w:rsidRDefault="00C3487B" w:rsidP="00C3487B">
            <w:pPr>
              <w:spacing w:line="276" w:lineRule="auto"/>
              <w:rPr>
                <w:b/>
                <w:bCs/>
                <w:lang w:val="en-GB"/>
              </w:rPr>
            </w:pPr>
            <w:r w:rsidRPr="007E4005">
              <w:rPr>
                <w:lang w:val="en-GB"/>
              </w:rPr>
              <w:t>No</w:t>
            </w:r>
          </w:p>
        </w:tc>
        <w:tc>
          <w:tcPr>
            <w:tcW w:w="1251" w:type="pct"/>
            <w:vMerge w:val="restart"/>
            <w:shd w:val="clear" w:color="auto" w:fill="auto"/>
          </w:tcPr>
          <w:p w14:paraId="75477AB8" w14:textId="77777777" w:rsidR="00C3487B" w:rsidRPr="008144AA" w:rsidRDefault="00C3487B" w:rsidP="00C3487B">
            <w:pPr>
              <w:spacing w:line="276" w:lineRule="auto"/>
              <w:rPr>
                <w:b/>
                <w:bCs/>
                <w:lang w:val="en-GB"/>
              </w:rPr>
            </w:pPr>
            <w:r w:rsidRPr="009508E4">
              <w:rPr>
                <w:lang w:val="en-GB"/>
              </w:rPr>
              <w:t xml:space="preserve">The project does not impact indigenous peoples within the project areas. </w:t>
            </w:r>
          </w:p>
        </w:tc>
        <w:tc>
          <w:tcPr>
            <w:tcW w:w="1249" w:type="pct"/>
            <w:vMerge w:val="restart"/>
            <w:shd w:val="clear" w:color="auto" w:fill="auto"/>
          </w:tcPr>
          <w:p w14:paraId="523BD310" w14:textId="57341DAC" w:rsidR="00C3487B" w:rsidRPr="008144AA" w:rsidRDefault="0002568C" w:rsidP="00C3487B">
            <w:pPr>
              <w:spacing w:line="276" w:lineRule="auto"/>
              <w:rPr>
                <w:b/>
                <w:bCs/>
                <w:lang w:val="en-GB"/>
              </w:rPr>
            </w:pPr>
            <w:r>
              <w:rPr>
                <w:lang w:val="en-GB"/>
              </w:rPr>
              <w:t>Not applicable</w:t>
            </w:r>
          </w:p>
        </w:tc>
      </w:tr>
      <w:tr w:rsidR="00C3487B" w:rsidRPr="008144AA" w14:paraId="51F44454" w14:textId="77777777" w:rsidTr="009D35F6">
        <w:trPr>
          <w:trHeight w:val="120"/>
        </w:trPr>
        <w:tc>
          <w:tcPr>
            <w:tcW w:w="1276" w:type="pct"/>
            <w:shd w:val="clear" w:color="auto" w:fill="auto"/>
          </w:tcPr>
          <w:p w14:paraId="5CE8D968" w14:textId="77777777" w:rsidR="00C3487B" w:rsidRPr="008144AA" w:rsidRDefault="00C3487B" w:rsidP="00C3487B">
            <w:pPr>
              <w:spacing w:line="276" w:lineRule="auto"/>
              <w:rPr>
                <w:b/>
                <w:bCs/>
                <w:lang w:val="en-GB"/>
              </w:rPr>
            </w:pPr>
            <w:r w:rsidRPr="008144AA">
              <w:rPr>
                <w:lang w:val="en-GB"/>
              </w:rPr>
              <w:t>&gt;&gt;</w:t>
            </w:r>
          </w:p>
        </w:tc>
        <w:tc>
          <w:tcPr>
            <w:tcW w:w="1224" w:type="pct"/>
            <w:vMerge/>
            <w:shd w:val="clear" w:color="auto" w:fill="auto"/>
          </w:tcPr>
          <w:p w14:paraId="6BE94E0F" w14:textId="77777777" w:rsidR="00C3487B" w:rsidRPr="008144AA" w:rsidRDefault="00C3487B" w:rsidP="00C3487B">
            <w:pPr>
              <w:numPr>
                <w:ilvl w:val="0"/>
                <w:numId w:val="22"/>
              </w:numPr>
              <w:spacing w:line="276" w:lineRule="auto"/>
              <w:rPr>
                <w:b/>
                <w:bCs/>
                <w:lang w:val="en-GB"/>
              </w:rPr>
            </w:pPr>
          </w:p>
        </w:tc>
        <w:tc>
          <w:tcPr>
            <w:tcW w:w="1251" w:type="pct"/>
            <w:vMerge/>
            <w:shd w:val="clear" w:color="auto" w:fill="auto"/>
          </w:tcPr>
          <w:p w14:paraId="70648923" w14:textId="77777777" w:rsidR="00C3487B" w:rsidRPr="008144AA" w:rsidRDefault="00C3487B" w:rsidP="00C3487B">
            <w:pPr>
              <w:numPr>
                <w:ilvl w:val="0"/>
                <w:numId w:val="22"/>
              </w:numPr>
              <w:spacing w:line="276" w:lineRule="auto"/>
              <w:rPr>
                <w:b/>
                <w:bCs/>
                <w:lang w:val="en-GB"/>
              </w:rPr>
            </w:pPr>
          </w:p>
        </w:tc>
        <w:tc>
          <w:tcPr>
            <w:tcW w:w="1249" w:type="pct"/>
            <w:vMerge/>
            <w:shd w:val="clear" w:color="auto" w:fill="auto"/>
          </w:tcPr>
          <w:p w14:paraId="5BEDEEF0" w14:textId="77777777" w:rsidR="00C3487B" w:rsidRPr="008144AA" w:rsidRDefault="00C3487B" w:rsidP="00C3487B">
            <w:pPr>
              <w:numPr>
                <w:ilvl w:val="0"/>
                <w:numId w:val="22"/>
              </w:numPr>
              <w:spacing w:line="276" w:lineRule="auto"/>
              <w:rPr>
                <w:b/>
                <w:bCs/>
                <w:lang w:val="en-GB"/>
              </w:rPr>
            </w:pPr>
          </w:p>
        </w:tc>
      </w:tr>
      <w:tr w:rsidR="00C3487B" w:rsidRPr="008144AA" w14:paraId="2662984F" w14:textId="77777777" w:rsidTr="009D35F6">
        <w:tc>
          <w:tcPr>
            <w:tcW w:w="5000" w:type="pct"/>
            <w:gridSpan w:val="4"/>
            <w:shd w:val="clear" w:color="auto" w:fill="E2F8FA"/>
          </w:tcPr>
          <w:p w14:paraId="22EE2DDF" w14:textId="77777777" w:rsidR="00C3487B" w:rsidRPr="008144AA" w:rsidRDefault="00C3487B" w:rsidP="00C3487B">
            <w:pPr>
              <w:spacing w:line="276" w:lineRule="auto"/>
              <w:rPr>
                <w:lang w:val="en-GB"/>
              </w:rPr>
            </w:pPr>
            <w:r w:rsidRPr="008144AA">
              <w:rPr>
                <w:b/>
                <w:bCs/>
                <w:lang w:val="en-GB"/>
              </w:rPr>
              <w:t>Principle 5. Corruption</w:t>
            </w:r>
          </w:p>
        </w:tc>
      </w:tr>
      <w:tr w:rsidR="00C3487B" w:rsidRPr="008144AA" w14:paraId="0936987F" w14:textId="77777777" w:rsidTr="009D35F6">
        <w:tc>
          <w:tcPr>
            <w:tcW w:w="1276" w:type="pct"/>
          </w:tcPr>
          <w:p w14:paraId="2F79CF70" w14:textId="77777777" w:rsidR="00C3487B" w:rsidRPr="008144AA" w:rsidRDefault="00C3487B" w:rsidP="00C3487B">
            <w:pPr>
              <w:numPr>
                <w:ilvl w:val="0"/>
                <w:numId w:val="28"/>
              </w:numPr>
              <w:spacing w:line="276" w:lineRule="auto"/>
              <w:rPr>
                <w:lang w:val="en-GB"/>
              </w:rPr>
            </w:pPr>
            <w:r w:rsidRPr="008144AA">
              <w:rPr>
                <w:lang w:val="en-GB"/>
              </w:rPr>
              <w:t>The Project shall not involve, be complicit in or inadvertently contribute to or reinforce corruption or corrupt Projects</w:t>
            </w:r>
          </w:p>
        </w:tc>
        <w:tc>
          <w:tcPr>
            <w:tcW w:w="1224" w:type="pct"/>
            <w:shd w:val="clear" w:color="auto" w:fill="E2F8FA"/>
          </w:tcPr>
          <w:p w14:paraId="07E29E08" w14:textId="77777777" w:rsidR="0002568C" w:rsidRPr="00AB4B86" w:rsidRDefault="0002568C" w:rsidP="0002568C">
            <w:pPr>
              <w:spacing w:line="276" w:lineRule="auto"/>
              <w:rPr>
                <w:lang w:val="en-GB"/>
              </w:rPr>
            </w:pPr>
            <w:r>
              <w:rPr>
                <w:lang w:val="en-GB"/>
              </w:rPr>
              <w:t>Yes</w:t>
            </w:r>
          </w:p>
          <w:p w14:paraId="6F17D320" w14:textId="77777777" w:rsidR="00C3487B" w:rsidRPr="008144AA" w:rsidRDefault="00C3487B" w:rsidP="00C3487B">
            <w:pPr>
              <w:spacing w:line="276" w:lineRule="auto"/>
              <w:rPr>
                <w:lang w:val="en-GB"/>
              </w:rPr>
            </w:pPr>
          </w:p>
        </w:tc>
        <w:tc>
          <w:tcPr>
            <w:tcW w:w="1251" w:type="pct"/>
          </w:tcPr>
          <w:p w14:paraId="000B71DC" w14:textId="77777777" w:rsidR="00C3487B" w:rsidRPr="008144AA" w:rsidRDefault="00C3487B" w:rsidP="00C3487B">
            <w:pPr>
              <w:spacing w:line="276" w:lineRule="auto"/>
              <w:rPr>
                <w:lang w:val="en-GB"/>
              </w:rPr>
            </w:pPr>
            <w:r w:rsidRPr="004A60FB">
              <w:rPr>
                <w:rFonts w:asciiTheme="minorHAnsi" w:eastAsia="Times New Roman" w:hAnsiTheme="minorHAnsi"/>
                <w:szCs w:val="22"/>
              </w:rPr>
              <w:t xml:space="preserve">The project shall ensure that all forms of corruption are avoided. Project beneficiaries can contact the project developer and implementer through the continuous grievance mechanism to report any form of corruption.  </w:t>
            </w:r>
          </w:p>
        </w:tc>
        <w:tc>
          <w:tcPr>
            <w:tcW w:w="1249" w:type="pct"/>
          </w:tcPr>
          <w:p w14:paraId="521BA285" w14:textId="52E1CE2A" w:rsidR="00C3487B" w:rsidRPr="008144AA" w:rsidRDefault="0002568C" w:rsidP="00C3487B">
            <w:pPr>
              <w:spacing w:line="276" w:lineRule="auto"/>
              <w:rPr>
                <w:lang w:val="en-GB"/>
              </w:rPr>
            </w:pPr>
            <w:r>
              <w:rPr>
                <w:lang w:val="en-GB"/>
              </w:rPr>
              <w:t>Not applicable</w:t>
            </w:r>
          </w:p>
        </w:tc>
      </w:tr>
      <w:tr w:rsidR="00C3487B" w:rsidRPr="008144AA" w14:paraId="1BD932DA" w14:textId="77777777" w:rsidTr="009D35F6">
        <w:tc>
          <w:tcPr>
            <w:tcW w:w="5000" w:type="pct"/>
            <w:gridSpan w:val="4"/>
            <w:shd w:val="clear" w:color="auto" w:fill="E2F8FA"/>
          </w:tcPr>
          <w:p w14:paraId="0E84E887" w14:textId="77777777" w:rsidR="00C3487B" w:rsidRPr="008144AA" w:rsidRDefault="00C3487B" w:rsidP="00C3487B">
            <w:pPr>
              <w:spacing w:line="276" w:lineRule="auto"/>
              <w:rPr>
                <w:lang w:val="en-GB"/>
              </w:rPr>
            </w:pPr>
            <w:r w:rsidRPr="008144AA">
              <w:rPr>
                <w:b/>
                <w:bCs/>
                <w:lang w:val="en-GB"/>
              </w:rPr>
              <w:t>Principle  6.1 Labour Rights</w:t>
            </w:r>
          </w:p>
        </w:tc>
      </w:tr>
      <w:tr w:rsidR="00C3487B" w:rsidRPr="008144AA" w14:paraId="03699A43" w14:textId="77777777" w:rsidTr="009D35F6">
        <w:tc>
          <w:tcPr>
            <w:tcW w:w="1276" w:type="pct"/>
          </w:tcPr>
          <w:p w14:paraId="76808452" w14:textId="77777777" w:rsidR="00C3487B" w:rsidRPr="008144AA" w:rsidRDefault="00C3487B" w:rsidP="00C3487B">
            <w:pPr>
              <w:numPr>
                <w:ilvl w:val="1"/>
                <w:numId w:val="19"/>
              </w:numPr>
              <w:spacing w:line="276" w:lineRule="auto"/>
              <w:rPr>
                <w:lang w:val="en-GB"/>
              </w:rPr>
            </w:pPr>
            <w:r w:rsidRPr="008144AA">
              <w:rPr>
                <w:lang w:val="en-GB"/>
              </w:rPr>
              <w:t xml:space="preserve">The Project Developer shall ensure that all employment is in </w:t>
            </w:r>
            <w:r w:rsidRPr="008144AA">
              <w:rPr>
                <w:lang w:val="en-GB"/>
              </w:rPr>
              <w:lastRenderedPageBreak/>
              <w:t>compliance with national labour occupational health and safety laws and with the principles and standards embodied in the ILO fundamental conventions</w:t>
            </w:r>
          </w:p>
          <w:p w14:paraId="3B6147A8" w14:textId="77777777" w:rsidR="00C3487B" w:rsidRPr="008144AA" w:rsidRDefault="00C3487B" w:rsidP="00C3487B">
            <w:pPr>
              <w:numPr>
                <w:ilvl w:val="1"/>
                <w:numId w:val="19"/>
              </w:numPr>
              <w:spacing w:line="276" w:lineRule="auto"/>
              <w:rPr>
                <w:lang w:val="en-GB"/>
              </w:rPr>
            </w:pPr>
            <w:r w:rsidRPr="008144AA">
              <w:rPr>
                <w:lang w:val="en-GB"/>
              </w:rPr>
              <w:t xml:space="preserve">Workers shall be able to establish and join labour organisations </w:t>
            </w:r>
          </w:p>
          <w:p w14:paraId="1E06DA44" w14:textId="77777777" w:rsidR="00C3487B" w:rsidRPr="008144AA" w:rsidRDefault="00C3487B" w:rsidP="00C3487B">
            <w:pPr>
              <w:numPr>
                <w:ilvl w:val="1"/>
                <w:numId w:val="19"/>
              </w:numPr>
              <w:spacing w:line="276" w:lineRule="auto"/>
              <w:rPr>
                <w:lang w:val="en-GB"/>
              </w:rPr>
            </w:pPr>
            <w:r w:rsidRPr="008144AA">
              <w:rPr>
                <w:lang w:val="en-GB"/>
              </w:rPr>
              <w:t>Working agreements with all individual workers shall be documented and implemented and include:</w:t>
            </w:r>
          </w:p>
          <w:p w14:paraId="07F01B34" w14:textId="77777777" w:rsidR="00C3487B" w:rsidRPr="008144AA" w:rsidRDefault="00C3487B" w:rsidP="00C3487B">
            <w:pPr>
              <w:numPr>
                <w:ilvl w:val="2"/>
                <w:numId w:val="29"/>
              </w:numPr>
              <w:spacing w:line="276" w:lineRule="auto"/>
              <w:ind w:left="869" w:hanging="426"/>
              <w:rPr>
                <w:lang w:val="en-GB"/>
              </w:rPr>
            </w:pPr>
            <w:r w:rsidRPr="008144AA">
              <w:rPr>
                <w:lang w:val="en-GB"/>
              </w:rPr>
              <w:t xml:space="preserve">Working hours (must not exceed 48 hours per week on a regular basis), AND </w:t>
            </w:r>
          </w:p>
          <w:p w14:paraId="21504BB8" w14:textId="77777777" w:rsidR="00C3487B" w:rsidRPr="008144AA" w:rsidRDefault="00C3487B" w:rsidP="00C3487B">
            <w:pPr>
              <w:numPr>
                <w:ilvl w:val="2"/>
                <w:numId w:val="29"/>
              </w:numPr>
              <w:spacing w:line="276" w:lineRule="auto"/>
              <w:ind w:left="869" w:hanging="426"/>
              <w:rPr>
                <w:lang w:val="en-GB"/>
              </w:rPr>
            </w:pPr>
            <w:r w:rsidRPr="008144AA">
              <w:rPr>
                <w:lang w:val="en-GB"/>
              </w:rPr>
              <w:t xml:space="preserve">Duties and tasks, AND </w:t>
            </w:r>
          </w:p>
          <w:p w14:paraId="2075A3AB" w14:textId="77777777" w:rsidR="00C3487B" w:rsidRPr="008144AA" w:rsidRDefault="00C3487B" w:rsidP="00C3487B">
            <w:pPr>
              <w:numPr>
                <w:ilvl w:val="2"/>
                <w:numId w:val="29"/>
              </w:numPr>
              <w:spacing w:line="276" w:lineRule="auto"/>
              <w:ind w:left="869" w:hanging="426"/>
              <w:rPr>
                <w:lang w:val="en-GB"/>
              </w:rPr>
            </w:pPr>
            <w:r w:rsidRPr="008144AA">
              <w:rPr>
                <w:lang w:val="en-GB"/>
              </w:rPr>
              <w:t xml:space="preserve">Remuneration (must include provision for payment of overtime), AND </w:t>
            </w:r>
          </w:p>
          <w:p w14:paraId="5C149815" w14:textId="77777777" w:rsidR="00C3487B" w:rsidRPr="008144AA" w:rsidRDefault="00C3487B" w:rsidP="00C3487B">
            <w:pPr>
              <w:numPr>
                <w:ilvl w:val="2"/>
                <w:numId w:val="29"/>
              </w:numPr>
              <w:spacing w:line="276" w:lineRule="auto"/>
              <w:ind w:left="869" w:hanging="426"/>
              <w:rPr>
                <w:lang w:val="en-GB"/>
              </w:rPr>
            </w:pPr>
            <w:r w:rsidRPr="008144AA">
              <w:rPr>
                <w:lang w:val="en-GB"/>
              </w:rPr>
              <w:t xml:space="preserve">Modalities on health insurance, AND </w:t>
            </w:r>
          </w:p>
          <w:p w14:paraId="1D1B49FA" w14:textId="77777777" w:rsidR="00C3487B" w:rsidRPr="008144AA" w:rsidRDefault="00C3487B" w:rsidP="00C3487B">
            <w:pPr>
              <w:numPr>
                <w:ilvl w:val="2"/>
                <w:numId w:val="29"/>
              </w:numPr>
              <w:spacing w:line="276" w:lineRule="auto"/>
              <w:ind w:left="869" w:hanging="426"/>
              <w:rPr>
                <w:lang w:val="en-GB"/>
              </w:rPr>
            </w:pPr>
            <w:r w:rsidRPr="008144AA">
              <w:rPr>
                <w:lang w:val="en-GB"/>
              </w:rPr>
              <w:lastRenderedPageBreak/>
              <w:t xml:space="preserve">Modalities on termination of the contract with provision for voluntary resignation by employee, AND </w:t>
            </w:r>
          </w:p>
          <w:p w14:paraId="3AF1C853" w14:textId="77777777" w:rsidR="00C3487B" w:rsidRPr="008144AA" w:rsidRDefault="00C3487B" w:rsidP="00C3487B">
            <w:pPr>
              <w:numPr>
                <w:ilvl w:val="2"/>
                <w:numId w:val="29"/>
              </w:numPr>
              <w:spacing w:line="276" w:lineRule="auto"/>
              <w:ind w:left="869" w:hanging="426"/>
              <w:rPr>
                <w:lang w:val="en-GB"/>
              </w:rPr>
            </w:pPr>
            <w:r w:rsidRPr="008144AA">
              <w:rPr>
                <w:lang w:val="en-GB"/>
              </w:rPr>
              <w:t xml:space="preserve">Provision for annual leave of not less than 10 days per year, not including sick and casual leave. </w:t>
            </w:r>
          </w:p>
          <w:p w14:paraId="689EDD16" w14:textId="77777777" w:rsidR="00C3487B" w:rsidRPr="008144AA" w:rsidRDefault="00C3487B" w:rsidP="00C3487B">
            <w:pPr>
              <w:numPr>
                <w:ilvl w:val="1"/>
                <w:numId w:val="19"/>
              </w:numPr>
              <w:spacing w:line="276" w:lineRule="auto"/>
              <w:rPr>
                <w:lang w:val="en-GB"/>
              </w:rPr>
            </w:pPr>
            <w:r w:rsidRPr="008144AA">
              <w:rPr>
                <w:lang w:val="en-GB"/>
              </w:rPr>
              <w:t xml:space="preserve">No child labour is allowed (Exceptions for children working on their families’ property requires an </w:t>
            </w:r>
            <w:hyperlink r:id="rId36" w:history="1">
              <w:r w:rsidRPr="008144AA">
                <w:rPr>
                  <w:rStyle w:val="Hyperlink"/>
                  <w:rFonts w:ascii="Verdana" w:hAnsi="Verdana"/>
                  <w:lang w:val="en-GB"/>
                </w:rPr>
                <w:t>Expert Stakeholder</w:t>
              </w:r>
            </w:hyperlink>
            <w:r w:rsidRPr="008144AA">
              <w:rPr>
                <w:lang w:val="en-GB"/>
              </w:rPr>
              <w:t xml:space="preserve"> opinion)</w:t>
            </w:r>
          </w:p>
          <w:p w14:paraId="31947307" w14:textId="77777777" w:rsidR="00C3487B" w:rsidRPr="008144AA" w:rsidRDefault="00C3487B" w:rsidP="00C3487B">
            <w:pPr>
              <w:numPr>
                <w:ilvl w:val="1"/>
                <w:numId w:val="19"/>
              </w:numPr>
              <w:spacing w:line="276" w:lineRule="auto"/>
              <w:rPr>
                <w:lang w:val="en-GB"/>
              </w:rPr>
            </w:pPr>
            <w:r w:rsidRPr="008144AA">
              <w:rPr>
                <w:lang w:val="en-GB"/>
              </w:rPr>
              <w:t xml:space="preserve">The Project Developer shall ensure the use of appropriate equipment, training of workers, documentation and reporting of accidents and incidents, and emergency preparedness and response measures </w:t>
            </w:r>
          </w:p>
        </w:tc>
        <w:tc>
          <w:tcPr>
            <w:tcW w:w="1224" w:type="pct"/>
            <w:shd w:val="clear" w:color="auto" w:fill="E2F8FA"/>
          </w:tcPr>
          <w:p w14:paraId="09751543" w14:textId="77777777" w:rsidR="0047743D" w:rsidRPr="00AB4B86" w:rsidRDefault="0047743D" w:rsidP="0047743D">
            <w:pPr>
              <w:spacing w:line="276" w:lineRule="auto"/>
              <w:rPr>
                <w:lang w:val="en-GB"/>
              </w:rPr>
            </w:pPr>
            <w:r>
              <w:rPr>
                <w:lang w:val="en-GB"/>
              </w:rPr>
              <w:lastRenderedPageBreak/>
              <w:t>Yes</w:t>
            </w:r>
          </w:p>
          <w:p w14:paraId="270DABCF" w14:textId="77777777" w:rsidR="00C3487B" w:rsidRPr="008144AA" w:rsidRDefault="00C3487B" w:rsidP="00C3487B">
            <w:pPr>
              <w:spacing w:line="276" w:lineRule="auto"/>
              <w:rPr>
                <w:lang w:val="en-GB"/>
              </w:rPr>
            </w:pPr>
          </w:p>
        </w:tc>
        <w:tc>
          <w:tcPr>
            <w:tcW w:w="1251" w:type="pct"/>
          </w:tcPr>
          <w:p w14:paraId="5284FCFD" w14:textId="77777777" w:rsidR="00C3487B" w:rsidRPr="008144AA" w:rsidRDefault="00C3487B" w:rsidP="00C3487B">
            <w:pPr>
              <w:spacing w:line="276" w:lineRule="auto"/>
              <w:rPr>
                <w:lang w:val="en-GB"/>
              </w:rPr>
            </w:pPr>
            <w:r>
              <w:t xml:space="preserve">The project adheres to all </w:t>
            </w:r>
            <w:proofErr w:type="spellStart"/>
            <w:r>
              <w:t>labour</w:t>
            </w:r>
            <w:proofErr w:type="spellEnd"/>
            <w:r>
              <w:t xml:space="preserve"> laws and requirements</w:t>
            </w:r>
          </w:p>
        </w:tc>
        <w:tc>
          <w:tcPr>
            <w:tcW w:w="1249" w:type="pct"/>
          </w:tcPr>
          <w:p w14:paraId="52EA591D" w14:textId="5184A6E2" w:rsidR="00C3487B" w:rsidRPr="008144AA" w:rsidRDefault="0002568C" w:rsidP="00C3487B">
            <w:pPr>
              <w:spacing w:line="276" w:lineRule="auto"/>
              <w:rPr>
                <w:lang w:val="en-GB"/>
              </w:rPr>
            </w:pPr>
            <w:r>
              <w:rPr>
                <w:lang w:val="en-GB"/>
              </w:rPr>
              <w:t>Not applicable</w:t>
            </w:r>
          </w:p>
        </w:tc>
      </w:tr>
      <w:tr w:rsidR="00C3487B" w:rsidRPr="008144AA" w14:paraId="5A91F3B2" w14:textId="77777777" w:rsidTr="009D35F6">
        <w:tc>
          <w:tcPr>
            <w:tcW w:w="5000" w:type="pct"/>
            <w:gridSpan w:val="4"/>
            <w:shd w:val="clear" w:color="auto" w:fill="E2F8FA"/>
          </w:tcPr>
          <w:p w14:paraId="054F9EF6" w14:textId="77777777" w:rsidR="00C3487B" w:rsidRPr="008144AA" w:rsidRDefault="00C3487B" w:rsidP="00C3487B">
            <w:pPr>
              <w:spacing w:line="276" w:lineRule="auto"/>
              <w:rPr>
                <w:lang w:val="en-GB"/>
              </w:rPr>
            </w:pPr>
            <w:r w:rsidRPr="008144AA">
              <w:rPr>
                <w:b/>
                <w:bCs/>
                <w:lang w:val="en-GB"/>
              </w:rPr>
              <w:lastRenderedPageBreak/>
              <w:t>Principle  6.2 Negative Economic Consequences</w:t>
            </w:r>
          </w:p>
        </w:tc>
      </w:tr>
      <w:tr w:rsidR="00C3487B" w:rsidRPr="008144AA" w14:paraId="25CD2C68" w14:textId="77777777" w:rsidTr="009D35F6">
        <w:trPr>
          <w:trHeight w:val="405"/>
        </w:trPr>
        <w:tc>
          <w:tcPr>
            <w:tcW w:w="1276" w:type="pct"/>
          </w:tcPr>
          <w:p w14:paraId="2C3ED393" w14:textId="77777777" w:rsidR="00C3487B" w:rsidRPr="008144AA" w:rsidRDefault="00C3487B" w:rsidP="00C3487B">
            <w:pPr>
              <w:numPr>
                <w:ilvl w:val="1"/>
                <w:numId w:val="23"/>
              </w:numPr>
              <w:spacing w:line="276" w:lineRule="auto"/>
              <w:rPr>
                <w:lang w:val="en-GB"/>
              </w:rPr>
            </w:pPr>
            <w:r w:rsidRPr="008144AA">
              <w:rPr>
                <w:lang w:val="en-GB"/>
              </w:rPr>
              <w:lastRenderedPageBreak/>
              <w:t>Does the project cause negative economic consequences during and after project implementation?</w:t>
            </w:r>
          </w:p>
        </w:tc>
        <w:tc>
          <w:tcPr>
            <w:tcW w:w="1224" w:type="pct"/>
            <w:vMerge w:val="restart"/>
          </w:tcPr>
          <w:p w14:paraId="01477510" w14:textId="77777777" w:rsidR="00C3487B" w:rsidRPr="008144AA" w:rsidRDefault="00C3487B" w:rsidP="00C3487B">
            <w:pPr>
              <w:spacing w:line="276" w:lineRule="auto"/>
              <w:rPr>
                <w:b/>
                <w:bCs/>
                <w:lang w:val="en-GB"/>
              </w:rPr>
            </w:pPr>
            <w:r w:rsidRPr="004A60FB">
              <w:rPr>
                <w:lang w:val="en-GB"/>
              </w:rPr>
              <w:t>No</w:t>
            </w:r>
          </w:p>
        </w:tc>
        <w:tc>
          <w:tcPr>
            <w:tcW w:w="1251" w:type="pct"/>
            <w:vMerge w:val="restart"/>
            <w:shd w:val="clear" w:color="auto" w:fill="FFFFFF"/>
          </w:tcPr>
          <w:p w14:paraId="2D62A54E" w14:textId="77777777" w:rsidR="00C3487B" w:rsidRPr="008144AA" w:rsidRDefault="00C3487B" w:rsidP="00C3487B">
            <w:pPr>
              <w:spacing w:line="276" w:lineRule="auto"/>
              <w:rPr>
                <w:lang w:val="en-GB"/>
              </w:rPr>
            </w:pPr>
            <w:r w:rsidRPr="004A60FB">
              <w:rPr>
                <w:rFonts w:asciiTheme="minorHAnsi" w:eastAsia="Times New Roman" w:hAnsiTheme="minorHAnsi"/>
                <w:szCs w:val="22"/>
              </w:rPr>
              <w:t>There are no negative economic impacts and potential risks to local economy.</w:t>
            </w:r>
          </w:p>
        </w:tc>
        <w:tc>
          <w:tcPr>
            <w:tcW w:w="1249" w:type="pct"/>
            <w:vMerge w:val="restart"/>
            <w:shd w:val="clear" w:color="auto" w:fill="FFFFFF"/>
          </w:tcPr>
          <w:p w14:paraId="3C6C678C" w14:textId="62A43285" w:rsidR="00C3487B" w:rsidRPr="008144AA" w:rsidRDefault="0002568C" w:rsidP="00C3487B">
            <w:pPr>
              <w:spacing w:line="276" w:lineRule="auto"/>
              <w:rPr>
                <w:lang w:val="en-GB"/>
              </w:rPr>
            </w:pPr>
            <w:r>
              <w:rPr>
                <w:lang w:val="en-GB"/>
              </w:rPr>
              <w:t>Not applicable</w:t>
            </w:r>
          </w:p>
        </w:tc>
      </w:tr>
      <w:tr w:rsidR="00C3487B" w:rsidRPr="008144AA" w14:paraId="7FA4A99F" w14:textId="77777777" w:rsidTr="009D35F6">
        <w:tc>
          <w:tcPr>
            <w:tcW w:w="1276" w:type="pct"/>
          </w:tcPr>
          <w:p w14:paraId="4B2D58F6" w14:textId="77777777" w:rsidR="00C3487B" w:rsidRPr="008144AA" w:rsidRDefault="00C3487B" w:rsidP="00C3487B">
            <w:pPr>
              <w:spacing w:line="276" w:lineRule="auto"/>
              <w:rPr>
                <w:lang w:val="en-GB"/>
              </w:rPr>
            </w:pPr>
            <w:r w:rsidRPr="008144AA">
              <w:rPr>
                <w:lang w:val="en-GB"/>
              </w:rPr>
              <w:t>&gt;&gt;</w:t>
            </w:r>
          </w:p>
        </w:tc>
        <w:tc>
          <w:tcPr>
            <w:tcW w:w="1224" w:type="pct"/>
            <w:vMerge/>
          </w:tcPr>
          <w:p w14:paraId="25BAC4A3" w14:textId="77777777" w:rsidR="00C3487B" w:rsidRPr="008144AA" w:rsidRDefault="00C3487B" w:rsidP="00C3487B">
            <w:pPr>
              <w:spacing w:line="276" w:lineRule="auto"/>
              <w:rPr>
                <w:lang w:val="en-GB"/>
              </w:rPr>
            </w:pPr>
          </w:p>
        </w:tc>
        <w:tc>
          <w:tcPr>
            <w:tcW w:w="1251" w:type="pct"/>
            <w:vMerge/>
            <w:shd w:val="clear" w:color="auto" w:fill="FFFFFF"/>
          </w:tcPr>
          <w:p w14:paraId="091670F1" w14:textId="77777777" w:rsidR="00C3487B" w:rsidRPr="008144AA" w:rsidRDefault="00C3487B" w:rsidP="00C3487B">
            <w:pPr>
              <w:numPr>
                <w:ilvl w:val="0"/>
                <w:numId w:val="20"/>
              </w:numPr>
              <w:spacing w:line="276" w:lineRule="auto"/>
              <w:rPr>
                <w:lang w:val="en-GB"/>
              </w:rPr>
            </w:pPr>
          </w:p>
        </w:tc>
        <w:tc>
          <w:tcPr>
            <w:tcW w:w="1249" w:type="pct"/>
            <w:vMerge/>
            <w:shd w:val="clear" w:color="auto" w:fill="FFFFFF"/>
          </w:tcPr>
          <w:p w14:paraId="3CF78B38" w14:textId="77777777" w:rsidR="00C3487B" w:rsidRPr="008144AA" w:rsidRDefault="00C3487B" w:rsidP="00C3487B">
            <w:pPr>
              <w:numPr>
                <w:ilvl w:val="0"/>
                <w:numId w:val="22"/>
              </w:numPr>
              <w:spacing w:line="276" w:lineRule="auto"/>
              <w:rPr>
                <w:lang w:val="en-GB"/>
              </w:rPr>
            </w:pPr>
          </w:p>
        </w:tc>
      </w:tr>
      <w:tr w:rsidR="00C3487B" w:rsidRPr="008144AA" w14:paraId="511FD463" w14:textId="77777777" w:rsidTr="009D35F6">
        <w:tc>
          <w:tcPr>
            <w:tcW w:w="5000" w:type="pct"/>
            <w:gridSpan w:val="4"/>
            <w:shd w:val="clear" w:color="auto" w:fill="E2F8FA"/>
          </w:tcPr>
          <w:p w14:paraId="6B0C477F" w14:textId="77777777" w:rsidR="00C3487B" w:rsidRPr="008144AA" w:rsidRDefault="00C3487B" w:rsidP="00C3487B">
            <w:pPr>
              <w:spacing w:line="276" w:lineRule="auto"/>
              <w:rPr>
                <w:lang w:val="en-GB"/>
              </w:rPr>
            </w:pPr>
            <w:r w:rsidRPr="008144AA">
              <w:rPr>
                <w:b/>
                <w:bCs/>
                <w:lang w:val="en-GB"/>
              </w:rPr>
              <w:t>Principle  7.1   Emissions</w:t>
            </w:r>
          </w:p>
        </w:tc>
      </w:tr>
      <w:tr w:rsidR="00C3487B" w:rsidRPr="008144AA" w14:paraId="0F63E07B" w14:textId="77777777" w:rsidTr="009D35F6">
        <w:tc>
          <w:tcPr>
            <w:tcW w:w="1276" w:type="pct"/>
          </w:tcPr>
          <w:p w14:paraId="4D23C08B" w14:textId="77777777" w:rsidR="00C3487B" w:rsidRPr="008144AA" w:rsidRDefault="00C3487B" w:rsidP="00C3487B">
            <w:pPr>
              <w:spacing w:line="276" w:lineRule="auto"/>
              <w:rPr>
                <w:lang w:val="en-GB"/>
              </w:rPr>
            </w:pPr>
            <w:r w:rsidRPr="008144AA">
              <w:rPr>
                <w:lang w:val="en-GB"/>
              </w:rPr>
              <w:t>Will the Project increase greenhouse gas emissions over the Baseline Scenario?</w:t>
            </w:r>
          </w:p>
        </w:tc>
        <w:tc>
          <w:tcPr>
            <w:tcW w:w="1224" w:type="pct"/>
            <w:vMerge w:val="restart"/>
          </w:tcPr>
          <w:p w14:paraId="6F9E6185" w14:textId="77777777" w:rsidR="00C3487B" w:rsidRPr="008144AA" w:rsidRDefault="00C3487B" w:rsidP="00C3487B">
            <w:pPr>
              <w:spacing w:line="276" w:lineRule="auto"/>
              <w:rPr>
                <w:lang w:val="en-GB"/>
              </w:rPr>
            </w:pPr>
            <w:r>
              <w:rPr>
                <w:lang w:val="en-GB"/>
              </w:rPr>
              <w:t>No</w:t>
            </w:r>
          </w:p>
        </w:tc>
        <w:tc>
          <w:tcPr>
            <w:tcW w:w="1251" w:type="pct"/>
            <w:vMerge w:val="restart"/>
            <w:shd w:val="clear" w:color="auto" w:fill="FFFFFF"/>
          </w:tcPr>
          <w:p w14:paraId="2A102108" w14:textId="77777777" w:rsidR="00C3487B" w:rsidRPr="008144AA" w:rsidDel="00BF65FF" w:rsidRDefault="00C3487B" w:rsidP="00C3487B">
            <w:pPr>
              <w:spacing w:line="276" w:lineRule="auto"/>
              <w:rPr>
                <w:lang w:val="en-GB"/>
              </w:rPr>
            </w:pPr>
            <w:r w:rsidRPr="004A60FB">
              <w:rPr>
                <w:rFonts w:asciiTheme="minorHAnsi" w:eastAsia="Times New Roman" w:hAnsiTheme="minorHAnsi"/>
                <w:szCs w:val="22"/>
              </w:rPr>
              <w:t>GHG emissions will be reduced through replacing less efficient cooking methods with improved cook stoves.</w:t>
            </w:r>
          </w:p>
        </w:tc>
        <w:tc>
          <w:tcPr>
            <w:tcW w:w="1249" w:type="pct"/>
            <w:vMerge w:val="restart"/>
            <w:shd w:val="clear" w:color="auto" w:fill="FFFFFF"/>
          </w:tcPr>
          <w:p w14:paraId="47CFF12B" w14:textId="41DD11A0" w:rsidR="00C3487B" w:rsidRPr="008144AA" w:rsidRDefault="0002568C" w:rsidP="00C3487B">
            <w:pPr>
              <w:spacing w:line="276" w:lineRule="auto"/>
              <w:rPr>
                <w:lang w:val="en-GB"/>
              </w:rPr>
            </w:pPr>
            <w:r>
              <w:rPr>
                <w:lang w:val="en-GB"/>
              </w:rPr>
              <w:t>Not applicable</w:t>
            </w:r>
          </w:p>
        </w:tc>
      </w:tr>
      <w:tr w:rsidR="00C3487B" w:rsidRPr="008144AA" w14:paraId="48B3F963" w14:textId="77777777" w:rsidTr="009D35F6">
        <w:tc>
          <w:tcPr>
            <w:tcW w:w="1276" w:type="pct"/>
          </w:tcPr>
          <w:p w14:paraId="05A78AB4" w14:textId="77777777" w:rsidR="00C3487B" w:rsidRPr="008144AA" w:rsidRDefault="00C3487B" w:rsidP="00C3487B">
            <w:pPr>
              <w:spacing w:line="276" w:lineRule="auto"/>
              <w:rPr>
                <w:lang w:val="en-GB"/>
              </w:rPr>
            </w:pPr>
            <w:r w:rsidRPr="008144AA">
              <w:rPr>
                <w:lang w:val="en-GB"/>
              </w:rPr>
              <w:t>&gt;&gt;</w:t>
            </w:r>
          </w:p>
        </w:tc>
        <w:tc>
          <w:tcPr>
            <w:tcW w:w="1224" w:type="pct"/>
            <w:vMerge/>
          </w:tcPr>
          <w:p w14:paraId="0780E1D4" w14:textId="77777777" w:rsidR="00C3487B" w:rsidRPr="008144AA" w:rsidRDefault="00C3487B" w:rsidP="00C3487B">
            <w:pPr>
              <w:spacing w:line="276" w:lineRule="auto"/>
              <w:rPr>
                <w:lang w:val="en-GB"/>
              </w:rPr>
            </w:pPr>
          </w:p>
        </w:tc>
        <w:tc>
          <w:tcPr>
            <w:tcW w:w="1251" w:type="pct"/>
            <w:vMerge/>
            <w:shd w:val="clear" w:color="auto" w:fill="FFFFFF"/>
          </w:tcPr>
          <w:p w14:paraId="76642B99" w14:textId="77777777" w:rsidR="00C3487B" w:rsidRPr="008144AA" w:rsidDel="00BF65FF" w:rsidRDefault="00C3487B" w:rsidP="00C3487B">
            <w:pPr>
              <w:numPr>
                <w:ilvl w:val="0"/>
                <w:numId w:val="26"/>
              </w:numPr>
              <w:spacing w:line="276" w:lineRule="auto"/>
              <w:rPr>
                <w:lang w:val="en-GB"/>
              </w:rPr>
            </w:pPr>
          </w:p>
        </w:tc>
        <w:tc>
          <w:tcPr>
            <w:tcW w:w="1249" w:type="pct"/>
            <w:vMerge/>
            <w:shd w:val="clear" w:color="auto" w:fill="FFFFFF"/>
          </w:tcPr>
          <w:p w14:paraId="7BE98583" w14:textId="77777777" w:rsidR="00C3487B" w:rsidRPr="008144AA" w:rsidRDefault="00C3487B" w:rsidP="00C3487B">
            <w:pPr>
              <w:numPr>
                <w:ilvl w:val="0"/>
                <w:numId w:val="22"/>
              </w:numPr>
              <w:spacing w:line="276" w:lineRule="auto"/>
              <w:rPr>
                <w:lang w:val="en-GB"/>
              </w:rPr>
            </w:pPr>
          </w:p>
        </w:tc>
      </w:tr>
      <w:tr w:rsidR="00C3487B" w:rsidRPr="008144AA" w14:paraId="4A0A5382" w14:textId="77777777" w:rsidTr="009D35F6">
        <w:tc>
          <w:tcPr>
            <w:tcW w:w="5000" w:type="pct"/>
            <w:gridSpan w:val="4"/>
            <w:shd w:val="clear" w:color="auto" w:fill="E2F8FA"/>
          </w:tcPr>
          <w:p w14:paraId="3B731C1D" w14:textId="77777777" w:rsidR="00C3487B" w:rsidRPr="008144AA" w:rsidRDefault="00C3487B" w:rsidP="00C3487B">
            <w:pPr>
              <w:spacing w:line="276" w:lineRule="auto"/>
              <w:rPr>
                <w:lang w:val="en-GB"/>
              </w:rPr>
            </w:pPr>
            <w:r w:rsidRPr="008144AA">
              <w:rPr>
                <w:b/>
                <w:bCs/>
                <w:lang w:val="en-GB"/>
              </w:rPr>
              <w:t>Principle 7.2  Energy Supply</w:t>
            </w:r>
          </w:p>
        </w:tc>
      </w:tr>
      <w:tr w:rsidR="00C3487B" w:rsidRPr="008144AA" w14:paraId="12E9D345" w14:textId="77777777" w:rsidTr="009D35F6">
        <w:trPr>
          <w:trHeight w:val="188"/>
        </w:trPr>
        <w:tc>
          <w:tcPr>
            <w:tcW w:w="1276" w:type="pct"/>
          </w:tcPr>
          <w:p w14:paraId="09328D4E" w14:textId="77777777" w:rsidR="00C3487B" w:rsidRPr="008144AA" w:rsidRDefault="00C3487B" w:rsidP="00C3487B">
            <w:pPr>
              <w:spacing w:line="276" w:lineRule="auto"/>
              <w:rPr>
                <w:lang w:val="en-GB"/>
              </w:rPr>
            </w:pPr>
            <w:r w:rsidRPr="008144AA">
              <w:rPr>
                <w:lang w:val="en-GB"/>
              </w:rPr>
              <w:t>Will the Project use energy from a local grid or power supply (i.e., not connected to a national or regional grid) or fuel resource (such as wood, biomass) that provides for other local users?</w:t>
            </w:r>
          </w:p>
        </w:tc>
        <w:tc>
          <w:tcPr>
            <w:tcW w:w="1224" w:type="pct"/>
            <w:vMerge w:val="restart"/>
          </w:tcPr>
          <w:p w14:paraId="73638C1A" w14:textId="77777777" w:rsidR="00C3487B" w:rsidRPr="006D7177" w:rsidRDefault="00C3487B" w:rsidP="00C3487B">
            <w:pPr>
              <w:rPr>
                <w:lang w:val="en-GB"/>
              </w:rPr>
            </w:pPr>
            <w:r w:rsidRPr="006D7177">
              <w:rPr>
                <w:lang w:val="en-GB"/>
              </w:rPr>
              <w:t>No</w:t>
            </w:r>
          </w:p>
          <w:p w14:paraId="4D02A613" w14:textId="77777777" w:rsidR="00C3487B" w:rsidRPr="006D7177" w:rsidRDefault="00C3487B" w:rsidP="00C3487B">
            <w:pPr>
              <w:jc w:val="center"/>
              <w:rPr>
                <w:lang w:val="en-GB"/>
              </w:rPr>
            </w:pPr>
            <w:r w:rsidRPr="006D7177">
              <w:rPr>
                <w:lang w:val="en-GB"/>
              </w:rPr>
              <w:tab/>
            </w:r>
          </w:p>
        </w:tc>
        <w:tc>
          <w:tcPr>
            <w:tcW w:w="1251" w:type="pct"/>
            <w:vMerge w:val="restart"/>
            <w:shd w:val="clear" w:color="auto" w:fill="FFFFFF"/>
          </w:tcPr>
          <w:p w14:paraId="79A9FEA4" w14:textId="77777777" w:rsidR="00C3487B" w:rsidRPr="008144AA" w:rsidDel="00BF65FF" w:rsidRDefault="00C3487B" w:rsidP="00C3487B">
            <w:pPr>
              <w:spacing w:line="276" w:lineRule="auto"/>
              <w:rPr>
                <w:lang w:val="en-GB"/>
              </w:rPr>
            </w:pPr>
            <w:r w:rsidRPr="004A60FB">
              <w:rPr>
                <w:rFonts w:asciiTheme="minorHAnsi" w:eastAsia="Times New Roman" w:hAnsiTheme="minorHAnsi"/>
                <w:szCs w:val="22"/>
              </w:rPr>
              <w:t>The project will reduce consumption of biomass.</w:t>
            </w:r>
          </w:p>
        </w:tc>
        <w:tc>
          <w:tcPr>
            <w:tcW w:w="1249" w:type="pct"/>
            <w:vMerge w:val="restart"/>
            <w:shd w:val="clear" w:color="auto" w:fill="FFFFFF"/>
          </w:tcPr>
          <w:p w14:paraId="099ACE52" w14:textId="746F57D1" w:rsidR="00C3487B" w:rsidRPr="008144AA" w:rsidRDefault="0002568C" w:rsidP="00C3487B">
            <w:pPr>
              <w:spacing w:line="276" w:lineRule="auto"/>
              <w:rPr>
                <w:lang w:val="en-GB"/>
              </w:rPr>
            </w:pPr>
            <w:r>
              <w:rPr>
                <w:lang w:val="en-GB"/>
              </w:rPr>
              <w:t>Not applicable</w:t>
            </w:r>
          </w:p>
        </w:tc>
      </w:tr>
      <w:tr w:rsidR="00C3487B" w:rsidRPr="008144AA" w14:paraId="73327AF4" w14:textId="77777777" w:rsidTr="009D35F6">
        <w:trPr>
          <w:trHeight w:val="187"/>
        </w:trPr>
        <w:tc>
          <w:tcPr>
            <w:tcW w:w="1276" w:type="pct"/>
          </w:tcPr>
          <w:p w14:paraId="2F5AA960" w14:textId="77777777" w:rsidR="00C3487B" w:rsidRPr="008144AA" w:rsidRDefault="00C3487B" w:rsidP="00C3487B">
            <w:pPr>
              <w:spacing w:line="276" w:lineRule="auto"/>
              <w:rPr>
                <w:lang w:val="en-GB"/>
              </w:rPr>
            </w:pPr>
            <w:r w:rsidRPr="008144AA">
              <w:rPr>
                <w:lang w:val="en-GB"/>
              </w:rPr>
              <w:t>&gt;&gt;</w:t>
            </w:r>
          </w:p>
        </w:tc>
        <w:tc>
          <w:tcPr>
            <w:tcW w:w="1224" w:type="pct"/>
            <w:vMerge/>
          </w:tcPr>
          <w:p w14:paraId="4420A144" w14:textId="77777777" w:rsidR="00C3487B" w:rsidRPr="008144AA" w:rsidRDefault="00C3487B" w:rsidP="00C3487B">
            <w:pPr>
              <w:spacing w:line="276" w:lineRule="auto"/>
              <w:rPr>
                <w:lang w:val="en-GB"/>
              </w:rPr>
            </w:pPr>
          </w:p>
        </w:tc>
        <w:tc>
          <w:tcPr>
            <w:tcW w:w="1251" w:type="pct"/>
            <w:vMerge/>
            <w:shd w:val="clear" w:color="auto" w:fill="FFFFFF"/>
          </w:tcPr>
          <w:p w14:paraId="32D77BEE" w14:textId="77777777" w:rsidR="00C3487B" w:rsidRPr="008144AA" w:rsidDel="00BF65FF" w:rsidRDefault="00C3487B" w:rsidP="00C3487B">
            <w:pPr>
              <w:numPr>
                <w:ilvl w:val="0"/>
                <w:numId w:val="26"/>
              </w:numPr>
              <w:spacing w:line="276" w:lineRule="auto"/>
              <w:rPr>
                <w:lang w:val="en-GB"/>
              </w:rPr>
            </w:pPr>
          </w:p>
        </w:tc>
        <w:tc>
          <w:tcPr>
            <w:tcW w:w="1249" w:type="pct"/>
            <w:vMerge/>
            <w:shd w:val="clear" w:color="auto" w:fill="FFFFFF"/>
          </w:tcPr>
          <w:p w14:paraId="0FBA2537" w14:textId="77777777" w:rsidR="00C3487B" w:rsidRPr="008144AA" w:rsidRDefault="00C3487B" w:rsidP="00C3487B">
            <w:pPr>
              <w:numPr>
                <w:ilvl w:val="0"/>
                <w:numId w:val="22"/>
              </w:numPr>
              <w:spacing w:line="276" w:lineRule="auto"/>
              <w:rPr>
                <w:lang w:val="en-GB"/>
              </w:rPr>
            </w:pPr>
          </w:p>
        </w:tc>
      </w:tr>
      <w:tr w:rsidR="00C3487B" w:rsidRPr="008144AA" w14:paraId="15507E10" w14:textId="77777777" w:rsidTr="009D35F6">
        <w:tc>
          <w:tcPr>
            <w:tcW w:w="5000" w:type="pct"/>
            <w:gridSpan w:val="4"/>
            <w:shd w:val="clear" w:color="auto" w:fill="E2F8FA"/>
          </w:tcPr>
          <w:p w14:paraId="72A3E9E2" w14:textId="77777777" w:rsidR="00C3487B" w:rsidRPr="008144AA" w:rsidRDefault="00C3487B" w:rsidP="00C3487B">
            <w:pPr>
              <w:spacing w:line="276" w:lineRule="auto"/>
              <w:rPr>
                <w:lang w:val="en-GB"/>
              </w:rPr>
            </w:pPr>
            <w:r w:rsidRPr="008144AA">
              <w:rPr>
                <w:b/>
                <w:bCs/>
                <w:lang w:val="en-GB"/>
              </w:rPr>
              <w:t>Principle  8.1 Impact on Natural Water Patterns/Flows</w:t>
            </w:r>
          </w:p>
        </w:tc>
      </w:tr>
      <w:tr w:rsidR="00C3487B" w:rsidRPr="008144AA" w14:paraId="01015823" w14:textId="77777777" w:rsidTr="009D35F6">
        <w:trPr>
          <w:trHeight w:val="149"/>
        </w:trPr>
        <w:tc>
          <w:tcPr>
            <w:tcW w:w="1276" w:type="pct"/>
          </w:tcPr>
          <w:p w14:paraId="4C00E223" w14:textId="77777777" w:rsidR="00C3487B" w:rsidRPr="008144AA" w:rsidRDefault="00C3487B" w:rsidP="00C3487B">
            <w:pPr>
              <w:spacing w:line="276" w:lineRule="auto"/>
              <w:rPr>
                <w:lang w:val="en-GB"/>
              </w:rPr>
            </w:pPr>
            <w:r w:rsidRPr="008144AA">
              <w:rPr>
                <w:lang w:val="en-GB"/>
              </w:rPr>
              <w:t xml:space="preserve">Will the Project affect the natural or pre-existing pattern of watercourses, ground-water and/or the watershed(s) such </w:t>
            </w:r>
            <w:r w:rsidRPr="008144AA">
              <w:rPr>
                <w:lang w:val="en-GB"/>
              </w:rPr>
              <w:lastRenderedPageBreak/>
              <w:t>as high seasonal flow variability, flooding potential, lack of aquatic connectivity or water scarcity?</w:t>
            </w:r>
          </w:p>
        </w:tc>
        <w:tc>
          <w:tcPr>
            <w:tcW w:w="1224" w:type="pct"/>
            <w:vMerge w:val="restart"/>
          </w:tcPr>
          <w:p w14:paraId="58F026A4" w14:textId="77777777" w:rsidR="00C3487B" w:rsidRPr="008144AA" w:rsidRDefault="00C3487B" w:rsidP="00C3487B">
            <w:pPr>
              <w:spacing w:line="276" w:lineRule="auto"/>
              <w:rPr>
                <w:lang w:val="en-GB"/>
              </w:rPr>
            </w:pPr>
            <w:r>
              <w:rPr>
                <w:lang w:val="en-GB"/>
              </w:rPr>
              <w:lastRenderedPageBreak/>
              <w:t>No</w:t>
            </w:r>
          </w:p>
        </w:tc>
        <w:tc>
          <w:tcPr>
            <w:tcW w:w="1251" w:type="pct"/>
            <w:vMerge w:val="restart"/>
            <w:shd w:val="clear" w:color="auto" w:fill="FFFFFF"/>
          </w:tcPr>
          <w:p w14:paraId="100737D3" w14:textId="77777777" w:rsidR="00C3487B" w:rsidRPr="008144AA" w:rsidDel="00BF65FF" w:rsidRDefault="00C3487B" w:rsidP="00C3487B">
            <w:pPr>
              <w:spacing w:line="276" w:lineRule="auto"/>
              <w:rPr>
                <w:lang w:val="en-GB"/>
              </w:rPr>
            </w:pPr>
            <w:r w:rsidRPr="004A60FB">
              <w:rPr>
                <w:rFonts w:asciiTheme="minorHAnsi" w:eastAsia="Times New Roman" w:hAnsiTheme="minorHAnsi"/>
                <w:szCs w:val="22"/>
              </w:rPr>
              <w:t>There will be no significant change in the volume of water consumed by the households.</w:t>
            </w:r>
          </w:p>
        </w:tc>
        <w:tc>
          <w:tcPr>
            <w:tcW w:w="1249" w:type="pct"/>
            <w:vMerge w:val="restart"/>
            <w:shd w:val="clear" w:color="auto" w:fill="FFFFFF"/>
          </w:tcPr>
          <w:p w14:paraId="7FF54FBF" w14:textId="03C57B7B" w:rsidR="00C3487B" w:rsidRPr="008144AA" w:rsidRDefault="0002568C" w:rsidP="00C3487B">
            <w:pPr>
              <w:spacing w:line="276" w:lineRule="auto"/>
              <w:rPr>
                <w:lang w:val="en-GB"/>
              </w:rPr>
            </w:pPr>
            <w:r>
              <w:rPr>
                <w:lang w:val="en-GB"/>
              </w:rPr>
              <w:t>Not applicable</w:t>
            </w:r>
          </w:p>
        </w:tc>
      </w:tr>
      <w:tr w:rsidR="00C3487B" w:rsidRPr="008144AA" w14:paraId="5146FB7F" w14:textId="77777777" w:rsidTr="009D35F6">
        <w:trPr>
          <w:trHeight w:val="149"/>
        </w:trPr>
        <w:tc>
          <w:tcPr>
            <w:tcW w:w="1276" w:type="pct"/>
          </w:tcPr>
          <w:p w14:paraId="2B9EF309" w14:textId="77777777" w:rsidR="00C3487B" w:rsidRPr="008144AA" w:rsidRDefault="00C3487B" w:rsidP="00C3487B">
            <w:pPr>
              <w:spacing w:line="276" w:lineRule="auto"/>
              <w:rPr>
                <w:lang w:val="en-GB"/>
              </w:rPr>
            </w:pPr>
            <w:r w:rsidRPr="008144AA">
              <w:rPr>
                <w:lang w:val="en-GB"/>
              </w:rPr>
              <w:t>&gt;&gt;</w:t>
            </w:r>
          </w:p>
        </w:tc>
        <w:tc>
          <w:tcPr>
            <w:tcW w:w="1224" w:type="pct"/>
            <w:vMerge/>
          </w:tcPr>
          <w:p w14:paraId="0BDE5C38" w14:textId="77777777" w:rsidR="00C3487B" w:rsidRPr="008144AA" w:rsidRDefault="00C3487B" w:rsidP="00C3487B">
            <w:pPr>
              <w:spacing w:line="276" w:lineRule="auto"/>
              <w:rPr>
                <w:lang w:val="en-GB"/>
              </w:rPr>
            </w:pPr>
          </w:p>
        </w:tc>
        <w:tc>
          <w:tcPr>
            <w:tcW w:w="1251" w:type="pct"/>
            <w:vMerge/>
            <w:shd w:val="clear" w:color="auto" w:fill="FFFFFF"/>
          </w:tcPr>
          <w:p w14:paraId="6C8474F2" w14:textId="77777777" w:rsidR="00C3487B" w:rsidRPr="008144AA" w:rsidDel="00BF65FF" w:rsidRDefault="00C3487B" w:rsidP="00C3487B">
            <w:pPr>
              <w:numPr>
                <w:ilvl w:val="0"/>
                <w:numId w:val="26"/>
              </w:numPr>
              <w:spacing w:line="276" w:lineRule="auto"/>
              <w:rPr>
                <w:lang w:val="en-GB"/>
              </w:rPr>
            </w:pPr>
          </w:p>
        </w:tc>
        <w:tc>
          <w:tcPr>
            <w:tcW w:w="1249" w:type="pct"/>
            <w:vMerge/>
            <w:shd w:val="clear" w:color="auto" w:fill="FFFFFF"/>
          </w:tcPr>
          <w:p w14:paraId="30874AA2" w14:textId="77777777" w:rsidR="00C3487B" w:rsidRPr="008144AA" w:rsidRDefault="00C3487B" w:rsidP="00C3487B">
            <w:pPr>
              <w:numPr>
                <w:ilvl w:val="0"/>
                <w:numId w:val="22"/>
              </w:numPr>
              <w:spacing w:line="276" w:lineRule="auto"/>
              <w:rPr>
                <w:lang w:val="en-GB"/>
              </w:rPr>
            </w:pPr>
          </w:p>
        </w:tc>
      </w:tr>
      <w:tr w:rsidR="00C3487B" w:rsidRPr="008144AA" w14:paraId="3039A158" w14:textId="77777777" w:rsidTr="009D35F6">
        <w:tc>
          <w:tcPr>
            <w:tcW w:w="5000" w:type="pct"/>
            <w:gridSpan w:val="4"/>
            <w:shd w:val="clear" w:color="auto" w:fill="E2F8FA"/>
          </w:tcPr>
          <w:p w14:paraId="2B2B1E64" w14:textId="77777777" w:rsidR="00C3487B" w:rsidRPr="008144AA" w:rsidRDefault="00C3487B" w:rsidP="00C3487B">
            <w:pPr>
              <w:spacing w:line="276" w:lineRule="auto"/>
              <w:rPr>
                <w:lang w:val="en-GB"/>
              </w:rPr>
            </w:pPr>
            <w:r w:rsidRPr="008144AA">
              <w:rPr>
                <w:b/>
                <w:bCs/>
                <w:lang w:val="en-GB"/>
              </w:rPr>
              <w:t>Principle  8.2 Erosion and/or Water Body Instability</w:t>
            </w:r>
          </w:p>
        </w:tc>
      </w:tr>
      <w:tr w:rsidR="00C3487B" w:rsidRPr="008144AA" w14:paraId="31ABA126" w14:textId="77777777" w:rsidTr="009D35F6">
        <w:trPr>
          <w:trHeight w:val="149"/>
        </w:trPr>
        <w:tc>
          <w:tcPr>
            <w:tcW w:w="1276" w:type="pct"/>
          </w:tcPr>
          <w:p w14:paraId="2DEF7D98" w14:textId="77777777" w:rsidR="00C3487B" w:rsidRPr="00DD1F6B" w:rsidRDefault="00C3487B" w:rsidP="00C3487B">
            <w:pPr>
              <w:pStyle w:val="ListParagraph"/>
              <w:numPr>
                <w:ilvl w:val="4"/>
                <w:numId w:val="22"/>
              </w:numPr>
              <w:tabs>
                <w:tab w:val="clear" w:pos="1644"/>
                <w:tab w:val="num" w:pos="2042"/>
              </w:tabs>
              <w:spacing w:line="276" w:lineRule="auto"/>
              <w:ind w:left="313"/>
              <w:rPr>
                <w:rFonts w:cs="Arial"/>
                <w:szCs w:val="22"/>
                <w:lang w:eastAsia="de-DE"/>
              </w:rPr>
            </w:pPr>
            <w:r w:rsidRPr="00DD1F6B">
              <w:rPr>
                <w:rFonts w:cs="Arial"/>
                <w:szCs w:val="22"/>
                <w:lang w:eastAsia="de-DE"/>
              </w:rPr>
              <w:t xml:space="preserve">Could the Project directly or indirectly cause additional erosion and/or water body instability or disrupt the natural pattern of erosion? </w:t>
            </w:r>
          </w:p>
          <w:p w14:paraId="57B1F4C7" w14:textId="77777777" w:rsidR="00C3487B" w:rsidRPr="0044468F" w:rsidRDefault="00C3487B" w:rsidP="00C3487B">
            <w:pPr>
              <w:pStyle w:val="ListParagraph"/>
              <w:numPr>
                <w:ilvl w:val="4"/>
                <w:numId w:val="22"/>
              </w:numPr>
              <w:tabs>
                <w:tab w:val="clear" w:pos="1644"/>
                <w:tab w:val="num" w:pos="2042"/>
              </w:tabs>
              <w:spacing w:line="276" w:lineRule="auto"/>
              <w:ind w:left="313"/>
              <w:rPr>
                <w:lang w:val="en-GB"/>
              </w:rPr>
            </w:pPr>
            <w:r w:rsidRPr="00DD1F6B">
              <w:rPr>
                <w:rFonts w:cs="Arial"/>
                <w:szCs w:val="22"/>
                <w:lang w:eastAsia="de-DE"/>
              </w:rPr>
              <w:t>Is the Project’s area of influence susceptible to excessive erosion and/or water body instability?</w:t>
            </w:r>
          </w:p>
        </w:tc>
        <w:tc>
          <w:tcPr>
            <w:tcW w:w="1224" w:type="pct"/>
            <w:vMerge w:val="restart"/>
          </w:tcPr>
          <w:p w14:paraId="610857D9" w14:textId="77777777" w:rsidR="00C3487B" w:rsidRPr="008144AA" w:rsidRDefault="00C3487B" w:rsidP="00C3487B">
            <w:pPr>
              <w:spacing w:line="276" w:lineRule="auto"/>
              <w:rPr>
                <w:lang w:val="en-GB"/>
              </w:rPr>
            </w:pPr>
            <w:r w:rsidRPr="004A60FB">
              <w:rPr>
                <w:rFonts w:asciiTheme="minorHAnsi" w:eastAsia="MS Mincho" w:hAnsiTheme="minorHAnsi" w:cs="Times New Roman"/>
                <w:szCs w:val="22"/>
                <w:lang w:eastAsia="ja-JP"/>
              </w:rPr>
              <w:t>No</w:t>
            </w:r>
          </w:p>
        </w:tc>
        <w:tc>
          <w:tcPr>
            <w:tcW w:w="1251" w:type="pct"/>
            <w:vMerge w:val="restart"/>
            <w:shd w:val="clear" w:color="auto" w:fill="FFFFFF"/>
          </w:tcPr>
          <w:p w14:paraId="181F0CB5" w14:textId="77777777" w:rsidR="00C3487B" w:rsidRPr="008144AA" w:rsidDel="00BF65FF" w:rsidRDefault="00C3487B" w:rsidP="00C3487B">
            <w:pPr>
              <w:spacing w:line="276" w:lineRule="auto"/>
              <w:rPr>
                <w:lang w:val="en-GB"/>
              </w:rPr>
            </w:pPr>
            <w:r w:rsidRPr="004A60FB">
              <w:rPr>
                <w:rFonts w:asciiTheme="minorHAnsi" w:eastAsia="MS Mincho" w:hAnsiTheme="minorHAnsi" w:cs="Times New Roman"/>
                <w:szCs w:val="22"/>
                <w:lang w:eastAsia="ja-JP"/>
              </w:rPr>
              <w:t>The focus of the project is distributing improved cookstoves only</w:t>
            </w:r>
          </w:p>
        </w:tc>
        <w:tc>
          <w:tcPr>
            <w:tcW w:w="1249" w:type="pct"/>
            <w:vMerge w:val="restart"/>
            <w:shd w:val="clear" w:color="auto" w:fill="FFFFFF"/>
          </w:tcPr>
          <w:p w14:paraId="7A372C4E" w14:textId="56ED786A" w:rsidR="00C3487B" w:rsidRPr="008144AA" w:rsidRDefault="0002568C" w:rsidP="00C3487B">
            <w:pPr>
              <w:spacing w:line="276" w:lineRule="auto"/>
              <w:rPr>
                <w:lang w:val="en-GB"/>
              </w:rPr>
            </w:pPr>
            <w:r>
              <w:rPr>
                <w:lang w:val="en-GB"/>
              </w:rPr>
              <w:t>Not applicable</w:t>
            </w:r>
          </w:p>
        </w:tc>
      </w:tr>
      <w:tr w:rsidR="00C3487B" w:rsidRPr="008144AA" w14:paraId="45B5265A" w14:textId="77777777" w:rsidTr="009D35F6">
        <w:trPr>
          <w:trHeight w:val="149"/>
        </w:trPr>
        <w:tc>
          <w:tcPr>
            <w:tcW w:w="1276" w:type="pct"/>
          </w:tcPr>
          <w:p w14:paraId="20520F8A" w14:textId="77777777" w:rsidR="00C3487B" w:rsidRPr="008144AA" w:rsidRDefault="00C3487B" w:rsidP="00C3487B">
            <w:pPr>
              <w:spacing w:line="276" w:lineRule="auto"/>
              <w:rPr>
                <w:lang w:val="en-GB"/>
              </w:rPr>
            </w:pPr>
            <w:r w:rsidRPr="008144AA">
              <w:rPr>
                <w:lang w:val="en-GB"/>
              </w:rPr>
              <w:t>&gt;&gt;</w:t>
            </w:r>
          </w:p>
        </w:tc>
        <w:tc>
          <w:tcPr>
            <w:tcW w:w="1224" w:type="pct"/>
            <w:vMerge/>
          </w:tcPr>
          <w:p w14:paraId="072AE7B8" w14:textId="77777777" w:rsidR="00C3487B" w:rsidRPr="008144AA" w:rsidRDefault="00C3487B" w:rsidP="00C3487B">
            <w:pPr>
              <w:spacing w:line="276" w:lineRule="auto"/>
              <w:rPr>
                <w:lang w:val="en-GB"/>
              </w:rPr>
            </w:pPr>
          </w:p>
        </w:tc>
        <w:tc>
          <w:tcPr>
            <w:tcW w:w="1251" w:type="pct"/>
            <w:vMerge/>
            <w:shd w:val="clear" w:color="auto" w:fill="FFFFFF"/>
          </w:tcPr>
          <w:p w14:paraId="1408355E" w14:textId="77777777" w:rsidR="00C3487B" w:rsidRPr="008144AA" w:rsidDel="00BF65FF" w:rsidRDefault="00C3487B" w:rsidP="00C3487B">
            <w:pPr>
              <w:numPr>
                <w:ilvl w:val="0"/>
                <w:numId w:val="26"/>
              </w:numPr>
              <w:spacing w:line="276" w:lineRule="auto"/>
              <w:rPr>
                <w:lang w:val="en-GB"/>
              </w:rPr>
            </w:pPr>
          </w:p>
        </w:tc>
        <w:tc>
          <w:tcPr>
            <w:tcW w:w="1249" w:type="pct"/>
            <w:vMerge/>
            <w:shd w:val="clear" w:color="auto" w:fill="FFFFFF"/>
          </w:tcPr>
          <w:p w14:paraId="19F4217B" w14:textId="77777777" w:rsidR="00C3487B" w:rsidRPr="008144AA" w:rsidRDefault="00C3487B" w:rsidP="00C3487B">
            <w:pPr>
              <w:numPr>
                <w:ilvl w:val="0"/>
                <w:numId w:val="22"/>
              </w:numPr>
              <w:spacing w:line="276" w:lineRule="auto"/>
              <w:rPr>
                <w:lang w:val="en-GB"/>
              </w:rPr>
            </w:pPr>
          </w:p>
        </w:tc>
      </w:tr>
      <w:tr w:rsidR="00C3487B" w:rsidRPr="008144AA" w14:paraId="3009FE92" w14:textId="77777777" w:rsidTr="009D35F6">
        <w:tc>
          <w:tcPr>
            <w:tcW w:w="5000" w:type="pct"/>
            <w:gridSpan w:val="4"/>
            <w:shd w:val="clear" w:color="auto" w:fill="E2F8FA"/>
          </w:tcPr>
          <w:p w14:paraId="518D2D26" w14:textId="77777777" w:rsidR="00C3487B" w:rsidRPr="008144AA" w:rsidRDefault="00C3487B" w:rsidP="00C3487B">
            <w:pPr>
              <w:spacing w:line="276" w:lineRule="auto"/>
              <w:rPr>
                <w:b/>
                <w:bCs/>
                <w:lang w:val="en-GB"/>
              </w:rPr>
            </w:pPr>
            <w:r w:rsidRPr="008144AA">
              <w:rPr>
                <w:b/>
                <w:bCs/>
                <w:lang w:val="en-GB"/>
              </w:rPr>
              <w:t>Principle  9.1  Landscape Modification and Soil</w:t>
            </w:r>
          </w:p>
        </w:tc>
      </w:tr>
      <w:tr w:rsidR="00C3487B" w:rsidRPr="008144AA" w14:paraId="41CA3B63" w14:textId="77777777" w:rsidTr="009D35F6">
        <w:trPr>
          <w:trHeight w:val="149"/>
        </w:trPr>
        <w:tc>
          <w:tcPr>
            <w:tcW w:w="1276" w:type="pct"/>
          </w:tcPr>
          <w:p w14:paraId="0A77F2DF" w14:textId="77777777" w:rsidR="00C3487B" w:rsidRPr="008144AA" w:rsidRDefault="00C3487B" w:rsidP="00C3487B">
            <w:pPr>
              <w:spacing w:line="276" w:lineRule="auto"/>
              <w:rPr>
                <w:lang w:val="en-GB"/>
              </w:rPr>
            </w:pPr>
            <w:r w:rsidRPr="008144AA">
              <w:rPr>
                <w:lang w:val="en-GB"/>
              </w:rPr>
              <w:t>Does the Project involve the use of land and soil for production of crops or other products?</w:t>
            </w:r>
          </w:p>
        </w:tc>
        <w:tc>
          <w:tcPr>
            <w:tcW w:w="1224" w:type="pct"/>
            <w:vMerge w:val="restart"/>
          </w:tcPr>
          <w:p w14:paraId="36AD0198" w14:textId="77777777" w:rsidR="00C3487B" w:rsidRPr="008144AA" w:rsidRDefault="00C3487B" w:rsidP="00C3487B">
            <w:pPr>
              <w:spacing w:line="276" w:lineRule="auto"/>
              <w:rPr>
                <w:lang w:val="en-GB"/>
              </w:rPr>
            </w:pPr>
            <w:r>
              <w:rPr>
                <w:lang w:val="en-GB"/>
              </w:rPr>
              <w:t>No</w:t>
            </w:r>
          </w:p>
        </w:tc>
        <w:tc>
          <w:tcPr>
            <w:tcW w:w="1251" w:type="pct"/>
            <w:vMerge w:val="restart"/>
            <w:shd w:val="clear" w:color="auto" w:fill="FFFFFF"/>
          </w:tcPr>
          <w:p w14:paraId="262300FB" w14:textId="77777777" w:rsidR="00C3487B" w:rsidRPr="008144AA" w:rsidDel="00BF65FF" w:rsidRDefault="00C3487B" w:rsidP="00C3487B">
            <w:pPr>
              <w:spacing w:line="276" w:lineRule="auto"/>
              <w:rPr>
                <w:lang w:val="en-GB"/>
              </w:rPr>
            </w:pPr>
            <w:r w:rsidRPr="004A60FB">
              <w:rPr>
                <w:rFonts w:asciiTheme="minorHAnsi" w:eastAsia="MS Mincho" w:hAnsiTheme="minorHAnsi" w:cs="Times New Roman"/>
                <w:szCs w:val="22"/>
                <w:lang w:eastAsia="ja-JP"/>
              </w:rPr>
              <w:t>No crops or other products are produced in the project.</w:t>
            </w:r>
          </w:p>
        </w:tc>
        <w:tc>
          <w:tcPr>
            <w:tcW w:w="1249" w:type="pct"/>
            <w:vMerge w:val="restart"/>
            <w:shd w:val="clear" w:color="auto" w:fill="FFFFFF"/>
          </w:tcPr>
          <w:p w14:paraId="27E97214" w14:textId="6F819BF7" w:rsidR="00C3487B" w:rsidRPr="008144AA" w:rsidRDefault="0002568C" w:rsidP="00C3487B">
            <w:pPr>
              <w:spacing w:line="276" w:lineRule="auto"/>
              <w:rPr>
                <w:lang w:val="en-GB"/>
              </w:rPr>
            </w:pPr>
            <w:r>
              <w:rPr>
                <w:lang w:val="en-GB"/>
              </w:rPr>
              <w:t>Not applicable</w:t>
            </w:r>
          </w:p>
        </w:tc>
      </w:tr>
      <w:tr w:rsidR="00C3487B" w:rsidRPr="008144AA" w14:paraId="2518FDA4" w14:textId="77777777" w:rsidTr="009D35F6">
        <w:trPr>
          <w:trHeight w:val="149"/>
        </w:trPr>
        <w:tc>
          <w:tcPr>
            <w:tcW w:w="1276" w:type="pct"/>
          </w:tcPr>
          <w:p w14:paraId="065521CE" w14:textId="77777777" w:rsidR="00C3487B" w:rsidRPr="008144AA" w:rsidRDefault="00C3487B" w:rsidP="00C3487B">
            <w:pPr>
              <w:spacing w:line="276" w:lineRule="auto"/>
              <w:rPr>
                <w:lang w:val="en-GB"/>
              </w:rPr>
            </w:pPr>
            <w:r w:rsidRPr="008144AA">
              <w:rPr>
                <w:lang w:val="en-GB"/>
              </w:rPr>
              <w:t>&gt;&gt;</w:t>
            </w:r>
          </w:p>
        </w:tc>
        <w:tc>
          <w:tcPr>
            <w:tcW w:w="1224" w:type="pct"/>
            <w:vMerge/>
          </w:tcPr>
          <w:p w14:paraId="0AFE9157" w14:textId="77777777" w:rsidR="00C3487B" w:rsidRPr="008144AA" w:rsidRDefault="00C3487B" w:rsidP="00C3487B">
            <w:pPr>
              <w:spacing w:line="276" w:lineRule="auto"/>
              <w:rPr>
                <w:lang w:val="en-GB"/>
              </w:rPr>
            </w:pPr>
          </w:p>
        </w:tc>
        <w:tc>
          <w:tcPr>
            <w:tcW w:w="1251" w:type="pct"/>
            <w:vMerge/>
            <w:shd w:val="clear" w:color="auto" w:fill="FFFFFF"/>
          </w:tcPr>
          <w:p w14:paraId="631A5E3E" w14:textId="77777777" w:rsidR="00C3487B" w:rsidRPr="008144AA" w:rsidDel="00BF65FF" w:rsidRDefault="00C3487B" w:rsidP="00C3487B">
            <w:pPr>
              <w:numPr>
                <w:ilvl w:val="0"/>
                <w:numId w:val="26"/>
              </w:numPr>
              <w:spacing w:line="276" w:lineRule="auto"/>
              <w:rPr>
                <w:lang w:val="en-GB"/>
              </w:rPr>
            </w:pPr>
          </w:p>
        </w:tc>
        <w:tc>
          <w:tcPr>
            <w:tcW w:w="1249" w:type="pct"/>
            <w:vMerge/>
            <w:shd w:val="clear" w:color="auto" w:fill="FFFFFF"/>
          </w:tcPr>
          <w:p w14:paraId="059E4DBD" w14:textId="77777777" w:rsidR="00C3487B" w:rsidRPr="008144AA" w:rsidRDefault="00C3487B" w:rsidP="00C3487B">
            <w:pPr>
              <w:numPr>
                <w:ilvl w:val="0"/>
                <w:numId w:val="22"/>
              </w:numPr>
              <w:spacing w:line="276" w:lineRule="auto"/>
              <w:rPr>
                <w:lang w:val="en-GB"/>
              </w:rPr>
            </w:pPr>
          </w:p>
        </w:tc>
      </w:tr>
      <w:tr w:rsidR="00C3487B" w:rsidRPr="008144AA" w14:paraId="576E708A" w14:textId="77777777" w:rsidTr="009D35F6">
        <w:tc>
          <w:tcPr>
            <w:tcW w:w="5000" w:type="pct"/>
            <w:gridSpan w:val="4"/>
            <w:shd w:val="clear" w:color="auto" w:fill="E2F8FA"/>
          </w:tcPr>
          <w:p w14:paraId="4AC735F9" w14:textId="77777777" w:rsidR="00C3487B" w:rsidRPr="008144AA" w:rsidRDefault="00C3487B" w:rsidP="00C3487B">
            <w:pPr>
              <w:spacing w:line="276" w:lineRule="auto"/>
              <w:rPr>
                <w:lang w:val="en-GB"/>
              </w:rPr>
            </w:pPr>
            <w:r w:rsidRPr="008144AA">
              <w:rPr>
                <w:b/>
                <w:bCs/>
                <w:lang w:val="en-GB"/>
              </w:rPr>
              <w:t>Principle 9.2 Vulnerability to Natural Disaster</w:t>
            </w:r>
          </w:p>
        </w:tc>
      </w:tr>
      <w:tr w:rsidR="00C3487B" w:rsidRPr="008144AA" w14:paraId="6AFF65D0" w14:textId="77777777" w:rsidTr="009D35F6">
        <w:trPr>
          <w:trHeight w:val="149"/>
        </w:trPr>
        <w:tc>
          <w:tcPr>
            <w:tcW w:w="1276" w:type="pct"/>
          </w:tcPr>
          <w:p w14:paraId="42E04B3B" w14:textId="77777777" w:rsidR="00C3487B" w:rsidRPr="008144AA" w:rsidRDefault="00C3487B" w:rsidP="00C3487B">
            <w:pPr>
              <w:spacing w:line="276" w:lineRule="auto"/>
              <w:rPr>
                <w:lang w:val="en-GB"/>
              </w:rPr>
            </w:pPr>
            <w:r w:rsidRPr="008144AA">
              <w:rPr>
                <w:lang w:val="en-GB"/>
              </w:rPr>
              <w:lastRenderedPageBreak/>
              <w:t>Will the Project be susceptible to or lead to increased vulnerability to wind, earthquakes, subsidence, landslides, erosion, flooding, drought or other extreme climatic conditions?</w:t>
            </w:r>
          </w:p>
        </w:tc>
        <w:tc>
          <w:tcPr>
            <w:tcW w:w="1224" w:type="pct"/>
            <w:vMerge w:val="restart"/>
          </w:tcPr>
          <w:p w14:paraId="31B2DBE5" w14:textId="77777777" w:rsidR="00C3487B" w:rsidRPr="008144AA" w:rsidRDefault="00C3487B" w:rsidP="00C3487B">
            <w:pPr>
              <w:spacing w:line="276" w:lineRule="auto"/>
              <w:rPr>
                <w:lang w:val="en-GB"/>
              </w:rPr>
            </w:pPr>
            <w:r>
              <w:rPr>
                <w:lang w:val="en-GB"/>
              </w:rPr>
              <w:t>No</w:t>
            </w:r>
          </w:p>
        </w:tc>
        <w:tc>
          <w:tcPr>
            <w:tcW w:w="1251" w:type="pct"/>
            <w:vMerge w:val="restart"/>
            <w:shd w:val="clear" w:color="auto" w:fill="FFFFFF"/>
          </w:tcPr>
          <w:p w14:paraId="35AAA247" w14:textId="77777777" w:rsidR="00C3487B" w:rsidRPr="008144AA" w:rsidDel="00BF65FF" w:rsidRDefault="00C3487B" w:rsidP="00C3487B">
            <w:pPr>
              <w:spacing w:line="276" w:lineRule="auto"/>
              <w:rPr>
                <w:lang w:val="en-GB"/>
              </w:rPr>
            </w:pPr>
            <w:r w:rsidRPr="004A60FB">
              <w:rPr>
                <w:rFonts w:asciiTheme="minorHAnsi" w:eastAsia="Times New Roman" w:hAnsiTheme="minorHAnsi"/>
                <w:szCs w:val="22"/>
              </w:rPr>
              <w:t>There will be no impact by the project to natural disasters.</w:t>
            </w:r>
          </w:p>
        </w:tc>
        <w:tc>
          <w:tcPr>
            <w:tcW w:w="1249" w:type="pct"/>
            <w:vMerge w:val="restart"/>
            <w:shd w:val="clear" w:color="auto" w:fill="FFFFFF"/>
          </w:tcPr>
          <w:p w14:paraId="6E205F92" w14:textId="43558083" w:rsidR="00C3487B" w:rsidRPr="008144AA" w:rsidRDefault="0002568C" w:rsidP="00C3487B">
            <w:pPr>
              <w:spacing w:line="276" w:lineRule="auto"/>
              <w:rPr>
                <w:lang w:val="en-GB"/>
              </w:rPr>
            </w:pPr>
            <w:r>
              <w:rPr>
                <w:lang w:val="en-GB"/>
              </w:rPr>
              <w:t>Not applicable</w:t>
            </w:r>
          </w:p>
        </w:tc>
      </w:tr>
      <w:tr w:rsidR="00C3487B" w:rsidRPr="008144AA" w14:paraId="4D42D762" w14:textId="77777777" w:rsidTr="009D35F6">
        <w:trPr>
          <w:trHeight w:val="149"/>
        </w:trPr>
        <w:tc>
          <w:tcPr>
            <w:tcW w:w="1276" w:type="pct"/>
          </w:tcPr>
          <w:p w14:paraId="62F1CD7A" w14:textId="77777777" w:rsidR="00C3487B" w:rsidRPr="008144AA" w:rsidRDefault="00C3487B" w:rsidP="00C3487B">
            <w:pPr>
              <w:spacing w:line="276" w:lineRule="auto"/>
              <w:rPr>
                <w:lang w:val="en-GB"/>
              </w:rPr>
            </w:pPr>
            <w:r w:rsidRPr="008144AA">
              <w:rPr>
                <w:lang w:val="en-GB"/>
              </w:rPr>
              <w:t>&gt;&gt;</w:t>
            </w:r>
          </w:p>
        </w:tc>
        <w:tc>
          <w:tcPr>
            <w:tcW w:w="1224" w:type="pct"/>
            <w:vMerge/>
          </w:tcPr>
          <w:p w14:paraId="7164B754" w14:textId="77777777" w:rsidR="00C3487B" w:rsidRPr="008144AA" w:rsidRDefault="00C3487B" w:rsidP="00C3487B">
            <w:pPr>
              <w:spacing w:line="276" w:lineRule="auto"/>
              <w:rPr>
                <w:lang w:val="en-GB"/>
              </w:rPr>
            </w:pPr>
          </w:p>
        </w:tc>
        <w:tc>
          <w:tcPr>
            <w:tcW w:w="1251" w:type="pct"/>
            <w:vMerge/>
            <w:shd w:val="clear" w:color="auto" w:fill="FFFFFF"/>
          </w:tcPr>
          <w:p w14:paraId="3FDA14F1" w14:textId="77777777" w:rsidR="00C3487B" w:rsidRPr="008144AA" w:rsidDel="00BF65FF" w:rsidRDefault="00C3487B" w:rsidP="00C3487B">
            <w:pPr>
              <w:numPr>
                <w:ilvl w:val="0"/>
                <w:numId w:val="26"/>
              </w:numPr>
              <w:spacing w:line="276" w:lineRule="auto"/>
              <w:rPr>
                <w:lang w:val="en-GB"/>
              </w:rPr>
            </w:pPr>
          </w:p>
        </w:tc>
        <w:tc>
          <w:tcPr>
            <w:tcW w:w="1249" w:type="pct"/>
            <w:vMerge/>
            <w:shd w:val="clear" w:color="auto" w:fill="FFFFFF"/>
          </w:tcPr>
          <w:p w14:paraId="2C622C1B" w14:textId="77777777" w:rsidR="00C3487B" w:rsidRPr="008144AA" w:rsidRDefault="00C3487B" w:rsidP="00C3487B">
            <w:pPr>
              <w:numPr>
                <w:ilvl w:val="0"/>
                <w:numId w:val="22"/>
              </w:numPr>
              <w:spacing w:line="276" w:lineRule="auto"/>
              <w:rPr>
                <w:lang w:val="en-GB"/>
              </w:rPr>
            </w:pPr>
          </w:p>
        </w:tc>
      </w:tr>
      <w:tr w:rsidR="00C3487B" w:rsidRPr="008144AA" w14:paraId="751A9B30" w14:textId="77777777" w:rsidTr="009D35F6">
        <w:tc>
          <w:tcPr>
            <w:tcW w:w="5000" w:type="pct"/>
            <w:gridSpan w:val="4"/>
            <w:shd w:val="clear" w:color="auto" w:fill="E2F8FA"/>
          </w:tcPr>
          <w:p w14:paraId="184DA0B2" w14:textId="77777777" w:rsidR="00C3487B" w:rsidRPr="008144AA" w:rsidRDefault="00C3487B" w:rsidP="00C3487B">
            <w:pPr>
              <w:spacing w:line="276" w:lineRule="auto"/>
              <w:rPr>
                <w:lang w:val="en-GB"/>
              </w:rPr>
            </w:pPr>
            <w:r w:rsidRPr="008144AA">
              <w:rPr>
                <w:b/>
                <w:bCs/>
                <w:lang w:val="en-GB"/>
              </w:rPr>
              <w:t xml:space="preserve">Principle 9.3 Genetic Resources </w:t>
            </w:r>
          </w:p>
        </w:tc>
      </w:tr>
      <w:tr w:rsidR="00C3487B" w:rsidRPr="008144AA" w14:paraId="14F7AFC3" w14:textId="77777777" w:rsidTr="009D35F6">
        <w:trPr>
          <w:trHeight w:val="149"/>
        </w:trPr>
        <w:tc>
          <w:tcPr>
            <w:tcW w:w="1276" w:type="pct"/>
          </w:tcPr>
          <w:p w14:paraId="18C06811" w14:textId="77777777" w:rsidR="00C3487B" w:rsidRPr="008144AA" w:rsidRDefault="00C3487B" w:rsidP="00C3487B">
            <w:pPr>
              <w:spacing w:line="276" w:lineRule="auto"/>
              <w:rPr>
                <w:lang w:val="en-GB"/>
              </w:rPr>
            </w:pPr>
            <w:r w:rsidRPr="008144AA">
              <w:rPr>
                <w:lang w:val="en-GB"/>
              </w:rPr>
              <w:t>Could the Project be negatively impacted by or involve genetically modified organisms or GMOs (e.g., contamination, collection and/or harvesting, commercial development, or take place in facilities or farms that include GMOs in their processes and production)?</w:t>
            </w:r>
          </w:p>
        </w:tc>
        <w:tc>
          <w:tcPr>
            <w:tcW w:w="1224" w:type="pct"/>
            <w:vMerge w:val="restart"/>
          </w:tcPr>
          <w:p w14:paraId="28650FBF" w14:textId="77777777" w:rsidR="00C3487B" w:rsidRPr="008144AA" w:rsidRDefault="00C3487B" w:rsidP="00C3487B">
            <w:pPr>
              <w:spacing w:line="276" w:lineRule="auto"/>
              <w:rPr>
                <w:lang w:val="en-GB"/>
              </w:rPr>
            </w:pPr>
            <w:r>
              <w:rPr>
                <w:lang w:val="en-GB"/>
              </w:rPr>
              <w:t>No</w:t>
            </w:r>
          </w:p>
        </w:tc>
        <w:tc>
          <w:tcPr>
            <w:tcW w:w="1251" w:type="pct"/>
            <w:vMerge w:val="restart"/>
            <w:shd w:val="clear" w:color="auto" w:fill="FFFFFF"/>
          </w:tcPr>
          <w:p w14:paraId="4819D55F" w14:textId="77777777" w:rsidR="00C3487B" w:rsidRPr="008144AA" w:rsidDel="00BF65FF" w:rsidRDefault="00C3487B" w:rsidP="00C3487B">
            <w:pPr>
              <w:spacing w:line="276" w:lineRule="auto"/>
              <w:rPr>
                <w:lang w:val="en-GB"/>
              </w:rPr>
            </w:pPr>
            <w:r w:rsidRPr="004A60FB">
              <w:rPr>
                <w:rFonts w:asciiTheme="minorHAnsi" w:eastAsia="Times New Roman" w:hAnsiTheme="minorHAnsi"/>
                <w:szCs w:val="22"/>
              </w:rPr>
              <w:t>No GMOs will be used in the project.</w:t>
            </w:r>
          </w:p>
        </w:tc>
        <w:tc>
          <w:tcPr>
            <w:tcW w:w="1249" w:type="pct"/>
            <w:vMerge w:val="restart"/>
            <w:shd w:val="clear" w:color="auto" w:fill="FFFFFF"/>
          </w:tcPr>
          <w:p w14:paraId="221B8630" w14:textId="3A82634D" w:rsidR="00C3487B" w:rsidRPr="008144AA" w:rsidRDefault="0002568C" w:rsidP="00C3487B">
            <w:pPr>
              <w:spacing w:line="276" w:lineRule="auto"/>
              <w:rPr>
                <w:lang w:val="en-GB"/>
              </w:rPr>
            </w:pPr>
            <w:r>
              <w:rPr>
                <w:lang w:val="en-GB"/>
              </w:rPr>
              <w:t>Not applicable</w:t>
            </w:r>
          </w:p>
        </w:tc>
      </w:tr>
      <w:tr w:rsidR="00C3487B" w:rsidRPr="008144AA" w14:paraId="19D64267" w14:textId="77777777" w:rsidTr="009D35F6">
        <w:trPr>
          <w:trHeight w:val="149"/>
        </w:trPr>
        <w:tc>
          <w:tcPr>
            <w:tcW w:w="1276" w:type="pct"/>
          </w:tcPr>
          <w:p w14:paraId="7D1E9AE3" w14:textId="77777777" w:rsidR="00C3487B" w:rsidRPr="008144AA" w:rsidRDefault="00C3487B" w:rsidP="00C3487B">
            <w:pPr>
              <w:spacing w:line="276" w:lineRule="auto"/>
              <w:rPr>
                <w:lang w:val="en-GB"/>
              </w:rPr>
            </w:pPr>
            <w:r w:rsidRPr="008144AA">
              <w:rPr>
                <w:lang w:val="en-GB"/>
              </w:rPr>
              <w:t>&gt;&gt;</w:t>
            </w:r>
          </w:p>
        </w:tc>
        <w:tc>
          <w:tcPr>
            <w:tcW w:w="1224" w:type="pct"/>
            <w:vMerge/>
          </w:tcPr>
          <w:p w14:paraId="1A28E882" w14:textId="77777777" w:rsidR="00C3487B" w:rsidRPr="008144AA" w:rsidRDefault="00C3487B" w:rsidP="00C3487B">
            <w:pPr>
              <w:spacing w:line="276" w:lineRule="auto"/>
              <w:rPr>
                <w:lang w:val="en-GB"/>
              </w:rPr>
            </w:pPr>
          </w:p>
        </w:tc>
        <w:tc>
          <w:tcPr>
            <w:tcW w:w="1251" w:type="pct"/>
            <w:vMerge/>
            <w:shd w:val="clear" w:color="auto" w:fill="FFFFFF"/>
          </w:tcPr>
          <w:p w14:paraId="2E6C8863" w14:textId="77777777" w:rsidR="00C3487B" w:rsidRPr="008144AA" w:rsidDel="00BF65FF" w:rsidRDefault="00C3487B" w:rsidP="00C3487B">
            <w:pPr>
              <w:numPr>
                <w:ilvl w:val="0"/>
                <w:numId w:val="26"/>
              </w:numPr>
              <w:spacing w:line="276" w:lineRule="auto"/>
              <w:rPr>
                <w:lang w:val="en-GB"/>
              </w:rPr>
            </w:pPr>
          </w:p>
        </w:tc>
        <w:tc>
          <w:tcPr>
            <w:tcW w:w="1249" w:type="pct"/>
            <w:vMerge/>
            <w:shd w:val="clear" w:color="auto" w:fill="FFFFFF"/>
          </w:tcPr>
          <w:p w14:paraId="14B90A8B" w14:textId="77777777" w:rsidR="00C3487B" w:rsidRPr="008144AA" w:rsidRDefault="00C3487B" w:rsidP="00C3487B">
            <w:pPr>
              <w:numPr>
                <w:ilvl w:val="0"/>
                <w:numId w:val="22"/>
              </w:numPr>
              <w:spacing w:line="276" w:lineRule="auto"/>
              <w:rPr>
                <w:lang w:val="en-GB"/>
              </w:rPr>
            </w:pPr>
          </w:p>
        </w:tc>
      </w:tr>
      <w:tr w:rsidR="00C3487B" w:rsidRPr="008144AA" w14:paraId="576A2EBC" w14:textId="77777777" w:rsidTr="009D35F6">
        <w:tc>
          <w:tcPr>
            <w:tcW w:w="5000" w:type="pct"/>
            <w:gridSpan w:val="4"/>
            <w:shd w:val="clear" w:color="auto" w:fill="E2F8FA"/>
          </w:tcPr>
          <w:p w14:paraId="4BBE1CF8" w14:textId="77777777" w:rsidR="00C3487B" w:rsidRPr="008144AA" w:rsidRDefault="00C3487B" w:rsidP="00C3487B">
            <w:pPr>
              <w:spacing w:line="276" w:lineRule="auto"/>
              <w:rPr>
                <w:lang w:val="en-GB"/>
              </w:rPr>
            </w:pPr>
            <w:r w:rsidRPr="008144AA">
              <w:rPr>
                <w:b/>
                <w:bCs/>
                <w:lang w:val="en-GB"/>
              </w:rPr>
              <w:t xml:space="preserve">Principle 9.4 Release of pollutants </w:t>
            </w:r>
          </w:p>
        </w:tc>
      </w:tr>
      <w:tr w:rsidR="00C3487B" w:rsidRPr="008144AA" w14:paraId="02EBAAC5" w14:textId="77777777" w:rsidTr="009D35F6">
        <w:trPr>
          <w:trHeight w:val="149"/>
        </w:trPr>
        <w:tc>
          <w:tcPr>
            <w:tcW w:w="1276" w:type="pct"/>
          </w:tcPr>
          <w:p w14:paraId="1F8FB791" w14:textId="77777777" w:rsidR="00C3487B" w:rsidRPr="008144AA" w:rsidRDefault="00C3487B" w:rsidP="00C3487B">
            <w:pPr>
              <w:spacing w:line="276" w:lineRule="auto"/>
              <w:rPr>
                <w:lang w:val="en-GB"/>
              </w:rPr>
            </w:pPr>
            <w:r w:rsidRPr="008144AA">
              <w:rPr>
                <w:lang w:val="en-GB"/>
              </w:rPr>
              <w:t>Could the Project potentially result in the release of pollutants to the environment?</w:t>
            </w:r>
          </w:p>
        </w:tc>
        <w:tc>
          <w:tcPr>
            <w:tcW w:w="1224" w:type="pct"/>
            <w:vMerge w:val="restart"/>
          </w:tcPr>
          <w:p w14:paraId="67820446" w14:textId="77777777" w:rsidR="00C3487B" w:rsidRPr="008144AA" w:rsidRDefault="00C3487B" w:rsidP="00C3487B">
            <w:pPr>
              <w:spacing w:line="276" w:lineRule="auto"/>
              <w:rPr>
                <w:lang w:val="en-GB"/>
              </w:rPr>
            </w:pPr>
            <w:r>
              <w:rPr>
                <w:lang w:val="en-GB"/>
              </w:rPr>
              <w:t>No</w:t>
            </w:r>
          </w:p>
        </w:tc>
        <w:tc>
          <w:tcPr>
            <w:tcW w:w="1251" w:type="pct"/>
            <w:vMerge w:val="restart"/>
            <w:shd w:val="clear" w:color="auto" w:fill="FFFFFF"/>
          </w:tcPr>
          <w:p w14:paraId="01EAE007" w14:textId="77777777" w:rsidR="00C3487B" w:rsidRPr="008144AA" w:rsidDel="00BF65FF" w:rsidRDefault="00C3487B" w:rsidP="00C3487B">
            <w:pPr>
              <w:spacing w:line="276" w:lineRule="auto"/>
              <w:rPr>
                <w:lang w:val="en-GB"/>
              </w:rPr>
            </w:pPr>
            <w:r w:rsidRPr="004A60FB">
              <w:rPr>
                <w:rFonts w:asciiTheme="minorHAnsi" w:eastAsia="Times New Roman" w:hAnsiTheme="minorHAnsi"/>
                <w:szCs w:val="22"/>
              </w:rPr>
              <w:t>The Project reduces the amount of pollutants released into the air.</w:t>
            </w:r>
          </w:p>
        </w:tc>
        <w:tc>
          <w:tcPr>
            <w:tcW w:w="1249" w:type="pct"/>
            <w:vMerge w:val="restart"/>
            <w:shd w:val="clear" w:color="auto" w:fill="FFFFFF"/>
          </w:tcPr>
          <w:p w14:paraId="2AA123EB" w14:textId="62F04C9B" w:rsidR="00C3487B" w:rsidRPr="008144AA" w:rsidRDefault="0002568C" w:rsidP="00C3487B">
            <w:pPr>
              <w:spacing w:line="276" w:lineRule="auto"/>
              <w:rPr>
                <w:lang w:val="en-GB"/>
              </w:rPr>
            </w:pPr>
            <w:r>
              <w:rPr>
                <w:lang w:val="en-GB"/>
              </w:rPr>
              <w:t>Not applicable</w:t>
            </w:r>
          </w:p>
        </w:tc>
      </w:tr>
      <w:tr w:rsidR="00C3487B" w:rsidRPr="008144AA" w14:paraId="0FB6837C" w14:textId="77777777" w:rsidTr="009D35F6">
        <w:trPr>
          <w:trHeight w:val="149"/>
        </w:trPr>
        <w:tc>
          <w:tcPr>
            <w:tcW w:w="1276" w:type="pct"/>
          </w:tcPr>
          <w:p w14:paraId="2602FB1E" w14:textId="77777777" w:rsidR="00C3487B" w:rsidRPr="008144AA" w:rsidRDefault="00C3487B" w:rsidP="00C3487B">
            <w:pPr>
              <w:spacing w:line="276" w:lineRule="auto"/>
              <w:rPr>
                <w:lang w:val="en-GB"/>
              </w:rPr>
            </w:pPr>
            <w:r w:rsidRPr="008144AA">
              <w:rPr>
                <w:lang w:val="en-GB"/>
              </w:rPr>
              <w:t>&gt;&gt;</w:t>
            </w:r>
          </w:p>
        </w:tc>
        <w:tc>
          <w:tcPr>
            <w:tcW w:w="1224" w:type="pct"/>
            <w:vMerge/>
          </w:tcPr>
          <w:p w14:paraId="5B68868A" w14:textId="77777777" w:rsidR="00C3487B" w:rsidRPr="008144AA" w:rsidRDefault="00C3487B" w:rsidP="00C3487B">
            <w:pPr>
              <w:spacing w:line="276" w:lineRule="auto"/>
              <w:rPr>
                <w:lang w:val="en-GB"/>
              </w:rPr>
            </w:pPr>
          </w:p>
        </w:tc>
        <w:tc>
          <w:tcPr>
            <w:tcW w:w="1251" w:type="pct"/>
            <w:vMerge/>
            <w:shd w:val="clear" w:color="auto" w:fill="FFFFFF"/>
          </w:tcPr>
          <w:p w14:paraId="53FE4867" w14:textId="77777777" w:rsidR="00C3487B" w:rsidRPr="008144AA" w:rsidDel="00BF65FF" w:rsidRDefault="00C3487B" w:rsidP="00C3487B">
            <w:pPr>
              <w:numPr>
                <w:ilvl w:val="0"/>
                <w:numId w:val="26"/>
              </w:numPr>
              <w:spacing w:line="276" w:lineRule="auto"/>
              <w:rPr>
                <w:lang w:val="en-GB"/>
              </w:rPr>
            </w:pPr>
          </w:p>
        </w:tc>
        <w:tc>
          <w:tcPr>
            <w:tcW w:w="1249" w:type="pct"/>
            <w:vMerge/>
            <w:shd w:val="clear" w:color="auto" w:fill="FFFFFF"/>
          </w:tcPr>
          <w:p w14:paraId="5D2C8350" w14:textId="77777777" w:rsidR="00C3487B" w:rsidRPr="008144AA" w:rsidRDefault="00C3487B" w:rsidP="00C3487B">
            <w:pPr>
              <w:numPr>
                <w:ilvl w:val="0"/>
                <w:numId w:val="22"/>
              </w:numPr>
              <w:spacing w:line="276" w:lineRule="auto"/>
              <w:rPr>
                <w:lang w:val="en-GB"/>
              </w:rPr>
            </w:pPr>
          </w:p>
        </w:tc>
      </w:tr>
      <w:tr w:rsidR="00C3487B" w:rsidRPr="008144AA" w14:paraId="6CC482C1" w14:textId="77777777" w:rsidTr="009D35F6">
        <w:tc>
          <w:tcPr>
            <w:tcW w:w="5000" w:type="pct"/>
            <w:gridSpan w:val="4"/>
            <w:shd w:val="clear" w:color="auto" w:fill="E2F8FA"/>
          </w:tcPr>
          <w:p w14:paraId="67DEE358" w14:textId="77777777" w:rsidR="00C3487B" w:rsidRPr="008144AA" w:rsidRDefault="00C3487B" w:rsidP="00C3487B">
            <w:pPr>
              <w:spacing w:line="276" w:lineRule="auto"/>
              <w:rPr>
                <w:lang w:val="en-GB"/>
              </w:rPr>
            </w:pPr>
            <w:r w:rsidRPr="008144AA">
              <w:rPr>
                <w:b/>
                <w:bCs/>
                <w:lang w:val="en-GB"/>
              </w:rPr>
              <w:t xml:space="preserve">Principle 9.5  Hazardous and Non-hazardous Waste  </w:t>
            </w:r>
          </w:p>
        </w:tc>
      </w:tr>
      <w:tr w:rsidR="00C3487B" w:rsidRPr="008144AA" w14:paraId="53F40435" w14:textId="77777777" w:rsidTr="009D35F6">
        <w:trPr>
          <w:trHeight w:val="149"/>
        </w:trPr>
        <w:tc>
          <w:tcPr>
            <w:tcW w:w="1276" w:type="pct"/>
          </w:tcPr>
          <w:p w14:paraId="49D91382" w14:textId="77777777" w:rsidR="00C3487B" w:rsidRPr="008144AA" w:rsidRDefault="00C3487B" w:rsidP="00C3487B">
            <w:pPr>
              <w:spacing w:line="276" w:lineRule="auto"/>
              <w:rPr>
                <w:lang w:val="en-GB"/>
              </w:rPr>
            </w:pPr>
            <w:r w:rsidRPr="008144AA">
              <w:rPr>
                <w:lang w:val="en-GB"/>
              </w:rPr>
              <w:lastRenderedPageBreak/>
              <w:t>Will the Project involve the manufacture, trade, release, and/ or use of hazardous and non-hazardous chemicals and/or materials?</w:t>
            </w:r>
          </w:p>
        </w:tc>
        <w:tc>
          <w:tcPr>
            <w:tcW w:w="1224" w:type="pct"/>
            <w:vMerge w:val="restart"/>
          </w:tcPr>
          <w:p w14:paraId="27CE438F" w14:textId="77777777" w:rsidR="00C3487B" w:rsidRPr="008144AA" w:rsidRDefault="00C3487B" w:rsidP="00C3487B">
            <w:pPr>
              <w:spacing w:line="276" w:lineRule="auto"/>
              <w:rPr>
                <w:lang w:val="en-GB"/>
              </w:rPr>
            </w:pPr>
            <w:r>
              <w:rPr>
                <w:lang w:val="en-GB"/>
              </w:rPr>
              <w:t>No</w:t>
            </w:r>
          </w:p>
        </w:tc>
        <w:tc>
          <w:tcPr>
            <w:tcW w:w="1251" w:type="pct"/>
            <w:vMerge w:val="restart"/>
            <w:shd w:val="clear" w:color="auto" w:fill="FFFFFF"/>
          </w:tcPr>
          <w:p w14:paraId="2F029CEB" w14:textId="77777777" w:rsidR="00C3487B" w:rsidRPr="008144AA" w:rsidDel="00BF65FF" w:rsidRDefault="00C3487B" w:rsidP="00C3487B">
            <w:pPr>
              <w:spacing w:line="276" w:lineRule="auto"/>
              <w:rPr>
                <w:lang w:val="en-GB"/>
              </w:rPr>
            </w:pPr>
            <w:r w:rsidRPr="004A60FB">
              <w:rPr>
                <w:rFonts w:asciiTheme="minorHAnsi" w:eastAsia="Times New Roman" w:hAnsiTheme="minorHAnsi"/>
                <w:szCs w:val="22"/>
              </w:rPr>
              <w:t xml:space="preserve">The Project does not deal with hazardous or non-hazardous chemicals and/or materials.  </w:t>
            </w:r>
          </w:p>
        </w:tc>
        <w:tc>
          <w:tcPr>
            <w:tcW w:w="1249" w:type="pct"/>
            <w:vMerge w:val="restart"/>
            <w:shd w:val="clear" w:color="auto" w:fill="FFFFFF"/>
          </w:tcPr>
          <w:p w14:paraId="124AA04A" w14:textId="75AEF430" w:rsidR="00C3487B" w:rsidRPr="008144AA" w:rsidRDefault="0002568C" w:rsidP="00C3487B">
            <w:pPr>
              <w:spacing w:line="276" w:lineRule="auto"/>
              <w:rPr>
                <w:lang w:val="en-GB"/>
              </w:rPr>
            </w:pPr>
            <w:r>
              <w:rPr>
                <w:lang w:val="en-GB"/>
              </w:rPr>
              <w:t>Not applicable</w:t>
            </w:r>
          </w:p>
        </w:tc>
      </w:tr>
      <w:tr w:rsidR="00C3487B" w:rsidRPr="008144AA" w14:paraId="6E9FA6E5" w14:textId="77777777" w:rsidTr="009D35F6">
        <w:trPr>
          <w:trHeight w:val="149"/>
        </w:trPr>
        <w:tc>
          <w:tcPr>
            <w:tcW w:w="1276" w:type="pct"/>
          </w:tcPr>
          <w:p w14:paraId="5352507A" w14:textId="77777777" w:rsidR="00C3487B" w:rsidRPr="008144AA" w:rsidRDefault="00C3487B" w:rsidP="00C3487B">
            <w:pPr>
              <w:spacing w:line="276" w:lineRule="auto"/>
              <w:rPr>
                <w:lang w:val="en-GB"/>
              </w:rPr>
            </w:pPr>
            <w:r>
              <w:rPr>
                <w:lang w:val="en-GB"/>
              </w:rPr>
              <w:t>&gt;</w:t>
            </w:r>
            <w:r w:rsidRPr="008144AA">
              <w:rPr>
                <w:lang w:val="en-GB"/>
              </w:rPr>
              <w:t>&gt;</w:t>
            </w:r>
          </w:p>
        </w:tc>
        <w:tc>
          <w:tcPr>
            <w:tcW w:w="1224" w:type="pct"/>
            <w:vMerge/>
          </w:tcPr>
          <w:p w14:paraId="17E62F64" w14:textId="77777777" w:rsidR="00C3487B" w:rsidRPr="008144AA" w:rsidRDefault="00C3487B" w:rsidP="00C3487B">
            <w:pPr>
              <w:spacing w:line="276" w:lineRule="auto"/>
              <w:rPr>
                <w:lang w:val="en-GB"/>
              </w:rPr>
            </w:pPr>
          </w:p>
        </w:tc>
        <w:tc>
          <w:tcPr>
            <w:tcW w:w="1251" w:type="pct"/>
            <w:vMerge/>
            <w:shd w:val="clear" w:color="auto" w:fill="FFFFFF"/>
          </w:tcPr>
          <w:p w14:paraId="74B4C559" w14:textId="77777777" w:rsidR="00C3487B" w:rsidRPr="008144AA" w:rsidDel="00BF65FF" w:rsidRDefault="00C3487B" w:rsidP="00C3487B">
            <w:pPr>
              <w:numPr>
                <w:ilvl w:val="0"/>
                <w:numId w:val="26"/>
              </w:numPr>
              <w:spacing w:line="276" w:lineRule="auto"/>
              <w:rPr>
                <w:lang w:val="en-GB"/>
              </w:rPr>
            </w:pPr>
          </w:p>
        </w:tc>
        <w:tc>
          <w:tcPr>
            <w:tcW w:w="1249" w:type="pct"/>
            <w:vMerge/>
            <w:shd w:val="clear" w:color="auto" w:fill="FFFFFF"/>
          </w:tcPr>
          <w:p w14:paraId="5603E61C" w14:textId="77777777" w:rsidR="00C3487B" w:rsidRPr="008144AA" w:rsidRDefault="00C3487B" w:rsidP="00C3487B">
            <w:pPr>
              <w:numPr>
                <w:ilvl w:val="0"/>
                <w:numId w:val="22"/>
              </w:numPr>
              <w:spacing w:line="276" w:lineRule="auto"/>
              <w:rPr>
                <w:lang w:val="en-GB"/>
              </w:rPr>
            </w:pPr>
          </w:p>
        </w:tc>
      </w:tr>
      <w:tr w:rsidR="00C3487B" w:rsidRPr="008144AA" w14:paraId="1464D594" w14:textId="77777777" w:rsidTr="009D35F6">
        <w:tc>
          <w:tcPr>
            <w:tcW w:w="5000" w:type="pct"/>
            <w:gridSpan w:val="4"/>
            <w:shd w:val="clear" w:color="auto" w:fill="E2F8FA"/>
          </w:tcPr>
          <w:p w14:paraId="7DD2A084" w14:textId="77777777" w:rsidR="00C3487B" w:rsidRPr="008144AA" w:rsidRDefault="00C3487B" w:rsidP="00C3487B">
            <w:pPr>
              <w:spacing w:line="276" w:lineRule="auto"/>
              <w:rPr>
                <w:lang w:val="en-GB"/>
              </w:rPr>
            </w:pPr>
            <w:r w:rsidRPr="008144AA">
              <w:rPr>
                <w:b/>
                <w:bCs/>
                <w:lang w:val="en-GB"/>
              </w:rPr>
              <w:t xml:space="preserve">Principle 9.6 Pesticides &amp; Fertilisers </w:t>
            </w:r>
          </w:p>
        </w:tc>
      </w:tr>
      <w:tr w:rsidR="00C3487B" w:rsidRPr="008144AA" w14:paraId="0C913363" w14:textId="77777777" w:rsidTr="009D35F6">
        <w:trPr>
          <w:trHeight w:val="149"/>
        </w:trPr>
        <w:tc>
          <w:tcPr>
            <w:tcW w:w="1276" w:type="pct"/>
          </w:tcPr>
          <w:p w14:paraId="7B623859" w14:textId="77777777" w:rsidR="00C3487B" w:rsidRPr="008144AA" w:rsidRDefault="00C3487B" w:rsidP="00C3487B">
            <w:pPr>
              <w:spacing w:line="276" w:lineRule="auto"/>
              <w:rPr>
                <w:lang w:val="en-GB"/>
              </w:rPr>
            </w:pPr>
            <w:r w:rsidRPr="008144AA">
              <w:rPr>
                <w:lang w:val="en-GB"/>
              </w:rPr>
              <w:t>Will the Project involve the application of pesticides and/or fertilisers?</w:t>
            </w:r>
          </w:p>
        </w:tc>
        <w:tc>
          <w:tcPr>
            <w:tcW w:w="1224" w:type="pct"/>
            <w:vMerge w:val="restart"/>
          </w:tcPr>
          <w:p w14:paraId="0218A745" w14:textId="77777777" w:rsidR="00C3487B" w:rsidRPr="008144AA" w:rsidRDefault="00C3487B" w:rsidP="00C3487B">
            <w:pPr>
              <w:spacing w:line="276" w:lineRule="auto"/>
              <w:rPr>
                <w:lang w:val="en-GB"/>
              </w:rPr>
            </w:pPr>
            <w:r>
              <w:rPr>
                <w:lang w:val="en-GB"/>
              </w:rPr>
              <w:t>No</w:t>
            </w:r>
          </w:p>
        </w:tc>
        <w:tc>
          <w:tcPr>
            <w:tcW w:w="1251" w:type="pct"/>
            <w:vMerge w:val="restart"/>
            <w:shd w:val="clear" w:color="auto" w:fill="FFFFFF"/>
          </w:tcPr>
          <w:p w14:paraId="06D5BC24" w14:textId="77777777" w:rsidR="00C3487B" w:rsidRPr="008144AA" w:rsidDel="00BF65FF" w:rsidRDefault="00C3487B" w:rsidP="00C3487B">
            <w:pPr>
              <w:spacing w:line="276" w:lineRule="auto"/>
              <w:rPr>
                <w:lang w:val="en-GB"/>
              </w:rPr>
            </w:pPr>
            <w:r w:rsidRPr="004A60FB">
              <w:rPr>
                <w:rFonts w:asciiTheme="minorHAnsi" w:eastAsia="Times New Roman" w:hAnsiTheme="minorHAnsi"/>
                <w:szCs w:val="22"/>
              </w:rPr>
              <w:t xml:space="preserve">No pesticides and/or </w:t>
            </w:r>
            <w:proofErr w:type="spellStart"/>
            <w:r w:rsidRPr="004A60FB">
              <w:rPr>
                <w:rFonts w:asciiTheme="minorHAnsi" w:eastAsia="Times New Roman" w:hAnsiTheme="minorHAnsi"/>
                <w:szCs w:val="22"/>
              </w:rPr>
              <w:t>fertilisers</w:t>
            </w:r>
            <w:proofErr w:type="spellEnd"/>
            <w:r w:rsidRPr="004A60FB">
              <w:rPr>
                <w:rFonts w:asciiTheme="minorHAnsi" w:eastAsia="Times New Roman" w:hAnsiTheme="minorHAnsi"/>
                <w:szCs w:val="22"/>
              </w:rPr>
              <w:t xml:space="preserve"> are to be used in the project.</w:t>
            </w:r>
          </w:p>
        </w:tc>
        <w:tc>
          <w:tcPr>
            <w:tcW w:w="1249" w:type="pct"/>
            <w:vMerge w:val="restart"/>
            <w:shd w:val="clear" w:color="auto" w:fill="FFFFFF"/>
          </w:tcPr>
          <w:p w14:paraId="509F5BCA" w14:textId="724FAB8F" w:rsidR="00C3487B" w:rsidRPr="008144AA" w:rsidRDefault="0002568C" w:rsidP="00C3487B">
            <w:pPr>
              <w:spacing w:line="276" w:lineRule="auto"/>
              <w:rPr>
                <w:lang w:val="en-GB"/>
              </w:rPr>
            </w:pPr>
            <w:r>
              <w:rPr>
                <w:lang w:val="en-GB"/>
              </w:rPr>
              <w:t>Not applicable</w:t>
            </w:r>
          </w:p>
        </w:tc>
      </w:tr>
      <w:tr w:rsidR="00C3487B" w:rsidRPr="008144AA" w14:paraId="397A8B31" w14:textId="77777777" w:rsidTr="009D35F6">
        <w:trPr>
          <w:trHeight w:val="149"/>
        </w:trPr>
        <w:tc>
          <w:tcPr>
            <w:tcW w:w="1276" w:type="pct"/>
          </w:tcPr>
          <w:p w14:paraId="396D0D72" w14:textId="77777777" w:rsidR="00C3487B" w:rsidRPr="008144AA" w:rsidRDefault="00C3487B" w:rsidP="00C3487B">
            <w:pPr>
              <w:spacing w:line="276" w:lineRule="auto"/>
              <w:rPr>
                <w:lang w:val="en-GB"/>
              </w:rPr>
            </w:pPr>
            <w:r w:rsidRPr="008144AA">
              <w:rPr>
                <w:lang w:val="en-GB"/>
              </w:rPr>
              <w:t>&gt;&gt;</w:t>
            </w:r>
          </w:p>
        </w:tc>
        <w:tc>
          <w:tcPr>
            <w:tcW w:w="1224" w:type="pct"/>
            <w:vMerge/>
          </w:tcPr>
          <w:p w14:paraId="27A995E6" w14:textId="77777777" w:rsidR="00C3487B" w:rsidRPr="008144AA" w:rsidRDefault="00C3487B" w:rsidP="00C3487B">
            <w:pPr>
              <w:spacing w:line="276" w:lineRule="auto"/>
              <w:rPr>
                <w:lang w:val="en-GB"/>
              </w:rPr>
            </w:pPr>
          </w:p>
        </w:tc>
        <w:tc>
          <w:tcPr>
            <w:tcW w:w="1251" w:type="pct"/>
            <w:vMerge/>
            <w:shd w:val="clear" w:color="auto" w:fill="FFFFFF"/>
          </w:tcPr>
          <w:p w14:paraId="2FE856F9" w14:textId="77777777" w:rsidR="00C3487B" w:rsidRPr="008144AA" w:rsidDel="00BF65FF" w:rsidRDefault="00C3487B" w:rsidP="00C3487B">
            <w:pPr>
              <w:numPr>
                <w:ilvl w:val="0"/>
                <w:numId w:val="26"/>
              </w:numPr>
              <w:spacing w:line="276" w:lineRule="auto"/>
              <w:rPr>
                <w:lang w:val="en-GB"/>
              </w:rPr>
            </w:pPr>
          </w:p>
        </w:tc>
        <w:tc>
          <w:tcPr>
            <w:tcW w:w="1249" w:type="pct"/>
            <w:vMerge/>
            <w:shd w:val="clear" w:color="auto" w:fill="FFFFFF"/>
          </w:tcPr>
          <w:p w14:paraId="7F5D4DB1" w14:textId="77777777" w:rsidR="00C3487B" w:rsidRPr="008144AA" w:rsidRDefault="00C3487B" w:rsidP="00C3487B">
            <w:pPr>
              <w:numPr>
                <w:ilvl w:val="0"/>
                <w:numId w:val="22"/>
              </w:numPr>
              <w:spacing w:line="276" w:lineRule="auto"/>
              <w:rPr>
                <w:lang w:val="en-GB"/>
              </w:rPr>
            </w:pPr>
          </w:p>
        </w:tc>
      </w:tr>
      <w:tr w:rsidR="00C3487B" w:rsidRPr="008144AA" w14:paraId="404F4CF9" w14:textId="77777777" w:rsidTr="009D35F6">
        <w:tc>
          <w:tcPr>
            <w:tcW w:w="5000" w:type="pct"/>
            <w:gridSpan w:val="4"/>
            <w:shd w:val="clear" w:color="auto" w:fill="E2F8FA"/>
          </w:tcPr>
          <w:p w14:paraId="2D3AB570" w14:textId="77777777" w:rsidR="00C3487B" w:rsidRPr="008144AA" w:rsidRDefault="00C3487B" w:rsidP="00C3487B">
            <w:pPr>
              <w:spacing w:line="276" w:lineRule="auto"/>
              <w:rPr>
                <w:lang w:val="en-GB"/>
              </w:rPr>
            </w:pPr>
            <w:r w:rsidRPr="008144AA">
              <w:rPr>
                <w:b/>
                <w:bCs/>
                <w:lang w:val="en-GB"/>
              </w:rPr>
              <w:t>Principle 9.7  Harvesting of Forests</w:t>
            </w:r>
          </w:p>
        </w:tc>
      </w:tr>
      <w:tr w:rsidR="00C3487B" w:rsidRPr="008144AA" w14:paraId="00779227" w14:textId="77777777" w:rsidTr="009D35F6">
        <w:trPr>
          <w:trHeight w:val="149"/>
        </w:trPr>
        <w:tc>
          <w:tcPr>
            <w:tcW w:w="1276" w:type="pct"/>
          </w:tcPr>
          <w:p w14:paraId="3D48CAA4" w14:textId="77777777" w:rsidR="00C3487B" w:rsidRPr="008144AA" w:rsidRDefault="00C3487B" w:rsidP="00C3487B">
            <w:pPr>
              <w:spacing w:line="276" w:lineRule="auto"/>
              <w:rPr>
                <w:lang w:val="en-GB"/>
              </w:rPr>
            </w:pPr>
            <w:r w:rsidRPr="008144AA">
              <w:rPr>
                <w:lang w:val="en-GB"/>
              </w:rPr>
              <w:t>Will the Project involve the harvesting of forests?</w:t>
            </w:r>
          </w:p>
        </w:tc>
        <w:tc>
          <w:tcPr>
            <w:tcW w:w="1224" w:type="pct"/>
            <w:vMerge w:val="restart"/>
          </w:tcPr>
          <w:p w14:paraId="2C92DBC8" w14:textId="77777777" w:rsidR="00C3487B" w:rsidRPr="008144AA" w:rsidRDefault="00C3487B" w:rsidP="00C3487B">
            <w:pPr>
              <w:spacing w:line="276" w:lineRule="auto"/>
              <w:rPr>
                <w:lang w:val="en-GB"/>
              </w:rPr>
            </w:pPr>
            <w:r>
              <w:rPr>
                <w:lang w:val="en-GB"/>
              </w:rPr>
              <w:t>No</w:t>
            </w:r>
          </w:p>
        </w:tc>
        <w:tc>
          <w:tcPr>
            <w:tcW w:w="1251" w:type="pct"/>
            <w:vMerge w:val="restart"/>
            <w:shd w:val="clear" w:color="auto" w:fill="FFFFFF"/>
          </w:tcPr>
          <w:p w14:paraId="19065835" w14:textId="77777777" w:rsidR="00C3487B" w:rsidRPr="008144AA" w:rsidDel="00BF65FF" w:rsidRDefault="00C3487B" w:rsidP="00C3487B">
            <w:pPr>
              <w:spacing w:line="276" w:lineRule="auto"/>
              <w:rPr>
                <w:lang w:val="en-GB"/>
              </w:rPr>
            </w:pPr>
            <w:r w:rsidRPr="004A60FB">
              <w:rPr>
                <w:rFonts w:asciiTheme="minorHAnsi" w:eastAsia="MS Mincho" w:hAnsiTheme="minorHAnsi" w:cs="Times New Roman"/>
                <w:szCs w:val="22"/>
                <w:lang w:eastAsia="ja-JP"/>
              </w:rPr>
              <w:t>The project reduces the consumption of firewood, therefore having a positive impact on forest conservation.</w:t>
            </w:r>
          </w:p>
        </w:tc>
        <w:tc>
          <w:tcPr>
            <w:tcW w:w="1249" w:type="pct"/>
            <w:vMerge w:val="restart"/>
            <w:shd w:val="clear" w:color="auto" w:fill="FFFFFF"/>
          </w:tcPr>
          <w:p w14:paraId="2372A6D9" w14:textId="62DFC7DC" w:rsidR="00C3487B" w:rsidRPr="008144AA" w:rsidRDefault="0002568C" w:rsidP="00C3487B">
            <w:pPr>
              <w:spacing w:line="276" w:lineRule="auto"/>
              <w:rPr>
                <w:lang w:val="en-GB"/>
              </w:rPr>
            </w:pPr>
            <w:r>
              <w:rPr>
                <w:lang w:val="en-GB"/>
              </w:rPr>
              <w:t>Not applicable</w:t>
            </w:r>
          </w:p>
        </w:tc>
      </w:tr>
      <w:tr w:rsidR="00C3487B" w:rsidRPr="008144AA" w14:paraId="32C998EB" w14:textId="77777777" w:rsidTr="009D35F6">
        <w:trPr>
          <w:trHeight w:val="149"/>
        </w:trPr>
        <w:tc>
          <w:tcPr>
            <w:tcW w:w="1276" w:type="pct"/>
          </w:tcPr>
          <w:p w14:paraId="062E81F1" w14:textId="77777777" w:rsidR="00C3487B" w:rsidRPr="008144AA" w:rsidRDefault="00C3487B" w:rsidP="00C3487B">
            <w:pPr>
              <w:spacing w:line="276" w:lineRule="auto"/>
              <w:rPr>
                <w:lang w:val="en-GB"/>
              </w:rPr>
            </w:pPr>
            <w:r w:rsidRPr="008144AA">
              <w:rPr>
                <w:lang w:val="en-GB"/>
              </w:rPr>
              <w:t>&gt;&gt;</w:t>
            </w:r>
          </w:p>
        </w:tc>
        <w:tc>
          <w:tcPr>
            <w:tcW w:w="1224" w:type="pct"/>
            <w:vMerge/>
          </w:tcPr>
          <w:p w14:paraId="413BAEA1" w14:textId="77777777" w:rsidR="00C3487B" w:rsidRPr="008144AA" w:rsidRDefault="00C3487B" w:rsidP="00C3487B">
            <w:pPr>
              <w:spacing w:line="276" w:lineRule="auto"/>
              <w:rPr>
                <w:lang w:val="en-GB"/>
              </w:rPr>
            </w:pPr>
          </w:p>
        </w:tc>
        <w:tc>
          <w:tcPr>
            <w:tcW w:w="1251" w:type="pct"/>
            <w:vMerge/>
            <w:shd w:val="clear" w:color="auto" w:fill="FFFFFF"/>
          </w:tcPr>
          <w:p w14:paraId="29A71EAE" w14:textId="77777777" w:rsidR="00C3487B" w:rsidRPr="008144AA" w:rsidDel="00BF65FF" w:rsidRDefault="00C3487B" w:rsidP="00C3487B">
            <w:pPr>
              <w:numPr>
                <w:ilvl w:val="0"/>
                <w:numId w:val="26"/>
              </w:numPr>
              <w:spacing w:line="276" w:lineRule="auto"/>
              <w:rPr>
                <w:lang w:val="en-GB"/>
              </w:rPr>
            </w:pPr>
          </w:p>
        </w:tc>
        <w:tc>
          <w:tcPr>
            <w:tcW w:w="1249" w:type="pct"/>
            <w:vMerge/>
            <w:shd w:val="clear" w:color="auto" w:fill="FFFFFF"/>
          </w:tcPr>
          <w:p w14:paraId="0B50B8AE" w14:textId="77777777" w:rsidR="00C3487B" w:rsidRPr="008144AA" w:rsidRDefault="00C3487B" w:rsidP="00C3487B">
            <w:pPr>
              <w:numPr>
                <w:ilvl w:val="0"/>
                <w:numId w:val="22"/>
              </w:numPr>
              <w:spacing w:line="276" w:lineRule="auto"/>
              <w:rPr>
                <w:lang w:val="en-GB"/>
              </w:rPr>
            </w:pPr>
          </w:p>
        </w:tc>
      </w:tr>
      <w:tr w:rsidR="00C3487B" w:rsidRPr="008144AA" w14:paraId="3A6C3B7B" w14:textId="77777777" w:rsidTr="009D35F6">
        <w:tc>
          <w:tcPr>
            <w:tcW w:w="5000" w:type="pct"/>
            <w:gridSpan w:val="4"/>
            <w:shd w:val="clear" w:color="auto" w:fill="E2F8FA"/>
          </w:tcPr>
          <w:p w14:paraId="7AFC4190" w14:textId="77777777" w:rsidR="00C3487B" w:rsidRPr="008144AA" w:rsidRDefault="00C3487B" w:rsidP="00C3487B">
            <w:pPr>
              <w:spacing w:line="276" w:lineRule="auto"/>
              <w:rPr>
                <w:b/>
                <w:bCs/>
                <w:lang w:val="en-GB"/>
              </w:rPr>
            </w:pPr>
            <w:r w:rsidRPr="008144AA">
              <w:rPr>
                <w:b/>
                <w:bCs/>
                <w:lang w:val="en-GB"/>
              </w:rPr>
              <w:t>Principle 9.8 Food</w:t>
            </w:r>
          </w:p>
        </w:tc>
      </w:tr>
      <w:tr w:rsidR="00C3487B" w:rsidRPr="008144AA" w14:paraId="23FAF2AE" w14:textId="77777777" w:rsidTr="009D35F6">
        <w:trPr>
          <w:trHeight w:val="149"/>
        </w:trPr>
        <w:tc>
          <w:tcPr>
            <w:tcW w:w="1276" w:type="pct"/>
          </w:tcPr>
          <w:p w14:paraId="6532B56C" w14:textId="77777777" w:rsidR="00C3487B" w:rsidRPr="008144AA" w:rsidRDefault="00C3487B" w:rsidP="00C3487B">
            <w:pPr>
              <w:spacing w:line="276" w:lineRule="auto"/>
              <w:rPr>
                <w:lang w:val="en-GB"/>
              </w:rPr>
            </w:pPr>
            <w:r w:rsidRPr="008144AA">
              <w:rPr>
                <w:lang w:val="en-GB"/>
              </w:rPr>
              <w:t>Does the Project modify the quantity or nutritional quality of food available such as through crop regime alteration or export or economic incentives?</w:t>
            </w:r>
          </w:p>
        </w:tc>
        <w:tc>
          <w:tcPr>
            <w:tcW w:w="1224" w:type="pct"/>
            <w:vMerge w:val="restart"/>
          </w:tcPr>
          <w:p w14:paraId="6566E4F8" w14:textId="77777777" w:rsidR="00C3487B" w:rsidRPr="008144AA" w:rsidRDefault="00C3487B" w:rsidP="00C3487B">
            <w:pPr>
              <w:spacing w:line="276" w:lineRule="auto"/>
              <w:rPr>
                <w:lang w:val="en-GB"/>
              </w:rPr>
            </w:pPr>
            <w:r>
              <w:rPr>
                <w:lang w:val="en-GB"/>
              </w:rPr>
              <w:t>No</w:t>
            </w:r>
          </w:p>
        </w:tc>
        <w:tc>
          <w:tcPr>
            <w:tcW w:w="1251" w:type="pct"/>
            <w:vMerge w:val="restart"/>
            <w:shd w:val="clear" w:color="auto" w:fill="FFFFFF"/>
          </w:tcPr>
          <w:p w14:paraId="376AFE26" w14:textId="77777777" w:rsidR="00C3487B" w:rsidRPr="004A60FB" w:rsidRDefault="00C3487B" w:rsidP="00C3487B">
            <w:pPr>
              <w:spacing w:line="276" w:lineRule="auto"/>
              <w:rPr>
                <w:rFonts w:asciiTheme="minorHAnsi" w:hAnsiTheme="minorHAnsi"/>
                <w:lang w:val="en-GB"/>
              </w:rPr>
            </w:pPr>
            <w:r w:rsidRPr="004A60FB">
              <w:rPr>
                <w:rFonts w:asciiTheme="minorHAnsi" w:eastAsia="MS Mincho" w:hAnsiTheme="minorHAnsi" w:cs="Times New Roman"/>
                <w:szCs w:val="22"/>
                <w:lang w:eastAsia="ja-JP"/>
              </w:rPr>
              <w:t>The project has no impact on modifying foods or altering crop regimes.</w:t>
            </w:r>
          </w:p>
          <w:p w14:paraId="1EA4BB8B" w14:textId="77777777" w:rsidR="00C3487B" w:rsidRPr="008144AA" w:rsidDel="00BF65FF" w:rsidRDefault="00C3487B" w:rsidP="00C3487B">
            <w:pPr>
              <w:spacing w:line="276" w:lineRule="auto"/>
              <w:rPr>
                <w:lang w:val="en-GB"/>
              </w:rPr>
            </w:pPr>
          </w:p>
        </w:tc>
        <w:tc>
          <w:tcPr>
            <w:tcW w:w="1249" w:type="pct"/>
            <w:vMerge w:val="restart"/>
            <w:shd w:val="clear" w:color="auto" w:fill="FFFFFF"/>
          </w:tcPr>
          <w:p w14:paraId="30BB7EC4" w14:textId="26A1BAC9" w:rsidR="00C3487B" w:rsidRPr="008144AA" w:rsidRDefault="0002568C" w:rsidP="00C3487B">
            <w:pPr>
              <w:spacing w:line="276" w:lineRule="auto"/>
              <w:rPr>
                <w:lang w:val="en-GB"/>
              </w:rPr>
            </w:pPr>
            <w:r>
              <w:rPr>
                <w:lang w:val="en-GB"/>
              </w:rPr>
              <w:t>Not applicable</w:t>
            </w:r>
          </w:p>
        </w:tc>
      </w:tr>
      <w:tr w:rsidR="00C3487B" w:rsidRPr="008144AA" w14:paraId="7A97069F" w14:textId="77777777" w:rsidTr="009D35F6">
        <w:trPr>
          <w:trHeight w:val="149"/>
        </w:trPr>
        <w:tc>
          <w:tcPr>
            <w:tcW w:w="1276" w:type="pct"/>
          </w:tcPr>
          <w:p w14:paraId="6D3CD001" w14:textId="77777777" w:rsidR="00C3487B" w:rsidRPr="008144AA" w:rsidRDefault="00C3487B" w:rsidP="00C3487B">
            <w:pPr>
              <w:spacing w:line="276" w:lineRule="auto"/>
              <w:rPr>
                <w:lang w:val="en-GB"/>
              </w:rPr>
            </w:pPr>
            <w:r w:rsidRPr="008144AA">
              <w:rPr>
                <w:lang w:val="en-GB"/>
              </w:rPr>
              <w:t>&gt;&gt;</w:t>
            </w:r>
          </w:p>
        </w:tc>
        <w:tc>
          <w:tcPr>
            <w:tcW w:w="1224" w:type="pct"/>
            <w:vMerge/>
          </w:tcPr>
          <w:p w14:paraId="5104AB8D" w14:textId="77777777" w:rsidR="00C3487B" w:rsidRPr="008144AA" w:rsidRDefault="00C3487B" w:rsidP="00C3487B">
            <w:pPr>
              <w:spacing w:line="276" w:lineRule="auto"/>
              <w:rPr>
                <w:lang w:val="en-GB"/>
              </w:rPr>
            </w:pPr>
          </w:p>
        </w:tc>
        <w:tc>
          <w:tcPr>
            <w:tcW w:w="1251" w:type="pct"/>
            <w:vMerge/>
            <w:shd w:val="clear" w:color="auto" w:fill="FFFFFF"/>
          </w:tcPr>
          <w:p w14:paraId="3B361D5C" w14:textId="77777777" w:rsidR="00C3487B" w:rsidRPr="008144AA" w:rsidDel="00BF65FF" w:rsidRDefault="00C3487B" w:rsidP="00C3487B">
            <w:pPr>
              <w:numPr>
                <w:ilvl w:val="0"/>
                <w:numId w:val="26"/>
              </w:numPr>
              <w:spacing w:line="276" w:lineRule="auto"/>
              <w:rPr>
                <w:lang w:val="en-GB"/>
              </w:rPr>
            </w:pPr>
          </w:p>
        </w:tc>
        <w:tc>
          <w:tcPr>
            <w:tcW w:w="1249" w:type="pct"/>
            <w:vMerge/>
            <w:shd w:val="clear" w:color="auto" w:fill="FFFFFF"/>
          </w:tcPr>
          <w:p w14:paraId="261123CC" w14:textId="77777777" w:rsidR="00C3487B" w:rsidRPr="008144AA" w:rsidRDefault="00C3487B" w:rsidP="00C3487B">
            <w:pPr>
              <w:numPr>
                <w:ilvl w:val="0"/>
                <w:numId w:val="22"/>
              </w:numPr>
              <w:spacing w:line="276" w:lineRule="auto"/>
              <w:rPr>
                <w:lang w:val="en-GB"/>
              </w:rPr>
            </w:pPr>
          </w:p>
        </w:tc>
      </w:tr>
      <w:tr w:rsidR="00C3487B" w:rsidRPr="008144AA" w14:paraId="29A109FF" w14:textId="77777777" w:rsidTr="009D35F6">
        <w:tc>
          <w:tcPr>
            <w:tcW w:w="5000" w:type="pct"/>
            <w:gridSpan w:val="4"/>
            <w:shd w:val="clear" w:color="auto" w:fill="E2F8FA"/>
          </w:tcPr>
          <w:p w14:paraId="0EE606D6" w14:textId="77777777" w:rsidR="00C3487B" w:rsidRPr="008144AA" w:rsidRDefault="00C3487B" w:rsidP="00C3487B">
            <w:pPr>
              <w:spacing w:line="276" w:lineRule="auto"/>
              <w:rPr>
                <w:lang w:val="en-GB"/>
              </w:rPr>
            </w:pPr>
            <w:r w:rsidRPr="008144AA">
              <w:rPr>
                <w:b/>
                <w:bCs/>
                <w:lang w:val="en-GB"/>
              </w:rPr>
              <w:lastRenderedPageBreak/>
              <w:t>Principle 9.9  Animal husbandry </w:t>
            </w:r>
          </w:p>
        </w:tc>
      </w:tr>
      <w:tr w:rsidR="00C3487B" w:rsidRPr="008144AA" w14:paraId="1B79B369" w14:textId="77777777" w:rsidTr="009D35F6">
        <w:trPr>
          <w:trHeight w:val="149"/>
        </w:trPr>
        <w:tc>
          <w:tcPr>
            <w:tcW w:w="1276" w:type="pct"/>
          </w:tcPr>
          <w:p w14:paraId="220955B4" w14:textId="77777777" w:rsidR="00C3487B" w:rsidRPr="008144AA" w:rsidRDefault="00C3487B" w:rsidP="00C3487B">
            <w:pPr>
              <w:spacing w:line="276" w:lineRule="auto"/>
              <w:rPr>
                <w:lang w:val="en-GB"/>
              </w:rPr>
            </w:pPr>
            <w:r w:rsidRPr="008144AA">
              <w:rPr>
                <w:lang w:val="en-GB"/>
              </w:rPr>
              <w:t>Will the Project involve animal husbandry?</w:t>
            </w:r>
          </w:p>
        </w:tc>
        <w:tc>
          <w:tcPr>
            <w:tcW w:w="1224" w:type="pct"/>
            <w:vMerge w:val="restart"/>
          </w:tcPr>
          <w:p w14:paraId="5B299A9A" w14:textId="77777777" w:rsidR="00C3487B" w:rsidRPr="008144AA" w:rsidRDefault="00C3487B" w:rsidP="00C3487B">
            <w:pPr>
              <w:spacing w:line="276" w:lineRule="auto"/>
              <w:rPr>
                <w:lang w:val="en-GB"/>
              </w:rPr>
            </w:pPr>
            <w:r>
              <w:rPr>
                <w:lang w:val="en-GB"/>
              </w:rPr>
              <w:t>No</w:t>
            </w:r>
          </w:p>
        </w:tc>
        <w:tc>
          <w:tcPr>
            <w:tcW w:w="1251" w:type="pct"/>
            <w:vMerge w:val="restart"/>
            <w:shd w:val="clear" w:color="auto" w:fill="FFFFFF"/>
          </w:tcPr>
          <w:p w14:paraId="661CF955" w14:textId="77777777" w:rsidR="00C3487B" w:rsidRPr="008144AA" w:rsidDel="00BF65FF" w:rsidRDefault="00C3487B" w:rsidP="00C3487B">
            <w:pPr>
              <w:spacing w:line="276" w:lineRule="auto"/>
              <w:rPr>
                <w:lang w:val="en-GB"/>
              </w:rPr>
            </w:pPr>
            <w:r w:rsidRPr="004A60FB">
              <w:rPr>
                <w:rFonts w:asciiTheme="minorHAnsi" w:eastAsia="MS Mincho" w:hAnsiTheme="minorHAnsi" w:cs="Times New Roman"/>
                <w:szCs w:val="22"/>
                <w:lang w:eastAsia="ja-JP"/>
              </w:rPr>
              <w:t>The project does not involve animal husbandry.</w:t>
            </w:r>
          </w:p>
        </w:tc>
        <w:tc>
          <w:tcPr>
            <w:tcW w:w="1249" w:type="pct"/>
            <w:vMerge w:val="restart"/>
            <w:shd w:val="clear" w:color="auto" w:fill="FFFFFF"/>
          </w:tcPr>
          <w:p w14:paraId="00962798" w14:textId="1276968B" w:rsidR="00C3487B" w:rsidRPr="008144AA" w:rsidRDefault="0002568C" w:rsidP="00C3487B">
            <w:pPr>
              <w:spacing w:line="276" w:lineRule="auto"/>
              <w:rPr>
                <w:lang w:val="en-GB"/>
              </w:rPr>
            </w:pPr>
            <w:r>
              <w:rPr>
                <w:lang w:val="en-GB"/>
              </w:rPr>
              <w:t>Not applicable</w:t>
            </w:r>
          </w:p>
        </w:tc>
      </w:tr>
      <w:tr w:rsidR="00C3487B" w:rsidRPr="008144AA" w14:paraId="6F00FDCB" w14:textId="77777777" w:rsidTr="009D35F6">
        <w:trPr>
          <w:trHeight w:val="149"/>
        </w:trPr>
        <w:tc>
          <w:tcPr>
            <w:tcW w:w="1276" w:type="pct"/>
          </w:tcPr>
          <w:p w14:paraId="26E477AC" w14:textId="77777777" w:rsidR="00C3487B" w:rsidRPr="008144AA" w:rsidRDefault="00C3487B" w:rsidP="00C3487B">
            <w:pPr>
              <w:spacing w:line="276" w:lineRule="auto"/>
              <w:rPr>
                <w:lang w:val="en-GB"/>
              </w:rPr>
            </w:pPr>
            <w:r w:rsidRPr="008144AA">
              <w:rPr>
                <w:lang w:val="en-GB"/>
              </w:rPr>
              <w:t>&gt;&gt;</w:t>
            </w:r>
          </w:p>
        </w:tc>
        <w:tc>
          <w:tcPr>
            <w:tcW w:w="1224" w:type="pct"/>
            <w:vMerge/>
          </w:tcPr>
          <w:p w14:paraId="25CFCD20" w14:textId="77777777" w:rsidR="00C3487B" w:rsidRPr="008144AA" w:rsidRDefault="00C3487B" w:rsidP="00C3487B">
            <w:pPr>
              <w:spacing w:line="276" w:lineRule="auto"/>
              <w:rPr>
                <w:lang w:val="en-GB"/>
              </w:rPr>
            </w:pPr>
          </w:p>
        </w:tc>
        <w:tc>
          <w:tcPr>
            <w:tcW w:w="1251" w:type="pct"/>
            <w:vMerge/>
            <w:shd w:val="clear" w:color="auto" w:fill="FFFFFF"/>
          </w:tcPr>
          <w:p w14:paraId="2FFD1955" w14:textId="77777777" w:rsidR="00C3487B" w:rsidRPr="008144AA" w:rsidDel="00BF65FF" w:rsidRDefault="00C3487B" w:rsidP="00C3487B">
            <w:pPr>
              <w:numPr>
                <w:ilvl w:val="0"/>
                <w:numId w:val="26"/>
              </w:numPr>
              <w:spacing w:line="276" w:lineRule="auto"/>
              <w:rPr>
                <w:lang w:val="en-GB"/>
              </w:rPr>
            </w:pPr>
          </w:p>
        </w:tc>
        <w:tc>
          <w:tcPr>
            <w:tcW w:w="1249" w:type="pct"/>
            <w:vMerge/>
            <w:shd w:val="clear" w:color="auto" w:fill="FFFFFF"/>
          </w:tcPr>
          <w:p w14:paraId="1BC1A5C3" w14:textId="77777777" w:rsidR="00C3487B" w:rsidRPr="008144AA" w:rsidRDefault="00C3487B" w:rsidP="00C3487B">
            <w:pPr>
              <w:numPr>
                <w:ilvl w:val="0"/>
                <w:numId w:val="22"/>
              </w:numPr>
              <w:spacing w:line="276" w:lineRule="auto"/>
              <w:rPr>
                <w:lang w:val="en-GB"/>
              </w:rPr>
            </w:pPr>
          </w:p>
        </w:tc>
      </w:tr>
      <w:tr w:rsidR="00C3487B" w:rsidRPr="008144AA" w14:paraId="11926E1D" w14:textId="77777777" w:rsidTr="009D35F6">
        <w:tc>
          <w:tcPr>
            <w:tcW w:w="5000" w:type="pct"/>
            <w:gridSpan w:val="4"/>
            <w:shd w:val="clear" w:color="auto" w:fill="E2F8FA"/>
          </w:tcPr>
          <w:p w14:paraId="1415560A" w14:textId="77777777" w:rsidR="00C3487B" w:rsidRPr="008144AA" w:rsidRDefault="00C3487B" w:rsidP="00C3487B">
            <w:pPr>
              <w:spacing w:line="276" w:lineRule="auto"/>
              <w:rPr>
                <w:lang w:val="en-GB"/>
              </w:rPr>
            </w:pPr>
            <w:r w:rsidRPr="008144AA">
              <w:rPr>
                <w:b/>
                <w:bCs/>
                <w:lang w:val="en-GB"/>
              </w:rPr>
              <w:t xml:space="preserve">Principle 9.10  High Conservation Value Areas and Critical Habitats </w:t>
            </w:r>
          </w:p>
        </w:tc>
      </w:tr>
      <w:tr w:rsidR="00C3487B" w:rsidRPr="008144AA" w14:paraId="5A0CC7AB" w14:textId="77777777" w:rsidTr="009D35F6">
        <w:trPr>
          <w:trHeight w:val="188"/>
        </w:trPr>
        <w:tc>
          <w:tcPr>
            <w:tcW w:w="1276" w:type="pct"/>
          </w:tcPr>
          <w:p w14:paraId="39971604" w14:textId="77777777" w:rsidR="00C3487B" w:rsidRPr="008144AA" w:rsidRDefault="00C3487B" w:rsidP="00C3487B">
            <w:pPr>
              <w:spacing w:line="276" w:lineRule="auto"/>
              <w:rPr>
                <w:lang w:val="en-GB"/>
              </w:rPr>
            </w:pPr>
            <w:r w:rsidRPr="008144AA">
              <w:rPr>
                <w:lang w:val="en-GB"/>
              </w:rPr>
              <w:t>Does the Project physically affect or alter largely intact or High Conservation Value (HCV) ecosystems, critical habitats, landscapes, key biodiversity areas or sites identified?</w:t>
            </w:r>
          </w:p>
        </w:tc>
        <w:tc>
          <w:tcPr>
            <w:tcW w:w="1224" w:type="pct"/>
            <w:vMerge w:val="restart"/>
          </w:tcPr>
          <w:p w14:paraId="74347C3B" w14:textId="77777777" w:rsidR="00C3487B" w:rsidRPr="008144AA" w:rsidRDefault="00C3487B" w:rsidP="00C3487B">
            <w:pPr>
              <w:spacing w:line="276" w:lineRule="auto"/>
              <w:rPr>
                <w:lang w:val="en-GB"/>
              </w:rPr>
            </w:pPr>
            <w:r>
              <w:rPr>
                <w:lang w:val="en-GB"/>
              </w:rPr>
              <w:t>No</w:t>
            </w:r>
          </w:p>
        </w:tc>
        <w:tc>
          <w:tcPr>
            <w:tcW w:w="1251" w:type="pct"/>
            <w:vMerge w:val="restart"/>
            <w:shd w:val="clear" w:color="auto" w:fill="FFFFFF"/>
          </w:tcPr>
          <w:p w14:paraId="1C8EC90A" w14:textId="77777777" w:rsidR="00C3487B" w:rsidRPr="008144AA" w:rsidDel="00BF65FF" w:rsidRDefault="00C3487B" w:rsidP="00C3487B">
            <w:pPr>
              <w:spacing w:line="276" w:lineRule="auto"/>
              <w:rPr>
                <w:lang w:val="en-GB"/>
              </w:rPr>
            </w:pPr>
            <w:r w:rsidRPr="004A60FB">
              <w:rPr>
                <w:rFonts w:asciiTheme="minorHAnsi" w:eastAsia="MS Mincho" w:hAnsiTheme="minorHAnsi" w:cs="Times New Roman"/>
                <w:szCs w:val="22"/>
                <w:lang w:eastAsia="ja-JP"/>
              </w:rPr>
              <w:t>The project decreases the consumption of firewood having a positive impact on conserving forest ecosystems.</w:t>
            </w:r>
          </w:p>
        </w:tc>
        <w:tc>
          <w:tcPr>
            <w:tcW w:w="1249" w:type="pct"/>
            <w:vMerge w:val="restart"/>
            <w:shd w:val="clear" w:color="auto" w:fill="FFFFFF"/>
          </w:tcPr>
          <w:p w14:paraId="2CC343CD" w14:textId="32F826F7" w:rsidR="00C3487B" w:rsidRPr="008144AA" w:rsidRDefault="0002568C" w:rsidP="00C3487B">
            <w:pPr>
              <w:spacing w:line="276" w:lineRule="auto"/>
              <w:rPr>
                <w:lang w:val="en-GB"/>
              </w:rPr>
            </w:pPr>
            <w:r>
              <w:rPr>
                <w:lang w:val="en-GB"/>
              </w:rPr>
              <w:t>Not applicable</w:t>
            </w:r>
          </w:p>
        </w:tc>
      </w:tr>
      <w:tr w:rsidR="00C3487B" w:rsidRPr="008144AA" w14:paraId="1FAB5B3A" w14:textId="77777777" w:rsidTr="009D35F6">
        <w:trPr>
          <w:trHeight w:val="187"/>
        </w:trPr>
        <w:tc>
          <w:tcPr>
            <w:tcW w:w="1276" w:type="pct"/>
          </w:tcPr>
          <w:p w14:paraId="3754CDCD" w14:textId="77777777" w:rsidR="00C3487B" w:rsidRPr="008144AA" w:rsidRDefault="00C3487B" w:rsidP="00C3487B">
            <w:pPr>
              <w:spacing w:line="276" w:lineRule="auto"/>
              <w:rPr>
                <w:lang w:val="en-GB"/>
              </w:rPr>
            </w:pPr>
            <w:r w:rsidRPr="008144AA">
              <w:rPr>
                <w:lang w:val="en-GB"/>
              </w:rPr>
              <w:t>&gt;&gt;</w:t>
            </w:r>
          </w:p>
        </w:tc>
        <w:tc>
          <w:tcPr>
            <w:tcW w:w="1224" w:type="pct"/>
            <w:vMerge/>
          </w:tcPr>
          <w:p w14:paraId="4B6813C7" w14:textId="77777777" w:rsidR="00C3487B" w:rsidRPr="008144AA" w:rsidRDefault="00C3487B" w:rsidP="00C3487B">
            <w:pPr>
              <w:spacing w:line="276" w:lineRule="auto"/>
              <w:rPr>
                <w:lang w:val="en-GB"/>
              </w:rPr>
            </w:pPr>
          </w:p>
        </w:tc>
        <w:tc>
          <w:tcPr>
            <w:tcW w:w="1251" w:type="pct"/>
            <w:vMerge/>
            <w:shd w:val="clear" w:color="auto" w:fill="FFFFFF"/>
          </w:tcPr>
          <w:p w14:paraId="72CB9F1E" w14:textId="77777777" w:rsidR="00C3487B" w:rsidRPr="008144AA" w:rsidDel="00BF65FF" w:rsidRDefault="00C3487B" w:rsidP="00C3487B">
            <w:pPr>
              <w:numPr>
                <w:ilvl w:val="0"/>
                <w:numId w:val="26"/>
              </w:numPr>
              <w:spacing w:line="276" w:lineRule="auto"/>
              <w:rPr>
                <w:lang w:val="en-GB"/>
              </w:rPr>
            </w:pPr>
          </w:p>
        </w:tc>
        <w:tc>
          <w:tcPr>
            <w:tcW w:w="1249" w:type="pct"/>
            <w:vMerge/>
            <w:shd w:val="clear" w:color="auto" w:fill="FFFFFF"/>
          </w:tcPr>
          <w:p w14:paraId="08A43C56" w14:textId="77777777" w:rsidR="00C3487B" w:rsidRPr="008144AA" w:rsidRDefault="00C3487B" w:rsidP="00C3487B">
            <w:pPr>
              <w:numPr>
                <w:ilvl w:val="0"/>
                <w:numId w:val="22"/>
              </w:numPr>
              <w:spacing w:line="276" w:lineRule="auto"/>
              <w:rPr>
                <w:lang w:val="en-GB"/>
              </w:rPr>
            </w:pPr>
          </w:p>
        </w:tc>
      </w:tr>
      <w:tr w:rsidR="00C3487B" w:rsidRPr="008144AA" w14:paraId="670D8A46" w14:textId="77777777" w:rsidTr="009D35F6">
        <w:tc>
          <w:tcPr>
            <w:tcW w:w="5000" w:type="pct"/>
            <w:gridSpan w:val="4"/>
            <w:shd w:val="clear" w:color="auto" w:fill="E2F8FA"/>
          </w:tcPr>
          <w:p w14:paraId="0BD78B74" w14:textId="77777777" w:rsidR="00C3487B" w:rsidRPr="008144AA" w:rsidRDefault="00C3487B" w:rsidP="00C3487B">
            <w:pPr>
              <w:spacing w:line="276" w:lineRule="auto"/>
              <w:rPr>
                <w:lang w:val="en-GB"/>
              </w:rPr>
            </w:pPr>
            <w:r w:rsidRPr="008144AA">
              <w:rPr>
                <w:b/>
                <w:bCs/>
                <w:lang w:val="en-GB"/>
              </w:rPr>
              <w:t>Principle 9.11  Endangered Species </w:t>
            </w:r>
          </w:p>
        </w:tc>
      </w:tr>
      <w:tr w:rsidR="00C3487B" w:rsidRPr="008144AA" w14:paraId="09CD565D" w14:textId="77777777" w:rsidTr="009D35F6">
        <w:trPr>
          <w:trHeight w:val="188"/>
        </w:trPr>
        <w:tc>
          <w:tcPr>
            <w:tcW w:w="1276" w:type="pct"/>
          </w:tcPr>
          <w:p w14:paraId="0D7E94EC" w14:textId="77777777" w:rsidR="00C3487B" w:rsidRPr="00DD1F6B" w:rsidRDefault="00C3487B" w:rsidP="00C3487B">
            <w:pPr>
              <w:spacing w:line="276" w:lineRule="auto"/>
              <w:rPr>
                <w:rFonts w:cs="Arial"/>
                <w:szCs w:val="22"/>
                <w:lang w:eastAsia="de-DE"/>
              </w:rPr>
            </w:pPr>
            <w:r>
              <w:rPr>
                <w:rFonts w:cs="Arial"/>
                <w:szCs w:val="22"/>
                <w:lang w:eastAsia="de-DE"/>
              </w:rPr>
              <w:t xml:space="preserve">a. </w:t>
            </w:r>
            <w:r w:rsidRPr="00DD1F6B">
              <w:rPr>
                <w:rFonts w:cs="Arial"/>
                <w:szCs w:val="22"/>
                <w:lang w:eastAsia="de-DE"/>
              </w:rPr>
              <w:t>Are there any endangered species identified as potentially being present within the Project boundary (including those that may route through the area)?</w:t>
            </w:r>
          </w:p>
          <w:p w14:paraId="4C23CE04" w14:textId="77777777" w:rsidR="00C3487B" w:rsidRPr="0068294E" w:rsidRDefault="00C3487B" w:rsidP="00C3487B">
            <w:pPr>
              <w:pStyle w:val="ListParagraph"/>
              <w:numPr>
                <w:ilvl w:val="4"/>
                <w:numId w:val="29"/>
              </w:numPr>
              <w:spacing w:line="276" w:lineRule="auto"/>
              <w:ind w:left="313" w:hanging="313"/>
              <w:rPr>
                <w:rFonts w:cs="Arial"/>
                <w:szCs w:val="22"/>
                <w:lang w:eastAsia="de-DE"/>
              </w:rPr>
            </w:pPr>
            <w:r w:rsidRPr="00135E8D">
              <w:rPr>
                <w:rFonts w:cs="Arial"/>
                <w:szCs w:val="22"/>
                <w:lang w:eastAsia="de-DE"/>
              </w:rPr>
              <w:t xml:space="preserve">Does the Project potentially impact other areas where endangered species may be present through transboundary affects? </w:t>
            </w:r>
          </w:p>
        </w:tc>
        <w:tc>
          <w:tcPr>
            <w:tcW w:w="1224" w:type="pct"/>
            <w:vMerge w:val="restart"/>
          </w:tcPr>
          <w:p w14:paraId="14A356B5" w14:textId="77777777" w:rsidR="00C3487B" w:rsidRPr="008144AA" w:rsidRDefault="00C3487B" w:rsidP="00C3487B">
            <w:pPr>
              <w:spacing w:line="276" w:lineRule="auto"/>
              <w:rPr>
                <w:lang w:val="en-GB"/>
              </w:rPr>
            </w:pPr>
            <w:r>
              <w:rPr>
                <w:lang w:val="en-GB"/>
              </w:rPr>
              <w:t>No</w:t>
            </w:r>
          </w:p>
        </w:tc>
        <w:tc>
          <w:tcPr>
            <w:tcW w:w="1251" w:type="pct"/>
            <w:vMerge w:val="restart"/>
            <w:shd w:val="clear" w:color="auto" w:fill="FFFFFF"/>
          </w:tcPr>
          <w:p w14:paraId="59421CC4" w14:textId="77777777" w:rsidR="00C3487B" w:rsidRPr="008144AA" w:rsidDel="00BF65FF" w:rsidRDefault="00C3487B" w:rsidP="00C3487B">
            <w:pPr>
              <w:spacing w:line="276" w:lineRule="auto"/>
              <w:rPr>
                <w:lang w:val="en-GB"/>
              </w:rPr>
            </w:pPr>
            <w:r>
              <w:t>There are several endangered species in Rwanda. The project is not envisaged to have any impact on their habitat as it only affects firewood use. The project does not impact other areas where endangered species are present.</w:t>
            </w:r>
          </w:p>
        </w:tc>
        <w:tc>
          <w:tcPr>
            <w:tcW w:w="1249" w:type="pct"/>
            <w:vMerge w:val="restart"/>
            <w:shd w:val="clear" w:color="auto" w:fill="FFFFFF"/>
          </w:tcPr>
          <w:p w14:paraId="58568230" w14:textId="769EFF16" w:rsidR="00C3487B" w:rsidRPr="008144AA" w:rsidRDefault="0002568C" w:rsidP="00C3487B">
            <w:pPr>
              <w:spacing w:line="276" w:lineRule="auto"/>
              <w:rPr>
                <w:lang w:val="en-GB"/>
              </w:rPr>
            </w:pPr>
            <w:r>
              <w:rPr>
                <w:lang w:val="en-GB"/>
              </w:rPr>
              <w:t>Not applicable</w:t>
            </w:r>
          </w:p>
        </w:tc>
      </w:tr>
      <w:tr w:rsidR="00C3487B" w:rsidRPr="008144AA" w14:paraId="479AD267" w14:textId="77777777" w:rsidTr="009D35F6">
        <w:trPr>
          <w:trHeight w:val="187"/>
        </w:trPr>
        <w:tc>
          <w:tcPr>
            <w:tcW w:w="1276" w:type="pct"/>
          </w:tcPr>
          <w:p w14:paraId="2576E8FB" w14:textId="77777777" w:rsidR="00C3487B" w:rsidRPr="008144AA" w:rsidRDefault="00C3487B" w:rsidP="00C3487B">
            <w:pPr>
              <w:spacing w:line="276" w:lineRule="auto"/>
              <w:rPr>
                <w:lang w:val="en-GB"/>
              </w:rPr>
            </w:pPr>
            <w:r w:rsidRPr="008144AA">
              <w:rPr>
                <w:lang w:val="en-GB"/>
              </w:rPr>
              <w:lastRenderedPageBreak/>
              <w:t>&gt;&gt;</w:t>
            </w:r>
          </w:p>
        </w:tc>
        <w:tc>
          <w:tcPr>
            <w:tcW w:w="1224" w:type="pct"/>
            <w:vMerge/>
          </w:tcPr>
          <w:p w14:paraId="5DD4ABB1" w14:textId="77777777" w:rsidR="00C3487B" w:rsidRPr="008144AA" w:rsidRDefault="00C3487B" w:rsidP="00C3487B">
            <w:pPr>
              <w:spacing w:line="276" w:lineRule="auto"/>
              <w:rPr>
                <w:lang w:val="en-GB"/>
              </w:rPr>
            </w:pPr>
          </w:p>
        </w:tc>
        <w:tc>
          <w:tcPr>
            <w:tcW w:w="1251" w:type="pct"/>
            <w:vMerge/>
            <w:shd w:val="clear" w:color="auto" w:fill="FFFFFF"/>
          </w:tcPr>
          <w:p w14:paraId="42CB7C38" w14:textId="77777777" w:rsidR="00C3487B" w:rsidRPr="008144AA" w:rsidDel="00BF65FF" w:rsidRDefault="00C3487B" w:rsidP="00C3487B">
            <w:pPr>
              <w:numPr>
                <w:ilvl w:val="0"/>
                <w:numId w:val="26"/>
              </w:numPr>
              <w:spacing w:line="276" w:lineRule="auto"/>
              <w:rPr>
                <w:lang w:val="en-GB"/>
              </w:rPr>
            </w:pPr>
          </w:p>
        </w:tc>
        <w:tc>
          <w:tcPr>
            <w:tcW w:w="1249" w:type="pct"/>
            <w:vMerge/>
            <w:shd w:val="clear" w:color="auto" w:fill="FFFFFF"/>
          </w:tcPr>
          <w:p w14:paraId="13693ECC" w14:textId="77777777" w:rsidR="00C3487B" w:rsidRPr="008144AA" w:rsidRDefault="00C3487B" w:rsidP="00C3487B">
            <w:pPr>
              <w:numPr>
                <w:ilvl w:val="0"/>
                <w:numId w:val="22"/>
              </w:numPr>
              <w:spacing w:line="276" w:lineRule="auto"/>
              <w:rPr>
                <w:lang w:val="en-GB"/>
              </w:rPr>
            </w:pPr>
          </w:p>
        </w:tc>
      </w:tr>
    </w:tbl>
    <w:p w14:paraId="0010D4DA" w14:textId="20C2715C" w:rsidR="00AB4B86" w:rsidRDefault="00AB4B86" w:rsidP="006D53FE"/>
    <w:p w14:paraId="5E8398CF" w14:textId="798A2220" w:rsidR="00AB4B86" w:rsidRDefault="00AB4B86">
      <w:pPr>
        <w:spacing w:line="276" w:lineRule="auto"/>
        <w:contextualSpacing w:val="0"/>
      </w:pPr>
      <w:r>
        <w:br w:type="page"/>
      </w:r>
    </w:p>
    <w:p w14:paraId="75419C8B" w14:textId="77777777" w:rsidR="00AB4B86" w:rsidRDefault="00AB4B86" w:rsidP="006D53FE">
      <w:pPr>
        <w:sectPr w:rsidR="00AB4B86" w:rsidSect="008144AA">
          <w:pgSz w:w="16840" w:h="11900" w:orient="landscape"/>
          <w:pgMar w:top="1134" w:right="1021" w:bottom="1134" w:left="1381" w:header="283" w:footer="0" w:gutter="0"/>
          <w:cols w:space="720"/>
          <w:docGrid w:linePitch="360"/>
        </w:sectPr>
      </w:pPr>
    </w:p>
    <w:p w14:paraId="7285EF6B" w14:textId="6063B0B6" w:rsidR="00AB4B86" w:rsidRPr="00B71A2B" w:rsidRDefault="00B71A2B" w:rsidP="00B71A2B">
      <w:pPr>
        <w:pStyle w:val="Heading3"/>
      </w:pPr>
      <w:bookmarkStart w:id="19" w:name="_Ref49516032"/>
      <w:r>
        <w:lastRenderedPageBreak/>
        <w:t xml:space="preserve">Appendix 2- </w:t>
      </w:r>
      <w:r w:rsidR="00AB4B86" w:rsidRPr="00B71A2B">
        <w:t>Contact information of VPA Implementer</w:t>
      </w:r>
      <w:bookmarkEnd w:id="19"/>
    </w:p>
    <w:p w14:paraId="434C192A" w14:textId="1BFB93A0" w:rsidR="00AB4B86" w:rsidRPr="00AA2706" w:rsidRDefault="00AB4B86" w:rsidP="00AA2706"/>
    <w:tbl>
      <w:tblPr>
        <w:tblStyle w:val="GridTable5Dark-Accent1"/>
        <w:tblW w:w="8705" w:type="pct"/>
        <w:tblCellMar>
          <w:top w:w="57" w:type="dxa"/>
        </w:tblCellMar>
        <w:tblLook w:val="0680" w:firstRow="0" w:lastRow="0" w:firstColumn="1" w:lastColumn="0" w:noHBand="1" w:noVBand="1"/>
      </w:tblPr>
      <w:tblGrid>
        <w:gridCol w:w="2492"/>
        <w:gridCol w:w="7130"/>
        <w:gridCol w:w="7130"/>
      </w:tblGrid>
      <w:tr w:rsidR="0086453D" w:rsidRPr="00B71A2B" w14:paraId="4DDD9E91" w14:textId="77777777" w:rsidTr="0086453D">
        <w:tc>
          <w:tcPr>
            <w:cnfStyle w:val="001000000000" w:firstRow="0" w:lastRow="0" w:firstColumn="1" w:lastColumn="0" w:oddVBand="0" w:evenVBand="0" w:oddHBand="0" w:evenHBand="0" w:firstRowFirstColumn="0" w:firstRowLastColumn="0" w:lastRowFirstColumn="0" w:lastRowLastColumn="0"/>
            <w:tcW w:w="744" w:type="pct"/>
          </w:tcPr>
          <w:p w14:paraId="2366A57C" w14:textId="77777777" w:rsidR="0086453D" w:rsidRPr="00B71A2B" w:rsidRDefault="0086453D" w:rsidP="0086453D">
            <w:pPr>
              <w:spacing w:after="200"/>
              <w:rPr>
                <w:color w:val="FFFFFF" w:themeColor="background1"/>
                <w:lang w:val="en-GB"/>
              </w:rPr>
            </w:pPr>
            <w:r w:rsidRPr="00B71A2B">
              <w:rPr>
                <w:color w:val="FFFFFF" w:themeColor="background1"/>
                <w:lang w:val="en-GB"/>
              </w:rPr>
              <w:t>Organization name</w:t>
            </w:r>
          </w:p>
        </w:tc>
        <w:tc>
          <w:tcPr>
            <w:tcW w:w="2128" w:type="pct"/>
          </w:tcPr>
          <w:p w14:paraId="681EFEC3" w14:textId="3A6CE34F" w:rsidR="0086453D" w:rsidRDefault="0086453D" w:rsidP="0086453D">
            <w:pPr>
              <w:tabs>
                <w:tab w:val="left" w:pos="930"/>
              </w:tabs>
              <w:cnfStyle w:val="000000000000" w:firstRow="0" w:lastRow="0" w:firstColumn="0" w:lastColumn="0" w:oddVBand="0" w:evenVBand="0" w:oddHBand="0" w:evenHBand="0" w:firstRowFirstColumn="0" w:firstRowLastColumn="0" w:lastRowFirstColumn="0" w:lastRowLastColumn="0"/>
              <w:rPr>
                <w:lang w:val="en-GB"/>
              </w:rPr>
            </w:pPr>
            <w:r w:rsidRPr="197B692C">
              <w:rPr>
                <w:szCs w:val="22"/>
              </w:rPr>
              <w:t>CO2balance</w:t>
            </w:r>
            <w:r>
              <w:rPr>
                <w:rFonts w:ascii="Avenir Book" w:eastAsia="Avenir Book" w:hAnsi="Avenir Book" w:cs="Avenir Book"/>
                <w:color w:val="000000"/>
                <w:szCs w:val="22"/>
              </w:rPr>
              <w:t xml:space="preserve"> UK Ltd</w:t>
            </w:r>
          </w:p>
        </w:tc>
        <w:tc>
          <w:tcPr>
            <w:tcW w:w="2128" w:type="pct"/>
          </w:tcPr>
          <w:p w14:paraId="33E75CBD" w14:textId="72D81EB5" w:rsidR="0086453D" w:rsidRPr="00B71A2B" w:rsidRDefault="0086453D" w:rsidP="0086453D">
            <w:pPr>
              <w:tabs>
                <w:tab w:val="left" w:pos="930"/>
              </w:tabs>
              <w:spacing w:after="200"/>
              <w:cnfStyle w:val="000000000000" w:firstRow="0" w:lastRow="0" w:firstColumn="0" w:lastColumn="0" w:oddVBand="0" w:evenVBand="0" w:oddHBand="0" w:evenHBand="0" w:firstRowFirstColumn="0" w:firstRowLastColumn="0" w:lastRowFirstColumn="0" w:lastRowLastColumn="0"/>
              <w:rPr>
                <w:lang w:val="en-GB"/>
              </w:rPr>
            </w:pPr>
            <w:r>
              <w:rPr>
                <w:lang w:val="en-GB"/>
              </w:rPr>
              <w:tab/>
            </w:r>
          </w:p>
        </w:tc>
      </w:tr>
      <w:tr w:rsidR="0086453D" w:rsidRPr="00B71A2B" w14:paraId="374A9686" w14:textId="77777777" w:rsidTr="0086453D">
        <w:tc>
          <w:tcPr>
            <w:cnfStyle w:val="001000000000" w:firstRow="0" w:lastRow="0" w:firstColumn="1" w:lastColumn="0" w:oddVBand="0" w:evenVBand="0" w:oddHBand="0" w:evenHBand="0" w:firstRowFirstColumn="0" w:firstRowLastColumn="0" w:lastRowFirstColumn="0" w:lastRowLastColumn="0"/>
            <w:tcW w:w="744" w:type="pct"/>
          </w:tcPr>
          <w:p w14:paraId="4A190DB2" w14:textId="77777777" w:rsidR="0086453D" w:rsidRPr="00B71A2B" w:rsidRDefault="0086453D" w:rsidP="0086453D">
            <w:pPr>
              <w:spacing w:after="200"/>
              <w:rPr>
                <w:color w:val="FFFFFF" w:themeColor="background1"/>
                <w:lang w:val="en-GB"/>
              </w:rPr>
            </w:pPr>
            <w:r w:rsidRPr="00B71A2B">
              <w:rPr>
                <w:color w:val="FFFFFF" w:themeColor="background1"/>
                <w:lang w:val="en-GB"/>
              </w:rPr>
              <w:t>Registration number with relevant authority</w:t>
            </w:r>
          </w:p>
        </w:tc>
        <w:tc>
          <w:tcPr>
            <w:tcW w:w="2128" w:type="pct"/>
          </w:tcPr>
          <w:p w14:paraId="55294B7F" w14:textId="7E5927E9" w:rsidR="0086453D" w:rsidRPr="00B71A2B" w:rsidRDefault="0086453D" w:rsidP="0086453D">
            <w:pPr>
              <w:cnfStyle w:val="000000000000" w:firstRow="0" w:lastRow="0" w:firstColumn="0" w:lastColumn="0" w:oddVBand="0" w:evenVBand="0" w:oddHBand="0" w:evenHBand="0" w:firstRowFirstColumn="0" w:firstRowLastColumn="0" w:lastRowFirstColumn="0" w:lastRowLastColumn="0"/>
              <w:rPr>
                <w:lang w:val="en-GB"/>
              </w:rPr>
            </w:pPr>
            <w:r w:rsidRPr="197B692C">
              <w:rPr>
                <w:szCs w:val="22"/>
              </w:rPr>
              <w:t>4889958 (UK company registration number)</w:t>
            </w:r>
          </w:p>
        </w:tc>
        <w:tc>
          <w:tcPr>
            <w:tcW w:w="2128" w:type="pct"/>
          </w:tcPr>
          <w:p w14:paraId="3E2F4A85" w14:textId="320717D0" w:rsidR="0086453D" w:rsidRPr="00B71A2B" w:rsidRDefault="0086453D" w:rsidP="0086453D">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86453D" w:rsidRPr="00B71A2B" w14:paraId="7E6FB941" w14:textId="77777777" w:rsidTr="0086453D">
        <w:tc>
          <w:tcPr>
            <w:cnfStyle w:val="001000000000" w:firstRow="0" w:lastRow="0" w:firstColumn="1" w:lastColumn="0" w:oddVBand="0" w:evenVBand="0" w:oddHBand="0" w:evenHBand="0" w:firstRowFirstColumn="0" w:firstRowLastColumn="0" w:lastRowFirstColumn="0" w:lastRowLastColumn="0"/>
            <w:tcW w:w="744" w:type="pct"/>
          </w:tcPr>
          <w:p w14:paraId="437D7416" w14:textId="77777777" w:rsidR="0086453D" w:rsidRPr="00B71A2B" w:rsidRDefault="0086453D" w:rsidP="0086453D">
            <w:pPr>
              <w:spacing w:after="200"/>
              <w:rPr>
                <w:color w:val="FFFFFF" w:themeColor="background1"/>
                <w:lang w:val="en-GB"/>
              </w:rPr>
            </w:pPr>
            <w:r w:rsidRPr="00B71A2B">
              <w:rPr>
                <w:color w:val="FFFFFF" w:themeColor="background1"/>
                <w:lang w:val="en-GB"/>
              </w:rPr>
              <w:t>Street/P.O. Box</w:t>
            </w:r>
          </w:p>
        </w:tc>
        <w:tc>
          <w:tcPr>
            <w:tcW w:w="2128" w:type="pct"/>
          </w:tcPr>
          <w:p w14:paraId="7BFABBD6" w14:textId="3D5D0A29" w:rsidR="0086453D" w:rsidRPr="00B71A2B" w:rsidRDefault="0086453D" w:rsidP="0086453D">
            <w:pPr>
              <w:cnfStyle w:val="000000000000" w:firstRow="0" w:lastRow="0" w:firstColumn="0" w:lastColumn="0" w:oddVBand="0" w:evenVBand="0" w:oddHBand="0" w:evenHBand="0" w:firstRowFirstColumn="0" w:firstRowLastColumn="0" w:lastRowFirstColumn="0" w:lastRowLastColumn="0"/>
              <w:rPr>
                <w:lang w:val="en-GB"/>
              </w:rPr>
            </w:pPr>
            <w:r w:rsidRPr="197B692C">
              <w:rPr>
                <w:szCs w:val="22"/>
              </w:rPr>
              <w:t>Cook Way</w:t>
            </w:r>
          </w:p>
        </w:tc>
        <w:tc>
          <w:tcPr>
            <w:tcW w:w="2128" w:type="pct"/>
          </w:tcPr>
          <w:p w14:paraId="3EDB4EED" w14:textId="04062D0B" w:rsidR="0086453D" w:rsidRPr="00B71A2B" w:rsidRDefault="0086453D" w:rsidP="0086453D">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86453D" w:rsidRPr="00B71A2B" w14:paraId="0BEC5D8F" w14:textId="77777777" w:rsidTr="0086453D">
        <w:tc>
          <w:tcPr>
            <w:cnfStyle w:val="001000000000" w:firstRow="0" w:lastRow="0" w:firstColumn="1" w:lastColumn="0" w:oddVBand="0" w:evenVBand="0" w:oddHBand="0" w:evenHBand="0" w:firstRowFirstColumn="0" w:firstRowLastColumn="0" w:lastRowFirstColumn="0" w:lastRowLastColumn="0"/>
            <w:tcW w:w="744" w:type="pct"/>
          </w:tcPr>
          <w:p w14:paraId="1F22E6AE" w14:textId="77777777" w:rsidR="0086453D" w:rsidRPr="00B71A2B" w:rsidRDefault="0086453D" w:rsidP="0086453D">
            <w:pPr>
              <w:spacing w:after="200"/>
              <w:rPr>
                <w:color w:val="FFFFFF" w:themeColor="background1"/>
                <w:lang w:val="en-GB"/>
              </w:rPr>
            </w:pPr>
            <w:r w:rsidRPr="00B71A2B">
              <w:rPr>
                <w:color w:val="FFFFFF" w:themeColor="background1"/>
                <w:lang w:val="en-GB"/>
              </w:rPr>
              <w:t>Building</w:t>
            </w:r>
          </w:p>
        </w:tc>
        <w:tc>
          <w:tcPr>
            <w:tcW w:w="2128" w:type="pct"/>
          </w:tcPr>
          <w:p w14:paraId="38C198B4" w14:textId="355B8BC1" w:rsidR="0086453D" w:rsidRPr="00B71A2B" w:rsidRDefault="0086453D" w:rsidP="0086453D">
            <w:pPr>
              <w:cnfStyle w:val="000000000000" w:firstRow="0" w:lastRow="0" w:firstColumn="0" w:lastColumn="0" w:oddVBand="0" w:evenVBand="0" w:oddHBand="0" w:evenHBand="0" w:firstRowFirstColumn="0" w:firstRowLastColumn="0" w:lastRowFirstColumn="0" w:lastRowLastColumn="0"/>
              <w:rPr>
                <w:lang w:val="en-GB"/>
              </w:rPr>
            </w:pPr>
            <w:r w:rsidRPr="197B692C">
              <w:rPr>
                <w:szCs w:val="22"/>
              </w:rPr>
              <w:t>1 Discovery House</w:t>
            </w:r>
          </w:p>
        </w:tc>
        <w:tc>
          <w:tcPr>
            <w:tcW w:w="2128" w:type="pct"/>
          </w:tcPr>
          <w:p w14:paraId="18F862A0" w14:textId="17D746BE" w:rsidR="0086453D" w:rsidRPr="00B71A2B" w:rsidRDefault="0086453D" w:rsidP="0086453D">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86453D" w:rsidRPr="00B71A2B" w14:paraId="2C00BD05" w14:textId="77777777" w:rsidTr="0086453D">
        <w:tc>
          <w:tcPr>
            <w:cnfStyle w:val="001000000000" w:firstRow="0" w:lastRow="0" w:firstColumn="1" w:lastColumn="0" w:oddVBand="0" w:evenVBand="0" w:oddHBand="0" w:evenHBand="0" w:firstRowFirstColumn="0" w:firstRowLastColumn="0" w:lastRowFirstColumn="0" w:lastRowLastColumn="0"/>
            <w:tcW w:w="744" w:type="pct"/>
          </w:tcPr>
          <w:p w14:paraId="05CDEABB" w14:textId="77777777" w:rsidR="0086453D" w:rsidRPr="00B71A2B" w:rsidRDefault="0086453D" w:rsidP="0086453D">
            <w:pPr>
              <w:spacing w:after="200"/>
              <w:rPr>
                <w:color w:val="FFFFFF" w:themeColor="background1"/>
                <w:lang w:val="en-GB"/>
              </w:rPr>
            </w:pPr>
            <w:r w:rsidRPr="00B71A2B">
              <w:rPr>
                <w:color w:val="FFFFFF" w:themeColor="background1"/>
                <w:lang w:val="en-GB"/>
              </w:rPr>
              <w:t>City</w:t>
            </w:r>
          </w:p>
        </w:tc>
        <w:tc>
          <w:tcPr>
            <w:tcW w:w="2128" w:type="pct"/>
          </w:tcPr>
          <w:p w14:paraId="4C7BA036" w14:textId="140D422F" w:rsidR="0086453D" w:rsidRPr="00B71A2B" w:rsidRDefault="0086453D" w:rsidP="0086453D">
            <w:pPr>
              <w:cnfStyle w:val="000000000000" w:firstRow="0" w:lastRow="0" w:firstColumn="0" w:lastColumn="0" w:oddVBand="0" w:evenVBand="0" w:oddHBand="0" w:evenHBand="0" w:firstRowFirstColumn="0" w:firstRowLastColumn="0" w:lastRowFirstColumn="0" w:lastRowLastColumn="0"/>
              <w:rPr>
                <w:lang w:val="en-GB"/>
              </w:rPr>
            </w:pPr>
            <w:r w:rsidRPr="197B692C">
              <w:rPr>
                <w:szCs w:val="22"/>
              </w:rPr>
              <w:t>Taunton</w:t>
            </w:r>
          </w:p>
        </w:tc>
        <w:tc>
          <w:tcPr>
            <w:tcW w:w="2128" w:type="pct"/>
          </w:tcPr>
          <w:p w14:paraId="47B2A8C1" w14:textId="3B01BB4F" w:rsidR="0086453D" w:rsidRPr="00B71A2B" w:rsidRDefault="0086453D" w:rsidP="0086453D">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86453D" w:rsidRPr="00B71A2B" w14:paraId="19D5138B" w14:textId="77777777" w:rsidTr="0086453D">
        <w:tc>
          <w:tcPr>
            <w:cnfStyle w:val="001000000000" w:firstRow="0" w:lastRow="0" w:firstColumn="1" w:lastColumn="0" w:oddVBand="0" w:evenVBand="0" w:oddHBand="0" w:evenHBand="0" w:firstRowFirstColumn="0" w:firstRowLastColumn="0" w:lastRowFirstColumn="0" w:lastRowLastColumn="0"/>
            <w:tcW w:w="744" w:type="pct"/>
          </w:tcPr>
          <w:p w14:paraId="3360388B" w14:textId="77777777" w:rsidR="0086453D" w:rsidRPr="00B71A2B" w:rsidRDefault="0086453D" w:rsidP="0086453D">
            <w:pPr>
              <w:spacing w:after="200"/>
              <w:rPr>
                <w:color w:val="FFFFFF" w:themeColor="background1"/>
                <w:lang w:val="en-GB"/>
              </w:rPr>
            </w:pPr>
            <w:r w:rsidRPr="00B71A2B">
              <w:rPr>
                <w:color w:val="FFFFFF" w:themeColor="background1"/>
                <w:lang w:val="en-GB"/>
              </w:rPr>
              <w:t>State/Region</w:t>
            </w:r>
          </w:p>
        </w:tc>
        <w:tc>
          <w:tcPr>
            <w:tcW w:w="2128" w:type="pct"/>
          </w:tcPr>
          <w:p w14:paraId="3059A6AF" w14:textId="5BB0BB19" w:rsidR="0086453D" w:rsidRPr="00B71A2B" w:rsidRDefault="0086453D" w:rsidP="0086453D">
            <w:pPr>
              <w:cnfStyle w:val="000000000000" w:firstRow="0" w:lastRow="0" w:firstColumn="0" w:lastColumn="0" w:oddVBand="0" w:evenVBand="0" w:oddHBand="0" w:evenHBand="0" w:firstRowFirstColumn="0" w:firstRowLastColumn="0" w:lastRowFirstColumn="0" w:lastRowLastColumn="0"/>
              <w:rPr>
                <w:lang w:val="en-GB"/>
              </w:rPr>
            </w:pPr>
            <w:r w:rsidRPr="197B692C">
              <w:rPr>
                <w:szCs w:val="22"/>
              </w:rPr>
              <w:t>Somerset</w:t>
            </w:r>
          </w:p>
        </w:tc>
        <w:tc>
          <w:tcPr>
            <w:tcW w:w="2128" w:type="pct"/>
          </w:tcPr>
          <w:p w14:paraId="0D65EA2A" w14:textId="7DA7FB1E" w:rsidR="0086453D" w:rsidRPr="00B71A2B" w:rsidRDefault="0086453D" w:rsidP="0086453D">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86453D" w:rsidRPr="00B71A2B" w14:paraId="66AFC22A" w14:textId="77777777" w:rsidTr="0086453D">
        <w:tc>
          <w:tcPr>
            <w:cnfStyle w:val="001000000000" w:firstRow="0" w:lastRow="0" w:firstColumn="1" w:lastColumn="0" w:oddVBand="0" w:evenVBand="0" w:oddHBand="0" w:evenHBand="0" w:firstRowFirstColumn="0" w:firstRowLastColumn="0" w:lastRowFirstColumn="0" w:lastRowLastColumn="0"/>
            <w:tcW w:w="744" w:type="pct"/>
          </w:tcPr>
          <w:p w14:paraId="1E5B7D83" w14:textId="77777777" w:rsidR="0086453D" w:rsidRPr="00B71A2B" w:rsidRDefault="0086453D" w:rsidP="0086453D">
            <w:pPr>
              <w:spacing w:after="200"/>
              <w:rPr>
                <w:color w:val="FFFFFF" w:themeColor="background1"/>
                <w:lang w:val="en-GB"/>
              </w:rPr>
            </w:pPr>
            <w:r w:rsidRPr="00B71A2B">
              <w:rPr>
                <w:color w:val="FFFFFF" w:themeColor="background1"/>
                <w:lang w:val="en-GB"/>
              </w:rPr>
              <w:t>Postcode</w:t>
            </w:r>
          </w:p>
        </w:tc>
        <w:tc>
          <w:tcPr>
            <w:tcW w:w="2128" w:type="pct"/>
          </w:tcPr>
          <w:p w14:paraId="5EAA5E22" w14:textId="26068680" w:rsidR="0086453D" w:rsidRPr="00B71A2B" w:rsidRDefault="0086453D" w:rsidP="0086453D">
            <w:pPr>
              <w:cnfStyle w:val="000000000000" w:firstRow="0" w:lastRow="0" w:firstColumn="0" w:lastColumn="0" w:oddVBand="0" w:evenVBand="0" w:oddHBand="0" w:evenHBand="0" w:firstRowFirstColumn="0" w:firstRowLastColumn="0" w:lastRowFirstColumn="0" w:lastRowLastColumn="0"/>
              <w:rPr>
                <w:lang w:val="en-GB"/>
              </w:rPr>
            </w:pPr>
            <w:r w:rsidRPr="197B692C">
              <w:rPr>
                <w:szCs w:val="22"/>
              </w:rPr>
              <w:t>TA2 6BJ</w:t>
            </w:r>
          </w:p>
        </w:tc>
        <w:tc>
          <w:tcPr>
            <w:tcW w:w="2128" w:type="pct"/>
          </w:tcPr>
          <w:p w14:paraId="36EABF0A" w14:textId="48DCEE2F" w:rsidR="0086453D" w:rsidRPr="00B71A2B" w:rsidRDefault="0086453D" w:rsidP="0086453D">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86453D" w:rsidRPr="00B71A2B" w14:paraId="213D4173" w14:textId="77777777" w:rsidTr="0086453D">
        <w:tc>
          <w:tcPr>
            <w:cnfStyle w:val="001000000000" w:firstRow="0" w:lastRow="0" w:firstColumn="1" w:lastColumn="0" w:oddVBand="0" w:evenVBand="0" w:oddHBand="0" w:evenHBand="0" w:firstRowFirstColumn="0" w:firstRowLastColumn="0" w:lastRowFirstColumn="0" w:lastRowLastColumn="0"/>
            <w:tcW w:w="744" w:type="pct"/>
          </w:tcPr>
          <w:p w14:paraId="7FB8B5CC" w14:textId="77777777" w:rsidR="0086453D" w:rsidRPr="00B71A2B" w:rsidRDefault="0086453D" w:rsidP="0086453D">
            <w:pPr>
              <w:spacing w:after="200"/>
              <w:rPr>
                <w:color w:val="FFFFFF" w:themeColor="background1"/>
                <w:lang w:val="en-GB"/>
              </w:rPr>
            </w:pPr>
            <w:r w:rsidRPr="00B71A2B">
              <w:rPr>
                <w:color w:val="FFFFFF" w:themeColor="background1"/>
                <w:lang w:val="en-GB"/>
              </w:rPr>
              <w:t>Country</w:t>
            </w:r>
          </w:p>
        </w:tc>
        <w:tc>
          <w:tcPr>
            <w:tcW w:w="2128" w:type="pct"/>
          </w:tcPr>
          <w:p w14:paraId="5340DA9A" w14:textId="63629CDD" w:rsidR="0086453D" w:rsidRPr="00B71A2B" w:rsidRDefault="0086453D" w:rsidP="0086453D">
            <w:pPr>
              <w:cnfStyle w:val="000000000000" w:firstRow="0" w:lastRow="0" w:firstColumn="0" w:lastColumn="0" w:oddVBand="0" w:evenVBand="0" w:oddHBand="0" w:evenHBand="0" w:firstRowFirstColumn="0" w:firstRowLastColumn="0" w:lastRowFirstColumn="0" w:lastRowLastColumn="0"/>
              <w:rPr>
                <w:lang w:val="en-GB"/>
              </w:rPr>
            </w:pPr>
            <w:r w:rsidRPr="197B692C">
              <w:rPr>
                <w:szCs w:val="22"/>
              </w:rPr>
              <w:t>UK</w:t>
            </w:r>
          </w:p>
        </w:tc>
        <w:tc>
          <w:tcPr>
            <w:tcW w:w="2128" w:type="pct"/>
          </w:tcPr>
          <w:p w14:paraId="6C234C91" w14:textId="3B374AE4" w:rsidR="0086453D" w:rsidRPr="00B71A2B" w:rsidRDefault="0086453D" w:rsidP="0086453D">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86453D" w:rsidRPr="00B71A2B" w14:paraId="4EB785E5" w14:textId="77777777" w:rsidTr="0086453D">
        <w:tc>
          <w:tcPr>
            <w:cnfStyle w:val="001000000000" w:firstRow="0" w:lastRow="0" w:firstColumn="1" w:lastColumn="0" w:oddVBand="0" w:evenVBand="0" w:oddHBand="0" w:evenHBand="0" w:firstRowFirstColumn="0" w:firstRowLastColumn="0" w:lastRowFirstColumn="0" w:lastRowLastColumn="0"/>
            <w:tcW w:w="744" w:type="pct"/>
          </w:tcPr>
          <w:p w14:paraId="4604AC79" w14:textId="77777777" w:rsidR="0086453D" w:rsidRPr="00B71A2B" w:rsidRDefault="0086453D" w:rsidP="0086453D">
            <w:pPr>
              <w:spacing w:after="200"/>
              <w:rPr>
                <w:color w:val="FFFFFF" w:themeColor="background1"/>
                <w:lang w:val="en-GB"/>
              </w:rPr>
            </w:pPr>
            <w:r w:rsidRPr="00B71A2B">
              <w:rPr>
                <w:color w:val="FFFFFF" w:themeColor="background1"/>
                <w:lang w:val="en-GB"/>
              </w:rPr>
              <w:t>Telephone</w:t>
            </w:r>
          </w:p>
        </w:tc>
        <w:tc>
          <w:tcPr>
            <w:tcW w:w="2128" w:type="pct"/>
          </w:tcPr>
          <w:p w14:paraId="3CD7FAE5" w14:textId="5928A53F" w:rsidR="0086453D" w:rsidRPr="00B71A2B" w:rsidRDefault="0086453D" w:rsidP="0086453D">
            <w:pPr>
              <w:cnfStyle w:val="000000000000" w:firstRow="0" w:lastRow="0" w:firstColumn="0" w:lastColumn="0" w:oddVBand="0" w:evenVBand="0" w:oddHBand="0" w:evenHBand="0" w:firstRowFirstColumn="0" w:firstRowLastColumn="0" w:lastRowFirstColumn="0" w:lastRowLastColumn="0"/>
              <w:rPr>
                <w:lang w:val="en-GB"/>
              </w:rPr>
            </w:pPr>
            <w:r w:rsidRPr="197B692C">
              <w:rPr>
                <w:szCs w:val="22"/>
              </w:rPr>
              <w:t>+441823332233</w:t>
            </w:r>
          </w:p>
        </w:tc>
        <w:tc>
          <w:tcPr>
            <w:tcW w:w="2128" w:type="pct"/>
          </w:tcPr>
          <w:p w14:paraId="3C5973AD" w14:textId="3A99E44C" w:rsidR="0086453D" w:rsidRPr="00B71A2B" w:rsidRDefault="0086453D" w:rsidP="0086453D">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86453D" w:rsidRPr="00B71A2B" w14:paraId="7783EB06" w14:textId="77777777" w:rsidTr="0086453D">
        <w:tc>
          <w:tcPr>
            <w:cnfStyle w:val="001000000000" w:firstRow="0" w:lastRow="0" w:firstColumn="1" w:lastColumn="0" w:oddVBand="0" w:evenVBand="0" w:oddHBand="0" w:evenHBand="0" w:firstRowFirstColumn="0" w:firstRowLastColumn="0" w:lastRowFirstColumn="0" w:lastRowLastColumn="0"/>
            <w:tcW w:w="744" w:type="pct"/>
          </w:tcPr>
          <w:p w14:paraId="7198780E" w14:textId="77777777" w:rsidR="0086453D" w:rsidRPr="00B71A2B" w:rsidRDefault="0086453D" w:rsidP="0086453D">
            <w:pPr>
              <w:spacing w:after="200"/>
              <w:rPr>
                <w:color w:val="FFFFFF" w:themeColor="background1"/>
                <w:lang w:val="en-GB"/>
              </w:rPr>
            </w:pPr>
            <w:r w:rsidRPr="00B71A2B">
              <w:rPr>
                <w:color w:val="FFFFFF" w:themeColor="background1"/>
                <w:lang w:val="en-GB"/>
              </w:rPr>
              <w:t>E-mail</w:t>
            </w:r>
          </w:p>
        </w:tc>
        <w:tc>
          <w:tcPr>
            <w:tcW w:w="2128" w:type="pct"/>
          </w:tcPr>
          <w:p w14:paraId="20829885" w14:textId="07584F5C" w:rsidR="0086453D" w:rsidRPr="00B71A2B" w:rsidRDefault="00000000" w:rsidP="0086453D">
            <w:pPr>
              <w:cnfStyle w:val="000000000000" w:firstRow="0" w:lastRow="0" w:firstColumn="0" w:lastColumn="0" w:oddVBand="0" w:evenVBand="0" w:oddHBand="0" w:evenHBand="0" w:firstRowFirstColumn="0" w:firstRowLastColumn="0" w:lastRowFirstColumn="0" w:lastRowLastColumn="0"/>
              <w:rPr>
                <w:lang w:val="en-GB"/>
              </w:rPr>
            </w:pPr>
            <w:hyperlink r:id="rId37" w:history="1">
              <w:r w:rsidR="0086453D" w:rsidRPr="00AE08F0">
                <w:rPr>
                  <w:rStyle w:val="Hyperlink"/>
                  <w:rFonts w:ascii="Verdana" w:hAnsi="Verdana"/>
                </w:rPr>
                <w:t>tor.tennant@</w:t>
              </w:r>
              <w:r w:rsidR="0086453D" w:rsidRPr="00AE08F0">
                <w:rPr>
                  <w:rStyle w:val="Hyperlink"/>
                  <w:rFonts w:ascii="Verdana" w:eastAsia="Verdana" w:hAnsi="Verdana" w:cs="Verdana"/>
                  <w:lang w:val="en-GB"/>
                </w:rPr>
                <w:t>co2balance.com</w:t>
              </w:r>
            </w:hyperlink>
          </w:p>
        </w:tc>
        <w:tc>
          <w:tcPr>
            <w:tcW w:w="2128" w:type="pct"/>
          </w:tcPr>
          <w:p w14:paraId="0142B770" w14:textId="39161DD0" w:rsidR="0086453D" w:rsidRPr="00B71A2B" w:rsidRDefault="0086453D" w:rsidP="0086453D">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86453D" w:rsidRPr="00B71A2B" w14:paraId="5FE7CAA8" w14:textId="77777777" w:rsidTr="0086453D">
        <w:tc>
          <w:tcPr>
            <w:cnfStyle w:val="001000000000" w:firstRow="0" w:lastRow="0" w:firstColumn="1" w:lastColumn="0" w:oddVBand="0" w:evenVBand="0" w:oddHBand="0" w:evenHBand="0" w:firstRowFirstColumn="0" w:firstRowLastColumn="0" w:lastRowFirstColumn="0" w:lastRowLastColumn="0"/>
            <w:tcW w:w="744" w:type="pct"/>
          </w:tcPr>
          <w:p w14:paraId="1ADC2CE2" w14:textId="77777777" w:rsidR="0086453D" w:rsidRPr="00B71A2B" w:rsidRDefault="0086453D" w:rsidP="0086453D">
            <w:pPr>
              <w:spacing w:after="200"/>
              <w:rPr>
                <w:color w:val="FFFFFF" w:themeColor="background1"/>
                <w:lang w:val="en-GB"/>
              </w:rPr>
            </w:pPr>
            <w:r w:rsidRPr="00B71A2B">
              <w:rPr>
                <w:color w:val="FFFFFF" w:themeColor="background1"/>
                <w:lang w:val="en-GB"/>
              </w:rPr>
              <w:t>Website</w:t>
            </w:r>
          </w:p>
        </w:tc>
        <w:tc>
          <w:tcPr>
            <w:tcW w:w="2128" w:type="pct"/>
          </w:tcPr>
          <w:p w14:paraId="5967949A" w14:textId="61E93E5B" w:rsidR="0086453D" w:rsidRPr="00B71A2B" w:rsidRDefault="00000000" w:rsidP="0086453D">
            <w:pPr>
              <w:cnfStyle w:val="000000000000" w:firstRow="0" w:lastRow="0" w:firstColumn="0" w:lastColumn="0" w:oddVBand="0" w:evenVBand="0" w:oddHBand="0" w:evenHBand="0" w:firstRowFirstColumn="0" w:firstRowLastColumn="0" w:lastRowFirstColumn="0" w:lastRowLastColumn="0"/>
              <w:rPr>
                <w:lang w:val="en-GB"/>
              </w:rPr>
            </w:pPr>
            <w:hyperlink r:id="rId38" w:history="1">
              <w:r w:rsidR="0086453D" w:rsidRPr="00AE08F0">
                <w:rPr>
                  <w:rStyle w:val="Hyperlink"/>
                </w:rPr>
                <w:t>www.co2balance.com</w:t>
              </w:r>
            </w:hyperlink>
          </w:p>
        </w:tc>
        <w:tc>
          <w:tcPr>
            <w:tcW w:w="2128" w:type="pct"/>
          </w:tcPr>
          <w:p w14:paraId="0BB2A81B" w14:textId="681DC6FC" w:rsidR="0086453D" w:rsidRPr="00B71A2B" w:rsidRDefault="0086453D" w:rsidP="0086453D">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86453D" w:rsidRPr="00B71A2B" w14:paraId="0AFA4127" w14:textId="77777777" w:rsidTr="0086453D">
        <w:tc>
          <w:tcPr>
            <w:cnfStyle w:val="001000000000" w:firstRow="0" w:lastRow="0" w:firstColumn="1" w:lastColumn="0" w:oddVBand="0" w:evenVBand="0" w:oddHBand="0" w:evenHBand="0" w:firstRowFirstColumn="0" w:firstRowLastColumn="0" w:lastRowFirstColumn="0" w:lastRowLastColumn="0"/>
            <w:tcW w:w="744" w:type="pct"/>
          </w:tcPr>
          <w:p w14:paraId="5A56675F" w14:textId="77777777" w:rsidR="0086453D" w:rsidRPr="00B71A2B" w:rsidRDefault="0086453D" w:rsidP="0086453D">
            <w:pPr>
              <w:spacing w:after="200"/>
              <w:rPr>
                <w:color w:val="FFFFFF" w:themeColor="background1"/>
                <w:lang w:val="en-GB"/>
              </w:rPr>
            </w:pPr>
            <w:r w:rsidRPr="00B71A2B">
              <w:rPr>
                <w:color w:val="FFFFFF" w:themeColor="background1"/>
                <w:lang w:val="en-GB"/>
              </w:rPr>
              <w:t>Contact person</w:t>
            </w:r>
          </w:p>
        </w:tc>
        <w:tc>
          <w:tcPr>
            <w:tcW w:w="2128" w:type="pct"/>
          </w:tcPr>
          <w:p w14:paraId="5C1969E8" w14:textId="4C0A2344" w:rsidR="0086453D" w:rsidRPr="00B71A2B" w:rsidRDefault="0086453D" w:rsidP="0086453D">
            <w:pPr>
              <w:cnfStyle w:val="000000000000" w:firstRow="0" w:lastRow="0" w:firstColumn="0" w:lastColumn="0" w:oddVBand="0" w:evenVBand="0" w:oddHBand="0" w:evenHBand="0" w:firstRowFirstColumn="0" w:firstRowLastColumn="0" w:lastRowFirstColumn="0" w:lastRowLastColumn="0"/>
              <w:rPr>
                <w:lang w:val="en-GB"/>
              </w:rPr>
            </w:pPr>
            <w:r>
              <w:rPr>
                <w:rFonts w:eastAsia="Verdana" w:cs="Verdana"/>
                <w:szCs w:val="22"/>
                <w:lang w:val="en-GB"/>
              </w:rPr>
              <w:t>T</w:t>
            </w:r>
            <w:r>
              <w:rPr>
                <w:szCs w:val="22"/>
              </w:rPr>
              <w:t>or Tennant</w:t>
            </w:r>
          </w:p>
        </w:tc>
        <w:tc>
          <w:tcPr>
            <w:tcW w:w="2128" w:type="pct"/>
          </w:tcPr>
          <w:p w14:paraId="3FC88745" w14:textId="165BD57A" w:rsidR="0086453D" w:rsidRPr="00B71A2B" w:rsidRDefault="0086453D" w:rsidP="0086453D">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86453D" w:rsidRPr="00B71A2B" w14:paraId="32F39553" w14:textId="77777777" w:rsidTr="0086453D">
        <w:tc>
          <w:tcPr>
            <w:cnfStyle w:val="001000000000" w:firstRow="0" w:lastRow="0" w:firstColumn="1" w:lastColumn="0" w:oddVBand="0" w:evenVBand="0" w:oddHBand="0" w:evenHBand="0" w:firstRowFirstColumn="0" w:firstRowLastColumn="0" w:lastRowFirstColumn="0" w:lastRowLastColumn="0"/>
            <w:tcW w:w="744" w:type="pct"/>
          </w:tcPr>
          <w:p w14:paraId="3DA23BE7" w14:textId="77777777" w:rsidR="0086453D" w:rsidRPr="00B71A2B" w:rsidRDefault="0086453D" w:rsidP="0086453D">
            <w:pPr>
              <w:spacing w:after="200"/>
              <w:rPr>
                <w:color w:val="FFFFFF" w:themeColor="background1"/>
                <w:lang w:val="en-GB"/>
              </w:rPr>
            </w:pPr>
            <w:r w:rsidRPr="00B71A2B">
              <w:rPr>
                <w:color w:val="FFFFFF" w:themeColor="background1"/>
                <w:lang w:val="en-GB"/>
              </w:rPr>
              <w:t>Title</w:t>
            </w:r>
          </w:p>
        </w:tc>
        <w:tc>
          <w:tcPr>
            <w:tcW w:w="2128" w:type="pct"/>
          </w:tcPr>
          <w:p w14:paraId="2CD25EE5" w14:textId="3BF7CB5C" w:rsidR="0086453D" w:rsidRPr="00B71A2B" w:rsidRDefault="0086453D" w:rsidP="0086453D">
            <w:pPr>
              <w:cnfStyle w:val="000000000000" w:firstRow="0" w:lastRow="0" w:firstColumn="0" w:lastColumn="0" w:oddVBand="0" w:evenVBand="0" w:oddHBand="0" w:evenHBand="0" w:firstRowFirstColumn="0" w:firstRowLastColumn="0" w:lastRowFirstColumn="0" w:lastRowLastColumn="0"/>
              <w:rPr>
                <w:lang w:val="en-GB"/>
              </w:rPr>
            </w:pPr>
            <w:r w:rsidRPr="197B692C">
              <w:rPr>
                <w:rFonts w:eastAsia="Verdana" w:cs="Verdana"/>
                <w:szCs w:val="22"/>
                <w:lang w:val="en-GB"/>
              </w:rPr>
              <w:t>Project Manager</w:t>
            </w:r>
          </w:p>
        </w:tc>
        <w:tc>
          <w:tcPr>
            <w:tcW w:w="2128" w:type="pct"/>
          </w:tcPr>
          <w:p w14:paraId="13E0D261" w14:textId="407A3F12" w:rsidR="0086453D" w:rsidRPr="00B71A2B" w:rsidRDefault="0086453D" w:rsidP="0086453D">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86453D" w:rsidRPr="00B71A2B" w14:paraId="3623ECB7" w14:textId="77777777" w:rsidTr="0086453D">
        <w:tc>
          <w:tcPr>
            <w:cnfStyle w:val="001000000000" w:firstRow="0" w:lastRow="0" w:firstColumn="1" w:lastColumn="0" w:oddVBand="0" w:evenVBand="0" w:oddHBand="0" w:evenHBand="0" w:firstRowFirstColumn="0" w:firstRowLastColumn="0" w:lastRowFirstColumn="0" w:lastRowLastColumn="0"/>
            <w:tcW w:w="744" w:type="pct"/>
          </w:tcPr>
          <w:p w14:paraId="45B472EF" w14:textId="77777777" w:rsidR="0086453D" w:rsidRPr="00B71A2B" w:rsidRDefault="0086453D" w:rsidP="0086453D">
            <w:pPr>
              <w:spacing w:after="200"/>
              <w:rPr>
                <w:color w:val="FFFFFF" w:themeColor="background1"/>
                <w:lang w:val="en-GB"/>
              </w:rPr>
            </w:pPr>
            <w:r w:rsidRPr="00B71A2B">
              <w:rPr>
                <w:color w:val="FFFFFF" w:themeColor="background1"/>
                <w:lang w:val="en-GB"/>
              </w:rPr>
              <w:t>Salutation</w:t>
            </w:r>
          </w:p>
        </w:tc>
        <w:tc>
          <w:tcPr>
            <w:tcW w:w="2128" w:type="pct"/>
          </w:tcPr>
          <w:p w14:paraId="65582EB5" w14:textId="2C41523A" w:rsidR="0086453D" w:rsidRPr="00B71A2B" w:rsidRDefault="0086453D" w:rsidP="0086453D">
            <w:pPr>
              <w:cnfStyle w:val="000000000000" w:firstRow="0" w:lastRow="0" w:firstColumn="0" w:lastColumn="0" w:oddVBand="0" w:evenVBand="0" w:oddHBand="0" w:evenHBand="0" w:firstRowFirstColumn="0" w:firstRowLastColumn="0" w:lastRowFirstColumn="0" w:lastRowLastColumn="0"/>
              <w:rPr>
                <w:lang w:val="en-GB"/>
              </w:rPr>
            </w:pPr>
            <w:r w:rsidRPr="00460066">
              <w:rPr>
                <w:rFonts w:eastAsia="Verdana" w:cs="Verdana"/>
                <w:szCs w:val="22"/>
                <w:lang w:val="en-GB"/>
              </w:rPr>
              <w:t>Ms</w:t>
            </w:r>
          </w:p>
        </w:tc>
        <w:tc>
          <w:tcPr>
            <w:tcW w:w="2128" w:type="pct"/>
          </w:tcPr>
          <w:p w14:paraId="36AA163D" w14:textId="20AB43E3" w:rsidR="0086453D" w:rsidRPr="00B71A2B" w:rsidRDefault="0086453D" w:rsidP="0086453D">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86453D" w:rsidRPr="00B71A2B" w14:paraId="14F13E3D" w14:textId="77777777" w:rsidTr="0086453D">
        <w:tc>
          <w:tcPr>
            <w:cnfStyle w:val="001000000000" w:firstRow="0" w:lastRow="0" w:firstColumn="1" w:lastColumn="0" w:oddVBand="0" w:evenVBand="0" w:oddHBand="0" w:evenHBand="0" w:firstRowFirstColumn="0" w:firstRowLastColumn="0" w:lastRowFirstColumn="0" w:lastRowLastColumn="0"/>
            <w:tcW w:w="744" w:type="pct"/>
          </w:tcPr>
          <w:p w14:paraId="1B3CF80F" w14:textId="77777777" w:rsidR="0086453D" w:rsidRPr="00B71A2B" w:rsidRDefault="0086453D" w:rsidP="0086453D">
            <w:pPr>
              <w:spacing w:after="200"/>
              <w:rPr>
                <w:color w:val="FFFFFF" w:themeColor="background1"/>
                <w:lang w:val="en-GB"/>
              </w:rPr>
            </w:pPr>
            <w:r w:rsidRPr="00B71A2B">
              <w:rPr>
                <w:color w:val="FFFFFF" w:themeColor="background1"/>
                <w:lang w:val="en-GB"/>
              </w:rPr>
              <w:t>Last name</w:t>
            </w:r>
          </w:p>
        </w:tc>
        <w:tc>
          <w:tcPr>
            <w:tcW w:w="2128" w:type="pct"/>
          </w:tcPr>
          <w:p w14:paraId="344043E9" w14:textId="60FC51B0" w:rsidR="0086453D" w:rsidRPr="00B71A2B" w:rsidRDefault="0086453D" w:rsidP="0086453D">
            <w:pPr>
              <w:cnfStyle w:val="000000000000" w:firstRow="0" w:lastRow="0" w:firstColumn="0" w:lastColumn="0" w:oddVBand="0" w:evenVBand="0" w:oddHBand="0" w:evenHBand="0" w:firstRowFirstColumn="0" w:firstRowLastColumn="0" w:lastRowFirstColumn="0" w:lastRowLastColumn="0"/>
              <w:rPr>
                <w:lang w:val="en-GB"/>
              </w:rPr>
            </w:pPr>
            <w:r w:rsidRPr="00460066">
              <w:rPr>
                <w:rFonts w:eastAsia="Verdana" w:cs="Verdana"/>
                <w:szCs w:val="22"/>
                <w:lang w:val="en-GB"/>
              </w:rPr>
              <w:t>Tennant</w:t>
            </w:r>
          </w:p>
        </w:tc>
        <w:tc>
          <w:tcPr>
            <w:tcW w:w="2128" w:type="pct"/>
          </w:tcPr>
          <w:p w14:paraId="0D05072F" w14:textId="2F99A449" w:rsidR="0086453D" w:rsidRPr="00B71A2B" w:rsidRDefault="0086453D" w:rsidP="0086453D">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86453D" w:rsidRPr="00B71A2B" w14:paraId="098D84BD" w14:textId="77777777" w:rsidTr="0086453D">
        <w:tc>
          <w:tcPr>
            <w:cnfStyle w:val="001000000000" w:firstRow="0" w:lastRow="0" w:firstColumn="1" w:lastColumn="0" w:oddVBand="0" w:evenVBand="0" w:oddHBand="0" w:evenHBand="0" w:firstRowFirstColumn="0" w:firstRowLastColumn="0" w:lastRowFirstColumn="0" w:lastRowLastColumn="0"/>
            <w:tcW w:w="744" w:type="pct"/>
          </w:tcPr>
          <w:p w14:paraId="05ED6B6D" w14:textId="77777777" w:rsidR="0086453D" w:rsidRPr="00B71A2B" w:rsidRDefault="0086453D" w:rsidP="0086453D">
            <w:pPr>
              <w:spacing w:after="200"/>
              <w:rPr>
                <w:color w:val="FFFFFF" w:themeColor="background1"/>
                <w:lang w:val="en-GB"/>
              </w:rPr>
            </w:pPr>
            <w:r w:rsidRPr="00B71A2B">
              <w:rPr>
                <w:color w:val="FFFFFF" w:themeColor="background1"/>
                <w:lang w:val="en-GB"/>
              </w:rPr>
              <w:t>Middle name</w:t>
            </w:r>
          </w:p>
        </w:tc>
        <w:tc>
          <w:tcPr>
            <w:tcW w:w="2128" w:type="pct"/>
          </w:tcPr>
          <w:p w14:paraId="248F628E" w14:textId="4AD6A5E1" w:rsidR="0086453D" w:rsidRPr="00B71A2B" w:rsidRDefault="0086453D" w:rsidP="0086453D">
            <w:pPr>
              <w:cnfStyle w:val="000000000000" w:firstRow="0" w:lastRow="0" w:firstColumn="0" w:lastColumn="0" w:oddVBand="0" w:evenVBand="0" w:oddHBand="0" w:evenHBand="0" w:firstRowFirstColumn="0" w:firstRowLastColumn="0" w:lastRowFirstColumn="0" w:lastRowLastColumn="0"/>
              <w:rPr>
                <w:lang w:val="en-GB"/>
              </w:rPr>
            </w:pPr>
            <w:r w:rsidRPr="00460066">
              <w:rPr>
                <w:rFonts w:eastAsia="Verdana" w:cs="Verdana"/>
                <w:szCs w:val="22"/>
                <w:lang w:val="en-GB"/>
              </w:rPr>
              <w:t>-</w:t>
            </w:r>
          </w:p>
        </w:tc>
        <w:tc>
          <w:tcPr>
            <w:tcW w:w="2128" w:type="pct"/>
          </w:tcPr>
          <w:p w14:paraId="003EF018" w14:textId="2EC05BD2" w:rsidR="0086453D" w:rsidRPr="00B71A2B" w:rsidRDefault="0086453D" w:rsidP="0086453D">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86453D" w:rsidRPr="00B71A2B" w14:paraId="3E50FAE3" w14:textId="77777777" w:rsidTr="0086453D">
        <w:tc>
          <w:tcPr>
            <w:cnfStyle w:val="001000000000" w:firstRow="0" w:lastRow="0" w:firstColumn="1" w:lastColumn="0" w:oddVBand="0" w:evenVBand="0" w:oddHBand="0" w:evenHBand="0" w:firstRowFirstColumn="0" w:firstRowLastColumn="0" w:lastRowFirstColumn="0" w:lastRowLastColumn="0"/>
            <w:tcW w:w="744" w:type="pct"/>
          </w:tcPr>
          <w:p w14:paraId="152A0D19" w14:textId="77777777" w:rsidR="0086453D" w:rsidRPr="00B71A2B" w:rsidRDefault="0086453D" w:rsidP="0086453D">
            <w:pPr>
              <w:spacing w:after="200"/>
              <w:rPr>
                <w:color w:val="FFFFFF" w:themeColor="background1"/>
                <w:lang w:val="en-GB"/>
              </w:rPr>
            </w:pPr>
            <w:r w:rsidRPr="00B71A2B">
              <w:rPr>
                <w:color w:val="FFFFFF" w:themeColor="background1"/>
                <w:lang w:val="en-GB"/>
              </w:rPr>
              <w:t>First name</w:t>
            </w:r>
          </w:p>
        </w:tc>
        <w:tc>
          <w:tcPr>
            <w:tcW w:w="2128" w:type="pct"/>
          </w:tcPr>
          <w:p w14:paraId="7406DDA6" w14:textId="27A67385" w:rsidR="0086453D" w:rsidRPr="00B71A2B" w:rsidRDefault="0086453D" w:rsidP="0086453D">
            <w:pPr>
              <w:cnfStyle w:val="000000000000" w:firstRow="0" w:lastRow="0" w:firstColumn="0" w:lastColumn="0" w:oddVBand="0" w:evenVBand="0" w:oddHBand="0" w:evenHBand="0" w:firstRowFirstColumn="0" w:firstRowLastColumn="0" w:lastRowFirstColumn="0" w:lastRowLastColumn="0"/>
              <w:rPr>
                <w:lang w:val="en-GB"/>
              </w:rPr>
            </w:pPr>
            <w:r w:rsidRPr="00460066">
              <w:rPr>
                <w:rFonts w:eastAsia="Verdana" w:cs="Verdana"/>
                <w:szCs w:val="22"/>
                <w:lang w:val="en-GB"/>
              </w:rPr>
              <w:t>Tor</w:t>
            </w:r>
          </w:p>
        </w:tc>
        <w:tc>
          <w:tcPr>
            <w:tcW w:w="2128" w:type="pct"/>
          </w:tcPr>
          <w:p w14:paraId="0945300C" w14:textId="69B8DD18" w:rsidR="0086453D" w:rsidRPr="00B71A2B" w:rsidRDefault="0086453D" w:rsidP="0086453D">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86453D" w:rsidRPr="00B71A2B" w14:paraId="24F9E0C1" w14:textId="77777777" w:rsidTr="0086453D">
        <w:tc>
          <w:tcPr>
            <w:cnfStyle w:val="001000000000" w:firstRow="0" w:lastRow="0" w:firstColumn="1" w:lastColumn="0" w:oddVBand="0" w:evenVBand="0" w:oddHBand="0" w:evenHBand="0" w:firstRowFirstColumn="0" w:firstRowLastColumn="0" w:lastRowFirstColumn="0" w:lastRowLastColumn="0"/>
            <w:tcW w:w="744" w:type="pct"/>
          </w:tcPr>
          <w:p w14:paraId="43B5B357" w14:textId="77777777" w:rsidR="0086453D" w:rsidRPr="00B71A2B" w:rsidRDefault="0086453D" w:rsidP="0086453D">
            <w:pPr>
              <w:spacing w:after="200"/>
              <w:rPr>
                <w:color w:val="FFFFFF" w:themeColor="background1"/>
                <w:lang w:val="en-GB"/>
              </w:rPr>
            </w:pPr>
            <w:r w:rsidRPr="00B71A2B">
              <w:rPr>
                <w:color w:val="FFFFFF" w:themeColor="background1"/>
                <w:lang w:val="en-GB"/>
              </w:rPr>
              <w:t>Department</w:t>
            </w:r>
          </w:p>
        </w:tc>
        <w:tc>
          <w:tcPr>
            <w:tcW w:w="2128" w:type="pct"/>
          </w:tcPr>
          <w:p w14:paraId="66CF2A3A" w14:textId="37AA736F" w:rsidR="0086453D" w:rsidRPr="00B71A2B" w:rsidRDefault="0086453D" w:rsidP="0086453D">
            <w:pPr>
              <w:cnfStyle w:val="000000000000" w:firstRow="0" w:lastRow="0" w:firstColumn="0" w:lastColumn="0" w:oddVBand="0" w:evenVBand="0" w:oddHBand="0" w:evenHBand="0" w:firstRowFirstColumn="0" w:firstRowLastColumn="0" w:lastRowFirstColumn="0" w:lastRowLastColumn="0"/>
              <w:rPr>
                <w:lang w:val="en-GB"/>
              </w:rPr>
            </w:pPr>
            <w:r w:rsidRPr="197B692C">
              <w:rPr>
                <w:szCs w:val="22"/>
              </w:rPr>
              <w:t>Projects</w:t>
            </w:r>
          </w:p>
        </w:tc>
        <w:tc>
          <w:tcPr>
            <w:tcW w:w="2128" w:type="pct"/>
          </w:tcPr>
          <w:p w14:paraId="2CADDCBC" w14:textId="04590987" w:rsidR="0086453D" w:rsidRPr="00B71A2B" w:rsidRDefault="0086453D" w:rsidP="0086453D">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86453D" w:rsidRPr="00B71A2B" w14:paraId="0DEA9F3F" w14:textId="77777777" w:rsidTr="0086453D">
        <w:tc>
          <w:tcPr>
            <w:cnfStyle w:val="001000000000" w:firstRow="0" w:lastRow="0" w:firstColumn="1" w:lastColumn="0" w:oddVBand="0" w:evenVBand="0" w:oddHBand="0" w:evenHBand="0" w:firstRowFirstColumn="0" w:firstRowLastColumn="0" w:lastRowFirstColumn="0" w:lastRowLastColumn="0"/>
            <w:tcW w:w="744" w:type="pct"/>
          </w:tcPr>
          <w:p w14:paraId="21301864" w14:textId="77777777" w:rsidR="0086453D" w:rsidRPr="00B71A2B" w:rsidRDefault="0086453D" w:rsidP="0086453D">
            <w:pPr>
              <w:spacing w:after="200"/>
              <w:rPr>
                <w:color w:val="FFFFFF" w:themeColor="background1"/>
                <w:lang w:val="en-GB"/>
              </w:rPr>
            </w:pPr>
            <w:r w:rsidRPr="00B71A2B">
              <w:rPr>
                <w:color w:val="FFFFFF" w:themeColor="background1"/>
                <w:lang w:val="en-GB"/>
              </w:rPr>
              <w:t>Mobile</w:t>
            </w:r>
          </w:p>
        </w:tc>
        <w:tc>
          <w:tcPr>
            <w:tcW w:w="2128" w:type="pct"/>
          </w:tcPr>
          <w:p w14:paraId="626F8F86" w14:textId="77777777" w:rsidR="0086453D" w:rsidRPr="00B71A2B" w:rsidRDefault="0086453D" w:rsidP="0086453D">
            <w:pPr>
              <w:cnfStyle w:val="000000000000" w:firstRow="0" w:lastRow="0" w:firstColumn="0" w:lastColumn="0" w:oddVBand="0" w:evenVBand="0" w:oddHBand="0" w:evenHBand="0" w:firstRowFirstColumn="0" w:firstRowLastColumn="0" w:lastRowFirstColumn="0" w:lastRowLastColumn="0"/>
              <w:rPr>
                <w:lang w:val="en-GB"/>
              </w:rPr>
            </w:pPr>
          </w:p>
        </w:tc>
        <w:tc>
          <w:tcPr>
            <w:tcW w:w="2128" w:type="pct"/>
          </w:tcPr>
          <w:p w14:paraId="4D248AB8" w14:textId="52214C0E" w:rsidR="0086453D" w:rsidRPr="00B71A2B" w:rsidRDefault="0086453D" w:rsidP="0086453D">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86453D" w:rsidRPr="00B71A2B" w14:paraId="0258F9FC" w14:textId="77777777" w:rsidTr="0086453D">
        <w:tc>
          <w:tcPr>
            <w:cnfStyle w:val="001000000000" w:firstRow="0" w:lastRow="0" w:firstColumn="1" w:lastColumn="0" w:oddVBand="0" w:evenVBand="0" w:oddHBand="0" w:evenHBand="0" w:firstRowFirstColumn="0" w:firstRowLastColumn="0" w:lastRowFirstColumn="0" w:lastRowLastColumn="0"/>
            <w:tcW w:w="744" w:type="pct"/>
          </w:tcPr>
          <w:p w14:paraId="7CEBE4A9" w14:textId="77777777" w:rsidR="0086453D" w:rsidRPr="00B71A2B" w:rsidRDefault="0086453D" w:rsidP="0086453D">
            <w:pPr>
              <w:spacing w:after="200"/>
              <w:rPr>
                <w:color w:val="FFFFFF" w:themeColor="background1"/>
                <w:lang w:val="en-GB"/>
              </w:rPr>
            </w:pPr>
            <w:r w:rsidRPr="00B71A2B">
              <w:rPr>
                <w:color w:val="FFFFFF" w:themeColor="background1"/>
                <w:lang w:val="en-GB"/>
              </w:rPr>
              <w:t>Direct tel.</w:t>
            </w:r>
          </w:p>
        </w:tc>
        <w:tc>
          <w:tcPr>
            <w:tcW w:w="2128" w:type="pct"/>
          </w:tcPr>
          <w:p w14:paraId="2112F403" w14:textId="211B330E" w:rsidR="0086453D" w:rsidRPr="00B71A2B" w:rsidRDefault="0086453D" w:rsidP="0086453D">
            <w:pPr>
              <w:cnfStyle w:val="000000000000" w:firstRow="0" w:lastRow="0" w:firstColumn="0" w:lastColumn="0" w:oddVBand="0" w:evenVBand="0" w:oddHBand="0" w:evenHBand="0" w:firstRowFirstColumn="0" w:firstRowLastColumn="0" w:lastRowFirstColumn="0" w:lastRowLastColumn="0"/>
              <w:rPr>
                <w:lang w:val="en-GB"/>
              </w:rPr>
            </w:pPr>
            <w:r w:rsidRPr="197B692C">
              <w:rPr>
                <w:szCs w:val="22"/>
              </w:rPr>
              <w:t>+441823332233</w:t>
            </w:r>
          </w:p>
        </w:tc>
        <w:tc>
          <w:tcPr>
            <w:tcW w:w="2128" w:type="pct"/>
          </w:tcPr>
          <w:p w14:paraId="00B0311E" w14:textId="6DBDAFEC" w:rsidR="0086453D" w:rsidRPr="00B71A2B" w:rsidRDefault="0086453D" w:rsidP="0086453D">
            <w:pPr>
              <w:spacing w:after="200"/>
              <w:cnfStyle w:val="000000000000" w:firstRow="0" w:lastRow="0" w:firstColumn="0" w:lastColumn="0" w:oddVBand="0" w:evenVBand="0" w:oddHBand="0" w:evenHBand="0" w:firstRowFirstColumn="0" w:firstRowLastColumn="0" w:lastRowFirstColumn="0" w:lastRowLastColumn="0"/>
              <w:rPr>
                <w:lang w:val="en-GB"/>
              </w:rPr>
            </w:pPr>
          </w:p>
        </w:tc>
      </w:tr>
      <w:tr w:rsidR="0086453D" w:rsidRPr="00B71A2B" w14:paraId="79CFCF05" w14:textId="77777777" w:rsidTr="0086453D">
        <w:tc>
          <w:tcPr>
            <w:cnfStyle w:val="001000000000" w:firstRow="0" w:lastRow="0" w:firstColumn="1" w:lastColumn="0" w:oddVBand="0" w:evenVBand="0" w:oddHBand="0" w:evenHBand="0" w:firstRowFirstColumn="0" w:firstRowLastColumn="0" w:lastRowFirstColumn="0" w:lastRowLastColumn="0"/>
            <w:tcW w:w="744" w:type="pct"/>
          </w:tcPr>
          <w:p w14:paraId="2A7AE0DC" w14:textId="77777777" w:rsidR="0086453D" w:rsidRPr="00B71A2B" w:rsidRDefault="0086453D" w:rsidP="0086453D">
            <w:pPr>
              <w:spacing w:after="200"/>
              <w:rPr>
                <w:color w:val="FFFFFF" w:themeColor="background1"/>
                <w:lang w:val="en-GB"/>
              </w:rPr>
            </w:pPr>
            <w:r w:rsidRPr="00B71A2B">
              <w:rPr>
                <w:color w:val="FFFFFF" w:themeColor="background1"/>
                <w:lang w:val="en-GB"/>
              </w:rPr>
              <w:t>Personal e-mail</w:t>
            </w:r>
          </w:p>
        </w:tc>
        <w:tc>
          <w:tcPr>
            <w:tcW w:w="2128" w:type="pct"/>
          </w:tcPr>
          <w:p w14:paraId="6583D081" w14:textId="2B826FBC" w:rsidR="0086453D" w:rsidRPr="00B71A2B" w:rsidRDefault="0086453D" w:rsidP="0086453D">
            <w:pPr>
              <w:cnfStyle w:val="000000000000" w:firstRow="0" w:lastRow="0" w:firstColumn="0" w:lastColumn="0" w:oddVBand="0" w:evenVBand="0" w:oddHBand="0" w:evenHBand="0" w:firstRowFirstColumn="0" w:firstRowLastColumn="0" w:lastRowFirstColumn="0" w:lastRowLastColumn="0"/>
              <w:rPr>
                <w:lang w:val="en-GB"/>
              </w:rPr>
            </w:pPr>
            <w:r w:rsidRPr="197B692C">
              <w:rPr>
                <w:szCs w:val="22"/>
              </w:rPr>
              <w:t>CO2balance</w:t>
            </w:r>
            <w:r w:rsidRPr="00460066">
              <w:rPr>
                <w:szCs w:val="22"/>
              </w:rPr>
              <w:t xml:space="preserve"> UK Ltd</w:t>
            </w:r>
          </w:p>
        </w:tc>
        <w:tc>
          <w:tcPr>
            <w:tcW w:w="2128" w:type="pct"/>
          </w:tcPr>
          <w:p w14:paraId="4711329F" w14:textId="24D048C1" w:rsidR="0086453D" w:rsidRPr="00B71A2B" w:rsidRDefault="0086453D" w:rsidP="0086453D">
            <w:pPr>
              <w:spacing w:after="200"/>
              <w:cnfStyle w:val="000000000000" w:firstRow="0" w:lastRow="0" w:firstColumn="0" w:lastColumn="0" w:oddVBand="0" w:evenVBand="0" w:oddHBand="0" w:evenHBand="0" w:firstRowFirstColumn="0" w:firstRowLastColumn="0" w:lastRowFirstColumn="0" w:lastRowLastColumn="0"/>
              <w:rPr>
                <w:lang w:val="en-GB"/>
              </w:rPr>
            </w:pPr>
          </w:p>
        </w:tc>
      </w:tr>
    </w:tbl>
    <w:p w14:paraId="1D5B1940" w14:textId="74FE814C" w:rsidR="00B71A2B" w:rsidRDefault="00B71A2B" w:rsidP="00B71A2B"/>
    <w:p w14:paraId="62B32636" w14:textId="0DCDCB26" w:rsidR="00B71A2B" w:rsidRDefault="00B71A2B" w:rsidP="00B71A2B"/>
    <w:p w14:paraId="2AF72901" w14:textId="66ECC7AE" w:rsidR="00B71A2B" w:rsidRDefault="00B71A2B" w:rsidP="00B71A2B"/>
    <w:p w14:paraId="24B54085" w14:textId="5878EDC8" w:rsidR="00B71A2B" w:rsidRDefault="00B71A2B" w:rsidP="00B71A2B"/>
    <w:p w14:paraId="4F190A91" w14:textId="77777777" w:rsidR="00BD119F" w:rsidRDefault="00BD119F" w:rsidP="00BD119F">
      <w:pPr>
        <w:pStyle w:val="Heading3"/>
        <w:rPr>
          <w:bCs/>
          <w:lang w:val="en-GB"/>
        </w:rPr>
      </w:pPr>
      <w:bookmarkStart w:id="20" w:name="_Ref49516052"/>
      <w:r>
        <w:lastRenderedPageBreak/>
        <w:t>Appendix 3-</w:t>
      </w:r>
      <w:bookmarkStart w:id="21" w:name="_Ref38872069"/>
      <w:bookmarkStart w:id="22" w:name="_Toc39582327"/>
      <w:bookmarkStart w:id="23" w:name="_Ref42257033"/>
      <w:r w:rsidRPr="00DA2BC8">
        <w:rPr>
          <w:rFonts w:ascii="Avenir Book" w:eastAsia="MS Mincho" w:hAnsi="Avenir Book" w:cs="Times New Roman"/>
          <w:b w:val="0"/>
          <w:bCs/>
          <w:color w:val="auto"/>
          <w:sz w:val="24"/>
          <w:lang w:val="en-GB"/>
          <w14:cntxtAlts w14:val="0"/>
        </w:rPr>
        <w:t xml:space="preserve"> </w:t>
      </w:r>
      <w:r w:rsidRPr="00DA2BC8">
        <w:rPr>
          <w:bCs/>
          <w:lang w:val="en-GB"/>
        </w:rPr>
        <w:t xml:space="preserve">LUF </w:t>
      </w:r>
      <w:bookmarkEnd w:id="21"/>
      <w:bookmarkEnd w:id="22"/>
      <w:r w:rsidRPr="00DA2BC8">
        <w:rPr>
          <w:bCs/>
          <w:lang w:val="en-GB"/>
        </w:rPr>
        <w:t>Additional Information</w:t>
      </w:r>
      <w:bookmarkEnd w:id="23"/>
    </w:p>
    <w:p w14:paraId="42361734" w14:textId="31101935" w:rsidR="00BD119F" w:rsidRDefault="0086453D" w:rsidP="00BD119F">
      <w:r>
        <w:t>N/A</w:t>
      </w:r>
    </w:p>
    <w:p w14:paraId="64E7E2C4" w14:textId="0995C6DB" w:rsidR="00B71A2B" w:rsidRDefault="00B71A2B" w:rsidP="00B71A2B">
      <w:pPr>
        <w:pStyle w:val="Heading3"/>
      </w:pPr>
      <w:bookmarkStart w:id="24" w:name="_Ref128485055"/>
      <w:r>
        <w:t xml:space="preserve">Appendix </w:t>
      </w:r>
      <w:r w:rsidR="00BD119F">
        <w:t>4</w:t>
      </w:r>
      <w:r w:rsidR="009F606C">
        <w:t xml:space="preserve"> </w:t>
      </w:r>
      <w:r>
        <w:t>-</w:t>
      </w:r>
      <w:r w:rsidR="009F606C">
        <w:t xml:space="preserve"> </w:t>
      </w:r>
      <w:r>
        <w:t>D</w:t>
      </w:r>
      <w:r w:rsidRPr="007C1D64">
        <w:t xml:space="preserve">esign </w:t>
      </w:r>
      <w:r>
        <w:t>C</w:t>
      </w:r>
      <w:r w:rsidRPr="007C1D64">
        <w:t>hanges</w:t>
      </w:r>
      <w:bookmarkEnd w:id="20"/>
      <w:bookmarkEnd w:id="24"/>
    </w:p>
    <w:p w14:paraId="404B8B4D" w14:textId="41E824C1" w:rsidR="00016185" w:rsidRPr="007A0CD4" w:rsidRDefault="00016185" w:rsidP="00016185">
      <w:pPr>
        <w:rPr>
          <w:rFonts w:eastAsiaTheme="majorEastAsia" w:cs="Times New Roman (Headings CS)"/>
          <w:b/>
          <w:bCs/>
          <w:color w:val="323232" w:themeColor="text2"/>
          <w:lang w:val="en-GB"/>
          <w14:ligatures w14:val="standardContextual"/>
          <w14:numForm w14:val="oldStyle"/>
        </w:rPr>
      </w:pPr>
      <w:r>
        <w:rPr>
          <w:rFonts w:eastAsiaTheme="majorEastAsia" w:cs="Times New Roman (Headings CS)"/>
          <w:b/>
          <w:bCs/>
          <w:color w:val="323232" w:themeColor="text2"/>
          <w:lang w:val="en-GB"/>
          <w14:ligatures w14:val="standardContextual"/>
          <w14:numForm w14:val="oldStyle"/>
        </w:rPr>
        <w:t xml:space="preserve">A4.1. </w:t>
      </w:r>
      <w:r w:rsidR="00BF2BFB" w:rsidRPr="00BF2BFB">
        <w:rPr>
          <w:rFonts w:eastAsiaTheme="majorEastAsia" w:cs="Times New Roman (Headings CS)"/>
          <w:b/>
          <w:bCs/>
          <w:color w:val="323232" w:themeColor="text2"/>
          <w:lang w:val="en-GB"/>
          <w14:ligatures w14:val="standardContextual"/>
          <w14:numForm w14:val="oldStyle"/>
        </w:rPr>
        <w:t>Details of proposed or actual design change</w:t>
      </w:r>
      <w:r w:rsidR="00BF2BFB" w:rsidRPr="00BF2BFB" w:rsidDel="00BF2BFB">
        <w:rPr>
          <w:rFonts w:eastAsiaTheme="majorEastAsia" w:cs="Times New Roman (Headings CS)"/>
          <w:b/>
          <w:bCs/>
          <w:color w:val="323232" w:themeColor="text2"/>
          <w:lang w:val="en-GB"/>
          <w14:ligatures w14:val="standardContextual"/>
          <w14:numForm w14:val="oldStyle"/>
        </w:rPr>
        <w:t xml:space="preserve"> </w:t>
      </w:r>
      <w:r w:rsidRPr="007A0CD4">
        <w:rPr>
          <w:rFonts w:eastAsiaTheme="majorEastAsia" w:cs="Times New Roman (Headings CS)"/>
          <w:b/>
          <w:bCs/>
          <w:color w:val="323232" w:themeColor="text2"/>
          <w:lang w:val="en-GB"/>
          <w14:ligatures w14:val="standardContextual"/>
          <w14:numForm w14:val="oldStyle"/>
        </w:rPr>
        <w:t xml:space="preserve"> </w:t>
      </w:r>
      <w:r>
        <w:rPr>
          <w:rFonts w:eastAsiaTheme="majorEastAsia" w:cs="Times New Roman (Headings CS)"/>
          <w:b/>
          <w:bCs/>
          <w:color w:val="323232" w:themeColor="text2"/>
          <w:lang w:val="en-GB"/>
          <w14:ligatures w14:val="standardContextual"/>
          <w14:numForm w14:val="oldStyle"/>
        </w:rPr>
        <w:br/>
      </w:r>
      <w:r w:rsidRPr="000333C7">
        <w:rPr>
          <w:i/>
          <w:lang w:val="en-GB"/>
        </w:rPr>
        <w:t xml:space="preserve">&gt;&gt; </w:t>
      </w:r>
    </w:p>
    <w:p w14:paraId="2D2BEA9B" w14:textId="77777777" w:rsidR="00016185" w:rsidRDefault="00016185" w:rsidP="00016185">
      <w:pPr>
        <w:jc w:val="both"/>
        <w:rPr>
          <w:i/>
          <w:lang w:val="en-GB"/>
        </w:rPr>
      </w:pPr>
    </w:p>
    <w:p w14:paraId="08D409CA" w14:textId="77777777" w:rsidR="00016185" w:rsidRDefault="00016185" w:rsidP="00016185">
      <w:pPr>
        <w:jc w:val="both"/>
        <w:rPr>
          <w:i/>
          <w:lang w:val="en-GB"/>
        </w:rPr>
      </w:pPr>
    </w:p>
    <w:p w14:paraId="498836D1" w14:textId="77777777" w:rsidR="00016185" w:rsidRPr="007A0CD4" w:rsidRDefault="00016185" w:rsidP="00016185">
      <w:pPr>
        <w:pStyle w:val="Heading5"/>
        <w:jc w:val="both"/>
        <w:rPr>
          <w:lang w:val="en-GB"/>
        </w:rPr>
      </w:pPr>
      <w:r w:rsidRPr="000A7141">
        <w:rPr>
          <w:lang w:val="en-GB"/>
        </w:rPr>
        <w:t>A4.</w:t>
      </w:r>
      <w:r>
        <w:rPr>
          <w:lang w:val="en-GB"/>
        </w:rPr>
        <w:t>2</w:t>
      </w:r>
      <w:r w:rsidRPr="000A7141">
        <w:rPr>
          <w:lang w:val="en-GB"/>
        </w:rPr>
        <w:t xml:space="preserve">. </w:t>
      </w:r>
      <w:r w:rsidRPr="007A0CD4">
        <w:rPr>
          <w:lang w:val="en-GB"/>
        </w:rPr>
        <w:t>Describe the Impacts of Design Change on the following</w:t>
      </w:r>
    </w:p>
    <w:p w14:paraId="09ABBEC1" w14:textId="77777777" w:rsidR="00016185" w:rsidRPr="000A7141" w:rsidRDefault="00016185" w:rsidP="00A15AB5">
      <w:pPr>
        <w:pStyle w:val="List"/>
        <w:numPr>
          <w:ilvl w:val="0"/>
          <w:numId w:val="30"/>
        </w:numPr>
        <w:ind w:left="360"/>
        <w:jc w:val="both"/>
        <w:rPr>
          <w:b/>
          <w:bCs/>
          <w:i/>
          <w:iCs/>
          <w:lang w:val="en-GB"/>
        </w:rPr>
      </w:pPr>
      <w:r w:rsidRPr="000A7141">
        <w:rPr>
          <w:b/>
          <w:bCs/>
          <w:i/>
          <w:iCs/>
          <w:lang w:val="en-GB"/>
        </w:rPr>
        <w:t>Additionality</w:t>
      </w:r>
    </w:p>
    <w:p w14:paraId="1CC1A8E3" w14:textId="77777777" w:rsidR="00016185" w:rsidRDefault="00016185" w:rsidP="00016185">
      <w:pPr>
        <w:pStyle w:val="List"/>
        <w:jc w:val="both"/>
        <w:rPr>
          <w:i/>
          <w:lang w:val="en-GB"/>
        </w:rPr>
      </w:pPr>
      <w:r w:rsidRPr="000333C7">
        <w:rPr>
          <w:i/>
          <w:lang w:val="en-GB"/>
        </w:rPr>
        <w:t>&gt;&gt;</w:t>
      </w:r>
    </w:p>
    <w:p w14:paraId="4C78DDD6" w14:textId="77777777" w:rsidR="00016185" w:rsidRPr="007A0CD4" w:rsidRDefault="00016185" w:rsidP="00016185">
      <w:pPr>
        <w:pStyle w:val="List"/>
        <w:jc w:val="both"/>
        <w:rPr>
          <w:lang w:val="en-GB"/>
        </w:rPr>
      </w:pPr>
    </w:p>
    <w:p w14:paraId="53E33E9F" w14:textId="77777777" w:rsidR="00016185" w:rsidRPr="000A7141" w:rsidRDefault="00016185" w:rsidP="00A15AB5">
      <w:pPr>
        <w:pStyle w:val="List"/>
        <w:numPr>
          <w:ilvl w:val="0"/>
          <w:numId w:val="30"/>
        </w:numPr>
        <w:ind w:left="360"/>
        <w:jc w:val="both"/>
        <w:rPr>
          <w:b/>
          <w:bCs/>
          <w:i/>
          <w:iCs/>
          <w:lang w:val="en-GB"/>
        </w:rPr>
      </w:pPr>
      <w:r w:rsidRPr="000A7141">
        <w:rPr>
          <w:b/>
          <w:bCs/>
          <w:i/>
          <w:iCs/>
          <w:lang w:val="en-GB"/>
        </w:rPr>
        <w:t>Applicability of methodology and other methodological regulatory documents with which the project activity has been certified</w:t>
      </w:r>
    </w:p>
    <w:p w14:paraId="4FE63878" w14:textId="77777777" w:rsidR="00016185" w:rsidRDefault="00016185" w:rsidP="00016185">
      <w:pPr>
        <w:pStyle w:val="List"/>
        <w:jc w:val="both"/>
        <w:rPr>
          <w:i/>
          <w:lang w:val="en-GB"/>
        </w:rPr>
      </w:pPr>
      <w:r w:rsidRPr="000333C7">
        <w:rPr>
          <w:i/>
          <w:lang w:val="en-GB"/>
        </w:rPr>
        <w:t>&gt;&gt;</w:t>
      </w:r>
    </w:p>
    <w:p w14:paraId="4E114436" w14:textId="77777777" w:rsidR="00016185" w:rsidRPr="00192938" w:rsidRDefault="00016185" w:rsidP="00016185">
      <w:pPr>
        <w:pStyle w:val="List"/>
        <w:jc w:val="both"/>
        <w:rPr>
          <w:i/>
          <w:lang w:val="en-GB"/>
        </w:rPr>
      </w:pPr>
    </w:p>
    <w:p w14:paraId="0772A5AF" w14:textId="77777777" w:rsidR="00016185" w:rsidRPr="000A7141" w:rsidRDefault="00016185" w:rsidP="00A15AB5">
      <w:pPr>
        <w:pStyle w:val="List"/>
        <w:numPr>
          <w:ilvl w:val="0"/>
          <w:numId w:val="30"/>
        </w:numPr>
        <w:ind w:left="360"/>
        <w:jc w:val="both"/>
        <w:rPr>
          <w:b/>
          <w:bCs/>
          <w:i/>
          <w:iCs/>
          <w:lang w:val="en-GB"/>
        </w:rPr>
      </w:pPr>
      <w:r w:rsidRPr="000A7141">
        <w:rPr>
          <w:b/>
          <w:bCs/>
          <w:i/>
          <w:iCs/>
          <w:lang w:val="en-GB"/>
        </w:rPr>
        <w:t xml:space="preserve">Compliance with the monitoring plan </w:t>
      </w:r>
      <w:r>
        <w:rPr>
          <w:b/>
          <w:bCs/>
          <w:i/>
          <w:iCs/>
          <w:lang w:val="en-GB"/>
        </w:rPr>
        <w:t>of</w:t>
      </w:r>
      <w:r w:rsidRPr="000A7141">
        <w:rPr>
          <w:b/>
          <w:bCs/>
          <w:i/>
          <w:iCs/>
          <w:lang w:val="en-GB"/>
        </w:rPr>
        <w:t xml:space="preserve"> the applied methodology</w:t>
      </w:r>
    </w:p>
    <w:p w14:paraId="544AEAC9" w14:textId="77777777" w:rsidR="00016185" w:rsidRDefault="00016185" w:rsidP="00016185">
      <w:pPr>
        <w:pStyle w:val="List"/>
        <w:jc w:val="both"/>
        <w:rPr>
          <w:i/>
          <w:lang w:val="en-GB"/>
        </w:rPr>
      </w:pPr>
      <w:r w:rsidRPr="000333C7">
        <w:rPr>
          <w:i/>
          <w:lang w:val="en-GB"/>
        </w:rPr>
        <w:t>&gt;&gt;</w:t>
      </w:r>
    </w:p>
    <w:p w14:paraId="591E1468" w14:textId="77777777" w:rsidR="00016185" w:rsidRPr="00192938" w:rsidRDefault="00016185" w:rsidP="00016185">
      <w:pPr>
        <w:pStyle w:val="List"/>
        <w:jc w:val="both"/>
        <w:rPr>
          <w:i/>
          <w:lang w:val="en-GB"/>
        </w:rPr>
      </w:pPr>
    </w:p>
    <w:p w14:paraId="7201CF7E" w14:textId="77777777" w:rsidR="00016185" w:rsidRPr="000A7141" w:rsidRDefault="00016185" w:rsidP="00A15AB5">
      <w:pPr>
        <w:pStyle w:val="List"/>
        <w:numPr>
          <w:ilvl w:val="0"/>
          <w:numId w:val="30"/>
        </w:numPr>
        <w:ind w:left="360"/>
        <w:jc w:val="both"/>
        <w:rPr>
          <w:b/>
          <w:bCs/>
          <w:i/>
          <w:iCs/>
          <w:lang w:val="en-GB"/>
        </w:rPr>
      </w:pPr>
      <w:r w:rsidRPr="000A7141">
        <w:rPr>
          <w:b/>
          <w:bCs/>
          <w:i/>
          <w:iCs/>
          <w:lang w:val="en-GB"/>
        </w:rPr>
        <w:t>Level of accuracy and completeness in the monitoring of the project activity compared with the requirements contained in the registered monitoring plan</w:t>
      </w:r>
    </w:p>
    <w:p w14:paraId="4A81FC53" w14:textId="77777777" w:rsidR="00016185" w:rsidRDefault="00016185" w:rsidP="00016185">
      <w:pPr>
        <w:pStyle w:val="List"/>
        <w:jc w:val="both"/>
        <w:rPr>
          <w:i/>
          <w:lang w:val="en-GB"/>
        </w:rPr>
      </w:pPr>
      <w:r w:rsidRPr="000333C7">
        <w:rPr>
          <w:i/>
          <w:lang w:val="en-GB"/>
        </w:rPr>
        <w:t>&gt;&gt;</w:t>
      </w:r>
    </w:p>
    <w:p w14:paraId="77B9D730" w14:textId="77777777" w:rsidR="00016185" w:rsidRPr="00192938" w:rsidRDefault="00016185" w:rsidP="00016185">
      <w:pPr>
        <w:pStyle w:val="List"/>
        <w:jc w:val="both"/>
        <w:rPr>
          <w:i/>
          <w:lang w:val="en-GB"/>
        </w:rPr>
      </w:pPr>
    </w:p>
    <w:p w14:paraId="2F8140E1" w14:textId="77777777" w:rsidR="00016185" w:rsidRPr="001C23C0" w:rsidRDefault="00016185" w:rsidP="00A15AB5">
      <w:pPr>
        <w:pStyle w:val="List"/>
        <w:numPr>
          <w:ilvl w:val="0"/>
          <w:numId w:val="30"/>
        </w:numPr>
        <w:ind w:left="360"/>
        <w:jc w:val="both"/>
        <w:rPr>
          <w:i/>
          <w:lang w:val="en-GB"/>
        </w:rPr>
      </w:pPr>
      <w:r w:rsidRPr="001C23C0">
        <w:rPr>
          <w:b/>
          <w:bCs/>
          <w:i/>
          <w:iCs/>
          <w:lang w:val="en-GB"/>
        </w:rPr>
        <w:t xml:space="preserve">Scale of the project activity </w:t>
      </w:r>
    </w:p>
    <w:p w14:paraId="0CA2B5B5" w14:textId="77777777" w:rsidR="00016185" w:rsidRPr="001C23C0" w:rsidRDefault="00016185" w:rsidP="00016185">
      <w:pPr>
        <w:pStyle w:val="List"/>
        <w:jc w:val="both"/>
        <w:rPr>
          <w:i/>
          <w:lang w:val="en-GB"/>
        </w:rPr>
      </w:pPr>
      <w:r w:rsidRPr="001C23C0">
        <w:rPr>
          <w:i/>
          <w:lang w:val="en-GB"/>
        </w:rPr>
        <w:t>&gt;&gt;</w:t>
      </w:r>
    </w:p>
    <w:p w14:paraId="59219C8C" w14:textId="77777777" w:rsidR="00016185" w:rsidRPr="00192938" w:rsidRDefault="00016185" w:rsidP="00016185">
      <w:pPr>
        <w:pStyle w:val="List"/>
        <w:jc w:val="both"/>
        <w:rPr>
          <w:i/>
          <w:lang w:val="en-GB"/>
        </w:rPr>
      </w:pPr>
    </w:p>
    <w:p w14:paraId="797F7EBF" w14:textId="01D6CDBE" w:rsidR="00016185" w:rsidRPr="000A7141" w:rsidRDefault="00016185" w:rsidP="00A15AB5">
      <w:pPr>
        <w:pStyle w:val="List"/>
        <w:numPr>
          <w:ilvl w:val="0"/>
          <w:numId w:val="30"/>
        </w:numPr>
        <w:ind w:left="360"/>
        <w:jc w:val="both"/>
        <w:rPr>
          <w:b/>
          <w:bCs/>
          <w:i/>
          <w:iCs/>
          <w:lang w:val="en-GB"/>
        </w:rPr>
      </w:pPr>
      <w:r w:rsidRPr="000A7141">
        <w:rPr>
          <w:b/>
          <w:bCs/>
          <w:i/>
          <w:iCs/>
          <w:lang w:val="en-GB"/>
        </w:rPr>
        <w:t xml:space="preserve">Stakeholder </w:t>
      </w:r>
      <w:r w:rsidR="00BF2BFB" w:rsidRPr="00BF2BFB">
        <w:rPr>
          <w:b/>
          <w:bCs/>
          <w:i/>
          <w:iCs/>
          <w:lang w:val="en-GB"/>
        </w:rPr>
        <w:t>consultation</w:t>
      </w:r>
    </w:p>
    <w:p w14:paraId="2B2E6810" w14:textId="77777777" w:rsidR="00016185" w:rsidRDefault="00016185" w:rsidP="00016185">
      <w:pPr>
        <w:pStyle w:val="List"/>
        <w:jc w:val="both"/>
        <w:rPr>
          <w:i/>
          <w:lang w:val="en-GB"/>
        </w:rPr>
      </w:pPr>
      <w:r w:rsidRPr="000333C7">
        <w:rPr>
          <w:i/>
          <w:lang w:val="en-GB"/>
        </w:rPr>
        <w:t>&gt;&gt;</w:t>
      </w:r>
    </w:p>
    <w:p w14:paraId="2E5AFF43" w14:textId="77777777" w:rsidR="00016185" w:rsidRPr="00192938" w:rsidRDefault="00016185" w:rsidP="00016185">
      <w:pPr>
        <w:pStyle w:val="List"/>
        <w:jc w:val="both"/>
        <w:rPr>
          <w:i/>
          <w:lang w:val="en-GB"/>
        </w:rPr>
      </w:pPr>
    </w:p>
    <w:p w14:paraId="73FF71D2" w14:textId="342B2352" w:rsidR="00016185" w:rsidRPr="000A7141" w:rsidRDefault="00BF2BFB" w:rsidP="00A15AB5">
      <w:pPr>
        <w:pStyle w:val="List"/>
        <w:numPr>
          <w:ilvl w:val="0"/>
          <w:numId w:val="30"/>
        </w:numPr>
        <w:ind w:left="360"/>
        <w:jc w:val="both"/>
        <w:rPr>
          <w:b/>
          <w:bCs/>
          <w:i/>
          <w:iCs/>
          <w:lang w:val="en-GB"/>
        </w:rPr>
      </w:pPr>
      <w:r w:rsidRPr="00BF2BFB">
        <w:rPr>
          <w:b/>
          <w:bCs/>
          <w:i/>
          <w:iCs/>
          <w:lang w:val="en-GB"/>
        </w:rPr>
        <w:t>Sustainable development criteria</w:t>
      </w:r>
      <w:r w:rsidRPr="00BF2BFB" w:rsidDel="00BF2BFB">
        <w:rPr>
          <w:b/>
          <w:bCs/>
          <w:i/>
          <w:iCs/>
          <w:lang w:val="en-GB"/>
        </w:rPr>
        <w:t xml:space="preserve"> </w:t>
      </w:r>
    </w:p>
    <w:p w14:paraId="29BE863E" w14:textId="77777777" w:rsidR="00016185" w:rsidRDefault="00016185" w:rsidP="00016185">
      <w:pPr>
        <w:pStyle w:val="List"/>
        <w:jc w:val="both"/>
        <w:rPr>
          <w:i/>
          <w:lang w:val="en-GB"/>
        </w:rPr>
      </w:pPr>
      <w:r w:rsidRPr="000333C7">
        <w:rPr>
          <w:i/>
          <w:lang w:val="en-GB"/>
        </w:rPr>
        <w:t>&gt;&gt;</w:t>
      </w:r>
    </w:p>
    <w:p w14:paraId="0D30C33B" w14:textId="77777777" w:rsidR="00016185" w:rsidRPr="00192938" w:rsidRDefault="00016185" w:rsidP="00016185">
      <w:pPr>
        <w:pStyle w:val="List"/>
        <w:jc w:val="both"/>
        <w:rPr>
          <w:i/>
          <w:lang w:val="en-GB"/>
        </w:rPr>
      </w:pPr>
    </w:p>
    <w:p w14:paraId="22BE6595" w14:textId="77777777" w:rsidR="00016185" w:rsidRPr="000A7141" w:rsidRDefault="00016185" w:rsidP="00A15AB5">
      <w:pPr>
        <w:pStyle w:val="List"/>
        <w:numPr>
          <w:ilvl w:val="0"/>
          <w:numId w:val="30"/>
        </w:numPr>
        <w:ind w:left="360"/>
        <w:jc w:val="both"/>
        <w:rPr>
          <w:b/>
          <w:bCs/>
          <w:i/>
          <w:iCs/>
          <w:lang w:val="en-GB"/>
        </w:rPr>
      </w:pPr>
      <w:r w:rsidRPr="000A7141">
        <w:rPr>
          <w:b/>
          <w:bCs/>
          <w:i/>
          <w:iCs/>
          <w:lang w:val="en-GB"/>
        </w:rPr>
        <w:lastRenderedPageBreak/>
        <w:t>Safeguarding Assessment</w:t>
      </w:r>
    </w:p>
    <w:p w14:paraId="7D4BD2FA" w14:textId="77777777" w:rsidR="00016185" w:rsidRDefault="00016185" w:rsidP="00016185">
      <w:pPr>
        <w:pStyle w:val="List"/>
        <w:jc w:val="both"/>
        <w:rPr>
          <w:i/>
          <w:lang w:val="en-GB"/>
        </w:rPr>
      </w:pPr>
      <w:r w:rsidRPr="000333C7">
        <w:rPr>
          <w:i/>
          <w:lang w:val="en-GB"/>
        </w:rPr>
        <w:t>&gt;&gt;</w:t>
      </w:r>
    </w:p>
    <w:p w14:paraId="60E9B675" w14:textId="77777777" w:rsidR="00016185" w:rsidRPr="00192938" w:rsidRDefault="00016185" w:rsidP="00016185">
      <w:pPr>
        <w:pStyle w:val="List"/>
        <w:jc w:val="both"/>
        <w:rPr>
          <w:i/>
          <w:lang w:val="en-GB"/>
        </w:rPr>
      </w:pPr>
    </w:p>
    <w:p w14:paraId="0109873E" w14:textId="75F6C20C" w:rsidR="00016185" w:rsidRPr="000A7141" w:rsidRDefault="00BF2BFB" w:rsidP="00A15AB5">
      <w:pPr>
        <w:pStyle w:val="List"/>
        <w:numPr>
          <w:ilvl w:val="0"/>
          <w:numId w:val="30"/>
        </w:numPr>
        <w:ind w:left="360"/>
        <w:jc w:val="both"/>
        <w:rPr>
          <w:b/>
          <w:bCs/>
          <w:i/>
          <w:iCs/>
          <w:lang w:val="en-GB"/>
        </w:rPr>
      </w:pPr>
      <w:r w:rsidRPr="00BF2BFB">
        <w:rPr>
          <w:b/>
          <w:bCs/>
          <w:i/>
          <w:iCs/>
          <w:lang w:val="en-GB"/>
        </w:rPr>
        <w:t>Compliance with applicable legislation</w:t>
      </w:r>
      <w:r w:rsidRPr="00BF2BFB" w:rsidDel="00BF2BFB">
        <w:rPr>
          <w:b/>
          <w:bCs/>
          <w:i/>
          <w:iCs/>
          <w:lang w:val="en-GB"/>
        </w:rPr>
        <w:t xml:space="preserve"> </w:t>
      </w:r>
    </w:p>
    <w:p w14:paraId="2EE1CB9F" w14:textId="32DEC2A6" w:rsidR="00A61184" w:rsidRPr="00582337" w:rsidRDefault="00016185" w:rsidP="00016185">
      <w:pPr>
        <w:rPr>
          <w:lang w:eastAsia="en-GB"/>
        </w:rPr>
      </w:pPr>
      <w:r w:rsidRPr="000333C7">
        <w:rPr>
          <w:i/>
          <w:lang w:val="en-GB"/>
        </w:rPr>
        <w:t>&gt;&gt;</w:t>
      </w:r>
    </w:p>
    <w:p w14:paraId="3246E5BA" w14:textId="7B2B6863" w:rsidR="00B71A2B" w:rsidRDefault="00B71A2B" w:rsidP="00A61CC2"/>
    <w:p w14:paraId="4B50884A" w14:textId="6B894F21" w:rsidR="00206434" w:rsidRDefault="00206434" w:rsidP="00A61CC2"/>
    <w:p w14:paraId="0DAD9370" w14:textId="56FDD946" w:rsidR="00206434" w:rsidRDefault="00206434" w:rsidP="00A61CC2"/>
    <w:p w14:paraId="4ACD279E" w14:textId="77777777" w:rsidR="00D20DAE" w:rsidRDefault="00D20DAE">
      <w:pPr>
        <w:spacing w:line="276" w:lineRule="auto"/>
        <w:contextualSpacing w:val="0"/>
        <w:rPr>
          <w:rFonts w:eastAsiaTheme="majorEastAsia" w:cs="Times New Roman (Headings CS)"/>
          <w:b/>
          <w:color w:val="323232" w:themeColor="text2"/>
          <w14:ligatures w14:val="standardContextual"/>
          <w14:numForm w14:val="oldStyle"/>
        </w:rPr>
      </w:pPr>
      <w:r>
        <w:br w:type="page"/>
      </w:r>
    </w:p>
    <w:p w14:paraId="63852500" w14:textId="6A293B19" w:rsidR="00206434" w:rsidRDefault="00206434" w:rsidP="00206434">
      <w:pPr>
        <w:pStyle w:val="Heading5"/>
      </w:pPr>
      <w:r>
        <w:lastRenderedPageBreak/>
        <w:t>Revision History</w:t>
      </w:r>
    </w:p>
    <w:p w14:paraId="2439CF46" w14:textId="77777777" w:rsidR="00206434" w:rsidRPr="00206434" w:rsidRDefault="00206434" w:rsidP="00206434"/>
    <w:tbl>
      <w:tblPr>
        <w:tblStyle w:val="GSTableSimple"/>
        <w:tblW w:w="0" w:type="auto"/>
        <w:tblLook w:val="04A0" w:firstRow="1" w:lastRow="0" w:firstColumn="1" w:lastColumn="0" w:noHBand="0" w:noVBand="1"/>
      </w:tblPr>
      <w:tblGrid>
        <w:gridCol w:w="1277"/>
        <w:gridCol w:w="1845"/>
        <w:gridCol w:w="6507"/>
      </w:tblGrid>
      <w:tr w:rsidR="00206434" w:rsidRPr="00B72193" w14:paraId="70C89C00" w14:textId="77777777" w:rsidTr="00206434">
        <w:trPr>
          <w:cnfStyle w:val="100000000000" w:firstRow="1" w:lastRow="0" w:firstColumn="0" w:lastColumn="0" w:oddVBand="0" w:evenVBand="0" w:oddHBand="0" w:evenHBand="0" w:firstRowFirstColumn="0" w:firstRowLastColumn="0" w:lastRowFirstColumn="0" w:lastRowLastColumn="0"/>
        </w:trPr>
        <w:tc>
          <w:tcPr>
            <w:tcW w:w="1277" w:type="dxa"/>
            <w:vAlign w:val="top"/>
          </w:tcPr>
          <w:p w14:paraId="4B519D47" w14:textId="77777777" w:rsidR="00206434" w:rsidRPr="00206434" w:rsidRDefault="00206434" w:rsidP="00206434">
            <w:pPr>
              <w:rPr>
                <w:rFonts w:asciiTheme="minorHAnsi" w:hAnsiTheme="minorHAnsi"/>
                <w:b/>
                <w:bCs/>
                <w:sz w:val="20"/>
              </w:rPr>
            </w:pPr>
            <w:r w:rsidRPr="00206434">
              <w:rPr>
                <w:rFonts w:asciiTheme="minorHAnsi" w:hAnsiTheme="minorHAnsi"/>
                <w:b/>
                <w:bCs/>
                <w:sz w:val="20"/>
              </w:rPr>
              <w:t>Version</w:t>
            </w:r>
          </w:p>
        </w:tc>
        <w:tc>
          <w:tcPr>
            <w:tcW w:w="1845" w:type="dxa"/>
            <w:vAlign w:val="top"/>
          </w:tcPr>
          <w:p w14:paraId="150B9B3D" w14:textId="77777777" w:rsidR="00206434" w:rsidRPr="00206434" w:rsidRDefault="00206434" w:rsidP="00206434">
            <w:pPr>
              <w:rPr>
                <w:rFonts w:asciiTheme="minorHAnsi" w:hAnsiTheme="minorHAnsi"/>
                <w:b/>
                <w:bCs/>
                <w:sz w:val="20"/>
              </w:rPr>
            </w:pPr>
            <w:r w:rsidRPr="00206434">
              <w:rPr>
                <w:rFonts w:asciiTheme="minorHAnsi" w:hAnsiTheme="minorHAnsi"/>
                <w:b/>
                <w:bCs/>
                <w:sz w:val="20"/>
              </w:rPr>
              <w:t>Date</w:t>
            </w:r>
          </w:p>
        </w:tc>
        <w:tc>
          <w:tcPr>
            <w:tcW w:w="6507" w:type="dxa"/>
            <w:vAlign w:val="top"/>
          </w:tcPr>
          <w:p w14:paraId="794F42F5" w14:textId="77777777" w:rsidR="00206434" w:rsidRPr="00206434" w:rsidRDefault="00206434" w:rsidP="00206434">
            <w:pPr>
              <w:rPr>
                <w:rFonts w:asciiTheme="minorHAnsi" w:hAnsiTheme="minorHAnsi"/>
                <w:b/>
                <w:bCs/>
                <w:sz w:val="20"/>
              </w:rPr>
            </w:pPr>
            <w:r w:rsidRPr="00206434">
              <w:rPr>
                <w:rFonts w:asciiTheme="minorHAnsi" w:hAnsiTheme="minorHAnsi"/>
                <w:b/>
                <w:bCs/>
                <w:sz w:val="20"/>
              </w:rPr>
              <w:t>Remarks</w:t>
            </w:r>
          </w:p>
        </w:tc>
      </w:tr>
      <w:tr w:rsidR="00016185" w:rsidRPr="00B72193" w14:paraId="77192C14" w14:textId="77777777" w:rsidTr="00206434">
        <w:trPr>
          <w:cnfStyle w:val="000000100000" w:firstRow="0" w:lastRow="0" w:firstColumn="0" w:lastColumn="0" w:oddVBand="0" w:evenVBand="0" w:oddHBand="1" w:evenHBand="0" w:firstRowFirstColumn="0" w:firstRowLastColumn="0" w:lastRowFirstColumn="0" w:lastRowLastColumn="0"/>
        </w:trPr>
        <w:tc>
          <w:tcPr>
            <w:tcW w:w="1277" w:type="dxa"/>
            <w:vAlign w:val="top"/>
          </w:tcPr>
          <w:p w14:paraId="35239259" w14:textId="428341DD" w:rsidR="00016185" w:rsidRDefault="00016185" w:rsidP="00016185">
            <w:pPr>
              <w:rPr>
                <w:rFonts w:asciiTheme="minorHAnsi" w:hAnsiTheme="minorHAnsi"/>
                <w:sz w:val="20"/>
              </w:rPr>
            </w:pPr>
            <w:r>
              <w:rPr>
                <w:rFonts w:asciiTheme="minorHAnsi" w:hAnsiTheme="minorHAnsi"/>
                <w:sz w:val="20"/>
              </w:rPr>
              <w:t>2.1</w:t>
            </w:r>
          </w:p>
        </w:tc>
        <w:tc>
          <w:tcPr>
            <w:tcW w:w="1845" w:type="dxa"/>
            <w:vAlign w:val="top"/>
          </w:tcPr>
          <w:p w14:paraId="30B24350" w14:textId="65B17913" w:rsidR="00016185" w:rsidRDefault="001A4692" w:rsidP="00016185">
            <w:pPr>
              <w:rPr>
                <w:rFonts w:asciiTheme="minorHAnsi" w:hAnsiTheme="minorHAnsi"/>
                <w:sz w:val="20"/>
              </w:rPr>
            </w:pPr>
            <w:r>
              <w:rPr>
                <w:rFonts w:asciiTheme="minorHAnsi" w:hAnsiTheme="minorHAnsi"/>
                <w:sz w:val="20"/>
              </w:rPr>
              <w:t>14 April 2023</w:t>
            </w:r>
          </w:p>
        </w:tc>
        <w:tc>
          <w:tcPr>
            <w:tcW w:w="6507" w:type="dxa"/>
            <w:vAlign w:val="top"/>
          </w:tcPr>
          <w:p w14:paraId="41CD2BE1" w14:textId="5A17D3DC" w:rsidR="00016185" w:rsidRPr="00206434" w:rsidRDefault="00016185" w:rsidP="00016185">
            <w:pPr>
              <w:spacing w:line="276" w:lineRule="auto"/>
              <w:rPr>
                <w:rFonts w:asciiTheme="minorHAnsi" w:hAnsiTheme="minorHAnsi"/>
                <w:sz w:val="20"/>
              </w:rPr>
            </w:pPr>
            <w:r>
              <w:rPr>
                <w:sz w:val="20"/>
                <w:szCs w:val="20"/>
              </w:rPr>
              <w:t xml:space="preserve">Integrated the </w:t>
            </w:r>
            <w:r w:rsidR="00177268">
              <w:rPr>
                <w:sz w:val="20"/>
                <w:szCs w:val="20"/>
              </w:rPr>
              <w:t>d</w:t>
            </w:r>
            <w:r>
              <w:rPr>
                <w:sz w:val="20"/>
                <w:szCs w:val="20"/>
              </w:rPr>
              <w:t xml:space="preserve">esign </w:t>
            </w:r>
            <w:r w:rsidR="00177268">
              <w:rPr>
                <w:sz w:val="20"/>
                <w:szCs w:val="20"/>
              </w:rPr>
              <w:t>c</w:t>
            </w:r>
            <w:r>
              <w:rPr>
                <w:sz w:val="20"/>
                <w:szCs w:val="20"/>
              </w:rPr>
              <w:t xml:space="preserve">hange </w:t>
            </w:r>
            <w:r w:rsidR="00177268">
              <w:rPr>
                <w:sz w:val="20"/>
                <w:szCs w:val="20"/>
              </w:rPr>
              <w:t>m</w:t>
            </w:r>
            <w:r>
              <w:rPr>
                <w:sz w:val="20"/>
                <w:szCs w:val="20"/>
              </w:rPr>
              <w:t xml:space="preserve">emo as </w:t>
            </w:r>
            <w:r w:rsidR="00177268">
              <w:rPr>
                <w:sz w:val="20"/>
                <w:szCs w:val="20"/>
              </w:rPr>
              <w:t>a</w:t>
            </w:r>
            <w:r>
              <w:rPr>
                <w:sz w:val="20"/>
                <w:szCs w:val="20"/>
              </w:rPr>
              <w:t>nnex of the document.</w:t>
            </w:r>
          </w:p>
        </w:tc>
      </w:tr>
      <w:tr w:rsidR="00030102" w:rsidRPr="00B72193" w14:paraId="713652AB" w14:textId="77777777" w:rsidTr="00206434">
        <w:tc>
          <w:tcPr>
            <w:tcW w:w="1277" w:type="dxa"/>
            <w:vAlign w:val="top"/>
          </w:tcPr>
          <w:p w14:paraId="615A30C5" w14:textId="510B16B1" w:rsidR="00030102" w:rsidRPr="00206434" w:rsidRDefault="00B824FE" w:rsidP="00206434">
            <w:pPr>
              <w:rPr>
                <w:rFonts w:asciiTheme="minorHAnsi" w:hAnsiTheme="minorHAnsi"/>
                <w:sz w:val="20"/>
              </w:rPr>
            </w:pPr>
            <w:r>
              <w:rPr>
                <w:rFonts w:asciiTheme="minorHAnsi" w:hAnsiTheme="minorHAnsi"/>
                <w:sz w:val="20"/>
              </w:rPr>
              <w:t>2.0</w:t>
            </w:r>
          </w:p>
        </w:tc>
        <w:tc>
          <w:tcPr>
            <w:tcW w:w="1845" w:type="dxa"/>
            <w:vAlign w:val="top"/>
          </w:tcPr>
          <w:p w14:paraId="5C0DECC7" w14:textId="3403BA25" w:rsidR="00030102" w:rsidRDefault="00B824FE" w:rsidP="00206434">
            <w:pPr>
              <w:rPr>
                <w:rFonts w:asciiTheme="minorHAnsi" w:hAnsiTheme="minorHAnsi"/>
                <w:sz w:val="20"/>
              </w:rPr>
            </w:pPr>
            <w:r>
              <w:rPr>
                <w:rFonts w:asciiTheme="minorHAnsi" w:hAnsiTheme="minorHAnsi"/>
                <w:sz w:val="20"/>
              </w:rPr>
              <w:t>4 May 2022</w:t>
            </w:r>
          </w:p>
        </w:tc>
        <w:tc>
          <w:tcPr>
            <w:tcW w:w="6507" w:type="dxa"/>
            <w:vAlign w:val="top"/>
          </w:tcPr>
          <w:p w14:paraId="1D4167C3" w14:textId="77777777" w:rsidR="00030102" w:rsidRPr="00206434" w:rsidRDefault="00030102" w:rsidP="00206434">
            <w:pPr>
              <w:spacing w:line="276" w:lineRule="auto"/>
              <w:rPr>
                <w:rFonts w:asciiTheme="minorHAnsi" w:hAnsiTheme="minorHAnsi"/>
                <w:sz w:val="20"/>
              </w:rPr>
            </w:pPr>
          </w:p>
        </w:tc>
      </w:tr>
      <w:tr w:rsidR="00206434" w:rsidRPr="00B72193" w14:paraId="590179F0" w14:textId="77777777" w:rsidTr="00206434">
        <w:trPr>
          <w:cnfStyle w:val="000000100000" w:firstRow="0" w:lastRow="0" w:firstColumn="0" w:lastColumn="0" w:oddVBand="0" w:evenVBand="0" w:oddHBand="1" w:evenHBand="0" w:firstRowFirstColumn="0" w:firstRowLastColumn="0" w:lastRowFirstColumn="0" w:lastRowLastColumn="0"/>
        </w:trPr>
        <w:tc>
          <w:tcPr>
            <w:tcW w:w="1277" w:type="dxa"/>
            <w:vAlign w:val="top"/>
          </w:tcPr>
          <w:p w14:paraId="5B159486" w14:textId="77777777" w:rsidR="00206434" w:rsidRPr="00206434" w:rsidRDefault="00206434" w:rsidP="00206434">
            <w:pPr>
              <w:rPr>
                <w:rFonts w:asciiTheme="minorHAnsi" w:hAnsiTheme="minorHAnsi"/>
                <w:sz w:val="20"/>
              </w:rPr>
            </w:pPr>
            <w:r w:rsidRPr="00206434">
              <w:rPr>
                <w:rFonts w:asciiTheme="minorHAnsi" w:hAnsiTheme="minorHAnsi"/>
                <w:sz w:val="20"/>
              </w:rPr>
              <w:t>1.1</w:t>
            </w:r>
          </w:p>
        </w:tc>
        <w:tc>
          <w:tcPr>
            <w:tcW w:w="1845" w:type="dxa"/>
            <w:vAlign w:val="top"/>
          </w:tcPr>
          <w:p w14:paraId="65EFC181" w14:textId="77997C04" w:rsidR="00206434" w:rsidRPr="00206434" w:rsidRDefault="009102B0" w:rsidP="00206434">
            <w:pPr>
              <w:rPr>
                <w:rFonts w:asciiTheme="minorHAnsi" w:hAnsiTheme="minorHAnsi"/>
                <w:sz w:val="20"/>
              </w:rPr>
            </w:pPr>
            <w:r>
              <w:rPr>
                <w:rFonts w:asciiTheme="minorHAnsi" w:hAnsiTheme="minorHAnsi"/>
                <w:sz w:val="20"/>
              </w:rPr>
              <w:t xml:space="preserve">7 </w:t>
            </w:r>
            <w:r w:rsidR="00206434" w:rsidRPr="00206434">
              <w:rPr>
                <w:rFonts w:asciiTheme="minorHAnsi" w:hAnsiTheme="minorHAnsi"/>
                <w:sz w:val="20"/>
              </w:rPr>
              <w:t>October 2020</w:t>
            </w:r>
          </w:p>
        </w:tc>
        <w:tc>
          <w:tcPr>
            <w:tcW w:w="6507" w:type="dxa"/>
            <w:vAlign w:val="top"/>
          </w:tcPr>
          <w:p w14:paraId="39DF5020" w14:textId="4E92621E" w:rsidR="00206434" w:rsidRPr="00206434" w:rsidRDefault="00206434" w:rsidP="00206434">
            <w:pPr>
              <w:spacing w:line="276" w:lineRule="auto"/>
              <w:rPr>
                <w:rFonts w:asciiTheme="minorHAnsi" w:hAnsiTheme="minorHAnsi"/>
                <w:sz w:val="20"/>
              </w:rPr>
            </w:pPr>
            <w:r w:rsidRPr="00206434">
              <w:rPr>
                <w:rFonts w:asciiTheme="minorHAnsi" w:hAnsiTheme="minorHAnsi"/>
                <w:sz w:val="20"/>
              </w:rPr>
              <w:t>Hyperlinked section summary to enable quick access to key sections</w:t>
            </w:r>
          </w:p>
          <w:p w14:paraId="4711A26F" w14:textId="77777777" w:rsidR="00206434" w:rsidRPr="00206434" w:rsidRDefault="00206434" w:rsidP="00206434">
            <w:pPr>
              <w:spacing w:line="276" w:lineRule="auto"/>
              <w:rPr>
                <w:rFonts w:asciiTheme="minorHAnsi" w:hAnsiTheme="minorHAnsi"/>
                <w:sz w:val="20"/>
              </w:rPr>
            </w:pPr>
            <w:r w:rsidRPr="00206434">
              <w:rPr>
                <w:rFonts w:asciiTheme="minorHAnsi" w:hAnsiTheme="minorHAnsi"/>
                <w:sz w:val="20"/>
              </w:rPr>
              <w:t>Improved clarity on Key Project Information</w:t>
            </w:r>
          </w:p>
          <w:p w14:paraId="0A9148C1" w14:textId="77777777" w:rsidR="00206434" w:rsidRPr="00206434" w:rsidRDefault="00206434" w:rsidP="00206434">
            <w:pPr>
              <w:spacing w:line="276" w:lineRule="auto"/>
              <w:rPr>
                <w:rFonts w:asciiTheme="minorHAnsi" w:hAnsiTheme="minorHAnsi"/>
                <w:sz w:val="20"/>
              </w:rPr>
            </w:pPr>
            <w:r w:rsidRPr="00206434">
              <w:rPr>
                <w:rFonts w:asciiTheme="minorHAnsi" w:hAnsiTheme="minorHAnsi"/>
                <w:sz w:val="20"/>
              </w:rPr>
              <w:t>Inclusion criteria table added</w:t>
            </w:r>
          </w:p>
          <w:p w14:paraId="02A0D215" w14:textId="77777777" w:rsidR="00206434" w:rsidRPr="00206434" w:rsidRDefault="00206434" w:rsidP="00206434">
            <w:pPr>
              <w:spacing w:line="276" w:lineRule="auto"/>
              <w:rPr>
                <w:rFonts w:asciiTheme="minorHAnsi" w:hAnsiTheme="minorHAnsi"/>
                <w:sz w:val="20"/>
              </w:rPr>
            </w:pPr>
            <w:r w:rsidRPr="00206434">
              <w:rPr>
                <w:rFonts w:asciiTheme="minorHAnsi" w:hAnsiTheme="minorHAnsi"/>
                <w:sz w:val="20"/>
              </w:rPr>
              <w:t xml:space="preserve">Gender sensitive requirements added </w:t>
            </w:r>
          </w:p>
          <w:p w14:paraId="6EA82B6B" w14:textId="77777777" w:rsidR="00206434" w:rsidRPr="00206434" w:rsidRDefault="00206434" w:rsidP="00206434">
            <w:pPr>
              <w:spacing w:line="276" w:lineRule="auto"/>
              <w:rPr>
                <w:rFonts w:asciiTheme="minorHAnsi" w:hAnsiTheme="minorHAnsi"/>
                <w:sz w:val="20"/>
              </w:rPr>
            </w:pPr>
            <w:r w:rsidRPr="00206434">
              <w:rPr>
                <w:rFonts w:asciiTheme="minorHAnsi" w:hAnsiTheme="minorHAnsi"/>
                <w:sz w:val="20"/>
              </w:rPr>
              <w:t xml:space="preserve">Prior consideration (1 </w:t>
            </w:r>
            <w:proofErr w:type="spellStart"/>
            <w:r w:rsidRPr="00206434">
              <w:rPr>
                <w:rFonts w:asciiTheme="minorHAnsi" w:hAnsiTheme="minorHAnsi"/>
                <w:sz w:val="20"/>
              </w:rPr>
              <w:t>yr</w:t>
            </w:r>
            <w:proofErr w:type="spellEnd"/>
            <w:r w:rsidRPr="00206434">
              <w:rPr>
                <w:rFonts w:asciiTheme="minorHAnsi" w:hAnsiTheme="minorHAnsi"/>
                <w:sz w:val="20"/>
              </w:rPr>
              <w:t xml:space="preserve"> rule) and Ongoing Financial Need added</w:t>
            </w:r>
          </w:p>
          <w:p w14:paraId="4496A621" w14:textId="77777777" w:rsidR="00206434" w:rsidRPr="00206434" w:rsidRDefault="00206434" w:rsidP="00206434">
            <w:pPr>
              <w:spacing w:line="276" w:lineRule="auto"/>
              <w:rPr>
                <w:rFonts w:asciiTheme="minorHAnsi" w:hAnsiTheme="minorHAnsi"/>
                <w:sz w:val="20"/>
              </w:rPr>
            </w:pPr>
            <w:r w:rsidRPr="00206434">
              <w:rPr>
                <w:rFonts w:asciiTheme="minorHAnsi" w:hAnsiTheme="minorHAnsi"/>
                <w:sz w:val="20"/>
              </w:rPr>
              <w:t>Safeguard Principles Assessment as annex and a new section to include applicable safeguards for clarity</w:t>
            </w:r>
          </w:p>
          <w:p w14:paraId="62700CF0" w14:textId="77777777" w:rsidR="00206434" w:rsidRPr="00206434" w:rsidRDefault="00206434" w:rsidP="00206434">
            <w:pPr>
              <w:spacing w:line="276" w:lineRule="auto"/>
              <w:rPr>
                <w:rFonts w:asciiTheme="minorHAnsi" w:hAnsiTheme="minorHAnsi"/>
                <w:sz w:val="20"/>
              </w:rPr>
            </w:pPr>
            <w:r w:rsidRPr="00206434">
              <w:rPr>
                <w:rFonts w:asciiTheme="minorHAnsi" w:hAnsiTheme="minorHAnsi"/>
                <w:sz w:val="20"/>
              </w:rPr>
              <w:t>Improved Clarity on SDG contribution/SDG Impact term used throughout</w:t>
            </w:r>
          </w:p>
          <w:p w14:paraId="7FAD41EE" w14:textId="77777777" w:rsidR="00206434" w:rsidRPr="00206434" w:rsidRDefault="00206434" w:rsidP="00206434">
            <w:pPr>
              <w:spacing w:line="276" w:lineRule="auto"/>
              <w:rPr>
                <w:rFonts w:asciiTheme="minorHAnsi" w:hAnsiTheme="minorHAnsi"/>
                <w:sz w:val="20"/>
              </w:rPr>
            </w:pPr>
            <w:r w:rsidRPr="00206434">
              <w:rPr>
                <w:rFonts w:asciiTheme="minorHAnsi" w:hAnsiTheme="minorHAnsi"/>
                <w:sz w:val="20"/>
              </w:rPr>
              <w:t>Clarity on Stakeholder Consultation information required</w:t>
            </w:r>
          </w:p>
          <w:p w14:paraId="34C73322" w14:textId="3C7A785C" w:rsidR="00206434" w:rsidRPr="00206434" w:rsidRDefault="00542571" w:rsidP="00206434">
            <w:pPr>
              <w:spacing w:line="276" w:lineRule="auto"/>
              <w:rPr>
                <w:rFonts w:asciiTheme="minorHAnsi" w:hAnsiTheme="minorHAnsi"/>
                <w:sz w:val="20"/>
              </w:rPr>
            </w:pPr>
            <w:r w:rsidRPr="00530CAF">
              <w:t xml:space="preserve">Provision of an </w:t>
            </w:r>
            <w:hyperlink r:id="rId39" w:history="1">
              <w:r w:rsidRPr="00F0212D">
                <w:rPr>
                  <w:rStyle w:val="Hyperlink"/>
                  <w:rFonts w:ascii="Verdana" w:hAnsi="Verdana"/>
                  <w:sz w:val="20"/>
                </w:rPr>
                <w:t>accompanying Guide</w:t>
              </w:r>
            </w:hyperlink>
            <w:r w:rsidRPr="00530CAF">
              <w:t xml:space="preserve"> to help the user understand detailed rules and requirements</w:t>
            </w:r>
          </w:p>
        </w:tc>
      </w:tr>
      <w:tr w:rsidR="00206434" w:rsidRPr="00B72193" w14:paraId="7B33608A" w14:textId="77777777" w:rsidTr="00206434">
        <w:tc>
          <w:tcPr>
            <w:tcW w:w="1277" w:type="dxa"/>
            <w:vAlign w:val="top"/>
          </w:tcPr>
          <w:p w14:paraId="28AFDD2E" w14:textId="389BEB6D" w:rsidR="00206434" w:rsidRPr="00206434" w:rsidRDefault="00206434" w:rsidP="00206434">
            <w:pPr>
              <w:rPr>
                <w:rFonts w:asciiTheme="minorHAnsi" w:hAnsiTheme="minorHAnsi"/>
                <w:sz w:val="20"/>
              </w:rPr>
            </w:pPr>
            <w:r w:rsidRPr="00206434">
              <w:rPr>
                <w:rFonts w:asciiTheme="minorHAnsi" w:hAnsiTheme="minorHAnsi"/>
                <w:sz w:val="20"/>
              </w:rPr>
              <w:t>1</w:t>
            </w:r>
            <w:r w:rsidR="00270B0D">
              <w:rPr>
                <w:rFonts w:asciiTheme="minorHAnsi" w:hAnsiTheme="minorHAnsi"/>
                <w:sz w:val="20"/>
              </w:rPr>
              <w:t>.0</w:t>
            </w:r>
          </w:p>
        </w:tc>
        <w:tc>
          <w:tcPr>
            <w:tcW w:w="1845" w:type="dxa"/>
            <w:vAlign w:val="top"/>
          </w:tcPr>
          <w:p w14:paraId="7DC50440" w14:textId="109EB861" w:rsidR="00206434" w:rsidRPr="00206434" w:rsidRDefault="00206434" w:rsidP="00206434">
            <w:pPr>
              <w:rPr>
                <w:rFonts w:asciiTheme="minorHAnsi" w:hAnsiTheme="minorHAnsi"/>
                <w:sz w:val="20"/>
              </w:rPr>
            </w:pPr>
            <w:r w:rsidRPr="00206434">
              <w:rPr>
                <w:rFonts w:asciiTheme="minorHAnsi" w:hAnsiTheme="minorHAnsi"/>
                <w:sz w:val="20"/>
              </w:rPr>
              <w:t>1</w:t>
            </w:r>
            <w:r w:rsidR="00270B0D">
              <w:rPr>
                <w:rFonts w:asciiTheme="minorHAnsi" w:hAnsiTheme="minorHAnsi"/>
                <w:sz w:val="20"/>
              </w:rPr>
              <w:t>0</w:t>
            </w:r>
            <w:r w:rsidRPr="00206434">
              <w:rPr>
                <w:rFonts w:asciiTheme="minorHAnsi" w:hAnsiTheme="minorHAnsi"/>
                <w:sz w:val="20"/>
              </w:rPr>
              <w:t xml:space="preserve"> July 2017</w:t>
            </w:r>
          </w:p>
        </w:tc>
        <w:tc>
          <w:tcPr>
            <w:tcW w:w="6507" w:type="dxa"/>
            <w:vAlign w:val="top"/>
          </w:tcPr>
          <w:p w14:paraId="0A410397" w14:textId="77777777" w:rsidR="00206434" w:rsidRPr="00206434" w:rsidRDefault="00206434" w:rsidP="00206434">
            <w:pPr>
              <w:rPr>
                <w:rFonts w:asciiTheme="minorHAnsi" w:hAnsiTheme="minorHAnsi"/>
                <w:sz w:val="20"/>
              </w:rPr>
            </w:pPr>
            <w:r w:rsidRPr="00206434">
              <w:rPr>
                <w:rFonts w:asciiTheme="minorHAnsi" w:hAnsiTheme="minorHAnsi"/>
                <w:sz w:val="20"/>
              </w:rPr>
              <w:t>Initial adoption</w:t>
            </w:r>
          </w:p>
        </w:tc>
      </w:tr>
    </w:tbl>
    <w:p w14:paraId="62E020A7" w14:textId="28E1D8CF" w:rsidR="00206434" w:rsidRPr="00B71A2B" w:rsidRDefault="00206434" w:rsidP="00A61CC2"/>
    <w:sectPr w:rsidR="00206434" w:rsidRPr="00B71A2B" w:rsidSect="00AB4B86">
      <w:pgSz w:w="11900" w:h="16840"/>
      <w:pgMar w:top="1381" w:right="1134" w:bottom="1021" w:left="1134" w:header="283"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B1FF79" w14:textId="77777777" w:rsidR="007E0D51" w:rsidRDefault="007E0D51" w:rsidP="008C7A19">
      <w:r>
        <w:separator/>
      </w:r>
    </w:p>
    <w:p w14:paraId="42A28B8A" w14:textId="77777777" w:rsidR="007E0D51" w:rsidRDefault="007E0D51"/>
    <w:p w14:paraId="70D00B04" w14:textId="77777777" w:rsidR="007E0D51" w:rsidRDefault="007E0D51"/>
  </w:endnote>
  <w:endnote w:type="continuationSeparator" w:id="0">
    <w:p w14:paraId="51F13179" w14:textId="77777777" w:rsidR="007E0D51" w:rsidRDefault="007E0D51" w:rsidP="008C7A19">
      <w:r>
        <w:continuationSeparator/>
      </w:r>
    </w:p>
    <w:p w14:paraId="2D03D17D" w14:textId="77777777" w:rsidR="007E0D51" w:rsidRDefault="007E0D51"/>
    <w:p w14:paraId="06887CC9" w14:textId="77777777" w:rsidR="007E0D51" w:rsidRDefault="007E0D5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imes New Roman (Body CS)">
    <w:altName w:val="Times New Roman"/>
    <w:charset w:val="00"/>
    <w:family w:val="roman"/>
    <w:pitch w:val="variable"/>
    <w:sig w:usb0="E0002AE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charset w:val="00"/>
    <w:family w:val="roman"/>
    <w:pitch w:val="variable"/>
    <w:sig w:usb0="E0002AEF" w:usb1="C0007841" w:usb2="00000009" w:usb3="00000000" w:csb0="000001FF" w:csb1="00000000"/>
  </w:font>
  <w:font w:name="Consolas">
    <w:panose1 w:val="020B0609020204030204"/>
    <w:charset w:val="00"/>
    <w:family w:val="modern"/>
    <w:pitch w:val="fixed"/>
    <w:sig w:usb0="E00006FF" w:usb1="0000FCFF" w:usb2="00000001" w:usb3="00000000" w:csb0="0000019F" w:csb1="00000000"/>
  </w:font>
  <w:font w:name="PT Mono">
    <w:charset w:val="00"/>
    <w:family w:val="modern"/>
    <w:pitch w:val="fixed"/>
    <w:sig w:usb0="A00002EF" w:usb1="500078EB" w:usb2="00000000" w:usb3="00000000" w:csb0="00000097" w:csb1="00000000"/>
  </w:font>
  <w:font w:name="Franklin Gothic Book">
    <w:panose1 w:val="020B05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venir Book">
    <w:altName w:val="Tw Cen MT"/>
    <w:charset w:val="00"/>
    <w:family w:val="auto"/>
    <w:pitch w:val="variable"/>
    <w:sig w:usb0="800000AF" w:usb1="5000204A" w:usb2="00000000" w:usb3="00000000" w:csb0="0000009B"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61F8D" w14:textId="77777777" w:rsidR="002923CF" w:rsidRDefault="002923CF" w:rsidP="00926E1B">
    <w:pPr>
      <w:framePr w:wrap="none" w:vAnchor="text" w:hAnchor="margin" w:xAlign="right" w:y="1"/>
    </w:pPr>
    <w:r>
      <w:fldChar w:fldCharType="begin"/>
    </w:r>
    <w:r>
      <w:instrText xml:space="preserve">PAGE  </w:instrText>
    </w:r>
    <w:r>
      <w:fldChar w:fldCharType="end"/>
    </w:r>
  </w:p>
  <w:p w14:paraId="06054D33" w14:textId="77777777" w:rsidR="002923CF" w:rsidRDefault="002923CF" w:rsidP="006E4980">
    <w:pPr>
      <w:ind w:right="360"/>
    </w:pPr>
  </w:p>
  <w:p w14:paraId="146F635D" w14:textId="77777777" w:rsidR="002923CF" w:rsidRDefault="002923CF"/>
  <w:p w14:paraId="0B4C13D8" w14:textId="77777777" w:rsidR="002923CF" w:rsidRDefault="002923C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2B3AE0" w14:textId="77777777" w:rsidR="002923CF" w:rsidRPr="00872BFA" w:rsidRDefault="002923CF" w:rsidP="006E3FE5">
    <w:pPr>
      <w:ind w:right="360"/>
      <w:rPr>
        <w:szCs w:val="20"/>
      </w:rPr>
    </w:pPr>
    <w:r>
      <w:rPr>
        <w:noProof/>
        <w:szCs w:val="20"/>
      </w:rPr>
      <mc:AlternateContent>
        <mc:Choice Requires="wps">
          <w:drawing>
            <wp:anchor distT="0" distB="0" distL="114300" distR="114300" simplePos="0" relativeHeight="251659264" behindDoc="0" locked="0" layoutInCell="1" allowOverlap="1" wp14:anchorId="5A429E3A" wp14:editId="48BCEAFD">
              <wp:simplePos x="0" y="0"/>
              <wp:positionH relativeFrom="column">
                <wp:posOffset>1577884</wp:posOffset>
              </wp:positionH>
              <wp:positionV relativeFrom="paragraph">
                <wp:posOffset>189865</wp:posOffset>
              </wp:positionV>
              <wp:extent cx="3810000" cy="344170"/>
              <wp:effectExtent l="0" t="0" r="0" b="0"/>
              <wp:wrapNone/>
              <wp:docPr id="6" name="Text Box 6"/>
              <wp:cNvGraphicFramePr/>
              <a:graphic xmlns:a="http://schemas.openxmlformats.org/drawingml/2006/main">
                <a:graphicData uri="http://schemas.microsoft.com/office/word/2010/wordprocessingShape">
                  <wps:wsp>
                    <wps:cNvSpPr txBox="1"/>
                    <wps:spPr>
                      <a:xfrm>
                        <a:off x="0" y="0"/>
                        <a:ext cx="3810000" cy="344170"/>
                      </a:xfrm>
                      <a:prstGeom prst="rect">
                        <a:avLst/>
                      </a:prstGeom>
                      <a:solidFill>
                        <a:schemeClr val="lt1"/>
                      </a:solidFill>
                      <a:ln w="6350">
                        <a:noFill/>
                      </a:ln>
                    </wps:spPr>
                    <wps:txbx>
                      <w:txbxContent>
                        <w:p w14:paraId="2CD9E2E3" w14:textId="77777777" w:rsidR="002923CF" w:rsidRPr="001F6981" w:rsidRDefault="002923CF" w:rsidP="00D061EC">
                          <w:pPr>
                            <w:ind w:right="360"/>
                            <w:rPr>
                              <w:i/>
                              <w:iCs/>
                              <w:szCs w:val="20"/>
                            </w:rPr>
                          </w:pPr>
                          <w:r w:rsidRPr="001F6981">
                            <w:rPr>
                              <w:i/>
                              <w:iCs/>
                              <w:szCs w:val="20"/>
                            </w:rPr>
                            <w:t>Climate Security and Sustainable Development</w:t>
                          </w:r>
                        </w:p>
                        <w:p w14:paraId="3DE1EA25" w14:textId="77777777" w:rsidR="002923CF" w:rsidRDefault="002923CF" w:rsidP="00D061E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A429E3A" id="_x0000_t202" coordsize="21600,21600" o:spt="202" path="m,l,21600r21600,l21600,xe">
              <v:stroke joinstyle="miter"/>
              <v:path gradientshapeok="t" o:connecttype="rect"/>
            </v:shapetype>
            <v:shape id="Text Box 6" o:spid="_x0000_s1027" type="#_x0000_t202" style="position:absolute;margin-left:124.25pt;margin-top:14.95pt;width:300pt;height:27.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" fillcolor="white [3201]" stroked="f" strokeweight=".5pt">
              <v:textbox>
                <w:txbxContent>
                  <w:p w14:paraId="2CD9E2E3" w14:textId="77777777" w:rsidR="002923CF" w:rsidRPr="001F6981" w:rsidRDefault="002923CF" w:rsidP="00D061EC">
                    <w:pPr>
                      <w:ind w:right="360"/>
                      <w:rPr>
                        <w:i/>
                        <w:iCs/>
                        <w:szCs w:val="20"/>
                      </w:rPr>
                    </w:pPr>
                    <w:r w:rsidRPr="001F6981">
                      <w:rPr>
                        <w:i/>
                        <w:iCs/>
                        <w:szCs w:val="20"/>
                      </w:rPr>
                      <w:t>Climate Security and Sustainable Development</w:t>
                    </w:r>
                  </w:p>
                  <w:p w14:paraId="3DE1EA25" w14:textId="77777777" w:rsidR="002923CF" w:rsidRDefault="002923CF" w:rsidP="00D061EC"/>
                </w:txbxContent>
              </v:textbox>
            </v:shape>
          </w:pict>
        </mc:Fallback>
      </mc:AlternateContent>
    </w:r>
    <w:r>
      <w:rPr>
        <w:noProof/>
      </w:rPr>
      <w:drawing>
        <wp:anchor distT="0" distB="0" distL="114300" distR="114300" simplePos="0" relativeHeight="251662336" behindDoc="0" locked="1" layoutInCell="1" allowOverlap="0" wp14:anchorId="128FD689" wp14:editId="33260B74">
          <wp:simplePos x="0" y="0"/>
          <wp:positionH relativeFrom="margin">
            <wp:posOffset>0</wp:posOffset>
          </wp:positionH>
          <wp:positionV relativeFrom="bottomMargin">
            <wp:posOffset>252095</wp:posOffset>
          </wp:positionV>
          <wp:extent cx="1231200" cy="144000"/>
          <wp:effectExtent l="0" t="0" r="127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S_Logo_Primary.eps"/>
                  <pic:cNvPicPr/>
                </pic:nvPicPr>
                <pic:blipFill>
                  <a:blip r:embed="rId1">
                    <a:extLst>
                      <a:ext uri="{28A0092B-C50C-407E-A947-70E740481C1C}">
                        <a14:useLocalDpi xmlns:a14="http://schemas.microsoft.com/office/drawing/2010/main" val="0"/>
                      </a:ext>
                    </a:extLst>
                  </a:blip>
                  <a:stretch>
                    <a:fillRect/>
                  </a:stretch>
                </pic:blipFill>
                <pic:spPr>
                  <a:xfrm>
                    <a:off x="0" y="0"/>
                    <a:ext cx="1231200" cy="144000"/>
                  </a:xfrm>
                  <a:prstGeom prst="rect">
                    <a:avLst/>
                  </a:prstGeom>
                </pic:spPr>
              </pic:pic>
            </a:graphicData>
          </a:graphic>
          <wp14:sizeRelH relativeFrom="margin">
            <wp14:pctWidth>0</wp14:pctWidth>
          </wp14:sizeRelH>
          <wp14:sizeRelV relativeFrom="margin">
            <wp14:pctHeight>0</wp14:pctHeight>
          </wp14:sizeRelV>
        </wp:anchor>
      </w:drawing>
    </w:r>
  </w:p>
  <w:p w14:paraId="2B7E5A4D" w14:textId="77777777" w:rsidR="002923CF" w:rsidRPr="00B01B0E" w:rsidRDefault="002923CF" w:rsidP="00EC5900">
    <w:pPr>
      <w:framePr w:w="515" w:h="335" w:hRule="exact" w:wrap="none" w:vAnchor="text" w:hAnchor="page" w:x="11109" w:y="46"/>
      <w:rPr>
        <w:rFonts w:asciiTheme="minorHAnsi" w:hAnsiTheme="minorHAnsi"/>
        <w:sz w:val="18"/>
        <w:szCs w:val="18"/>
      </w:rPr>
    </w:pPr>
    <w:r w:rsidRPr="00B01B0E">
      <w:rPr>
        <w:rFonts w:asciiTheme="minorHAnsi" w:hAnsiTheme="minorHAnsi"/>
        <w:sz w:val="18"/>
        <w:szCs w:val="18"/>
      </w:rPr>
      <w:fldChar w:fldCharType="begin"/>
    </w:r>
    <w:r w:rsidRPr="00B01B0E">
      <w:rPr>
        <w:rFonts w:asciiTheme="minorHAnsi" w:hAnsiTheme="minorHAnsi"/>
        <w:sz w:val="18"/>
        <w:szCs w:val="18"/>
      </w:rPr>
      <w:instrText xml:space="preserve">PAGE  </w:instrText>
    </w:r>
    <w:r w:rsidRPr="00B01B0E">
      <w:rPr>
        <w:rFonts w:asciiTheme="minorHAnsi" w:hAnsiTheme="minorHAnsi"/>
        <w:sz w:val="18"/>
        <w:szCs w:val="18"/>
      </w:rPr>
      <w:fldChar w:fldCharType="separate"/>
    </w:r>
    <w:r w:rsidRPr="00B01B0E">
      <w:rPr>
        <w:rFonts w:asciiTheme="minorHAnsi" w:hAnsiTheme="minorHAnsi"/>
        <w:noProof/>
        <w:sz w:val="18"/>
        <w:szCs w:val="18"/>
      </w:rPr>
      <w:t>2</w:t>
    </w:r>
    <w:r w:rsidRPr="00B01B0E">
      <w:rPr>
        <w:rFonts w:asciiTheme="minorHAnsi" w:hAnsiTheme="minorHAnsi"/>
        <w:sz w:val="18"/>
        <w:szCs w:val="18"/>
      </w:rPr>
      <w:fldChar w:fldCharType="end"/>
    </w:r>
  </w:p>
  <w:p w14:paraId="295AF4EB" w14:textId="77777777" w:rsidR="002923CF" w:rsidRDefault="002923CF"/>
  <w:p w14:paraId="61A4650C" w14:textId="77777777" w:rsidR="002923CF" w:rsidRDefault="002923C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67A85" w14:textId="77777777" w:rsidR="002923CF" w:rsidRDefault="002923CF">
    <w:r w:rsidRPr="007B2737">
      <w:rPr>
        <w:noProof/>
      </w:rPr>
      <mc:AlternateContent>
        <mc:Choice Requires="wps">
          <w:drawing>
            <wp:anchor distT="0" distB="0" distL="114300" distR="114300" simplePos="0" relativeHeight="251675648" behindDoc="0" locked="0" layoutInCell="1" allowOverlap="1" wp14:anchorId="3A5934E3" wp14:editId="0B4ECDEC">
              <wp:simplePos x="0" y="0"/>
              <wp:positionH relativeFrom="column">
                <wp:posOffset>1787525</wp:posOffset>
              </wp:positionH>
              <wp:positionV relativeFrom="paragraph">
                <wp:posOffset>-73660</wp:posOffset>
              </wp:positionV>
              <wp:extent cx="3788229" cy="344170"/>
              <wp:effectExtent l="0" t="0" r="0" b="0"/>
              <wp:wrapNone/>
              <wp:docPr id="1" name="Text Box 1"/>
              <wp:cNvGraphicFramePr/>
              <a:graphic xmlns:a="http://schemas.openxmlformats.org/drawingml/2006/main">
                <a:graphicData uri="http://schemas.microsoft.com/office/word/2010/wordprocessingShape">
                  <wps:wsp>
                    <wps:cNvSpPr txBox="1"/>
                    <wps:spPr>
                      <a:xfrm>
                        <a:off x="0" y="0"/>
                        <a:ext cx="3788229" cy="344170"/>
                      </a:xfrm>
                      <a:prstGeom prst="rect">
                        <a:avLst/>
                      </a:prstGeom>
                      <a:solidFill>
                        <a:schemeClr val="lt1"/>
                      </a:solidFill>
                      <a:ln w="6350">
                        <a:noFill/>
                      </a:ln>
                    </wps:spPr>
                    <wps:txbx>
                      <w:txbxContent>
                        <w:p w14:paraId="2CB867A4" w14:textId="77777777" w:rsidR="002923CF" w:rsidRPr="001F6981" w:rsidRDefault="002923CF" w:rsidP="007B2737">
                          <w:pPr>
                            <w:ind w:right="360"/>
                            <w:rPr>
                              <w:i/>
                              <w:iCs/>
                              <w:szCs w:val="20"/>
                            </w:rPr>
                          </w:pPr>
                          <w:r w:rsidRPr="001F6981">
                            <w:rPr>
                              <w:i/>
                              <w:iCs/>
                              <w:szCs w:val="20"/>
                            </w:rPr>
                            <w:t>Climate Security and Sustainable Development</w:t>
                          </w:r>
                        </w:p>
                        <w:p w14:paraId="396CB80D" w14:textId="77777777" w:rsidR="002923CF" w:rsidRDefault="002923CF" w:rsidP="007B273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5934E3" id="_x0000_t202" coordsize="21600,21600" o:spt="202" path="m,l,21600r21600,l21600,xe">
              <v:stroke joinstyle="miter"/>
              <v:path gradientshapeok="t" o:connecttype="rect"/>
            </v:shapetype>
            <v:shape id="Text Box 1" o:spid="_x0000_s1028" type="#_x0000_t202" style="position:absolute;margin-left:140.75pt;margin-top:-5.8pt;width:298.3pt;height:27.1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" fillcolor="white [3201]" stroked="f" strokeweight=".5pt">
              <v:textbox>
                <w:txbxContent>
                  <w:p w14:paraId="2CB867A4" w14:textId="77777777" w:rsidR="002923CF" w:rsidRPr="001F6981" w:rsidRDefault="002923CF" w:rsidP="007B2737">
                    <w:pPr>
                      <w:ind w:right="360"/>
                      <w:rPr>
                        <w:i/>
                        <w:iCs/>
                        <w:szCs w:val="20"/>
                      </w:rPr>
                    </w:pPr>
                    <w:r w:rsidRPr="001F6981">
                      <w:rPr>
                        <w:i/>
                        <w:iCs/>
                        <w:szCs w:val="20"/>
                      </w:rPr>
                      <w:t>Climate Security and Sustainable Development</w:t>
                    </w:r>
                  </w:p>
                  <w:p w14:paraId="396CB80D" w14:textId="77777777" w:rsidR="002923CF" w:rsidRDefault="002923CF" w:rsidP="007B2737"/>
                </w:txbxContent>
              </v:textbox>
            </v:shape>
          </w:pict>
        </mc:Fallback>
      </mc:AlternateContent>
    </w:r>
    <w:r>
      <w:rPr>
        <w:noProof/>
        <w14:cntxtAlts w14:val="0"/>
      </w:rPr>
      <w:drawing>
        <wp:anchor distT="0" distB="0" distL="114300" distR="114300" simplePos="0" relativeHeight="251678720" behindDoc="0" locked="0" layoutInCell="1" allowOverlap="1" wp14:anchorId="693E87F6" wp14:editId="1EF2CF2C">
          <wp:simplePos x="0" y="0"/>
          <wp:positionH relativeFrom="column">
            <wp:posOffset>0</wp:posOffset>
          </wp:positionH>
          <wp:positionV relativeFrom="bottomMargin">
            <wp:posOffset>252095</wp:posOffset>
          </wp:positionV>
          <wp:extent cx="1222244" cy="144000"/>
          <wp:effectExtent l="0" t="0" r="0"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S_Logo_Primary.eps"/>
                  <pic:cNvPicPr/>
                </pic:nvPicPr>
                <pic:blipFill>
                  <a:blip r:embed="rId1">
                    <a:extLst>
                      <a:ext uri="{28A0092B-C50C-407E-A947-70E740481C1C}">
                        <a14:useLocalDpi xmlns:a14="http://schemas.microsoft.com/office/drawing/2010/main" val="0"/>
                      </a:ext>
                    </a:extLst>
                  </a:blip>
                  <a:stretch>
                    <a:fillRect/>
                  </a:stretch>
                </pic:blipFill>
                <pic:spPr>
                  <a:xfrm>
                    <a:off x="0" y="0"/>
                    <a:ext cx="1222244" cy="144000"/>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70528" behindDoc="0" locked="0" layoutInCell="1" allowOverlap="1" wp14:anchorId="6402868D" wp14:editId="4FF0B892">
          <wp:simplePos x="0" y="0"/>
          <wp:positionH relativeFrom="margin">
            <wp:posOffset>4518660</wp:posOffset>
          </wp:positionH>
          <wp:positionV relativeFrom="margin">
            <wp:posOffset>10076263</wp:posOffset>
          </wp:positionV>
          <wp:extent cx="1816100" cy="211455"/>
          <wp:effectExtent l="0" t="0" r="0" b="4445"/>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S_Logo_Primary.eps"/>
                  <pic:cNvPicPr/>
                </pic:nvPicPr>
                <pic:blipFill>
                  <a:blip r:embed="rId2">
                    <a:extLst>
                      <a:ext uri="{28A0092B-C50C-407E-A947-70E740481C1C}">
                        <a14:useLocalDpi xmlns:a14="http://schemas.microsoft.com/office/drawing/2010/main" val="0"/>
                      </a:ext>
                    </a:extLst>
                  </a:blip>
                  <a:stretch>
                    <a:fillRect/>
                  </a:stretch>
                </pic:blipFill>
                <pic:spPr>
                  <a:xfrm>
                    <a:off x="0" y="0"/>
                    <a:ext cx="1816100" cy="211455"/>
                  </a:xfrm>
                  <a:prstGeom prst="rect">
                    <a:avLst/>
                  </a:prstGeom>
                </pic:spPr>
              </pic:pic>
            </a:graphicData>
          </a:graphic>
          <wp14:sizeRelV relativeFrom="margin">
            <wp14:pctHeight>0</wp14:pctHeight>
          </wp14:sizeRelV>
        </wp:anchor>
      </w:drawing>
    </w:r>
    <w:r>
      <w:rPr>
        <w:noProof/>
      </w:rPr>
      <w:drawing>
        <wp:anchor distT="0" distB="0" distL="114300" distR="114300" simplePos="0" relativeHeight="251666432" behindDoc="0" locked="0" layoutInCell="1" allowOverlap="1" wp14:anchorId="60E5A1B6" wp14:editId="6479B9CD">
          <wp:simplePos x="0" y="0"/>
          <wp:positionH relativeFrom="column">
            <wp:posOffset>225590</wp:posOffset>
          </wp:positionH>
          <wp:positionV relativeFrom="paragraph">
            <wp:posOffset>5165449</wp:posOffset>
          </wp:positionV>
          <wp:extent cx="3869635" cy="769085"/>
          <wp:effectExtent l="0" t="0" r="4445" b="5715"/>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GS_Logo_Primary_MonoWhite.eps"/>
                  <pic:cNvPicPr/>
                </pic:nvPicPr>
                <pic:blipFill>
                  <a:blip r:embed="rId3">
                    <a:extLst>
                      <a:ext uri="{28A0092B-C50C-407E-A947-70E740481C1C}">
                        <a14:useLocalDpi xmlns:a14="http://schemas.microsoft.com/office/drawing/2010/main" val="0"/>
                      </a:ext>
                    </a:extLst>
                  </a:blip>
                  <a:stretch>
                    <a:fillRect/>
                  </a:stretch>
                </pic:blipFill>
                <pic:spPr>
                  <a:xfrm>
                    <a:off x="0" y="0"/>
                    <a:ext cx="3869635" cy="76908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D86862" w14:textId="77777777" w:rsidR="007E0D51" w:rsidRDefault="007E0D51" w:rsidP="008C7A19">
      <w:r>
        <w:separator/>
      </w:r>
    </w:p>
    <w:p w14:paraId="092938F1" w14:textId="77777777" w:rsidR="007E0D51" w:rsidRDefault="007E0D51"/>
    <w:p w14:paraId="0D7A3804" w14:textId="77777777" w:rsidR="007E0D51" w:rsidRDefault="007E0D51"/>
  </w:footnote>
  <w:footnote w:type="continuationSeparator" w:id="0">
    <w:p w14:paraId="02FDE4A8" w14:textId="77777777" w:rsidR="007E0D51" w:rsidRDefault="007E0D51" w:rsidP="008C7A19">
      <w:r>
        <w:continuationSeparator/>
      </w:r>
    </w:p>
    <w:p w14:paraId="6139A781" w14:textId="77777777" w:rsidR="007E0D51" w:rsidRDefault="007E0D51"/>
    <w:p w14:paraId="7BDBF756" w14:textId="77777777" w:rsidR="007E0D51" w:rsidRDefault="007E0D51"/>
  </w:footnote>
  <w:footnote w:id="1">
    <w:p w14:paraId="048A132B" w14:textId="77777777" w:rsidR="00BC2C54" w:rsidRPr="00D4784C" w:rsidRDefault="00BC2C54" w:rsidP="00BC2C54">
      <w:pPr>
        <w:pStyle w:val="FootnoteText"/>
        <w:rPr>
          <w:lang w:val="en-GB"/>
        </w:rPr>
      </w:pPr>
      <w:r>
        <w:rPr>
          <w:rStyle w:val="FootnoteReference"/>
        </w:rPr>
        <w:footnoteRef/>
      </w:r>
      <w:r>
        <w:t xml:space="preserve"> </w:t>
      </w:r>
      <w:r w:rsidRPr="00CC209F">
        <w:t>Rwanda Ministry of Infrastructure (MININFRA), 2020: https://www.mininfra.gov.rw/digital-transformation-1-1</w:t>
      </w:r>
    </w:p>
  </w:footnote>
  <w:footnote w:id="2">
    <w:p w14:paraId="400E09ED" w14:textId="77777777" w:rsidR="00BC2C54" w:rsidRPr="009758A8" w:rsidRDefault="00BC2C54" w:rsidP="00BC2C54">
      <w:pPr>
        <w:pStyle w:val="FootnoteText"/>
        <w:rPr>
          <w:lang w:val="en-GB"/>
        </w:rPr>
      </w:pPr>
      <w:r>
        <w:rPr>
          <w:rStyle w:val="FootnoteReference"/>
        </w:rPr>
        <w:footnoteRef/>
      </w:r>
      <w:r>
        <w:t xml:space="preserve"> </w:t>
      </w:r>
      <w:r w:rsidRPr="000943DF">
        <w:t>World Health Organisation (WHO), 2005 Environmental Health Statistics: http://apps.who.int/ghodata/?vid=34000</w:t>
      </w:r>
    </w:p>
  </w:footnote>
  <w:footnote w:id="3">
    <w:p w14:paraId="759F9080" w14:textId="77777777" w:rsidR="00BC2C54" w:rsidRPr="0003755B" w:rsidRDefault="00BC2C54" w:rsidP="00BC2C54">
      <w:pPr>
        <w:pStyle w:val="FootnoteText"/>
        <w:rPr>
          <w:lang w:val="en-GB"/>
        </w:rPr>
      </w:pPr>
      <w:r>
        <w:rPr>
          <w:rStyle w:val="FootnoteReference"/>
        </w:rPr>
        <w:footnoteRef/>
      </w:r>
      <w:r>
        <w:t xml:space="preserve"> </w:t>
      </w:r>
      <w:r w:rsidRPr="0003755B">
        <w:t>ESMAP (2015): The State of the Global Clean and Improved Cooking Sector. https://openknowledge.worldbank.org/bitstream/handle/10986/21878/96499.pdf</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2CDF4" w14:textId="77777777" w:rsidR="002923CF" w:rsidRDefault="002923CF" w:rsidP="00926E1B">
    <w:pPr>
      <w:framePr w:wrap="none" w:vAnchor="text" w:hAnchor="margin" w:xAlign="right" w:y="1"/>
    </w:pPr>
    <w:r>
      <w:fldChar w:fldCharType="begin"/>
    </w:r>
    <w:r>
      <w:instrText xml:space="preserve">PAGE  </w:instrText>
    </w:r>
    <w:r>
      <w:fldChar w:fldCharType="end"/>
    </w:r>
  </w:p>
  <w:p w14:paraId="1703D2EC" w14:textId="77777777" w:rsidR="002923CF" w:rsidRDefault="002923CF" w:rsidP="00DB4ED0">
    <w:pPr>
      <w:ind w:right="360"/>
    </w:pPr>
  </w:p>
  <w:p w14:paraId="08BF73F1" w14:textId="77777777" w:rsidR="002923CF" w:rsidRDefault="002923CF"/>
  <w:p w14:paraId="5F471A1D" w14:textId="77777777" w:rsidR="002923CF" w:rsidRDefault="002923C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88831" w14:textId="4160F32D" w:rsidR="002923CF" w:rsidRPr="001D04BE" w:rsidRDefault="002923CF" w:rsidP="006C572D">
    <w:pPr>
      <w:rPr>
        <w:b/>
        <w:bCs/>
        <w:sz w:val="16"/>
        <w:szCs w:val="16"/>
        <w:lang w:val="it-IT"/>
      </w:rPr>
    </w:pPr>
    <w:r w:rsidRPr="001D04BE">
      <w:rPr>
        <w:rStyle w:val="SmallTags"/>
        <w:b/>
        <w:bCs/>
        <w:lang w:val="it-IT"/>
      </w:rPr>
      <w:br/>
    </w:r>
    <w:sdt>
      <w:sdtPr>
        <w:rPr>
          <w:b/>
          <w:bCs/>
          <w:color w:val="00B9BD" w:themeColor="accent1"/>
          <w:sz w:val="16"/>
          <w:szCs w:val="16"/>
          <w:lang w:val="it-IT"/>
        </w:rPr>
        <w:alias w:val="Title"/>
        <w:id w:val="15524250"/>
        <w:dataBinding w:prefixMappings="xmlns:ns0='http://schemas.openxmlformats.org/package/2006/metadata/core-properties' xmlns:ns1='http://purl.org/dc/elements/1.1/'" w:xpath="/ns0:coreProperties[1]/ns1:title[1]" w:storeItemID="{6C3C8BC8-F283-45AE-878A-BAB7291924A1}"/>
        <w:text/>
      </w:sdtPr>
      <w:sdtContent>
        <w:r w:rsidR="0022078B" w:rsidRPr="001D04BE">
          <w:rPr>
            <w:b/>
            <w:bCs/>
            <w:color w:val="00B9BD" w:themeColor="accent1"/>
            <w:sz w:val="16"/>
            <w:szCs w:val="16"/>
            <w:lang w:val="it-IT"/>
          </w:rPr>
          <w:t>TEMPLATE- V2.1 VPA Design Document</w:t>
        </w:r>
      </w:sdtContent>
    </w:sdt>
  </w:p>
  <w:p w14:paraId="4B85A8B5" w14:textId="77777777" w:rsidR="002923CF" w:rsidRPr="001D04BE" w:rsidRDefault="002923CF">
    <w:pPr>
      <w:rPr>
        <w:lang w:val="it-IT"/>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E3A72F" w14:textId="1BA0F831" w:rsidR="002923CF" w:rsidRPr="008F3380" w:rsidRDefault="002923CF" w:rsidP="00B01B0E">
    <w:pPr>
      <w:ind w:left="-1134"/>
    </w:pPr>
    <w:r>
      <w:rPr>
        <w:noProof/>
      </w:rPr>
      <w:drawing>
        <wp:anchor distT="0" distB="0" distL="114300" distR="114300" simplePos="0" relativeHeight="251673600" behindDoc="0" locked="0" layoutInCell="1" allowOverlap="1" wp14:anchorId="0501731B" wp14:editId="095E40BA">
          <wp:simplePos x="0" y="0"/>
          <wp:positionH relativeFrom="column">
            <wp:posOffset>-445589</wp:posOffset>
          </wp:positionH>
          <wp:positionV relativeFrom="paragraph">
            <wp:posOffset>-544</wp:posOffset>
          </wp:positionV>
          <wp:extent cx="3633348" cy="1423942"/>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S_Logo_Primary_MonoWhite_Tagline.eps"/>
                  <pic:cNvPicPr/>
                </pic:nvPicPr>
                <pic:blipFill>
                  <a:blip r:embed="rId1">
                    <a:extLst>
                      <a:ext uri="{28A0092B-C50C-407E-A947-70E740481C1C}">
                        <a14:useLocalDpi xmlns:a14="http://schemas.microsoft.com/office/drawing/2010/main" val="0"/>
                      </a:ext>
                    </a:extLst>
                  </a:blip>
                  <a:stretch>
                    <a:fillRect/>
                  </a:stretch>
                </pic:blipFill>
                <pic:spPr bwMode="auto">
                  <a:xfrm>
                    <a:off x="0" y="0"/>
                    <a:ext cx="3633348" cy="142394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inline distT="0" distB="0" distL="0" distR="0" wp14:anchorId="3B717A98" wp14:editId="0B78F4EF">
          <wp:extent cx="7593965" cy="1580606"/>
          <wp:effectExtent l="0" t="0" r="6985" b="635"/>
          <wp:docPr id="12" name="Diagram 12"/>
          <wp:cNvGraphicFramePr>
            <a:graphicFrameLocks xmlns:a="http://schemas.openxmlformats.org/drawingml/2006/main" noChangeAspect="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 r:lo="rId3" r:qs="rId4" r:cs="rId5"/>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8.25pt;height:18.25pt" o:bullet="t">
        <v:imagedata r:id="rId1" o:title="caret-cyan-bulletpoint"/>
      </v:shape>
    </w:pict>
  </w:numPicBullet>
  <w:abstractNum w:abstractNumId="0" w15:restartNumberingAfterBreak="0">
    <w:nsid w:val="FFFFFF7C"/>
    <w:multiLevelType w:val="singleLevel"/>
    <w:tmpl w:val="7BFA8C4A"/>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178805F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2EF4C6E2"/>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60B805C2"/>
    <w:lvl w:ilvl="0">
      <w:start w:val="1"/>
      <w:numFmt w:val="decimal"/>
      <w:pStyle w:val="ListNumber2"/>
      <w:lvlText w:val="%1."/>
      <w:lvlJc w:val="left"/>
      <w:pPr>
        <w:tabs>
          <w:tab w:val="num" w:pos="643"/>
        </w:tabs>
        <w:ind w:left="643" w:hanging="360"/>
      </w:pPr>
      <w:rPr>
        <w:rFonts w:hint="default"/>
      </w:rPr>
    </w:lvl>
  </w:abstractNum>
  <w:abstractNum w:abstractNumId="4" w15:restartNumberingAfterBreak="0">
    <w:nsid w:val="FFFFFF80"/>
    <w:multiLevelType w:val="singleLevel"/>
    <w:tmpl w:val="4FD40E84"/>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0FED7B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28E6716"/>
    <w:lvl w:ilvl="0">
      <w:start w:val="1"/>
      <w:numFmt w:val="bullet"/>
      <w:pStyle w:val="ListBullet3"/>
      <w:lvlText w:val=""/>
      <w:lvlJc w:val="left"/>
      <w:pPr>
        <w:tabs>
          <w:tab w:val="num" w:pos="926"/>
        </w:tabs>
        <w:ind w:left="926" w:hanging="360"/>
      </w:pPr>
      <w:rPr>
        <w:rFonts w:ascii="Symbol" w:hAnsi="Symbol" w:hint="default"/>
        <w:color w:val="auto"/>
      </w:rPr>
    </w:lvl>
  </w:abstractNum>
  <w:abstractNum w:abstractNumId="7" w15:restartNumberingAfterBreak="0">
    <w:nsid w:val="FFFFFF83"/>
    <w:multiLevelType w:val="singleLevel"/>
    <w:tmpl w:val="651EBF66"/>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21408F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625281DC"/>
    <w:lvl w:ilvl="0">
      <w:start w:val="1"/>
      <w:numFmt w:val="bullet"/>
      <w:pStyle w:val="ListBullet"/>
      <w:lvlText w:val=""/>
      <w:lvlJc w:val="left"/>
      <w:pPr>
        <w:tabs>
          <w:tab w:val="num" w:pos="360"/>
        </w:tabs>
        <w:ind w:left="360" w:hanging="360"/>
      </w:pPr>
      <w:rPr>
        <w:rFonts w:ascii="Symbol" w:hAnsi="Symbol" w:hint="default"/>
        <w:color w:val="auto"/>
      </w:rPr>
    </w:lvl>
  </w:abstractNum>
  <w:abstractNum w:abstractNumId="10" w15:restartNumberingAfterBreak="0">
    <w:nsid w:val="02441BB9"/>
    <w:multiLevelType w:val="hybridMultilevel"/>
    <w:tmpl w:val="7B7E2D3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04957051"/>
    <w:multiLevelType w:val="multilevel"/>
    <w:tmpl w:val="6D2CC4A0"/>
    <w:name w:val="Sections LIST"/>
    <w:lvl w:ilvl="0">
      <w:start w:val="1"/>
      <w:numFmt w:val="upperLetter"/>
      <w:pStyle w:val="SectionTitle"/>
      <w:lvlText w:val="Section %1."/>
      <w:lvlJc w:val="left"/>
      <w:pPr>
        <w:ind w:left="0" w:firstLine="0"/>
      </w:pPr>
      <w:rPr>
        <w:rFonts w:hint="default"/>
        <w:caps/>
      </w:rPr>
    </w:lvl>
    <w:lvl w:ilvl="1">
      <w:start w:val="1"/>
      <w:numFmt w:val="decimal"/>
      <w:pStyle w:val="SectionList"/>
      <w:lvlText w:val="%1.%2."/>
      <w:lvlJc w:val="left"/>
      <w:pPr>
        <w:tabs>
          <w:tab w:val="num" w:pos="794"/>
        </w:tabs>
        <w:ind w:left="0" w:firstLine="0"/>
      </w:pPr>
      <w:rPr>
        <w:rFonts w:hint="default"/>
      </w:rPr>
    </w:lvl>
    <w:lvl w:ilvl="2">
      <w:start w:val="1"/>
      <w:numFmt w:val="decimal"/>
      <w:pStyle w:val="SectionList2nd"/>
      <w:lvlText w:val="%1.%2.%3."/>
      <w:lvlJc w:val="left"/>
      <w:pPr>
        <w:tabs>
          <w:tab w:val="num" w:pos="1191"/>
        </w:tabs>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12" w15:restartNumberingAfterBreak="0">
    <w:nsid w:val="05302C03"/>
    <w:multiLevelType w:val="hybridMultilevel"/>
    <w:tmpl w:val="F9783524"/>
    <w:lvl w:ilvl="0" w:tplc="08090001">
      <w:start w:val="1"/>
      <w:numFmt w:val="bullet"/>
      <w:lvlText w:val=""/>
      <w:lvlJc w:val="left"/>
      <w:pPr>
        <w:ind w:left="795" w:hanging="360"/>
      </w:pPr>
      <w:rPr>
        <w:rFonts w:ascii="Symbol" w:hAnsi="Symbol" w:hint="default"/>
      </w:rPr>
    </w:lvl>
    <w:lvl w:ilvl="1" w:tplc="2B76AADC">
      <w:numFmt w:val="bullet"/>
      <w:lvlText w:val="•"/>
      <w:lvlJc w:val="left"/>
      <w:pPr>
        <w:ind w:left="1515" w:hanging="360"/>
      </w:pPr>
      <w:rPr>
        <w:rFonts w:ascii="Verdana" w:eastAsiaTheme="minorHAnsi" w:hAnsi="Verdana" w:cs="Times New Roman (Body CS)" w:hint="default"/>
      </w:rPr>
    </w:lvl>
    <w:lvl w:ilvl="2" w:tplc="FFFFFFFF" w:tentative="1">
      <w:start w:val="1"/>
      <w:numFmt w:val="lowerRoman"/>
      <w:lvlText w:val="%3."/>
      <w:lvlJc w:val="right"/>
      <w:pPr>
        <w:ind w:left="2235" w:hanging="180"/>
      </w:pPr>
    </w:lvl>
    <w:lvl w:ilvl="3" w:tplc="FFFFFFFF" w:tentative="1">
      <w:start w:val="1"/>
      <w:numFmt w:val="decimal"/>
      <w:lvlText w:val="%4."/>
      <w:lvlJc w:val="left"/>
      <w:pPr>
        <w:ind w:left="2955" w:hanging="360"/>
      </w:pPr>
    </w:lvl>
    <w:lvl w:ilvl="4" w:tplc="FFFFFFFF" w:tentative="1">
      <w:start w:val="1"/>
      <w:numFmt w:val="lowerLetter"/>
      <w:lvlText w:val="%5."/>
      <w:lvlJc w:val="left"/>
      <w:pPr>
        <w:ind w:left="3675" w:hanging="360"/>
      </w:pPr>
    </w:lvl>
    <w:lvl w:ilvl="5" w:tplc="FFFFFFFF" w:tentative="1">
      <w:start w:val="1"/>
      <w:numFmt w:val="lowerRoman"/>
      <w:lvlText w:val="%6."/>
      <w:lvlJc w:val="right"/>
      <w:pPr>
        <w:ind w:left="4395" w:hanging="180"/>
      </w:pPr>
    </w:lvl>
    <w:lvl w:ilvl="6" w:tplc="FFFFFFFF" w:tentative="1">
      <w:start w:val="1"/>
      <w:numFmt w:val="decimal"/>
      <w:lvlText w:val="%7."/>
      <w:lvlJc w:val="left"/>
      <w:pPr>
        <w:ind w:left="5115" w:hanging="360"/>
      </w:pPr>
    </w:lvl>
    <w:lvl w:ilvl="7" w:tplc="FFFFFFFF" w:tentative="1">
      <w:start w:val="1"/>
      <w:numFmt w:val="lowerLetter"/>
      <w:lvlText w:val="%8."/>
      <w:lvlJc w:val="left"/>
      <w:pPr>
        <w:ind w:left="5835" w:hanging="360"/>
      </w:pPr>
    </w:lvl>
    <w:lvl w:ilvl="8" w:tplc="FFFFFFFF" w:tentative="1">
      <w:start w:val="1"/>
      <w:numFmt w:val="lowerRoman"/>
      <w:lvlText w:val="%9."/>
      <w:lvlJc w:val="right"/>
      <w:pPr>
        <w:ind w:left="6555" w:hanging="180"/>
      </w:pPr>
    </w:lvl>
  </w:abstractNum>
  <w:abstractNum w:abstractNumId="13" w15:restartNumberingAfterBreak="0">
    <w:nsid w:val="07417693"/>
    <w:multiLevelType w:val="multilevel"/>
    <w:tmpl w:val="648A687A"/>
    <w:styleLink w:val="SDMTableBoxParaNumberedList"/>
    <w:lvl w:ilvl="0">
      <w:start w:val="1"/>
      <w:numFmt w:val="none"/>
      <w:lvlText w:val="%1"/>
      <w:lvlJc w:val="left"/>
      <w:pPr>
        <w:tabs>
          <w:tab w:val="num" w:pos="0"/>
        </w:tabs>
        <w:ind w:left="0" w:firstLine="0"/>
      </w:pPr>
      <w:rPr>
        <w:rFonts w:hint="default"/>
      </w:rPr>
    </w:lvl>
    <w:lvl w:ilvl="1">
      <w:start w:val="1"/>
      <w:numFmt w:val="decimal"/>
      <w:lvlText w:val="%2."/>
      <w:lvlJc w:val="left"/>
      <w:pPr>
        <w:tabs>
          <w:tab w:val="num" w:pos="397"/>
        </w:tabs>
        <w:ind w:left="397" w:hanging="397"/>
      </w:pPr>
      <w:rPr>
        <w:rFonts w:hint="default"/>
      </w:rPr>
    </w:lvl>
    <w:lvl w:ilvl="2">
      <w:start w:val="1"/>
      <w:numFmt w:val="lowerLetter"/>
      <w:lvlText w:val="(%3)"/>
      <w:lvlJc w:val="left"/>
      <w:pPr>
        <w:tabs>
          <w:tab w:val="num" w:pos="851"/>
        </w:tabs>
        <w:ind w:left="851" w:hanging="454"/>
      </w:pPr>
      <w:rPr>
        <w:rFonts w:hint="default"/>
      </w:rPr>
    </w:lvl>
    <w:lvl w:ilvl="3">
      <w:start w:val="1"/>
      <w:numFmt w:val="lowerRoman"/>
      <w:lvlText w:val="(%4)"/>
      <w:lvlJc w:val="left"/>
      <w:pPr>
        <w:tabs>
          <w:tab w:val="num" w:pos="1304"/>
        </w:tabs>
        <w:ind w:left="1304" w:hanging="453"/>
      </w:pPr>
      <w:rPr>
        <w:rFonts w:hint="default"/>
      </w:rPr>
    </w:lvl>
    <w:lvl w:ilvl="4">
      <w:start w:val="1"/>
      <w:numFmt w:val="lowerLetter"/>
      <w:lvlText w:val="%5."/>
      <w:lvlJc w:val="left"/>
      <w:pPr>
        <w:tabs>
          <w:tab w:val="num" w:pos="1644"/>
        </w:tabs>
        <w:ind w:left="1644" w:hanging="340"/>
      </w:pPr>
      <w:rPr>
        <w:rFonts w:hint="default"/>
      </w:rPr>
    </w:lvl>
    <w:lvl w:ilvl="5">
      <w:start w:val="1"/>
      <w:numFmt w:val="lowerRoman"/>
      <w:lvlText w:val="%6."/>
      <w:lvlJc w:val="left"/>
      <w:pPr>
        <w:tabs>
          <w:tab w:val="num"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ind w:left="0" w:firstLine="0"/>
      </w:pPr>
      <w:rPr>
        <w:rFonts w:hint="default"/>
      </w:rPr>
    </w:lvl>
  </w:abstractNum>
  <w:abstractNum w:abstractNumId="14" w15:restartNumberingAfterBreak="0">
    <w:nsid w:val="07E20937"/>
    <w:multiLevelType w:val="multilevel"/>
    <w:tmpl w:val="C5282380"/>
    <w:styleLink w:val="ListGSBullets"/>
    <w:lvl w:ilvl="0">
      <w:start w:val="1"/>
      <w:numFmt w:val="bullet"/>
      <w:lvlText w:val=""/>
      <w:lvlPicBulletId w:val="0"/>
      <w:lvlJc w:val="left"/>
      <w:pPr>
        <w:ind w:left="284" w:hanging="284"/>
      </w:pPr>
      <w:rPr>
        <w:rFonts w:ascii="Symbol" w:hAnsi="Symbol" w:hint="default"/>
        <w:b w:val="0"/>
        <w:i w:val="0"/>
        <w:color w:val="auto"/>
        <w:sz w:val="22"/>
      </w:rPr>
    </w:lvl>
    <w:lvl w:ilvl="1">
      <w:start w:val="1"/>
      <w:numFmt w:val="bullet"/>
      <w:lvlText w:val=""/>
      <w:lvlPicBulletId w:val="0"/>
      <w:lvlJc w:val="left"/>
      <w:pPr>
        <w:ind w:left="1080" w:hanging="360"/>
      </w:pPr>
      <w:rPr>
        <w:rFonts w:ascii="Symbol" w:hAnsi="Symbol" w:hint="default"/>
        <w:color w:val="auto"/>
      </w:rPr>
    </w:lvl>
    <w:lvl w:ilvl="2">
      <w:start w:val="1"/>
      <w:numFmt w:val="bullet"/>
      <w:lvlText w:val=""/>
      <w:lvlPicBulletId w:val="0"/>
      <w:lvlJc w:val="left"/>
      <w:pPr>
        <w:ind w:left="1800" w:hanging="360"/>
      </w:pPr>
      <w:rPr>
        <w:rFonts w:ascii="Symbol" w:hAnsi="Symbol" w:hint="default"/>
        <w:color w:val="auto"/>
      </w:rPr>
    </w:lvl>
    <w:lvl w:ilvl="3">
      <w:start w:val="1"/>
      <w:numFmt w:val="bullet"/>
      <w:lvlText w:val=""/>
      <w:lvlPicBulletId w:val="0"/>
      <w:lvlJc w:val="left"/>
      <w:pPr>
        <w:ind w:left="2520" w:hanging="360"/>
      </w:pPr>
      <w:rPr>
        <w:rFonts w:ascii="Symbol" w:hAnsi="Symbol" w:hint="default"/>
        <w:color w:val="auto"/>
      </w:rPr>
    </w:lvl>
    <w:lvl w:ilvl="4">
      <w:start w:val="1"/>
      <w:numFmt w:val="bullet"/>
      <w:lvlText w:val=""/>
      <w:lvlPicBulletId w:val="0"/>
      <w:lvlJc w:val="left"/>
      <w:pPr>
        <w:ind w:left="3240" w:hanging="360"/>
      </w:pPr>
      <w:rPr>
        <w:rFonts w:ascii="Symbol" w:hAnsi="Symbol" w:hint="default"/>
        <w:color w:val="auto"/>
      </w:rPr>
    </w:lvl>
    <w:lvl w:ilvl="5">
      <w:start w:val="1"/>
      <w:numFmt w:val="bullet"/>
      <w:lvlText w:val=""/>
      <w:lvlPicBulletId w:val="0"/>
      <w:lvlJc w:val="left"/>
      <w:pPr>
        <w:ind w:left="3960" w:hanging="360"/>
      </w:pPr>
      <w:rPr>
        <w:rFonts w:ascii="Symbol" w:hAnsi="Symbol" w:hint="default"/>
        <w:color w:val="auto"/>
      </w:rPr>
    </w:lvl>
    <w:lvl w:ilvl="6">
      <w:start w:val="1"/>
      <w:numFmt w:val="bullet"/>
      <w:lvlText w:val=""/>
      <w:lvlPicBulletId w:val="0"/>
      <w:lvlJc w:val="left"/>
      <w:pPr>
        <w:ind w:left="4680" w:hanging="360"/>
      </w:pPr>
      <w:rPr>
        <w:rFonts w:ascii="Symbol" w:hAnsi="Symbol" w:hint="default"/>
        <w:color w:val="auto"/>
      </w:rPr>
    </w:lvl>
    <w:lvl w:ilvl="7">
      <w:start w:val="1"/>
      <w:numFmt w:val="bullet"/>
      <w:lvlText w:val=""/>
      <w:lvlPicBulletId w:val="0"/>
      <w:lvlJc w:val="left"/>
      <w:pPr>
        <w:ind w:left="5400" w:hanging="360"/>
      </w:pPr>
      <w:rPr>
        <w:rFonts w:ascii="Symbol" w:hAnsi="Symbol" w:hint="default"/>
        <w:color w:val="auto"/>
      </w:rPr>
    </w:lvl>
    <w:lvl w:ilvl="8">
      <w:start w:val="1"/>
      <w:numFmt w:val="bullet"/>
      <w:lvlText w:val=""/>
      <w:lvlPicBulletId w:val="0"/>
      <w:lvlJc w:val="left"/>
      <w:pPr>
        <w:ind w:left="6120" w:hanging="360"/>
      </w:pPr>
      <w:rPr>
        <w:rFonts w:ascii="Symbol" w:hAnsi="Symbol" w:hint="default"/>
        <w:color w:val="auto"/>
      </w:rPr>
    </w:lvl>
  </w:abstractNum>
  <w:abstractNum w:abstractNumId="15" w15:restartNumberingAfterBreak="0">
    <w:nsid w:val="084E585F"/>
    <w:multiLevelType w:val="hybridMultilevel"/>
    <w:tmpl w:val="E8443E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0791FA6"/>
    <w:multiLevelType w:val="hybridMultilevel"/>
    <w:tmpl w:val="C4068E56"/>
    <w:lvl w:ilvl="0" w:tplc="04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52B438A"/>
    <w:multiLevelType w:val="multilevel"/>
    <w:tmpl w:val="EE664734"/>
    <w:lvl w:ilvl="0">
      <w:start w:val="1"/>
      <w:numFmt w:val="decimal"/>
      <w:lvlText w:val="%1."/>
      <w:lvlJc w:val="left"/>
      <w:pPr>
        <w:tabs>
          <w:tab w:val="num" w:pos="0"/>
        </w:tabs>
        <w:ind w:left="0" w:firstLine="0"/>
      </w:pPr>
      <w:rPr>
        <w:rFonts w:hint="default"/>
      </w:rPr>
    </w:lvl>
    <w:lvl w:ilvl="1">
      <w:start w:val="1"/>
      <w:numFmt w:val="decimal"/>
      <w:lvlText w:val="%2."/>
      <w:lvlJc w:val="left"/>
      <w:pPr>
        <w:tabs>
          <w:tab w:val="num" w:pos="397"/>
        </w:tabs>
        <w:ind w:left="397" w:hanging="397"/>
      </w:pPr>
      <w:rPr>
        <w:rFonts w:hint="default"/>
      </w:rPr>
    </w:lvl>
    <w:lvl w:ilvl="2">
      <w:start w:val="1"/>
      <w:numFmt w:val="lowerLetter"/>
      <w:lvlText w:val="(%3)"/>
      <w:lvlJc w:val="left"/>
      <w:pPr>
        <w:tabs>
          <w:tab w:val="num" w:pos="851"/>
        </w:tabs>
        <w:ind w:left="851" w:hanging="454"/>
      </w:pPr>
      <w:rPr>
        <w:rFonts w:hint="default"/>
      </w:rPr>
    </w:lvl>
    <w:lvl w:ilvl="3">
      <w:start w:val="1"/>
      <w:numFmt w:val="lowerRoman"/>
      <w:lvlText w:val="(%4)"/>
      <w:lvlJc w:val="left"/>
      <w:pPr>
        <w:tabs>
          <w:tab w:val="num" w:pos="1304"/>
        </w:tabs>
        <w:ind w:left="1304" w:hanging="453"/>
      </w:pPr>
      <w:rPr>
        <w:rFonts w:hint="default"/>
      </w:rPr>
    </w:lvl>
    <w:lvl w:ilvl="4">
      <w:start w:val="1"/>
      <w:numFmt w:val="lowerLetter"/>
      <w:lvlText w:val="%5."/>
      <w:lvlJc w:val="left"/>
      <w:pPr>
        <w:tabs>
          <w:tab w:val="num" w:pos="1644"/>
        </w:tabs>
        <w:ind w:left="1644" w:hanging="340"/>
      </w:pPr>
      <w:rPr>
        <w:rFonts w:hint="default"/>
      </w:rPr>
    </w:lvl>
    <w:lvl w:ilvl="5">
      <w:start w:val="1"/>
      <w:numFmt w:val="lowerRoman"/>
      <w:lvlText w:val="%6."/>
      <w:lvlJc w:val="left"/>
      <w:pPr>
        <w:tabs>
          <w:tab w:val="num"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ind w:left="0" w:firstLine="0"/>
      </w:pPr>
      <w:rPr>
        <w:rFonts w:hint="default"/>
      </w:rPr>
    </w:lvl>
  </w:abstractNum>
  <w:abstractNum w:abstractNumId="18" w15:restartNumberingAfterBreak="0">
    <w:nsid w:val="190E5A44"/>
    <w:multiLevelType w:val="multilevel"/>
    <w:tmpl w:val="2E5020FE"/>
    <w:styleLink w:val="GS-Parapgraphsnumbered"/>
    <w:lvl w:ilvl="0">
      <w:start w:val="1"/>
      <w:numFmt w:val="decimal"/>
      <w:pStyle w:val="H3"/>
      <w:lvlText w:val="%1|"/>
      <w:lvlJc w:val="left"/>
      <w:pPr>
        <w:ind w:left="624" w:hanging="624"/>
      </w:pPr>
      <w:rPr>
        <w:rFonts w:ascii="Verdana" w:hAnsi="Verdana" w:hint="default"/>
        <w:b/>
        <w:i w:val="0"/>
        <w:color w:val="2AB9BD"/>
        <w:sz w:val="32"/>
      </w:rPr>
    </w:lvl>
    <w:lvl w:ilvl="1">
      <w:start w:val="1"/>
      <w:numFmt w:val="decimal"/>
      <w:pStyle w:val="H5"/>
      <w:lvlText w:val="%1.%2 |"/>
      <w:lvlJc w:val="left"/>
      <w:pPr>
        <w:ind w:left="680" w:hanging="680"/>
      </w:pPr>
      <w:rPr>
        <w:rFonts w:ascii="Verdana" w:hAnsi="Verdana" w:hint="default"/>
        <w:b/>
        <w:i w:val="0"/>
        <w:sz w:val="22"/>
      </w:rPr>
    </w:lvl>
    <w:lvl w:ilvl="2">
      <w:start w:val="1"/>
      <w:numFmt w:val="decimal"/>
      <w:pStyle w:val="P"/>
      <w:lvlText w:val="%1.%2.%3 |"/>
      <w:lvlJc w:val="left"/>
      <w:pPr>
        <w:ind w:left="907" w:hanging="907"/>
      </w:pPr>
      <w:rPr>
        <w:rFonts w:ascii="Verdana" w:hAnsi="Verdana" w:hint="default"/>
        <w:b w:val="0"/>
        <w:i w:val="0"/>
        <w:sz w:val="22"/>
      </w:rPr>
    </w:lvl>
    <w:lvl w:ilvl="3">
      <w:start w:val="1"/>
      <w:numFmt w:val="decimal"/>
      <w:lvlText w:val="%1.%2.%3.%4 |"/>
      <w:lvlJc w:val="left"/>
      <w:pPr>
        <w:ind w:left="1134" w:hanging="1134"/>
      </w:pPr>
      <w:rPr>
        <w:rFonts w:ascii="Verdana" w:hAnsi="Verdana" w:hint="default"/>
      </w:rPr>
    </w:lvl>
    <w:lvl w:ilvl="4">
      <w:start w:val="1"/>
      <w:numFmt w:val="decimal"/>
      <w:lvlText w:val="%1.%2.%3.%4.%5 |"/>
      <w:lvlJc w:val="left"/>
      <w:pPr>
        <w:ind w:left="1361" w:hanging="1361"/>
      </w:pPr>
      <w:rPr>
        <w:rFonts w:ascii="Verdana" w:hAnsi="Verdana" w:hint="default"/>
      </w:rPr>
    </w:lvl>
    <w:lvl w:ilvl="5">
      <w:start w:val="1"/>
      <w:numFmt w:val="decimal"/>
      <w:lvlText w:val="%1.%2.%3.%4.%5.%6 |"/>
      <w:lvlJc w:val="left"/>
      <w:pPr>
        <w:ind w:left="1531" w:hanging="1531"/>
      </w:pPr>
      <w:rPr>
        <w:rFonts w:hint="default"/>
      </w:rPr>
    </w:lvl>
    <w:lvl w:ilvl="6">
      <w:start w:val="1"/>
      <w:numFmt w:val="decimal"/>
      <w:lvlText w:val="%1.%2.%3.%4.%5.%6.%7 |"/>
      <w:lvlJc w:val="left"/>
      <w:pPr>
        <w:ind w:left="1758" w:hanging="1758"/>
      </w:pPr>
      <w:rPr>
        <w:rFonts w:hint="default"/>
      </w:rPr>
    </w:lvl>
    <w:lvl w:ilvl="7">
      <w:start w:val="1"/>
      <w:numFmt w:val="decimal"/>
      <w:lvlText w:val="%1.%2.%3.%4.%5.%6.%7.%8 |"/>
      <w:lvlJc w:val="left"/>
      <w:pPr>
        <w:ind w:left="1928" w:hanging="1928"/>
      </w:pPr>
      <w:rPr>
        <w:rFonts w:hint="default"/>
      </w:rPr>
    </w:lvl>
    <w:lvl w:ilvl="8">
      <w:start w:val="1"/>
      <w:numFmt w:val="decimal"/>
      <w:lvlText w:val="%1.%2.%3.%4.%5.%6.%7.%8.%9 |"/>
      <w:lvlJc w:val="left"/>
      <w:pPr>
        <w:ind w:left="1928" w:hanging="1928"/>
      </w:pPr>
      <w:rPr>
        <w:rFonts w:hint="default"/>
      </w:rPr>
    </w:lvl>
  </w:abstractNum>
  <w:abstractNum w:abstractNumId="19" w15:restartNumberingAfterBreak="0">
    <w:nsid w:val="1A364ADB"/>
    <w:multiLevelType w:val="multilevel"/>
    <w:tmpl w:val="DF3464E4"/>
    <w:name w:val="Sections LIST"/>
    <w:lvl w:ilvl="0">
      <w:start w:val="1"/>
      <w:numFmt w:val="decimal"/>
      <w:lvlText w:val="%1."/>
      <w:lvlJc w:val="left"/>
      <w:pPr>
        <w:ind w:left="360" w:hanging="360"/>
      </w:pPr>
      <w:rPr>
        <w:rFonts w:hint="default"/>
        <w:caps/>
      </w:rPr>
    </w:lvl>
    <w:lvl w:ilvl="1">
      <w:start w:val="1"/>
      <w:numFmt w:val="decimal"/>
      <w:lvlText w:val="%1.%2."/>
      <w:lvlJc w:val="left"/>
      <w:pPr>
        <w:tabs>
          <w:tab w:val="num" w:pos="794"/>
        </w:tabs>
        <w:ind w:left="0" w:firstLine="0"/>
      </w:pPr>
      <w:rPr>
        <w:rFonts w:hint="default"/>
      </w:rPr>
    </w:lvl>
    <w:lvl w:ilvl="2">
      <w:start w:val="1"/>
      <w:numFmt w:val="decimal"/>
      <w:lvlText w:val="%1.%2.%3."/>
      <w:lvlJc w:val="left"/>
      <w:pPr>
        <w:tabs>
          <w:tab w:val="num" w:pos="1191"/>
        </w:tabs>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2291" w:hanging="2291"/>
      </w:pPr>
      <w:rPr>
        <w:rFonts w:hint="default"/>
      </w:rPr>
    </w:lvl>
    <w:lvl w:ilvl="8">
      <w:start w:val="1"/>
      <w:numFmt w:val="decimal"/>
      <w:lvlText w:val="%1.%2.%3.%4.%5.%6.%7.%8.%9"/>
      <w:lvlJc w:val="left"/>
      <w:pPr>
        <w:tabs>
          <w:tab w:val="num" w:pos="0"/>
        </w:tabs>
        <w:ind w:left="0" w:firstLine="0"/>
      </w:pPr>
      <w:rPr>
        <w:rFonts w:hint="default"/>
      </w:rPr>
    </w:lvl>
  </w:abstractNum>
  <w:abstractNum w:abstractNumId="20" w15:restartNumberingAfterBreak="0">
    <w:nsid w:val="1A380AB6"/>
    <w:multiLevelType w:val="hybridMultilevel"/>
    <w:tmpl w:val="2774D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BB5186F"/>
    <w:multiLevelType w:val="multilevel"/>
    <w:tmpl w:val="C182385A"/>
    <w:styleLink w:val="SDMAppHeadList"/>
    <w:lvl w:ilvl="0">
      <w:start w:val="1"/>
      <w:numFmt w:val="decimal"/>
      <w:lvlText w:val="Appendix %1."/>
      <w:lvlJc w:val="left"/>
      <w:pPr>
        <w:ind w:left="2126" w:hanging="2126"/>
      </w:pPr>
      <w:rPr>
        <w:rFonts w:hint="default"/>
      </w:rPr>
    </w:lvl>
    <w:lvl w:ilvl="1">
      <w:start w:val="1"/>
      <w:numFmt w:val="decimal"/>
      <w:lvlText w:val="%2."/>
      <w:lvlJc w:val="left"/>
      <w:pPr>
        <w:tabs>
          <w:tab w:val="num" w:pos="709"/>
        </w:tabs>
        <w:ind w:left="680" w:hanging="680"/>
      </w:pPr>
      <w:rPr>
        <w:rFonts w:hint="default"/>
      </w:rPr>
    </w:lvl>
    <w:lvl w:ilvl="2">
      <w:start w:val="1"/>
      <w:numFmt w:val="decimal"/>
      <w:lvlText w:val="%2.%3."/>
      <w:lvlJc w:val="left"/>
      <w:pPr>
        <w:tabs>
          <w:tab w:val="num" w:pos="709"/>
        </w:tabs>
        <w:ind w:left="851" w:hanging="851"/>
      </w:pPr>
      <w:rPr>
        <w:rFonts w:hint="default"/>
      </w:rPr>
    </w:lvl>
    <w:lvl w:ilvl="3">
      <w:start w:val="1"/>
      <w:numFmt w:val="decimal"/>
      <w:lvlText w:val="%2.%3.%4."/>
      <w:lvlJc w:val="left"/>
      <w:pPr>
        <w:tabs>
          <w:tab w:val="num" w:pos="709"/>
        </w:tabs>
        <w:ind w:left="1191" w:hanging="1191"/>
      </w:pPr>
      <w:rPr>
        <w:rFonts w:hint="default"/>
      </w:rPr>
    </w:lvl>
    <w:lvl w:ilvl="4">
      <w:start w:val="1"/>
      <w:numFmt w:val="decimal"/>
      <w:lvlText w:val="%2.%3.%4.%5."/>
      <w:lvlJc w:val="left"/>
      <w:pPr>
        <w:tabs>
          <w:tab w:val="num" w:pos="1418"/>
        </w:tabs>
        <w:ind w:left="1588" w:hanging="1588"/>
      </w:pPr>
      <w:rPr>
        <w:rFonts w:hint="default"/>
      </w:rPr>
    </w:lvl>
    <w:lvl w:ilvl="5">
      <w:start w:val="1"/>
      <w:numFmt w:val="decimal"/>
      <w:lvlText w:val="%2.%3.%4.%5.%6."/>
      <w:lvlJc w:val="left"/>
      <w:pPr>
        <w:ind w:left="1985" w:hanging="1985"/>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2" w15:restartNumberingAfterBreak="0">
    <w:nsid w:val="1CDB2369"/>
    <w:multiLevelType w:val="multilevel"/>
    <w:tmpl w:val="9570546A"/>
    <w:lvl w:ilvl="0">
      <w:start w:val="1"/>
      <w:numFmt w:val="bullet"/>
      <w:pStyle w:val="ListGSBullet"/>
      <w:lvlText w:val=""/>
      <w:lvlPicBulletId w:val="0"/>
      <w:lvlJc w:val="left"/>
      <w:pPr>
        <w:ind w:left="284" w:hanging="284"/>
      </w:pPr>
      <w:rPr>
        <w:rFonts w:ascii="Symbol" w:hAnsi="Symbol" w:hint="default"/>
        <w:b w:val="0"/>
        <w:i w:val="0"/>
        <w:color w:val="auto"/>
        <w:sz w:val="22"/>
      </w:rPr>
    </w:lvl>
    <w:lvl w:ilvl="1">
      <w:start w:val="1"/>
      <w:numFmt w:val="bullet"/>
      <w:pStyle w:val="ListGsBullet2"/>
      <w:lvlText w:val=""/>
      <w:lvlPicBulletId w:val="0"/>
      <w:lvlJc w:val="left"/>
      <w:pPr>
        <w:ind w:left="1080" w:hanging="360"/>
      </w:pPr>
      <w:rPr>
        <w:rFonts w:ascii="Symbol" w:hAnsi="Symbol" w:hint="default"/>
        <w:color w:val="auto"/>
      </w:rPr>
    </w:lvl>
    <w:lvl w:ilvl="2">
      <w:start w:val="1"/>
      <w:numFmt w:val="bullet"/>
      <w:pStyle w:val="ListGsBullet3"/>
      <w:lvlText w:val=""/>
      <w:lvlPicBulletId w:val="0"/>
      <w:lvlJc w:val="left"/>
      <w:pPr>
        <w:ind w:left="1610" w:hanging="170"/>
      </w:pPr>
      <w:rPr>
        <w:rFonts w:ascii="Symbol" w:hAnsi="Symbol" w:hint="default"/>
        <w:color w:val="auto"/>
      </w:rPr>
    </w:lvl>
    <w:lvl w:ilvl="3">
      <w:start w:val="1"/>
      <w:numFmt w:val="bullet"/>
      <w:pStyle w:val="ListGsBullet4"/>
      <w:lvlText w:val=""/>
      <w:lvlPicBulletId w:val="0"/>
      <w:lvlJc w:val="left"/>
      <w:pPr>
        <w:ind w:left="2520" w:hanging="360"/>
      </w:pPr>
      <w:rPr>
        <w:rFonts w:ascii="Symbol" w:hAnsi="Symbol" w:hint="default"/>
        <w:color w:val="auto"/>
      </w:rPr>
    </w:lvl>
    <w:lvl w:ilvl="4">
      <w:start w:val="1"/>
      <w:numFmt w:val="bullet"/>
      <w:pStyle w:val="ListGSBullet5"/>
      <w:lvlText w:val=""/>
      <w:lvlPicBulletId w:val="0"/>
      <w:lvlJc w:val="left"/>
      <w:pPr>
        <w:ind w:left="3240" w:hanging="360"/>
      </w:pPr>
      <w:rPr>
        <w:rFonts w:ascii="Symbol" w:hAnsi="Symbol" w:hint="default"/>
        <w:color w:val="auto"/>
      </w:rPr>
    </w:lvl>
    <w:lvl w:ilvl="5">
      <w:start w:val="1"/>
      <w:numFmt w:val="bullet"/>
      <w:lvlText w:val=""/>
      <w:lvlPicBulletId w:val="0"/>
      <w:lvlJc w:val="left"/>
      <w:pPr>
        <w:ind w:left="3960" w:hanging="360"/>
      </w:pPr>
      <w:rPr>
        <w:rFonts w:ascii="Symbol" w:hAnsi="Symbol" w:hint="default"/>
        <w:color w:val="auto"/>
      </w:rPr>
    </w:lvl>
    <w:lvl w:ilvl="6">
      <w:start w:val="1"/>
      <w:numFmt w:val="bullet"/>
      <w:lvlText w:val=""/>
      <w:lvlPicBulletId w:val="0"/>
      <w:lvlJc w:val="left"/>
      <w:pPr>
        <w:ind w:left="4680" w:hanging="360"/>
      </w:pPr>
      <w:rPr>
        <w:rFonts w:ascii="Symbol" w:hAnsi="Symbol" w:hint="default"/>
        <w:color w:val="auto"/>
      </w:rPr>
    </w:lvl>
    <w:lvl w:ilvl="7">
      <w:start w:val="1"/>
      <w:numFmt w:val="bullet"/>
      <w:lvlText w:val=""/>
      <w:lvlPicBulletId w:val="0"/>
      <w:lvlJc w:val="left"/>
      <w:pPr>
        <w:ind w:left="5400" w:hanging="360"/>
      </w:pPr>
      <w:rPr>
        <w:rFonts w:ascii="Symbol" w:hAnsi="Symbol" w:hint="default"/>
        <w:color w:val="auto"/>
      </w:rPr>
    </w:lvl>
    <w:lvl w:ilvl="8">
      <w:start w:val="1"/>
      <w:numFmt w:val="bullet"/>
      <w:lvlText w:val=""/>
      <w:lvlPicBulletId w:val="0"/>
      <w:lvlJc w:val="left"/>
      <w:pPr>
        <w:ind w:left="6120" w:hanging="360"/>
      </w:pPr>
      <w:rPr>
        <w:rFonts w:ascii="Symbol" w:hAnsi="Symbol" w:hint="default"/>
        <w:color w:val="auto"/>
      </w:rPr>
    </w:lvl>
  </w:abstractNum>
  <w:abstractNum w:abstractNumId="23" w15:restartNumberingAfterBreak="0">
    <w:nsid w:val="2B2037D9"/>
    <w:multiLevelType w:val="multilevel"/>
    <w:tmpl w:val="C182385A"/>
    <w:numStyleLink w:val="SDMAppHeadList"/>
  </w:abstractNum>
  <w:abstractNum w:abstractNumId="24" w15:restartNumberingAfterBreak="0">
    <w:nsid w:val="32CD1755"/>
    <w:multiLevelType w:val="hybridMultilevel"/>
    <w:tmpl w:val="BCF699EA"/>
    <w:lvl w:ilvl="0" w:tplc="0809000F">
      <w:start w:val="1"/>
      <w:numFmt w:val="decimal"/>
      <w:lvlText w:val="%1."/>
      <w:lvlJc w:val="left"/>
      <w:pPr>
        <w:ind w:left="720" w:hanging="360"/>
      </w:pPr>
    </w:lvl>
    <w:lvl w:ilvl="1" w:tplc="0809000F">
      <w:start w:val="1"/>
      <w:numFmt w:val="decimal"/>
      <w:lvlText w:val="%2."/>
      <w:lvlJc w:val="left"/>
      <w:pPr>
        <w:ind w:left="1440" w:hanging="360"/>
      </w:pPr>
    </w:lvl>
    <w:lvl w:ilvl="2" w:tplc="08090017">
      <w:start w:val="1"/>
      <w:numFmt w:val="lowerLetter"/>
      <w:lvlText w:val="%3)"/>
      <w:lvlJc w:val="left"/>
      <w:pPr>
        <w:ind w:left="2340" w:hanging="360"/>
      </w:pPr>
      <w:rPr>
        <w:rFonts w:hint="default"/>
      </w:rPr>
    </w:lvl>
    <w:lvl w:ilvl="3" w:tplc="0809000F">
      <w:start w:val="1"/>
      <w:numFmt w:val="decimal"/>
      <w:lvlText w:val="%4."/>
      <w:lvlJc w:val="left"/>
      <w:pPr>
        <w:ind w:left="2880" w:hanging="360"/>
      </w:pPr>
    </w:lvl>
    <w:lvl w:ilvl="4" w:tplc="3BD489D8">
      <w:start w:val="2"/>
      <w:numFmt w:val="lowerLetter"/>
      <w:lvlText w:val="%5."/>
      <w:lvlJc w:val="left"/>
      <w:pPr>
        <w:ind w:left="3600" w:hanging="360"/>
      </w:pPr>
      <w:rPr>
        <w:rFonts w:hint="default"/>
      </w:r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BEF7FF7"/>
    <w:multiLevelType w:val="multilevel"/>
    <w:tmpl w:val="EE664734"/>
    <w:name w:val="Sections LIST"/>
    <w:lvl w:ilvl="0">
      <w:start w:val="1"/>
      <w:numFmt w:val="decimal"/>
      <w:lvlText w:val="%1."/>
      <w:lvlJc w:val="left"/>
      <w:pPr>
        <w:tabs>
          <w:tab w:val="num" w:pos="0"/>
        </w:tabs>
        <w:ind w:left="0" w:firstLine="0"/>
      </w:pPr>
      <w:rPr>
        <w:rFonts w:hint="default"/>
      </w:rPr>
    </w:lvl>
    <w:lvl w:ilvl="1">
      <w:start w:val="1"/>
      <w:numFmt w:val="decimal"/>
      <w:lvlText w:val="%2."/>
      <w:lvlJc w:val="left"/>
      <w:pPr>
        <w:tabs>
          <w:tab w:val="num" w:pos="397"/>
        </w:tabs>
        <w:ind w:left="397" w:hanging="397"/>
      </w:pPr>
      <w:rPr>
        <w:rFonts w:hint="default"/>
      </w:rPr>
    </w:lvl>
    <w:lvl w:ilvl="2">
      <w:start w:val="1"/>
      <w:numFmt w:val="lowerLetter"/>
      <w:lvlText w:val="(%3)"/>
      <w:lvlJc w:val="left"/>
      <w:pPr>
        <w:tabs>
          <w:tab w:val="num" w:pos="851"/>
        </w:tabs>
        <w:ind w:left="851" w:hanging="454"/>
      </w:pPr>
      <w:rPr>
        <w:rFonts w:hint="default"/>
      </w:rPr>
    </w:lvl>
    <w:lvl w:ilvl="3">
      <w:start w:val="1"/>
      <w:numFmt w:val="lowerRoman"/>
      <w:lvlText w:val="(%4)"/>
      <w:lvlJc w:val="left"/>
      <w:pPr>
        <w:tabs>
          <w:tab w:val="num" w:pos="1304"/>
        </w:tabs>
        <w:ind w:left="1304" w:hanging="453"/>
      </w:pPr>
      <w:rPr>
        <w:rFonts w:hint="default"/>
      </w:rPr>
    </w:lvl>
    <w:lvl w:ilvl="4">
      <w:start w:val="1"/>
      <w:numFmt w:val="lowerLetter"/>
      <w:lvlText w:val="%5."/>
      <w:lvlJc w:val="left"/>
      <w:pPr>
        <w:tabs>
          <w:tab w:val="num" w:pos="1644"/>
        </w:tabs>
        <w:ind w:left="1644" w:hanging="340"/>
      </w:pPr>
      <w:rPr>
        <w:rFonts w:hint="default"/>
      </w:rPr>
    </w:lvl>
    <w:lvl w:ilvl="5">
      <w:start w:val="1"/>
      <w:numFmt w:val="lowerRoman"/>
      <w:lvlText w:val="%6."/>
      <w:lvlJc w:val="left"/>
      <w:pPr>
        <w:tabs>
          <w:tab w:val="num" w:pos="1956"/>
        </w:tabs>
        <w:ind w:left="1956" w:hanging="312"/>
      </w:pPr>
      <w:rPr>
        <w:rFonts w:hint="default"/>
      </w:rPr>
    </w:lvl>
    <w:lvl w:ilvl="6">
      <w:start w:val="1"/>
      <w:numFmt w:val="none"/>
      <w:lvlText w:val="%7"/>
      <w:lvlJc w:val="left"/>
      <w:pPr>
        <w:ind w:left="0" w:firstLine="0"/>
      </w:pPr>
      <w:rPr>
        <w:rFonts w:hint="default"/>
      </w:rPr>
    </w:lvl>
    <w:lvl w:ilvl="7">
      <w:start w:val="1"/>
      <w:numFmt w:val="none"/>
      <w:lvlText w:val="%8"/>
      <w:lvlJc w:val="left"/>
      <w:pPr>
        <w:tabs>
          <w:tab w:val="num" w:pos="0"/>
        </w:tabs>
        <w:ind w:left="0" w:firstLine="0"/>
      </w:pPr>
      <w:rPr>
        <w:rFonts w:hint="default"/>
      </w:rPr>
    </w:lvl>
    <w:lvl w:ilvl="8">
      <w:start w:val="1"/>
      <w:numFmt w:val="none"/>
      <w:lvlText w:val="%9"/>
      <w:lvlJc w:val="left"/>
      <w:pPr>
        <w:ind w:left="0" w:firstLine="0"/>
      </w:pPr>
      <w:rPr>
        <w:rFonts w:hint="default"/>
      </w:rPr>
    </w:lvl>
  </w:abstractNum>
  <w:abstractNum w:abstractNumId="26" w15:restartNumberingAfterBreak="0">
    <w:nsid w:val="3C8040D7"/>
    <w:multiLevelType w:val="multilevel"/>
    <w:tmpl w:val="3A68F042"/>
    <w:styleLink w:val="BulletedListStyle"/>
    <w:lvl w:ilvl="0">
      <w:start w:val="1"/>
      <w:numFmt w:val="bullet"/>
      <w:lvlText w:val=""/>
      <w:lvlJc w:val="left"/>
      <w:pPr>
        <w:ind w:left="851" w:hanging="227"/>
      </w:pPr>
      <w:rPr>
        <w:rFonts w:ascii="Symbol" w:hAnsi="Symbol" w:hint="default"/>
        <w:color w:val="auto"/>
      </w:rPr>
    </w:lvl>
    <w:lvl w:ilvl="1">
      <w:start w:val="1"/>
      <w:numFmt w:val="bullet"/>
      <w:lvlText w:val=""/>
      <w:lvlJc w:val="left"/>
      <w:pPr>
        <w:ind w:left="1800" w:hanging="360"/>
      </w:pPr>
      <w:rPr>
        <w:rFonts w:ascii="Symbol" w:hAnsi="Symbol" w:hint="default"/>
        <w:color w:val="auto"/>
      </w:rPr>
    </w:lvl>
    <w:lvl w:ilvl="2">
      <w:start w:val="1"/>
      <w:numFmt w:val="bullet"/>
      <w:lvlText w:val=""/>
      <w:lvlJc w:val="left"/>
      <w:pPr>
        <w:ind w:left="2520" w:hanging="360"/>
      </w:pPr>
      <w:rPr>
        <w:rFonts w:ascii="Symbol" w:hAnsi="Symbol" w:hint="default"/>
        <w:color w:val="auto"/>
      </w:rPr>
    </w:lvl>
    <w:lvl w:ilvl="3">
      <w:start w:val="1"/>
      <w:numFmt w:val="bullet"/>
      <w:lvlText w:val=""/>
      <w:lvlJc w:val="left"/>
      <w:pPr>
        <w:ind w:left="3240" w:hanging="360"/>
      </w:pPr>
      <w:rPr>
        <w:rFonts w:ascii="Symbol" w:hAnsi="Symbol" w:hint="default"/>
        <w:color w:val="auto"/>
      </w:rPr>
    </w:lvl>
    <w:lvl w:ilvl="4">
      <w:start w:val="1"/>
      <w:numFmt w:val="bullet"/>
      <w:lvlText w:val=""/>
      <w:lvlJc w:val="left"/>
      <w:pPr>
        <w:ind w:left="3960" w:hanging="360"/>
      </w:pPr>
      <w:rPr>
        <w:rFonts w:ascii="Symbol" w:hAnsi="Symbol" w:hint="default"/>
        <w:color w:val="auto"/>
      </w:rPr>
    </w:lvl>
    <w:lvl w:ilvl="5">
      <w:start w:val="1"/>
      <w:numFmt w:val="bullet"/>
      <w:lvlText w:val=""/>
      <w:lvlJc w:val="left"/>
      <w:pPr>
        <w:ind w:left="4680" w:hanging="360"/>
      </w:pPr>
      <w:rPr>
        <w:rFonts w:ascii="Symbol" w:hAnsi="Symbol" w:hint="default"/>
        <w:color w:val="auto"/>
      </w:rPr>
    </w:lvl>
    <w:lvl w:ilvl="6">
      <w:start w:val="1"/>
      <w:numFmt w:val="bullet"/>
      <w:lvlText w:val=""/>
      <w:lvlJc w:val="left"/>
      <w:pPr>
        <w:ind w:left="5400" w:hanging="360"/>
      </w:pPr>
      <w:rPr>
        <w:rFonts w:ascii="Symbol" w:hAnsi="Symbol" w:hint="default"/>
        <w:color w:val="auto"/>
      </w:rPr>
    </w:lvl>
    <w:lvl w:ilvl="7">
      <w:start w:val="1"/>
      <w:numFmt w:val="bullet"/>
      <w:lvlText w:val=""/>
      <w:lvlJc w:val="left"/>
      <w:pPr>
        <w:ind w:left="6120" w:hanging="360"/>
      </w:pPr>
      <w:rPr>
        <w:rFonts w:ascii="Symbol" w:hAnsi="Symbol" w:hint="default"/>
        <w:color w:val="auto"/>
      </w:rPr>
    </w:lvl>
    <w:lvl w:ilvl="8">
      <w:start w:val="1"/>
      <w:numFmt w:val="bullet"/>
      <w:lvlText w:val=""/>
      <w:lvlJc w:val="left"/>
      <w:pPr>
        <w:ind w:left="6840" w:hanging="360"/>
      </w:pPr>
      <w:rPr>
        <w:rFonts w:ascii="Symbol" w:hAnsi="Symbol" w:hint="default"/>
        <w:color w:val="auto"/>
      </w:rPr>
    </w:lvl>
  </w:abstractNum>
  <w:abstractNum w:abstractNumId="27" w15:restartNumberingAfterBreak="0">
    <w:nsid w:val="3D772E3C"/>
    <w:multiLevelType w:val="hybridMultilevel"/>
    <w:tmpl w:val="BC965B5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F35073B"/>
    <w:multiLevelType w:val="hybridMultilevel"/>
    <w:tmpl w:val="4A540BC6"/>
    <w:lvl w:ilvl="0" w:tplc="0809000F">
      <w:start w:val="1"/>
      <w:numFmt w:val="decimal"/>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4BA3735B"/>
    <w:multiLevelType w:val="multilevel"/>
    <w:tmpl w:val="2E5020FE"/>
    <w:numStyleLink w:val="GS-Parapgraphsnumbered"/>
  </w:abstractNum>
  <w:abstractNum w:abstractNumId="30" w15:restartNumberingAfterBreak="0">
    <w:nsid w:val="4C8E28A9"/>
    <w:multiLevelType w:val="hybridMultilevel"/>
    <w:tmpl w:val="4CF6D18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4F94394B"/>
    <w:multiLevelType w:val="hybridMultilevel"/>
    <w:tmpl w:val="72DCC6E0"/>
    <w:lvl w:ilvl="0" w:tplc="FFFFFFFF">
      <w:start w:val="1"/>
      <w:numFmt w:val="decimal"/>
      <w:lvlText w:val="%1."/>
      <w:lvlJc w:val="left"/>
      <w:pPr>
        <w:ind w:left="720" w:hanging="360"/>
      </w:pPr>
      <w:rPr>
        <w:rFonts w:hint="default"/>
      </w:rPr>
    </w:lvl>
    <w:lvl w:ilvl="1" w:tplc="08090001">
      <w:start w:val="1"/>
      <w:numFmt w:val="bullet"/>
      <w:lvlText w:val=""/>
      <w:lvlJc w:val="left"/>
      <w:pPr>
        <w:ind w:left="108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A2B6EDB"/>
    <w:multiLevelType w:val="multilevel"/>
    <w:tmpl w:val="CEECAD16"/>
    <w:lvl w:ilvl="0">
      <w:start w:val="1"/>
      <w:numFmt w:val="none"/>
      <w:lvlText w:val="%1"/>
      <w:lvlJc w:val="left"/>
      <w:pPr>
        <w:tabs>
          <w:tab w:val="num" w:pos="0"/>
        </w:tabs>
        <w:ind w:left="0" w:firstLine="0"/>
      </w:pPr>
      <w:rPr>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lowerLetter"/>
      <w:lvlText w:val="(%2)"/>
      <w:lvlJc w:val="left"/>
      <w:pPr>
        <w:tabs>
          <w:tab w:val="num" w:pos="567"/>
        </w:tabs>
        <w:ind w:left="1871" w:hanging="1276"/>
      </w:pPr>
      <w:rPr>
        <w:rFonts w:hint="default"/>
      </w:rPr>
    </w:lvl>
    <w:lvl w:ilvl="2">
      <w:start w:val="1"/>
      <w:numFmt w:val="lowerRoman"/>
      <w:lvlText w:val="(%3)"/>
      <w:lvlJc w:val="right"/>
      <w:pPr>
        <w:tabs>
          <w:tab w:val="num" w:pos="2160"/>
        </w:tabs>
        <w:ind w:left="2160" w:hanging="346"/>
      </w:pPr>
      <w:rPr>
        <w:rFonts w:hint="default"/>
      </w:rPr>
    </w:lvl>
    <w:lvl w:ilvl="3">
      <w:start w:val="1"/>
      <w:numFmt w:val="decimal"/>
      <w:lvlText w:val="(%4)"/>
      <w:lvlJc w:val="left"/>
      <w:pPr>
        <w:tabs>
          <w:tab w:val="num" w:pos="720"/>
        </w:tabs>
        <w:ind w:left="720" w:hanging="360"/>
      </w:pPr>
      <w:rPr>
        <w:rFonts w:hint="default"/>
      </w:rPr>
    </w:lvl>
    <w:lvl w:ilvl="4">
      <w:start w:val="1"/>
      <w:numFmt w:val="lowerLetter"/>
      <w:lvlText w:val="(%5)"/>
      <w:lvlJc w:val="left"/>
      <w:pPr>
        <w:tabs>
          <w:tab w:val="num" w:pos="1080"/>
        </w:tabs>
        <w:ind w:left="1080" w:hanging="360"/>
      </w:pPr>
      <w:rPr>
        <w:rFonts w:hint="default"/>
      </w:rPr>
    </w:lvl>
    <w:lvl w:ilvl="5">
      <w:start w:val="1"/>
      <w:numFmt w:val="lowerRoman"/>
      <w:lvlText w:val="(%6)"/>
      <w:lvlJc w:val="left"/>
      <w:pPr>
        <w:tabs>
          <w:tab w:val="num" w:pos="1440"/>
        </w:tabs>
        <w:ind w:left="1440" w:hanging="360"/>
      </w:pPr>
      <w:rPr>
        <w:rFonts w:hint="default"/>
      </w:rPr>
    </w:lvl>
    <w:lvl w:ilvl="6">
      <w:start w:val="1"/>
      <w:numFmt w:val="decimal"/>
      <w:lvlText w:val="%7."/>
      <w:lvlJc w:val="left"/>
      <w:pPr>
        <w:tabs>
          <w:tab w:val="num" w:pos="1800"/>
        </w:tabs>
        <w:ind w:left="1800" w:hanging="360"/>
      </w:pPr>
      <w:rPr>
        <w:rFonts w:hint="default"/>
      </w:rPr>
    </w:lvl>
    <w:lvl w:ilvl="7">
      <w:start w:val="1"/>
      <w:numFmt w:val="lowerLetter"/>
      <w:lvlText w:val="%8."/>
      <w:lvlJc w:val="left"/>
      <w:pPr>
        <w:tabs>
          <w:tab w:val="num" w:pos="2160"/>
        </w:tabs>
        <w:ind w:left="2160" w:hanging="360"/>
      </w:pPr>
      <w:rPr>
        <w:rFonts w:hint="default"/>
      </w:rPr>
    </w:lvl>
    <w:lvl w:ilvl="8">
      <w:start w:val="1"/>
      <w:numFmt w:val="lowerRoman"/>
      <w:lvlText w:val="%9."/>
      <w:lvlJc w:val="left"/>
      <w:pPr>
        <w:tabs>
          <w:tab w:val="num" w:pos="2520"/>
        </w:tabs>
        <w:ind w:left="2520" w:hanging="360"/>
      </w:pPr>
      <w:rPr>
        <w:rFonts w:hint="default"/>
      </w:rPr>
    </w:lvl>
  </w:abstractNum>
  <w:abstractNum w:abstractNumId="33" w15:restartNumberingAfterBreak="0">
    <w:nsid w:val="5B6872C1"/>
    <w:multiLevelType w:val="hybridMultilevel"/>
    <w:tmpl w:val="B9988942"/>
    <w:lvl w:ilvl="0" w:tplc="33F0EA36">
      <w:start w:val="1"/>
      <w:numFmt w:val="decimal"/>
      <w:lvlText w:val="%1."/>
      <w:lvlJc w:val="left"/>
      <w:pPr>
        <w:ind w:left="673" w:hanging="360"/>
      </w:pPr>
      <w:rPr>
        <w:rFonts w:ascii="Arial" w:eastAsia="Times New Roman" w:hAnsi="Arial" w:cs="Times New Roman"/>
      </w:rPr>
    </w:lvl>
    <w:lvl w:ilvl="1" w:tplc="08090019" w:tentative="1">
      <w:start w:val="1"/>
      <w:numFmt w:val="lowerLetter"/>
      <w:lvlText w:val="%2."/>
      <w:lvlJc w:val="left"/>
      <w:pPr>
        <w:ind w:left="1393" w:hanging="360"/>
      </w:pPr>
    </w:lvl>
    <w:lvl w:ilvl="2" w:tplc="0809001B" w:tentative="1">
      <w:start w:val="1"/>
      <w:numFmt w:val="lowerRoman"/>
      <w:lvlText w:val="%3."/>
      <w:lvlJc w:val="right"/>
      <w:pPr>
        <w:ind w:left="2113" w:hanging="180"/>
      </w:pPr>
    </w:lvl>
    <w:lvl w:ilvl="3" w:tplc="0809000F" w:tentative="1">
      <w:start w:val="1"/>
      <w:numFmt w:val="decimal"/>
      <w:lvlText w:val="%4."/>
      <w:lvlJc w:val="left"/>
      <w:pPr>
        <w:ind w:left="2833" w:hanging="360"/>
      </w:pPr>
    </w:lvl>
    <w:lvl w:ilvl="4" w:tplc="08090019" w:tentative="1">
      <w:start w:val="1"/>
      <w:numFmt w:val="lowerLetter"/>
      <w:lvlText w:val="%5."/>
      <w:lvlJc w:val="left"/>
      <w:pPr>
        <w:ind w:left="3553" w:hanging="360"/>
      </w:pPr>
    </w:lvl>
    <w:lvl w:ilvl="5" w:tplc="0809001B" w:tentative="1">
      <w:start w:val="1"/>
      <w:numFmt w:val="lowerRoman"/>
      <w:lvlText w:val="%6."/>
      <w:lvlJc w:val="right"/>
      <w:pPr>
        <w:ind w:left="4273" w:hanging="180"/>
      </w:pPr>
    </w:lvl>
    <w:lvl w:ilvl="6" w:tplc="0809000F" w:tentative="1">
      <w:start w:val="1"/>
      <w:numFmt w:val="decimal"/>
      <w:lvlText w:val="%7."/>
      <w:lvlJc w:val="left"/>
      <w:pPr>
        <w:ind w:left="4993" w:hanging="360"/>
      </w:pPr>
    </w:lvl>
    <w:lvl w:ilvl="7" w:tplc="08090019" w:tentative="1">
      <w:start w:val="1"/>
      <w:numFmt w:val="lowerLetter"/>
      <w:lvlText w:val="%8."/>
      <w:lvlJc w:val="left"/>
      <w:pPr>
        <w:ind w:left="5713" w:hanging="360"/>
      </w:pPr>
    </w:lvl>
    <w:lvl w:ilvl="8" w:tplc="0809001B" w:tentative="1">
      <w:start w:val="1"/>
      <w:numFmt w:val="lowerRoman"/>
      <w:lvlText w:val="%9."/>
      <w:lvlJc w:val="right"/>
      <w:pPr>
        <w:ind w:left="6433" w:hanging="180"/>
      </w:pPr>
    </w:lvl>
  </w:abstractNum>
  <w:abstractNum w:abstractNumId="34" w15:restartNumberingAfterBreak="0">
    <w:nsid w:val="6A8B2C79"/>
    <w:multiLevelType w:val="hybridMultilevel"/>
    <w:tmpl w:val="388A7CFA"/>
    <w:lvl w:ilvl="0" w:tplc="0809000F">
      <w:start w:val="1"/>
      <w:numFmt w:val="decimal"/>
      <w:lvlText w:val="%1."/>
      <w:lvlJc w:val="left"/>
      <w:pPr>
        <w:ind w:left="720" w:hanging="360"/>
      </w:pPr>
      <w:rPr>
        <w:rFonts w:hint="default"/>
        <w:sz w:val="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ED40532"/>
    <w:multiLevelType w:val="hybridMultilevel"/>
    <w:tmpl w:val="0B365FB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1F17D21"/>
    <w:multiLevelType w:val="hybridMultilevel"/>
    <w:tmpl w:val="6BF03968"/>
    <w:lvl w:ilvl="0" w:tplc="0809000F">
      <w:start w:val="1"/>
      <w:numFmt w:val="decimal"/>
      <w:lvlText w:val="%1."/>
      <w:lvlJc w:val="left"/>
      <w:pPr>
        <w:ind w:left="673" w:hanging="360"/>
      </w:pPr>
    </w:lvl>
    <w:lvl w:ilvl="1" w:tplc="08090019" w:tentative="1">
      <w:start w:val="1"/>
      <w:numFmt w:val="lowerLetter"/>
      <w:lvlText w:val="%2."/>
      <w:lvlJc w:val="left"/>
      <w:pPr>
        <w:ind w:left="1393" w:hanging="360"/>
      </w:pPr>
    </w:lvl>
    <w:lvl w:ilvl="2" w:tplc="0809001B" w:tentative="1">
      <w:start w:val="1"/>
      <w:numFmt w:val="lowerRoman"/>
      <w:lvlText w:val="%3."/>
      <w:lvlJc w:val="right"/>
      <w:pPr>
        <w:ind w:left="2113" w:hanging="180"/>
      </w:pPr>
    </w:lvl>
    <w:lvl w:ilvl="3" w:tplc="0809000F" w:tentative="1">
      <w:start w:val="1"/>
      <w:numFmt w:val="decimal"/>
      <w:lvlText w:val="%4."/>
      <w:lvlJc w:val="left"/>
      <w:pPr>
        <w:ind w:left="2833" w:hanging="360"/>
      </w:pPr>
    </w:lvl>
    <w:lvl w:ilvl="4" w:tplc="08090019" w:tentative="1">
      <w:start w:val="1"/>
      <w:numFmt w:val="lowerLetter"/>
      <w:lvlText w:val="%5."/>
      <w:lvlJc w:val="left"/>
      <w:pPr>
        <w:ind w:left="3553" w:hanging="360"/>
      </w:pPr>
    </w:lvl>
    <w:lvl w:ilvl="5" w:tplc="0809001B" w:tentative="1">
      <w:start w:val="1"/>
      <w:numFmt w:val="lowerRoman"/>
      <w:lvlText w:val="%6."/>
      <w:lvlJc w:val="right"/>
      <w:pPr>
        <w:ind w:left="4273" w:hanging="180"/>
      </w:pPr>
    </w:lvl>
    <w:lvl w:ilvl="6" w:tplc="0809000F" w:tentative="1">
      <w:start w:val="1"/>
      <w:numFmt w:val="decimal"/>
      <w:lvlText w:val="%7."/>
      <w:lvlJc w:val="left"/>
      <w:pPr>
        <w:ind w:left="4993" w:hanging="360"/>
      </w:pPr>
    </w:lvl>
    <w:lvl w:ilvl="7" w:tplc="08090019" w:tentative="1">
      <w:start w:val="1"/>
      <w:numFmt w:val="lowerLetter"/>
      <w:lvlText w:val="%8."/>
      <w:lvlJc w:val="left"/>
      <w:pPr>
        <w:ind w:left="5713" w:hanging="360"/>
      </w:pPr>
    </w:lvl>
    <w:lvl w:ilvl="8" w:tplc="0809001B" w:tentative="1">
      <w:start w:val="1"/>
      <w:numFmt w:val="lowerRoman"/>
      <w:lvlText w:val="%9."/>
      <w:lvlJc w:val="right"/>
      <w:pPr>
        <w:ind w:left="6433" w:hanging="180"/>
      </w:pPr>
    </w:lvl>
  </w:abstractNum>
  <w:abstractNum w:abstractNumId="37" w15:restartNumberingAfterBreak="0">
    <w:nsid w:val="72FF67AB"/>
    <w:multiLevelType w:val="hybridMultilevel"/>
    <w:tmpl w:val="A07ADEA0"/>
    <w:lvl w:ilvl="0" w:tplc="FFFFFFFF">
      <w:start w:val="1"/>
      <w:numFmt w:val="decimal"/>
      <w:lvlText w:val="%1."/>
      <w:lvlJc w:val="left"/>
      <w:pPr>
        <w:ind w:left="720" w:hanging="360"/>
      </w:pPr>
      <w:rPr>
        <w:rFonts w:hint="default"/>
      </w:rPr>
    </w:lvl>
    <w:lvl w:ilvl="1" w:tplc="08090001">
      <w:start w:val="1"/>
      <w:numFmt w:val="bullet"/>
      <w:lvlText w:val=""/>
      <w:lvlJc w:val="left"/>
      <w:pPr>
        <w:ind w:left="108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2409613">
    <w:abstractNumId w:val="9"/>
  </w:num>
  <w:num w:numId="2" w16cid:durableId="1077903187">
    <w:abstractNumId w:val="7"/>
  </w:num>
  <w:num w:numId="3" w16cid:durableId="1184517892">
    <w:abstractNumId w:val="6"/>
  </w:num>
  <w:num w:numId="4" w16cid:durableId="1962033597">
    <w:abstractNumId w:val="5"/>
  </w:num>
  <w:num w:numId="5" w16cid:durableId="672683251">
    <w:abstractNumId w:val="4"/>
  </w:num>
  <w:num w:numId="6" w16cid:durableId="1958636002">
    <w:abstractNumId w:val="8"/>
  </w:num>
  <w:num w:numId="7" w16cid:durableId="1824198213">
    <w:abstractNumId w:val="3"/>
  </w:num>
  <w:num w:numId="8" w16cid:durableId="1217357848">
    <w:abstractNumId w:val="2"/>
  </w:num>
  <w:num w:numId="9" w16cid:durableId="771439822">
    <w:abstractNumId w:val="1"/>
  </w:num>
  <w:num w:numId="10" w16cid:durableId="712467459">
    <w:abstractNumId w:val="0"/>
  </w:num>
  <w:num w:numId="11" w16cid:durableId="1020668631">
    <w:abstractNumId w:val="26"/>
  </w:num>
  <w:num w:numId="12" w16cid:durableId="1457987517">
    <w:abstractNumId w:val="14"/>
  </w:num>
  <w:num w:numId="13" w16cid:durableId="2009670585">
    <w:abstractNumId w:val="22"/>
  </w:num>
  <w:num w:numId="14" w16cid:durableId="128018914">
    <w:abstractNumId w:val="18"/>
  </w:num>
  <w:num w:numId="15" w16cid:durableId="255332583">
    <w:abstractNumId w:val="29"/>
  </w:num>
  <w:num w:numId="16" w16cid:durableId="309865676">
    <w:abstractNumId w:val="13"/>
  </w:num>
  <w:num w:numId="17" w16cid:durableId="1385180990">
    <w:abstractNumId w:val="11"/>
  </w:num>
  <w:num w:numId="18" w16cid:durableId="547231339">
    <w:abstractNumId w:val="21"/>
  </w:num>
  <w:num w:numId="19" w16cid:durableId="1401631561">
    <w:abstractNumId w:val="23"/>
  </w:num>
  <w:num w:numId="20" w16cid:durableId="1057704742">
    <w:abstractNumId w:val="17"/>
  </w:num>
  <w:num w:numId="21" w16cid:durableId="197081657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471018460">
    <w:abstractNumId w:val="25"/>
  </w:num>
  <w:num w:numId="23" w16cid:durableId="592934804">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483500252">
    <w:abstractNumId w:val="36"/>
  </w:num>
  <w:num w:numId="25" w16cid:durableId="1355881985">
    <w:abstractNumId w:val="33"/>
  </w:num>
  <w:num w:numId="26" w16cid:durableId="913319428">
    <w:abstractNumId w:val="27"/>
  </w:num>
  <w:num w:numId="27" w16cid:durableId="1474130172">
    <w:abstractNumId w:val="28"/>
  </w:num>
  <w:num w:numId="28" w16cid:durableId="1975479553">
    <w:abstractNumId w:val="34"/>
  </w:num>
  <w:num w:numId="29" w16cid:durableId="861629141">
    <w:abstractNumId w:val="24"/>
  </w:num>
  <w:num w:numId="30" w16cid:durableId="241794989">
    <w:abstractNumId w:val="16"/>
  </w:num>
  <w:num w:numId="31" w16cid:durableId="1963612502">
    <w:abstractNumId w:val="12"/>
  </w:num>
  <w:num w:numId="32" w16cid:durableId="2044549660">
    <w:abstractNumId w:val="15"/>
  </w:num>
  <w:num w:numId="33" w16cid:durableId="494300937">
    <w:abstractNumId w:val="20"/>
  </w:num>
  <w:num w:numId="34" w16cid:durableId="66609833">
    <w:abstractNumId w:val="35"/>
  </w:num>
  <w:num w:numId="35" w16cid:durableId="876551494">
    <w:abstractNumId w:val="30"/>
  </w:num>
  <w:num w:numId="36" w16cid:durableId="1277713796">
    <w:abstractNumId w:val="10"/>
  </w:num>
  <w:num w:numId="37" w16cid:durableId="1505582529">
    <w:abstractNumId w:val="37"/>
  </w:num>
  <w:num w:numId="38" w16cid:durableId="2032145270">
    <w:abstractNumId w:val="31"/>
  </w:num>
  <w:numIdMacAtCleanup w:val="3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or Tennant">
    <w15:presenceInfo w15:providerId="AD" w15:userId="S::tor.tennant@co2balance.com::eb6d09c1-04d0-4574-811a-c7d5414c6c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Formatting/>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DMwMTU1MjI1NDU0M7ZU0lEKTi0uzszPAykwrAUANEK4xCwAAAA="/>
  </w:docVars>
  <w:rsids>
    <w:rsidRoot w:val="005344A4"/>
    <w:rsid w:val="000026C5"/>
    <w:rsid w:val="00003103"/>
    <w:rsid w:val="00003D6F"/>
    <w:rsid w:val="00006426"/>
    <w:rsid w:val="000075AF"/>
    <w:rsid w:val="00016185"/>
    <w:rsid w:val="000168AA"/>
    <w:rsid w:val="0002272D"/>
    <w:rsid w:val="00022ABB"/>
    <w:rsid w:val="00023280"/>
    <w:rsid w:val="0002378C"/>
    <w:rsid w:val="00024265"/>
    <w:rsid w:val="000247F2"/>
    <w:rsid w:val="0002568C"/>
    <w:rsid w:val="00027486"/>
    <w:rsid w:val="000274C3"/>
    <w:rsid w:val="00030102"/>
    <w:rsid w:val="00030446"/>
    <w:rsid w:val="00030A48"/>
    <w:rsid w:val="00031E9E"/>
    <w:rsid w:val="0003304E"/>
    <w:rsid w:val="000333C7"/>
    <w:rsid w:val="000359F4"/>
    <w:rsid w:val="00042FBE"/>
    <w:rsid w:val="00044765"/>
    <w:rsid w:val="00050063"/>
    <w:rsid w:val="000522F0"/>
    <w:rsid w:val="00057D25"/>
    <w:rsid w:val="0006137A"/>
    <w:rsid w:val="000624AD"/>
    <w:rsid w:val="00063EB5"/>
    <w:rsid w:val="000810C1"/>
    <w:rsid w:val="000814FF"/>
    <w:rsid w:val="000820DA"/>
    <w:rsid w:val="0008475A"/>
    <w:rsid w:val="00084B59"/>
    <w:rsid w:val="00085E2B"/>
    <w:rsid w:val="000A0DC9"/>
    <w:rsid w:val="000A16D6"/>
    <w:rsid w:val="000A35C3"/>
    <w:rsid w:val="000A4875"/>
    <w:rsid w:val="000B6474"/>
    <w:rsid w:val="000B7DA5"/>
    <w:rsid w:val="000D6486"/>
    <w:rsid w:val="000D6E99"/>
    <w:rsid w:val="000D7884"/>
    <w:rsid w:val="000D7EE9"/>
    <w:rsid w:val="000E77C1"/>
    <w:rsid w:val="001021D9"/>
    <w:rsid w:val="00102372"/>
    <w:rsid w:val="00102E29"/>
    <w:rsid w:val="00105D5B"/>
    <w:rsid w:val="00110538"/>
    <w:rsid w:val="001105B8"/>
    <w:rsid w:val="0011166F"/>
    <w:rsid w:val="00112BD5"/>
    <w:rsid w:val="00115BD1"/>
    <w:rsid w:val="00115CED"/>
    <w:rsid w:val="00115D7C"/>
    <w:rsid w:val="00116173"/>
    <w:rsid w:val="001244C9"/>
    <w:rsid w:val="00135E8D"/>
    <w:rsid w:val="00136B0C"/>
    <w:rsid w:val="00137666"/>
    <w:rsid w:val="001410D7"/>
    <w:rsid w:val="00162234"/>
    <w:rsid w:val="001660DA"/>
    <w:rsid w:val="001663D9"/>
    <w:rsid w:val="001673ED"/>
    <w:rsid w:val="00167E2E"/>
    <w:rsid w:val="00172069"/>
    <w:rsid w:val="001730C7"/>
    <w:rsid w:val="0017401C"/>
    <w:rsid w:val="00175F0A"/>
    <w:rsid w:val="0017623D"/>
    <w:rsid w:val="00177268"/>
    <w:rsid w:val="00180D81"/>
    <w:rsid w:val="00181E13"/>
    <w:rsid w:val="00182685"/>
    <w:rsid w:val="001829C5"/>
    <w:rsid w:val="00187D08"/>
    <w:rsid w:val="001912A7"/>
    <w:rsid w:val="00194BC2"/>
    <w:rsid w:val="00195ABB"/>
    <w:rsid w:val="0019700D"/>
    <w:rsid w:val="001A32D7"/>
    <w:rsid w:val="001A4056"/>
    <w:rsid w:val="001A4692"/>
    <w:rsid w:val="001A689F"/>
    <w:rsid w:val="001B0748"/>
    <w:rsid w:val="001B2148"/>
    <w:rsid w:val="001B2CC4"/>
    <w:rsid w:val="001B309B"/>
    <w:rsid w:val="001B467E"/>
    <w:rsid w:val="001D04BE"/>
    <w:rsid w:val="001D1C6F"/>
    <w:rsid w:val="001D2EDD"/>
    <w:rsid w:val="001E1C7C"/>
    <w:rsid w:val="001E6A43"/>
    <w:rsid w:val="001E775A"/>
    <w:rsid w:val="001F341F"/>
    <w:rsid w:val="001F6981"/>
    <w:rsid w:val="002035F7"/>
    <w:rsid w:val="00203650"/>
    <w:rsid w:val="00206434"/>
    <w:rsid w:val="00207CC8"/>
    <w:rsid w:val="00210298"/>
    <w:rsid w:val="00211D67"/>
    <w:rsid w:val="00213187"/>
    <w:rsid w:val="00215AC7"/>
    <w:rsid w:val="002169D4"/>
    <w:rsid w:val="0022078B"/>
    <w:rsid w:val="00223BA7"/>
    <w:rsid w:val="002273AC"/>
    <w:rsid w:val="00230562"/>
    <w:rsid w:val="00232015"/>
    <w:rsid w:val="00232D0E"/>
    <w:rsid w:val="0023317C"/>
    <w:rsid w:val="0023526B"/>
    <w:rsid w:val="0023634A"/>
    <w:rsid w:val="00242B17"/>
    <w:rsid w:val="00244E1C"/>
    <w:rsid w:val="00252EB9"/>
    <w:rsid w:val="0025433D"/>
    <w:rsid w:val="002549F0"/>
    <w:rsid w:val="00254AEF"/>
    <w:rsid w:val="00254C62"/>
    <w:rsid w:val="002551D8"/>
    <w:rsid w:val="00255D8C"/>
    <w:rsid w:val="00255E44"/>
    <w:rsid w:val="002562D0"/>
    <w:rsid w:val="00256315"/>
    <w:rsid w:val="00257CAF"/>
    <w:rsid w:val="00270A60"/>
    <w:rsid w:val="00270B0D"/>
    <w:rsid w:val="00277899"/>
    <w:rsid w:val="00285911"/>
    <w:rsid w:val="00290698"/>
    <w:rsid w:val="002923CF"/>
    <w:rsid w:val="0029488B"/>
    <w:rsid w:val="0029674D"/>
    <w:rsid w:val="00296DC5"/>
    <w:rsid w:val="002A0F33"/>
    <w:rsid w:val="002A44F4"/>
    <w:rsid w:val="002A5BC3"/>
    <w:rsid w:val="002B4300"/>
    <w:rsid w:val="002B50AD"/>
    <w:rsid w:val="002C39B0"/>
    <w:rsid w:val="002C4428"/>
    <w:rsid w:val="002D05AA"/>
    <w:rsid w:val="002D3696"/>
    <w:rsid w:val="002D49B8"/>
    <w:rsid w:val="002D4C81"/>
    <w:rsid w:val="002D6690"/>
    <w:rsid w:val="002E14BB"/>
    <w:rsid w:val="002E3869"/>
    <w:rsid w:val="002E56A3"/>
    <w:rsid w:val="002E5A40"/>
    <w:rsid w:val="002E5DB5"/>
    <w:rsid w:val="002E6553"/>
    <w:rsid w:val="002F34F9"/>
    <w:rsid w:val="002F3F74"/>
    <w:rsid w:val="002F4151"/>
    <w:rsid w:val="002F41EF"/>
    <w:rsid w:val="00300C32"/>
    <w:rsid w:val="003033AA"/>
    <w:rsid w:val="00303D6E"/>
    <w:rsid w:val="00305A97"/>
    <w:rsid w:val="00306F75"/>
    <w:rsid w:val="00307AEA"/>
    <w:rsid w:val="00310BA7"/>
    <w:rsid w:val="003143FC"/>
    <w:rsid w:val="00315108"/>
    <w:rsid w:val="003250CD"/>
    <w:rsid w:val="00331741"/>
    <w:rsid w:val="00337701"/>
    <w:rsid w:val="0034270A"/>
    <w:rsid w:val="00344999"/>
    <w:rsid w:val="003457C2"/>
    <w:rsid w:val="0034581C"/>
    <w:rsid w:val="00350D03"/>
    <w:rsid w:val="00354110"/>
    <w:rsid w:val="003546B8"/>
    <w:rsid w:val="00354BD9"/>
    <w:rsid w:val="00355EF5"/>
    <w:rsid w:val="003578B0"/>
    <w:rsid w:val="00357A49"/>
    <w:rsid w:val="00366CA4"/>
    <w:rsid w:val="00367DCF"/>
    <w:rsid w:val="00371AAD"/>
    <w:rsid w:val="00372A21"/>
    <w:rsid w:val="00373691"/>
    <w:rsid w:val="0037576D"/>
    <w:rsid w:val="003762B2"/>
    <w:rsid w:val="003765B8"/>
    <w:rsid w:val="00381555"/>
    <w:rsid w:val="003842BC"/>
    <w:rsid w:val="00384B2E"/>
    <w:rsid w:val="003905E0"/>
    <w:rsid w:val="00390A80"/>
    <w:rsid w:val="00391F1F"/>
    <w:rsid w:val="00394A4D"/>
    <w:rsid w:val="00394D9C"/>
    <w:rsid w:val="00395992"/>
    <w:rsid w:val="003A5C71"/>
    <w:rsid w:val="003A6007"/>
    <w:rsid w:val="003B02ED"/>
    <w:rsid w:val="003B7408"/>
    <w:rsid w:val="003C46B4"/>
    <w:rsid w:val="003C5387"/>
    <w:rsid w:val="003C5D19"/>
    <w:rsid w:val="003C74B1"/>
    <w:rsid w:val="003D37DD"/>
    <w:rsid w:val="003D7767"/>
    <w:rsid w:val="003D78AB"/>
    <w:rsid w:val="003D7C4A"/>
    <w:rsid w:val="003E1832"/>
    <w:rsid w:val="003E1EF0"/>
    <w:rsid w:val="003E2308"/>
    <w:rsid w:val="003E4D37"/>
    <w:rsid w:val="003E6F11"/>
    <w:rsid w:val="003F0516"/>
    <w:rsid w:val="003F2ECB"/>
    <w:rsid w:val="003F4502"/>
    <w:rsid w:val="003F672B"/>
    <w:rsid w:val="003F79A1"/>
    <w:rsid w:val="004001EC"/>
    <w:rsid w:val="00407130"/>
    <w:rsid w:val="00414D3B"/>
    <w:rsid w:val="00415656"/>
    <w:rsid w:val="00420BCD"/>
    <w:rsid w:val="00420D7B"/>
    <w:rsid w:val="004335AA"/>
    <w:rsid w:val="00437BD7"/>
    <w:rsid w:val="00442DEF"/>
    <w:rsid w:val="00452510"/>
    <w:rsid w:val="00455A56"/>
    <w:rsid w:val="004570D7"/>
    <w:rsid w:val="0045722A"/>
    <w:rsid w:val="00460A48"/>
    <w:rsid w:val="00460D2E"/>
    <w:rsid w:val="00464302"/>
    <w:rsid w:val="00465C92"/>
    <w:rsid w:val="00472B8D"/>
    <w:rsid w:val="00472BF6"/>
    <w:rsid w:val="004733D4"/>
    <w:rsid w:val="00473EC6"/>
    <w:rsid w:val="00474E7B"/>
    <w:rsid w:val="00474F46"/>
    <w:rsid w:val="0047688F"/>
    <w:rsid w:val="0047743D"/>
    <w:rsid w:val="004809E4"/>
    <w:rsid w:val="004A0AF1"/>
    <w:rsid w:val="004A4010"/>
    <w:rsid w:val="004A5651"/>
    <w:rsid w:val="004B28CA"/>
    <w:rsid w:val="004B7910"/>
    <w:rsid w:val="004B7F96"/>
    <w:rsid w:val="004C32AF"/>
    <w:rsid w:val="004C3B1A"/>
    <w:rsid w:val="004C6B4E"/>
    <w:rsid w:val="004C7F61"/>
    <w:rsid w:val="004D0676"/>
    <w:rsid w:val="004D3B79"/>
    <w:rsid w:val="004E361A"/>
    <w:rsid w:val="004F01F3"/>
    <w:rsid w:val="004F1FBA"/>
    <w:rsid w:val="004F2147"/>
    <w:rsid w:val="004F2E51"/>
    <w:rsid w:val="004F30AD"/>
    <w:rsid w:val="00504EA6"/>
    <w:rsid w:val="0050565F"/>
    <w:rsid w:val="005076F0"/>
    <w:rsid w:val="00510C60"/>
    <w:rsid w:val="005141F3"/>
    <w:rsid w:val="00523A5E"/>
    <w:rsid w:val="00531799"/>
    <w:rsid w:val="0053201C"/>
    <w:rsid w:val="00533E94"/>
    <w:rsid w:val="005344A4"/>
    <w:rsid w:val="00541911"/>
    <w:rsid w:val="00542571"/>
    <w:rsid w:val="005434B9"/>
    <w:rsid w:val="00544D39"/>
    <w:rsid w:val="00551098"/>
    <w:rsid w:val="00551567"/>
    <w:rsid w:val="00552C81"/>
    <w:rsid w:val="005547AD"/>
    <w:rsid w:val="00555AFE"/>
    <w:rsid w:val="005567EB"/>
    <w:rsid w:val="005572AE"/>
    <w:rsid w:val="005603AE"/>
    <w:rsid w:val="005615BD"/>
    <w:rsid w:val="005663AA"/>
    <w:rsid w:val="00574567"/>
    <w:rsid w:val="00576FC7"/>
    <w:rsid w:val="00585AF8"/>
    <w:rsid w:val="005906EB"/>
    <w:rsid w:val="005A3B22"/>
    <w:rsid w:val="005A3CCB"/>
    <w:rsid w:val="005A434A"/>
    <w:rsid w:val="005B089A"/>
    <w:rsid w:val="005B0AE0"/>
    <w:rsid w:val="005B10B7"/>
    <w:rsid w:val="005B270D"/>
    <w:rsid w:val="005B3B67"/>
    <w:rsid w:val="005B5D81"/>
    <w:rsid w:val="005C0043"/>
    <w:rsid w:val="005D04BB"/>
    <w:rsid w:val="005D1CA5"/>
    <w:rsid w:val="005D3504"/>
    <w:rsid w:val="005D3DDB"/>
    <w:rsid w:val="005D6E4E"/>
    <w:rsid w:val="005D7C95"/>
    <w:rsid w:val="005E39D8"/>
    <w:rsid w:val="005E3BAB"/>
    <w:rsid w:val="005E4474"/>
    <w:rsid w:val="005E56D6"/>
    <w:rsid w:val="005F41EF"/>
    <w:rsid w:val="005F4AF8"/>
    <w:rsid w:val="00601B87"/>
    <w:rsid w:val="0060604F"/>
    <w:rsid w:val="00615C39"/>
    <w:rsid w:val="00616F25"/>
    <w:rsid w:val="00617B6E"/>
    <w:rsid w:val="00630842"/>
    <w:rsid w:val="0063193F"/>
    <w:rsid w:val="00635A56"/>
    <w:rsid w:val="0063724E"/>
    <w:rsid w:val="00643361"/>
    <w:rsid w:val="00645B2A"/>
    <w:rsid w:val="0064613C"/>
    <w:rsid w:val="00651118"/>
    <w:rsid w:val="006515C0"/>
    <w:rsid w:val="00654716"/>
    <w:rsid w:val="00654B62"/>
    <w:rsid w:val="00660A1F"/>
    <w:rsid w:val="00661C60"/>
    <w:rsid w:val="0066396A"/>
    <w:rsid w:val="00665AA9"/>
    <w:rsid w:val="00673824"/>
    <w:rsid w:val="00674989"/>
    <w:rsid w:val="00676CEA"/>
    <w:rsid w:val="0068201F"/>
    <w:rsid w:val="006824D1"/>
    <w:rsid w:val="0068294E"/>
    <w:rsid w:val="006850A7"/>
    <w:rsid w:val="00695D96"/>
    <w:rsid w:val="00696031"/>
    <w:rsid w:val="006976CA"/>
    <w:rsid w:val="006A2FAC"/>
    <w:rsid w:val="006A7206"/>
    <w:rsid w:val="006B1CE7"/>
    <w:rsid w:val="006B37F3"/>
    <w:rsid w:val="006B3D2C"/>
    <w:rsid w:val="006B5898"/>
    <w:rsid w:val="006B67F3"/>
    <w:rsid w:val="006C544B"/>
    <w:rsid w:val="006C572D"/>
    <w:rsid w:val="006C76F3"/>
    <w:rsid w:val="006D1E83"/>
    <w:rsid w:val="006D20D9"/>
    <w:rsid w:val="006D2F2C"/>
    <w:rsid w:val="006D32E2"/>
    <w:rsid w:val="006D53FE"/>
    <w:rsid w:val="006E02E2"/>
    <w:rsid w:val="006E3FE5"/>
    <w:rsid w:val="006E4258"/>
    <w:rsid w:val="006E4980"/>
    <w:rsid w:val="006F1E95"/>
    <w:rsid w:val="006F3E5E"/>
    <w:rsid w:val="006F47AB"/>
    <w:rsid w:val="006F52DA"/>
    <w:rsid w:val="00703916"/>
    <w:rsid w:val="00704510"/>
    <w:rsid w:val="0070458C"/>
    <w:rsid w:val="007050E0"/>
    <w:rsid w:val="00705FCF"/>
    <w:rsid w:val="007067CC"/>
    <w:rsid w:val="00720C0A"/>
    <w:rsid w:val="007216C7"/>
    <w:rsid w:val="007241BB"/>
    <w:rsid w:val="0073192C"/>
    <w:rsid w:val="00733CB2"/>
    <w:rsid w:val="00744F34"/>
    <w:rsid w:val="007502EB"/>
    <w:rsid w:val="00750F10"/>
    <w:rsid w:val="007530C0"/>
    <w:rsid w:val="007556B8"/>
    <w:rsid w:val="00756B27"/>
    <w:rsid w:val="00762E5F"/>
    <w:rsid w:val="00762F2D"/>
    <w:rsid w:val="0076407F"/>
    <w:rsid w:val="00765E86"/>
    <w:rsid w:val="0077788B"/>
    <w:rsid w:val="007779C9"/>
    <w:rsid w:val="007805B0"/>
    <w:rsid w:val="00781D34"/>
    <w:rsid w:val="00791122"/>
    <w:rsid w:val="00792706"/>
    <w:rsid w:val="00793CCD"/>
    <w:rsid w:val="00794454"/>
    <w:rsid w:val="00795912"/>
    <w:rsid w:val="00795D0F"/>
    <w:rsid w:val="00796C50"/>
    <w:rsid w:val="007A0AE9"/>
    <w:rsid w:val="007A43A9"/>
    <w:rsid w:val="007A6351"/>
    <w:rsid w:val="007B2737"/>
    <w:rsid w:val="007B281F"/>
    <w:rsid w:val="007B5A04"/>
    <w:rsid w:val="007C4BD7"/>
    <w:rsid w:val="007D142E"/>
    <w:rsid w:val="007D2F0B"/>
    <w:rsid w:val="007E05B2"/>
    <w:rsid w:val="007E0D51"/>
    <w:rsid w:val="007E127C"/>
    <w:rsid w:val="007E245A"/>
    <w:rsid w:val="007E24E7"/>
    <w:rsid w:val="007E4B7E"/>
    <w:rsid w:val="007E6E61"/>
    <w:rsid w:val="007F67C8"/>
    <w:rsid w:val="008016AC"/>
    <w:rsid w:val="008016EC"/>
    <w:rsid w:val="00805821"/>
    <w:rsid w:val="0080630A"/>
    <w:rsid w:val="00813034"/>
    <w:rsid w:val="008144AA"/>
    <w:rsid w:val="008179CB"/>
    <w:rsid w:val="00822F9D"/>
    <w:rsid w:val="00831B84"/>
    <w:rsid w:val="00841049"/>
    <w:rsid w:val="00841AC4"/>
    <w:rsid w:val="008447C8"/>
    <w:rsid w:val="008454D4"/>
    <w:rsid w:val="00847B71"/>
    <w:rsid w:val="008536FA"/>
    <w:rsid w:val="008621EB"/>
    <w:rsid w:val="0086356F"/>
    <w:rsid w:val="0086453D"/>
    <w:rsid w:val="0087087F"/>
    <w:rsid w:val="00870EB1"/>
    <w:rsid w:val="00872BFA"/>
    <w:rsid w:val="00876574"/>
    <w:rsid w:val="00876776"/>
    <w:rsid w:val="00876811"/>
    <w:rsid w:val="00876B11"/>
    <w:rsid w:val="008772B1"/>
    <w:rsid w:val="0088037C"/>
    <w:rsid w:val="008843D4"/>
    <w:rsid w:val="00885529"/>
    <w:rsid w:val="00885D25"/>
    <w:rsid w:val="00886640"/>
    <w:rsid w:val="00886A37"/>
    <w:rsid w:val="00887036"/>
    <w:rsid w:val="008870A3"/>
    <w:rsid w:val="008A09BB"/>
    <w:rsid w:val="008A2069"/>
    <w:rsid w:val="008A21FD"/>
    <w:rsid w:val="008A4985"/>
    <w:rsid w:val="008A5EB7"/>
    <w:rsid w:val="008A6368"/>
    <w:rsid w:val="008B0FFF"/>
    <w:rsid w:val="008B266D"/>
    <w:rsid w:val="008C7A19"/>
    <w:rsid w:val="008D3102"/>
    <w:rsid w:val="008D5DB0"/>
    <w:rsid w:val="008D6DAE"/>
    <w:rsid w:val="008E1301"/>
    <w:rsid w:val="008E1F4D"/>
    <w:rsid w:val="008E24AE"/>
    <w:rsid w:val="008E5DAD"/>
    <w:rsid w:val="008E6DB3"/>
    <w:rsid w:val="008F3380"/>
    <w:rsid w:val="008F3BFC"/>
    <w:rsid w:val="00900D2B"/>
    <w:rsid w:val="00902FE5"/>
    <w:rsid w:val="00906585"/>
    <w:rsid w:val="009076D7"/>
    <w:rsid w:val="009102B0"/>
    <w:rsid w:val="00912AEB"/>
    <w:rsid w:val="0092116A"/>
    <w:rsid w:val="00924273"/>
    <w:rsid w:val="00926E1B"/>
    <w:rsid w:val="0093232F"/>
    <w:rsid w:val="009347B6"/>
    <w:rsid w:val="00940656"/>
    <w:rsid w:val="00940A12"/>
    <w:rsid w:val="00943B13"/>
    <w:rsid w:val="009450D7"/>
    <w:rsid w:val="00945374"/>
    <w:rsid w:val="00945F17"/>
    <w:rsid w:val="0094740C"/>
    <w:rsid w:val="009474C7"/>
    <w:rsid w:val="00947B25"/>
    <w:rsid w:val="00956232"/>
    <w:rsid w:val="00956C00"/>
    <w:rsid w:val="009609BB"/>
    <w:rsid w:val="0096101A"/>
    <w:rsid w:val="0096352E"/>
    <w:rsid w:val="0096773B"/>
    <w:rsid w:val="009700FD"/>
    <w:rsid w:val="00971778"/>
    <w:rsid w:val="00973ADB"/>
    <w:rsid w:val="00974F10"/>
    <w:rsid w:val="009777A4"/>
    <w:rsid w:val="00980B70"/>
    <w:rsid w:val="00980D83"/>
    <w:rsid w:val="009823F5"/>
    <w:rsid w:val="00982B72"/>
    <w:rsid w:val="009864AA"/>
    <w:rsid w:val="009900F2"/>
    <w:rsid w:val="00991401"/>
    <w:rsid w:val="00991999"/>
    <w:rsid w:val="00991EF7"/>
    <w:rsid w:val="0099229A"/>
    <w:rsid w:val="009942F3"/>
    <w:rsid w:val="009A6536"/>
    <w:rsid w:val="009B20DD"/>
    <w:rsid w:val="009B3F65"/>
    <w:rsid w:val="009B75F1"/>
    <w:rsid w:val="009B77FD"/>
    <w:rsid w:val="009C0570"/>
    <w:rsid w:val="009C2B79"/>
    <w:rsid w:val="009C72AA"/>
    <w:rsid w:val="009D0C2F"/>
    <w:rsid w:val="009D22A9"/>
    <w:rsid w:val="009D5FB4"/>
    <w:rsid w:val="009F0A48"/>
    <w:rsid w:val="009F2BB0"/>
    <w:rsid w:val="009F606C"/>
    <w:rsid w:val="009F6BF9"/>
    <w:rsid w:val="009F6F5A"/>
    <w:rsid w:val="00A0148B"/>
    <w:rsid w:val="00A0155E"/>
    <w:rsid w:val="00A10B8A"/>
    <w:rsid w:val="00A15AB5"/>
    <w:rsid w:val="00A30A73"/>
    <w:rsid w:val="00A32004"/>
    <w:rsid w:val="00A36064"/>
    <w:rsid w:val="00A369BF"/>
    <w:rsid w:val="00A37E03"/>
    <w:rsid w:val="00A40EA3"/>
    <w:rsid w:val="00A411B8"/>
    <w:rsid w:val="00A43B8D"/>
    <w:rsid w:val="00A44419"/>
    <w:rsid w:val="00A5101E"/>
    <w:rsid w:val="00A56D5F"/>
    <w:rsid w:val="00A57E63"/>
    <w:rsid w:val="00A60CCC"/>
    <w:rsid w:val="00A61184"/>
    <w:rsid w:val="00A61CC2"/>
    <w:rsid w:val="00A6345E"/>
    <w:rsid w:val="00A73DCA"/>
    <w:rsid w:val="00A762C3"/>
    <w:rsid w:val="00A7791A"/>
    <w:rsid w:val="00A86EDD"/>
    <w:rsid w:val="00A90FAC"/>
    <w:rsid w:val="00A92D58"/>
    <w:rsid w:val="00A934E4"/>
    <w:rsid w:val="00A96321"/>
    <w:rsid w:val="00A97BBA"/>
    <w:rsid w:val="00AA2706"/>
    <w:rsid w:val="00AA2FE1"/>
    <w:rsid w:val="00AA381B"/>
    <w:rsid w:val="00AA4098"/>
    <w:rsid w:val="00AA48A0"/>
    <w:rsid w:val="00AA5B89"/>
    <w:rsid w:val="00AA5DF7"/>
    <w:rsid w:val="00AA6F3A"/>
    <w:rsid w:val="00AB1B8A"/>
    <w:rsid w:val="00AB4B86"/>
    <w:rsid w:val="00AB5153"/>
    <w:rsid w:val="00AB677D"/>
    <w:rsid w:val="00AC2448"/>
    <w:rsid w:val="00AE7C52"/>
    <w:rsid w:val="00AF0902"/>
    <w:rsid w:val="00AF0E13"/>
    <w:rsid w:val="00AF17F0"/>
    <w:rsid w:val="00AF1B21"/>
    <w:rsid w:val="00AF6E33"/>
    <w:rsid w:val="00AF7562"/>
    <w:rsid w:val="00B00AFC"/>
    <w:rsid w:val="00B01B0E"/>
    <w:rsid w:val="00B03B63"/>
    <w:rsid w:val="00B04B01"/>
    <w:rsid w:val="00B07798"/>
    <w:rsid w:val="00B14058"/>
    <w:rsid w:val="00B2183F"/>
    <w:rsid w:val="00B3080C"/>
    <w:rsid w:val="00B31C42"/>
    <w:rsid w:val="00B34990"/>
    <w:rsid w:val="00B35CC7"/>
    <w:rsid w:val="00B36696"/>
    <w:rsid w:val="00B446DF"/>
    <w:rsid w:val="00B461A9"/>
    <w:rsid w:val="00B47041"/>
    <w:rsid w:val="00B4796E"/>
    <w:rsid w:val="00B5109B"/>
    <w:rsid w:val="00B60961"/>
    <w:rsid w:val="00B62B62"/>
    <w:rsid w:val="00B6326B"/>
    <w:rsid w:val="00B64ECF"/>
    <w:rsid w:val="00B6506A"/>
    <w:rsid w:val="00B70483"/>
    <w:rsid w:val="00B704B9"/>
    <w:rsid w:val="00B7120F"/>
    <w:rsid w:val="00B71A2B"/>
    <w:rsid w:val="00B758E7"/>
    <w:rsid w:val="00B80242"/>
    <w:rsid w:val="00B8229D"/>
    <w:rsid w:val="00B824FE"/>
    <w:rsid w:val="00B84C9F"/>
    <w:rsid w:val="00B8535E"/>
    <w:rsid w:val="00B85932"/>
    <w:rsid w:val="00B91CFF"/>
    <w:rsid w:val="00B928BE"/>
    <w:rsid w:val="00B92E40"/>
    <w:rsid w:val="00B93476"/>
    <w:rsid w:val="00B94D1C"/>
    <w:rsid w:val="00B97A43"/>
    <w:rsid w:val="00BA0510"/>
    <w:rsid w:val="00BA3A8B"/>
    <w:rsid w:val="00BA49E6"/>
    <w:rsid w:val="00BA628A"/>
    <w:rsid w:val="00BB1DCE"/>
    <w:rsid w:val="00BB518D"/>
    <w:rsid w:val="00BB782E"/>
    <w:rsid w:val="00BB7B7D"/>
    <w:rsid w:val="00BC0D41"/>
    <w:rsid w:val="00BC2C54"/>
    <w:rsid w:val="00BC32E7"/>
    <w:rsid w:val="00BC63F3"/>
    <w:rsid w:val="00BD08BC"/>
    <w:rsid w:val="00BD119F"/>
    <w:rsid w:val="00BD17F6"/>
    <w:rsid w:val="00BD19CD"/>
    <w:rsid w:val="00BD1D47"/>
    <w:rsid w:val="00BD25D0"/>
    <w:rsid w:val="00BD3B1F"/>
    <w:rsid w:val="00BD6EFC"/>
    <w:rsid w:val="00BE771C"/>
    <w:rsid w:val="00BF2BFB"/>
    <w:rsid w:val="00BF511C"/>
    <w:rsid w:val="00BF6C17"/>
    <w:rsid w:val="00C045EA"/>
    <w:rsid w:val="00C064DB"/>
    <w:rsid w:val="00C07624"/>
    <w:rsid w:val="00C14517"/>
    <w:rsid w:val="00C171B1"/>
    <w:rsid w:val="00C230A2"/>
    <w:rsid w:val="00C24BAB"/>
    <w:rsid w:val="00C30F02"/>
    <w:rsid w:val="00C33EA5"/>
    <w:rsid w:val="00C3487B"/>
    <w:rsid w:val="00C3740B"/>
    <w:rsid w:val="00C40D2D"/>
    <w:rsid w:val="00C45155"/>
    <w:rsid w:val="00C46075"/>
    <w:rsid w:val="00C474AC"/>
    <w:rsid w:val="00C50691"/>
    <w:rsid w:val="00C522C0"/>
    <w:rsid w:val="00C546BB"/>
    <w:rsid w:val="00C56863"/>
    <w:rsid w:val="00C575F3"/>
    <w:rsid w:val="00C62E2D"/>
    <w:rsid w:val="00C63D79"/>
    <w:rsid w:val="00C657D0"/>
    <w:rsid w:val="00C74070"/>
    <w:rsid w:val="00C77216"/>
    <w:rsid w:val="00C8227A"/>
    <w:rsid w:val="00C8412C"/>
    <w:rsid w:val="00C85ABD"/>
    <w:rsid w:val="00C92677"/>
    <w:rsid w:val="00C92B11"/>
    <w:rsid w:val="00C97873"/>
    <w:rsid w:val="00CA264D"/>
    <w:rsid w:val="00CB2E84"/>
    <w:rsid w:val="00CC0F34"/>
    <w:rsid w:val="00CC7902"/>
    <w:rsid w:val="00CD1C93"/>
    <w:rsid w:val="00CD3B25"/>
    <w:rsid w:val="00CD40AC"/>
    <w:rsid w:val="00CD41BB"/>
    <w:rsid w:val="00CD604B"/>
    <w:rsid w:val="00CD6F2D"/>
    <w:rsid w:val="00CE2E4A"/>
    <w:rsid w:val="00CE38AB"/>
    <w:rsid w:val="00CF0BF9"/>
    <w:rsid w:val="00CF1A06"/>
    <w:rsid w:val="00CF2594"/>
    <w:rsid w:val="00CF29E4"/>
    <w:rsid w:val="00CF3112"/>
    <w:rsid w:val="00CF467C"/>
    <w:rsid w:val="00CF5514"/>
    <w:rsid w:val="00CF5C76"/>
    <w:rsid w:val="00CF7A3F"/>
    <w:rsid w:val="00D061EC"/>
    <w:rsid w:val="00D07221"/>
    <w:rsid w:val="00D11347"/>
    <w:rsid w:val="00D13CAE"/>
    <w:rsid w:val="00D164F6"/>
    <w:rsid w:val="00D16BCB"/>
    <w:rsid w:val="00D16ED0"/>
    <w:rsid w:val="00D16FF2"/>
    <w:rsid w:val="00D203D6"/>
    <w:rsid w:val="00D20DAE"/>
    <w:rsid w:val="00D23FDC"/>
    <w:rsid w:val="00D26A58"/>
    <w:rsid w:val="00D37847"/>
    <w:rsid w:val="00D4116B"/>
    <w:rsid w:val="00D42E09"/>
    <w:rsid w:val="00D51808"/>
    <w:rsid w:val="00D5370E"/>
    <w:rsid w:val="00D53E6E"/>
    <w:rsid w:val="00D54690"/>
    <w:rsid w:val="00D57184"/>
    <w:rsid w:val="00D611B0"/>
    <w:rsid w:val="00D61BA3"/>
    <w:rsid w:val="00D62519"/>
    <w:rsid w:val="00D62D52"/>
    <w:rsid w:val="00D6703C"/>
    <w:rsid w:val="00D675AC"/>
    <w:rsid w:val="00D72227"/>
    <w:rsid w:val="00D7300E"/>
    <w:rsid w:val="00D80242"/>
    <w:rsid w:val="00D828F7"/>
    <w:rsid w:val="00D82FCB"/>
    <w:rsid w:val="00D83439"/>
    <w:rsid w:val="00D84CDA"/>
    <w:rsid w:val="00D850C2"/>
    <w:rsid w:val="00D86D16"/>
    <w:rsid w:val="00D93C56"/>
    <w:rsid w:val="00DA00DC"/>
    <w:rsid w:val="00DA5390"/>
    <w:rsid w:val="00DA56C3"/>
    <w:rsid w:val="00DA68F6"/>
    <w:rsid w:val="00DA79DC"/>
    <w:rsid w:val="00DB0BFB"/>
    <w:rsid w:val="00DB3DFF"/>
    <w:rsid w:val="00DB4779"/>
    <w:rsid w:val="00DB4ED0"/>
    <w:rsid w:val="00DB5296"/>
    <w:rsid w:val="00DB5A1C"/>
    <w:rsid w:val="00DD1390"/>
    <w:rsid w:val="00DD5F2A"/>
    <w:rsid w:val="00DD76F7"/>
    <w:rsid w:val="00DE1179"/>
    <w:rsid w:val="00DE14DF"/>
    <w:rsid w:val="00DE1A23"/>
    <w:rsid w:val="00DF4934"/>
    <w:rsid w:val="00DF6FF8"/>
    <w:rsid w:val="00E105D3"/>
    <w:rsid w:val="00E11165"/>
    <w:rsid w:val="00E2116C"/>
    <w:rsid w:val="00E25A2D"/>
    <w:rsid w:val="00E3712B"/>
    <w:rsid w:val="00E40011"/>
    <w:rsid w:val="00E466C8"/>
    <w:rsid w:val="00E47FE4"/>
    <w:rsid w:val="00E540EB"/>
    <w:rsid w:val="00E67342"/>
    <w:rsid w:val="00E719E1"/>
    <w:rsid w:val="00E75006"/>
    <w:rsid w:val="00E754C9"/>
    <w:rsid w:val="00E75B21"/>
    <w:rsid w:val="00E77012"/>
    <w:rsid w:val="00E84A40"/>
    <w:rsid w:val="00E85623"/>
    <w:rsid w:val="00E86263"/>
    <w:rsid w:val="00E933BC"/>
    <w:rsid w:val="00E93E5B"/>
    <w:rsid w:val="00EA3AB2"/>
    <w:rsid w:val="00EA3ADE"/>
    <w:rsid w:val="00EA6E97"/>
    <w:rsid w:val="00EC0D85"/>
    <w:rsid w:val="00EC15FF"/>
    <w:rsid w:val="00EC19F3"/>
    <w:rsid w:val="00EC1EFC"/>
    <w:rsid w:val="00EC5900"/>
    <w:rsid w:val="00ED67E7"/>
    <w:rsid w:val="00ED7B6B"/>
    <w:rsid w:val="00EE61FC"/>
    <w:rsid w:val="00EF223D"/>
    <w:rsid w:val="00EF5292"/>
    <w:rsid w:val="00EF5E70"/>
    <w:rsid w:val="00EF6CA2"/>
    <w:rsid w:val="00EF76C0"/>
    <w:rsid w:val="00F00C93"/>
    <w:rsid w:val="00F20307"/>
    <w:rsid w:val="00F312A4"/>
    <w:rsid w:val="00F33818"/>
    <w:rsid w:val="00F34038"/>
    <w:rsid w:val="00F34FCB"/>
    <w:rsid w:val="00F35E8F"/>
    <w:rsid w:val="00F42BD2"/>
    <w:rsid w:val="00F43583"/>
    <w:rsid w:val="00F4363F"/>
    <w:rsid w:val="00F451D8"/>
    <w:rsid w:val="00F476BB"/>
    <w:rsid w:val="00F52CC3"/>
    <w:rsid w:val="00F5420F"/>
    <w:rsid w:val="00F5452B"/>
    <w:rsid w:val="00F65B41"/>
    <w:rsid w:val="00F65B67"/>
    <w:rsid w:val="00F70072"/>
    <w:rsid w:val="00F70788"/>
    <w:rsid w:val="00F70DE0"/>
    <w:rsid w:val="00F71AA8"/>
    <w:rsid w:val="00F71EBA"/>
    <w:rsid w:val="00F74E31"/>
    <w:rsid w:val="00F751F2"/>
    <w:rsid w:val="00F82FB1"/>
    <w:rsid w:val="00F842B1"/>
    <w:rsid w:val="00F84364"/>
    <w:rsid w:val="00F84BDE"/>
    <w:rsid w:val="00F87EBE"/>
    <w:rsid w:val="00F92931"/>
    <w:rsid w:val="00F93952"/>
    <w:rsid w:val="00FA54F4"/>
    <w:rsid w:val="00FB2564"/>
    <w:rsid w:val="00FB53B5"/>
    <w:rsid w:val="00FB5BFF"/>
    <w:rsid w:val="00FB7CF0"/>
    <w:rsid w:val="00FC5177"/>
    <w:rsid w:val="00FD2E95"/>
    <w:rsid w:val="00FD688C"/>
    <w:rsid w:val="00FE287A"/>
    <w:rsid w:val="00FE33E0"/>
    <w:rsid w:val="00FE34E8"/>
    <w:rsid w:val="00FE48DE"/>
    <w:rsid w:val="03AB9010"/>
    <w:rsid w:val="5B41A9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DDD7F8"/>
  <w14:defaultImageDpi w14:val="32767"/>
  <w15:chartTrackingRefBased/>
  <w15:docId w15:val="{DE3BB5EC-94B4-B54A-8059-7885850E2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qFormat="1"/>
    <w:lsdException w:name="List Number" w:semiHidden="1" w:unhideWhenUsed="1" w:qFormat="1"/>
    <w:lsdException w:name="List 2" w:semiHidden="1" w:unhideWhenUsed="1" w:qFormat="1"/>
    <w:lsdException w:name="List 3" w:semiHidden="1" w:unhideWhenUsed="1" w:qFormat="1"/>
    <w:lsdException w:name="List 4" w:semiHidden="1" w:unhideWhenUsed="1" w:qFormat="1"/>
    <w:lsdException w:name="List 5" w:semiHidden="1" w:unhideWhenUsed="1" w:qFormat="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qFormat="1"/>
    <w:lsdException w:name="Note Heading" w:semiHidden="1" w:unhideWhenUsed="1"/>
    <w:lsdException w:name="Body Text 2" w:semiHidden="1" w:unhideWhenUsed="1" w:qFormat="1"/>
    <w:lsdException w:name="Body Text 3" w:semiHidden="1" w:unhideWhenUsed="1"/>
    <w:lsdException w:name="Body Text Indent 2" w:semiHidden="1" w:unhideWhenUsed="1" w:qFormat="1"/>
    <w:lsdException w:name="Body Text Indent 3" w:semiHidden="1" w:unhideWhenUsed="1"/>
    <w:lsdException w:name="Block Text" w:semiHidden="1" w:unhideWhenUsed="1" w:qFormat="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qFormat="1"/>
    <w:lsdException w:name="Smart Hyperlink" w:semiHidden="1" w:unhideWhenUsed="1" w:qFormat="1"/>
    <w:lsdException w:name="Smart Link" w:semiHidden="1" w:unhideWhenUsed="1" w:qFormat="1"/>
  </w:latentStyles>
  <w:style w:type="paragraph" w:default="1" w:styleId="Normal">
    <w:name w:val="Normal"/>
    <w:qFormat/>
    <w:rsid w:val="00B01B0E"/>
    <w:pPr>
      <w:spacing w:line="360" w:lineRule="auto"/>
      <w:contextualSpacing/>
    </w:pPr>
    <w:rPr>
      <w:rFonts w:ascii="Verdana" w:hAnsi="Verdana" w:cs="Times New Roman (Body CS)"/>
      <w:color w:val="4D4D4C"/>
      <w:sz w:val="22"/>
      <w14:cntxtAlts/>
    </w:rPr>
  </w:style>
  <w:style w:type="paragraph" w:styleId="Heading1">
    <w:name w:val="heading 1"/>
    <w:basedOn w:val="Normal"/>
    <w:next w:val="Normal"/>
    <w:link w:val="Heading1Char"/>
    <w:uiPriority w:val="9"/>
    <w:qFormat/>
    <w:rsid w:val="005E56D6"/>
    <w:pPr>
      <w:snapToGrid w:val="0"/>
      <w:spacing w:before="240" w:after="240" w:line="240" w:lineRule="auto"/>
      <w:outlineLvl w:val="0"/>
    </w:pPr>
    <w:rPr>
      <w:b/>
      <w:caps/>
      <w:color w:val="00B9BD" w:themeColor="accent1"/>
      <w:sz w:val="48"/>
    </w:rPr>
  </w:style>
  <w:style w:type="paragraph" w:styleId="Heading2">
    <w:name w:val="heading 2"/>
    <w:basedOn w:val="Normal"/>
    <w:next w:val="Normal"/>
    <w:link w:val="Heading2Char"/>
    <w:uiPriority w:val="9"/>
    <w:unhideWhenUsed/>
    <w:qFormat/>
    <w:rsid w:val="00B01B0E"/>
    <w:pPr>
      <w:keepNext/>
      <w:keepLines/>
      <w:snapToGrid w:val="0"/>
      <w:spacing w:before="120" w:after="120"/>
      <w:outlineLvl w:val="1"/>
    </w:pPr>
    <w:rPr>
      <w:rFonts w:asciiTheme="majorHAnsi" w:eastAsiaTheme="majorEastAsia" w:hAnsiTheme="majorHAnsi" w:cs="Times New Roman (Headings CS)"/>
      <w:b/>
      <w:caps/>
      <w:color w:val="515151" w:themeColor="text1"/>
      <w:sz w:val="32"/>
      <w:szCs w:val="26"/>
    </w:rPr>
  </w:style>
  <w:style w:type="paragraph" w:styleId="Heading3">
    <w:name w:val="heading 3"/>
    <w:basedOn w:val="Normal"/>
    <w:next w:val="Normal"/>
    <w:link w:val="Heading3Char"/>
    <w:uiPriority w:val="9"/>
    <w:unhideWhenUsed/>
    <w:qFormat/>
    <w:rsid w:val="007E245A"/>
    <w:pPr>
      <w:keepNext/>
      <w:keepLines/>
      <w:spacing w:before="360" w:after="240" w:line="240" w:lineRule="auto"/>
      <w:outlineLvl w:val="2"/>
    </w:pPr>
    <w:rPr>
      <w:rFonts w:asciiTheme="majorHAnsi" w:eastAsiaTheme="majorEastAsia" w:hAnsiTheme="majorHAnsi" w:cs="Times New Roman (Headings CS)"/>
      <w:b/>
      <w:caps/>
      <w:color w:val="00B9BD" w:themeColor="accent1"/>
      <w:sz w:val="32"/>
    </w:rPr>
  </w:style>
  <w:style w:type="paragraph" w:styleId="Heading4">
    <w:name w:val="heading 4"/>
    <w:basedOn w:val="Normal"/>
    <w:next w:val="Normal"/>
    <w:link w:val="Heading4Char"/>
    <w:uiPriority w:val="9"/>
    <w:unhideWhenUsed/>
    <w:qFormat/>
    <w:rsid w:val="00B6326B"/>
    <w:pPr>
      <w:keepNext/>
      <w:keepLines/>
      <w:numPr>
        <w:ilvl w:val="3"/>
      </w:numPr>
      <w:spacing w:before="240" w:after="120"/>
      <w:outlineLvl w:val="3"/>
    </w:pPr>
    <w:rPr>
      <w:rFonts w:asciiTheme="majorHAnsi" w:eastAsiaTheme="majorEastAsia" w:hAnsiTheme="majorHAnsi" w:cstheme="majorBidi"/>
      <w:iCs/>
      <w:sz w:val="28"/>
      <w:lang w:val="en-GB"/>
    </w:rPr>
  </w:style>
  <w:style w:type="paragraph" w:styleId="Heading5">
    <w:name w:val="heading 5"/>
    <w:basedOn w:val="Normal"/>
    <w:next w:val="Normal"/>
    <w:link w:val="Heading5Char"/>
    <w:uiPriority w:val="9"/>
    <w:unhideWhenUsed/>
    <w:qFormat/>
    <w:rsid w:val="00116173"/>
    <w:pPr>
      <w:keepNext/>
      <w:keepLines/>
      <w:spacing w:before="240" w:after="60"/>
      <w:outlineLvl w:val="4"/>
    </w:pPr>
    <w:rPr>
      <w:rFonts w:eastAsiaTheme="majorEastAsia" w:cs="Times New Roman (Headings CS)"/>
      <w:b/>
      <w:color w:val="323232" w:themeColor="text2"/>
      <w14:ligatures w14:val="standardContextual"/>
      <w14:numForm w14:val="oldStyle"/>
    </w:rPr>
  </w:style>
  <w:style w:type="paragraph" w:styleId="Heading6">
    <w:name w:val="heading 6"/>
    <w:basedOn w:val="Normal"/>
    <w:next w:val="Normal"/>
    <w:link w:val="Heading6Char"/>
    <w:uiPriority w:val="9"/>
    <w:unhideWhenUsed/>
    <w:qFormat/>
    <w:rsid w:val="00B01B0E"/>
    <w:pPr>
      <w:keepNext/>
      <w:keepLines/>
      <w:spacing w:before="40" w:after="0"/>
      <w:outlineLvl w:val="5"/>
    </w:pPr>
    <w:rPr>
      <w:rFonts w:asciiTheme="majorHAnsi" w:eastAsiaTheme="majorEastAsia" w:hAnsiTheme="majorHAnsi" w:cstheme="majorBidi"/>
      <w:color w:val="00B9BD" w:themeColor="accent1"/>
    </w:rPr>
  </w:style>
  <w:style w:type="paragraph" w:styleId="Heading7">
    <w:name w:val="heading 7"/>
    <w:basedOn w:val="Normal"/>
    <w:next w:val="Normal"/>
    <w:link w:val="Heading7Char"/>
    <w:uiPriority w:val="9"/>
    <w:unhideWhenUsed/>
    <w:rsid w:val="00B01B0E"/>
    <w:pPr>
      <w:keepNext/>
      <w:keepLines/>
      <w:spacing w:before="40" w:after="0"/>
      <w:outlineLvl w:val="6"/>
    </w:pPr>
    <w:rPr>
      <w:rFonts w:asciiTheme="majorHAnsi" w:eastAsiaTheme="majorEastAsia" w:hAnsiTheme="majorHAnsi" w:cs="Times New Roman (Headings CS)"/>
      <w:i/>
      <w:iCs/>
      <w:color w:val="097E80" w:themeColor="accent3"/>
    </w:rPr>
  </w:style>
  <w:style w:type="paragraph" w:styleId="Heading8">
    <w:name w:val="heading 8"/>
    <w:basedOn w:val="TablesHeadingGSCyan"/>
    <w:next w:val="Normal"/>
    <w:link w:val="Heading8Char"/>
    <w:uiPriority w:val="9"/>
    <w:unhideWhenUsed/>
    <w:rsid w:val="00B01B0E"/>
    <w:pPr>
      <w:framePr w:hSpace="180" w:wrap="around" w:y="1824"/>
      <w:outlineLvl w:val="7"/>
    </w:pPr>
  </w:style>
  <w:style w:type="paragraph" w:styleId="Heading9">
    <w:name w:val="heading 9"/>
    <w:basedOn w:val="Normal"/>
    <w:next w:val="Normal"/>
    <w:link w:val="Heading9Char"/>
    <w:uiPriority w:val="9"/>
    <w:unhideWhenUsed/>
    <w:rsid w:val="00B01B0E"/>
    <w:pPr>
      <w:keepNext/>
      <w:keepLines/>
      <w:spacing w:before="40" w:after="0"/>
      <w:outlineLvl w:val="8"/>
    </w:pPr>
    <w:rPr>
      <w:rFonts w:asciiTheme="majorHAnsi" w:eastAsiaTheme="majorEastAsia" w:hAnsiTheme="majorHAnsi" w:cstheme="majorBidi"/>
      <w:i/>
      <w:iCs/>
      <w:color w:val="6B6B6B"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rsid w:val="00B01B0E"/>
    <w:rPr>
      <w:rFonts w:ascii="Verdana" w:eastAsiaTheme="majorEastAsia" w:hAnsi="Verdana" w:cs="Times New Roman (Headings CS)"/>
      <w:b/>
      <w:color w:val="323232" w:themeColor="text2"/>
      <w:sz w:val="22"/>
      <w14:ligatures w14:val="standardContextual"/>
      <w14:numForm w14:val="oldStyle"/>
      <w14:cntxtAlts/>
    </w:rPr>
  </w:style>
  <w:style w:type="character" w:customStyle="1" w:styleId="Heading1Char">
    <w:name w:val="Heading 1 Char"/>
    <w:basedOn w:val="DefaultParagraphFont"/>
    <w:link w:val="Heading1"/>
    <w:uiPriority w:val="9"/>
    <w:rsid w:val="005E56D6"/>
    <w:rPr>
      <w:rFonts w:ascii="Verdana" w:hAnsi="Verdana" w:cs="Times New Roman (Body CS)"/>
      <w:b/>
      <w:caps/>
      <w:color w:val="00B9BD" w:themeColor="accent1"/>
      <w:sz w:val="48"/>
      <w14:cntxtAlts/>
    </w:rPr>
  </w:style>
  <w:style w:type="paragraph" w:styleId="BalloonText">
    <w:name w:val="Balloon Text"/>
    <w:basedOn w:val="Normal"/>
    <w:link w:val="BalloonTextChar"/>
    <w:uiPriority w:val="99"/>
    <w:semiHidden/>
    <w:unhideWhenUsed/>
    <w:rsid w:val="00B01B0E"/>
    <w:pPr>
      <w:spacing w:after="0" w:line="240" w:lineRule="auto"/>
    </w:pPr>
    <w:rPr>
      <w:rFonts w:asciiTheme="minorHAnsi" w:hAnsiTheme="minorHAnsi" w:cs="Times New Roman"/>
      <w:sz w:val="18"/>
      <w:szCs w:val="18"/>
    </w:rPr>
  </w:style>
  <w:style w:type="character" w:customStyle="1" w:styleId="BalloonTextChar">
    <w:name w:val="Balloon Text Char"/>
    <w:basedOn w:val="DefaultParagraphFont"/>
    <w:link w:val="BalloonText"/>
    <w:uiPriority w:val="99"/>
    <w:semiHidden/>
    <w:rsid w:val="00B01B0E"/>
    <w:rPr>
      <w:rFonts w:cs="Times New Roman"/>
      <w:color w:val="4D4D4C"/>
      <w:sz w:val="18"/>
      <w:szCs w:val="18"/>
      <w14:cntxtAlts/>
    </w:rPr>
  </w:style>
  <w:style w:type="paragraph" w:styleId="Bibliography">
    <w:name w:val="Bibliography"/>
    <w:basedOn w:val="Normal"/>
    <w:next w:val="Normal"/>
    <w:uiPriority w:val="37"/>
    <w:unhideWhenUsed/>
    <w:rsid w:val="00B01B0E"/>
  </w:style>
  <w:style w:type="paragraph" w:customStyle="1" w:styleId="BigTags">
    <w:name w:val="Big Tags"/>
    <w:next w:val="Normal"/>
    <w:qFormat/>
    <w:rsid w:val="00B01B0E"/>
    <w:pPr>
      <w:framePr w:vSpace="284" w:wrap="around" w:vAnchor="text" w:hAnchor="text" w:y="1"/>
      <w:shd w:val="clear" w:color="auto" w:fill="00B9BD" w:themeFill="accent1"/>
      <w:adjustRightInd w:val="0"/>
      <w:spacing w:after="0" w:line="240" w:lineRule="auto"/>
    </w:pPr>
    <w:rPr>
      <w:rFonts w:ascii="Verdana" w:eastAsiaTheme="minorEastAsia" w:hAnsi="Verdana" w:cs="Times New Roman (Body CS)"/>
      <w:iCs/>
      <w:caps/>
      <w:color w:val="FFFFFF" w:themeColor="background1"/>
      <w:sz w:val="20"/>
      <w14:cntxtAlts/>
    </w:rPr>
  </w:style>
  <w:style w:type="paragraph" w:styleId="BlockText">
    <w:name w:val="Block Text"/>
    <w:link w:val="BlockTextChar"/>
    <w:uiPriority w:val="99"/>
    <w:unhideWhenUsed/>
    <w:qFormat/>
    <w:rsid w:val="00A61CC2"/>
    <w:pPr>
      <w:framePr w:wrap="around" w:vAnchor="text" w:hAnchor="margin" w:y="1"/>
      <w:pBdr>
        <w:top w:val="single" w:sz="2" w:space="10" w:color="00B9BD" w:themeColor="accent1"/>
        <w:left w:val="single" w:sz="2" w:space="10" w:color="00B9BD" w:themeColor="accent1"/>
        <w:bottom w:val="single" w:sz="2" w:space="4" w:color="00B9BD" w:themeColor="accent1"/>
        <w:right w:val="single" w:sz="2" w:space="10" w:color="00B9BD" w:themeColor="accent1"/>
      </w:pBdr>
      <w:snapToGrid w:val="0"/>
      <w:spacing w:after="120" w:line="240" w:lineRule="auto"/>
      <w:ind w:left="113" w:right="113"/>
    </w:pPr>
    <w:rPr>
      <w:rFonts w:eastAsiaTheme="minorEastAsia"/>
      <w:iCs/>
      <w:color w:val="00B9BD" w:themeColor="accent1"/>
      <w:sz w:val="22"/>
      <w14:cntxtAlts/>
    </w:rPr>
  </w:style>
  <w:style w:type="character" w:customStyle="1" w:styleId="BlockTextChar">
    <w:name w:val="Block Text Char"/>
    <w:basedOn w:val="DefaultParagraphFont"/>
    <w:link w:val="BlockText"/>
    <w:uiPriority w:val="99"/>
    <w:rsid w:val="00A61CC2"/>
    <w:rPr>
      <w:rFonts w:eastAsiaTheme="minorEastAsia"/>
      <w:iCs/>
      <w:color w:val="00B9BD" w:themeColor="accent1"/>
      <w:sz w:val="22"/>
      <w14:cntxtAlts/>
    </w:rPr>
  </w:style>
  <w:style w:type="paragraph" w:styleId="BodyText">
    <w:name w:val="Body Text"/>
    <w:basedOn w:val="Normal"/>
    <w:link w:val="BodyTextChar"/>
    <w:uiPriority w:val="99"/>
    <w:unhideWhenUsed/>
    <w:rsid w:val="00B01B0E"/>
    <w:pPr>
      <w:spacing w:after="120"/>
    </w:pPr>
  </w:style>
  <w:style w:type="character" w:customStyle="1" w:styleId="BodyTextChar">
    <w:name w:val="Body Text Char"/>
    <w:basedOn w:val="DefaultParagraphFont"/>
    <w:link w:val="BodyText"/>
    <w:uiPriority w:val="99"/>
    <w:rsid w:val="00B01B0E"/>
    <w:rPr>
      <w:rFonts w:ascii="Verdana" w:hAnsi="Verdana" w:cs="Times New Roman (Body CS)"/>
      <w:color w:val="4D4D4C"/>
      <w:sz w:val="22"/>
      <w14:cntxtAlts/>
    </w:rPr>
  </w:style>
  <w:style w:type="paragraph" w:styleId="BodyText2">
    <w:name w:val="Body Text 2"/>
    <w:basedOn w:val="Normal"/>
    <w:link w:val="BodyText2Char"/>
    <w:uiPriority w:val="99"/>
    <w:semiHidden/>
    <w:unhideWhenUsed/>
    <w:rsid w:val="00B01B0E"/>
    <w:pPr>
      <w:spacing w:after="120" w:line="480" w:lineRule="auto"/>
    </w:pPr>
  </w:style>
  <w:style w:type="character" w:customStyle="1" w:styleId="Heading2Char">
    <w:name w:val="Heading 2 Char"/>
    <w:basedOn w:val="DefaultParagraphFont"/>
    <w:link w:val="Heading2"/>
    <w:uiPriority w:val="9"/>
    <w:rsid w:val="00B01B0E"/>
    <w:rPr>
      <w:rFonts w:asciiTheme="majorHAnsi" w:eastAsiaTheme="majorEastAsia" w:hAnsiTheme="majorHAnsi" w:cs="Times New Roman (Headings CS)"/>
      <w:b/>
      <w:caps/>
      <w:color w:val="515151" w:themeColor="text1"/>
      <w:sz w:val="32"/>
      <w:szCs w:val="26"/>
      <w14:cntxtAlts/>
    </w:rPr>
  </w:style>
  <w:style w:type="character" w:customStyle="1" w:styleId="Heading3Char">
    <w:name w:val="Heading 3 Char"/>
    <w:basedOn w:val="DefaultParagraphFont"/>
    <w:link w:val="Heading3"/>
    <w:uiPriority w:val="9"/>
    <w:rsid w:val="007E245A"/>
    <w:rPr>
      <w:rFonts w:asciiTheme="majorHAnsi" w:eastAsiaTheme="majorEastAsia" w:hAnsiTheme="majorHAnsi" w:cs="Times New Roman (Headings CS)"/>
      <w:b/>
      <w:caps/>
      <w:color w:val="00B9BD" w:themeColor="accent1"/>
      <w:sz w:val="32"/>
      <w14:cntxtAlts/>
    </w:rPr>
  </w:style>
  <w:style w:type="character" w:customStyle="1" w:styleId="Heading4Char">
    <w:name w:val="Heading 4 Char"/>
    <w:basedOn w:val="DefaultParagraphFont"/>
    <w:link w:val="Heading4"/>
    <w:uiPriority w:val="9"/>
    <w:rsid w:val="00B6326B"/>
    <w:rPr>
      <w:rFonts w:asciiTheme="majorHAnsi" w:eastAsiaTheme="majorEastAsia" w:hAnsiTheme="majorHAnsi" w:cstheme="majorBidi"/>
      <w:iCs/>
      <w:color w:val="4D4D4C"/>
      <w:sz w:val="28"/>
      <w:lang w:val="en-GB"/>
      <w14:cntxtAlts/>
    </w:rPr>
  </w:style>
  <w:style w:type="character" w:customStyle="1" w:styleId="BodyText2Char">
    <w:name w:val="Body Text 2 Char"/>
    <w:basedOn w:val="DefaultParagraphFont"/>
    <w:link w:val="BodyText2"/>
    <w:uiPriority w:val="99"/>
    <w:semiHidden/>
    <w:rsid w:val="00B01B0E"/>
    <w:rPr>
      <w:rFonts w:ascii="Verdana" w:hAnsi="Verdana" w:cs="Times New Roman (Body CS)"/>
      <w:color w:val="4D4D4C"/>
      <w:sz w:val="22"/>
      <w14:cntxtAlts/>
    </w:rPr>
  </w:style>
  <w:style w:type="paragraph" w:styleId="BodyText3">
    <w:name w:val="Body Text 3"/>
    <w:basedOn w:val="Normal"/>
    <w:link w:val="BodyText3Char"/>
    <w:uiPriority w:val="99"/>
    <w:unhideWhenUsed/>
    <w:rsid w:val="00B01B0E"/>
    <w:pPr>
      <w:spacing w:after="120"/>
    </w:pPr>
    <w:rPr>
      <w:sz w:val="16"/>
      <w:szCs w:val="16"/>
    </w:rPr>
  </w:style>
  <w:style w:type="character" w:customStyle="1" w:styleId="BodyText3Char">
    <w:name w:val="Body Text 3 Char"/>
    <w:basedOn w:val="DefaultParagraphFont"/>
    <w:link w:val="BodyText3"/>
    <w:uiPriority w:val="99"/>
    <w:rsid w:val="00B01B0E"/>
    <w:rPr>
      <w:rFonts w:ascii="Verdana" w:hAnsi="Verdana" w:cs="Times New Roman (Body CS)"/>
      <w:color w:val="4D4D4C"/>
      <w:sz w:val="16"/>
      <w:szCs w:val="16"/>
      <w14:cntxtAlts/>
    </w:rPr>
  </w:style>
  <w:style w:type="paragraph" w:styleId="BodyTextFirstIndent">
    <w:name w:val="Body Text First Indent"/>
    <w:basedOn w:val="BodyText"/>
    <w:link w:val="BodyTextFirstIndentChar"/>
    <w:uiPriority w:val="99"/>
    <w:semiHidden/>
    <w:unhideWhenUsed/>
    <w:rsid w:val="00B01B0E"/>
    <w:pPr>
      <w:spacing w:after="200"/>
      <w:ind w:firstLine="360"/>
    </w:pPr>
  </w:style>
  <w:style w:type="character" w:customStyle="1" w:styleId="BodyTextFirstIndentChar">
    <w:name w:val="Body Text First Indent Char"/>
    <w:basedOn w:val="BodyTextChar"/>
    <w:link w:val="BodyTextFirstIndent"/>
    <w:uiPriority w:val="99"/>
    <w:semiHidden/>
    <w:rsid w:val="00B01B0E"/>
    <w:rPr>
      <w:rFonts w:ascii="Verdana" w:hAnsi="Verdana" w:cs="Times New Roman (Body CS)"/>
      <w:color w:val="4D4D4C"/>
      <w:sz w:val="22"/>
      <w14:cntxtAlts/>
    </w:rPr>
  </w:style>
  <w:style w:type="paragraph" w:styleId="BodyTextIndent">
    <w:name w:val="Body Text Indent"/>
    <w:basedOn w:val="Normal"/>
    <w:link w:val="BodyTextIndentChar"/>
    <w:uiPriority w:val="99"/>
    <w:semiHidden/>
    <w:unhideWhenUsed/>
    <w:rsid w:val="00B01B0E"/>
    <w:pPr>
      <w:spacing w:after="120"/>
      <w:ind w:left="283"/>
    </w:pPr>
  </w:style>
  <w:style w:type="character" w:customStyle="1" w:styleId="BodyTextIndentChar">
    <w:name w:val="Body Text Indent Char"/>
    <w:basedOn w:val="DefaultParagraphFont"/>
    <w:link w:val="BodyTextIndent"/>
    <w:uiPriority w:val="99"/>
    <w:semiHidden/>
    <w:rsid w:val="00B01B0E"/>
    <w:rPr>
      <w:rFonts w:ascii="Verdana" w:hAnsi="Verdana" w:cs="Times New Roman (Body CS)"/>
      <w:color w:val="4D4D4C"/>
      <w:sz w:val="22"/>
      <w14:cntxtAlts/>
    </w:rPr>
  </w:style>
  <w:style w:type="paragraph" w:styleId="BodyTextFirstIndent2">
    <w:name w:val="Body Text First Indent 2"/>
    <w:basedOn w:val="BodyTextIndent"/>
    <w:link w:val="BodyTextFirstIndent2Char"/>
    <w:uiPriority w:val="99"/>
    <w:semiHidden/>
    <w:unhideWhenUsed/>
    <w:rsid w:val="00B01B0E"/>
    <w:pPr>
      <w:spacing w:after="200"/>
      <w:ind w:left="360" w:firstLine="360"/>
    </w:pPr>
  </w:style>
  <w:style w:type="character" w:customStyle="1" w:styleId="BodyTextFirstIndent2Char">
    <w:name w:val="Body Text First Indent 2 Char"/>
    <w:basedOn w:val="BodyTextIndentChar"/>
    <w:link w:val="BodyTextFirstIndent2"/>
    <w:uiPriority w:val="99"/>
    <w:semiHidden/>
    <w:rsid w:val="00B01B0E"/>
    <w:rPr>
      <w:rFonts w:ascii="Verdana" w:hAnsi="Verdana" w:cs="Times New Roman (Body CS)"/>
      <w:color w:val="4D4D4C"/>
      <w:sz w:val="22"/>
      <w14:cntxtAlts/>
    </w:rPr>
  </w:style>
  <w:style w:type="paragraph" w:styleId="BodyTextIndent2">
    <w:name w:val="Body Text Indent 2"/>
    <w:basedOn w:val="Normal"/>
    <w:link w:val="BodyTextIndent2Char"/>
    <w:uiPriority w:val="99"/>
    <w:semiHidden/>
    <w:unhideWhenUsed/>
    <w:rsid w:val="00B01B0E"/>
    <w:pPr>
      <w:spacing w:after="120" w:line="480" w:lineRule="auto"/>
      <w:ind w:left="283"/>
    </w:pPr>
  </w:style>
  <w:style w:type="character" w:customStyle="1" w:styleId="BodyTextIndent2Char">
    <w:name w:val="Body Text Indent 2 Char"/>
    <w:basedOn w:val="DefaultParagraphFont"/>
    <w:link w:val="BodyTextIndent2"/>
    <w:uiPriority w:val="99"/>
    <w:semiHidden/>
    <w:rsid w:val="00B01B0E"/>
    <w:rPr>
      <w:rFonts w:ascii="Verdana" w:hAnsi="Verdana" w:cs="Times New Roman (Body CS)"/>
      <w:color w:val="4D4D4C"/>
      <w:sz w:val="22"/>
      <w14:cntxtAlts/>
    </w:rPr>
  </w:style>
  <w:style w:type="paragraph" w:styleId="BodyTextIndent3">
    <w:name w:val="Body Text Indent 3"/>
    <w:basedOn w:val="Normal"/>
    <w:link w:val="BodyTextIndent3Char"/>
    <w:uiPriority w:val="99"/>
    <w:semiHidden/>
    <w:unhideWhenUsed/>
    <w:rsid w:val="00B01B0E"/>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B01B0E"/>
    <w:rPr>
      <w:rFonts w:ascii="Verdana" w:hAnsi="Verdana" w:cs="Times New Roman (Body CS)"/>
      <w:color w:val="4D4D4C"/>
      <w:sz w:val="16"/>
      <w:szCs w:val="16"/>
      <w14:cntxtAlts/>
    </w:rPr>
  </w:style>
  <w:style w:type="character" w:styleId="BookTitle">
    <w:name w:val="Book Title"/>
    <w:aliases w:val="Authored Titles"/>
    <w:uiPriority w:val="33"/>
    <w:rsid w:val="00B01B0E"/>
    <w:rPr>
      <w:rFonts w:asciiTheme="majorHAnsi" w:hAnsiTheme="majorHAnsi"/>
      <w:b w:val="0"/>
      <w:bCs/>
      <w:i/>
      <w:iCs/>
      <w:spacing w:val="5"/>
      <w:sz w:val="22"/>
    </w:rPr>
  </w:style>
  <w:style w:type="paragraph" w:styleId="Caption">
    <w:name w:val="caption"/>
    <w:basedOn w:val="Normal"/>
    <w:next w:val="Normal"/>
    <w:uiPriority w:val="35"/>
    <w:unhideWhenUsed/>
    <w:qFormat/>
    <w:rsid w:val="00B01B0E"/>
    <w:pPr>
      <w:spacing w:before="240" w:after="120" w:line="240" w:lineRule="auto"/>
    </w:pPr>
    <w:rPr>
      <w:iCs/>
      <w:color w:val="323232" w:themeColor="text2"/>
      <w:sz w:val="18"/>
      <w:szCs w:val="18"/>
    </w:rPr>
  </w:style>
  <w:style w:type="paragraph" w:styleId="Closing">
    <w:name w:val="Closing"/>
    <w:basedOn w:val="Normal"/>
    <w:link w:val="ClosingChar"/>
    <w:uiPriority w:val="99"/>
    <w:unhideWhenUsed/>
    <w:rsid w:val="00B01B0E"/>
    <w:pPr>
      <w:spacing w:after="0" w:line="240" w:lineRule="auto"/>
      <w:ind w:left="2835"/>
    </w:pPr>
  </w:style>
  <w:style w:type="character" w:customStyle="1" w:styleId="ClosingChar">
    <w:name w:val="Closing Char"/>
    <w:basedOn w:val="DefaultParagraphFont"/>
    <w:link w:val="Closing"/>
    <w:uiPriority w:val="99"/>
    <w:rsid w:val="00B01B0E"/>
    <w:rPr>
      <w:rFonts w:ascii="Verdana" w:hAnsi="Verdana" w:cs="Times New Roman (Body CS)"/>
      <w:color w:val="4D4D4C"/>
      <w:sz w:val="22"/>
      <w14:cntxtAlts/>
    </w:rPr>
  </w:style>
  <w:style w:type="character" w:styleId="CommentReference">
    <w:name w:val="annotation reference"/>
    <w:basedOn w:val="DefaultParagraphFont"/>
    <w:uiPriority w:val="99"/>
    <w:semiHidden/>
    <w:unhideWhenUsed/>
    <w:rsid w:val="00B01B0E"/>
    <w:rPr>
      <w:sz w:val="16"/>
      <w:szCs w:val="16"/>
    </w:rPr>
  </w:style>
  <w:style w:type="paragraph" w:styleId="CommentText">
    <w:name w:val="annotation text"/>
    <w:basedOn w:val="Normal"/>
    <w:link w:val="CommentTextChar"/>
    <w:uiPriority w:val="99"/>
    <w:unhideWhenUsed/>
    <w:rsid w:val="00B01B0E"/>
    <w:pPr>
      <w:spacing w:line="240" w:lineRule="auto"/>
    </w:pPr>
    <w:rPr>
      <w:sz w:val="20"/>
      <w:szCs w:val="20"/>
    </w:rPr>
  </w:style>
  <w:style w:type="character" w:customStyle="1" w:styleId="CommentTextChar">
    <w:name w:val="Comment Text Char"/>
    <w:basedOn w:val="DefaultParagraphFont"/>
    <w:link w:val="CommentText"/>
    <w:uiPriority w:val="99"/>
    <w:rsid w:val="00B01B0E"/>
    <w:rPr>
      <w:rFonts w:ascii="Verdana" w:hAnsi="Verdana" w:cs="Times New Roman (Body CS)"/>
      <w:color w:val="4D4D4C"/>
      <w:sz w:val="20"/>
      <w:szCs w:val="20"/>
      <w14:cntxtAlts/>
    </w:rPr>
  </w:style>
  <w:style w:type="paragraph" w:styleId="CommentSubject">
    <w:name w:val="annotation subject"/>
    <w:basedOn w:val="CommentText"/>
    <w:next w:val="CommentText"/>
    <w:link w:val="CommentSubjectChar"/>
    <w:uiPriority w:val="99"/>
    <w:semiHidden/>
    <w:unhideWhenUsed/>
    <w:rsid w:val="00B01B0E"/>
    <w:rPr>
      <w:b/>
      <w:bCs/>
    </w:rPr>
  </w:style>
  <w:style w:type="character" w:customStyle="1" w:styleId="Heading6Char">
    <w:name w:val="Heading 6 Char"/>
    <w:basedOn w:val="DefaultParagraphFont"/>
    <w:link w:val="Heading6"/>
    <w:uiPriority w:val="9"/>
    <w:rsid w:val="00B01B0E"/>
    <w:rPr>
      <w:rFonts w:asciiTheme="majorHAnsi" w:eastAsiaTheme="majorEastAsia" w:hAnsiTheme="majorHAnsi" w:cstheme="majorBidi"/>
      <w:color w:val="00B9BD" w:themeColor="accent1"/>
      <w:sz w:val="22"/>
      <w14:cntxtAlts/>
    </w:rPr>
  </w:style>
  <w:style w:type="character" w:customStyle="1" w:styleId="Heading7Char">
    <w:name w:val="Heading 7 Char"/>
    <w:basedOn w:val="DefaultParagraphFont"/>
    <w:link w:val="Heading7"/>
    <w:uiPriority w:val="9"/>
    <w:rsid w:val="00B01B0E"/>
    <w:rPr>
      <w:rFonts w:asciiTheme="majorHAnsi" w:eastAsiaTheme="majorEastAsia" w:hAnsiTheme="majorHAnsi" w:cs="Times New Roman (Headings CS)"/>
      <w:i/>
      <w:iCs/>
      <w:color w:val="097E80" w:themeColor="accent3"/>
      <w:sz w:val="22"/>
      <w14:cntxtAlts/>
    </w:rPr>
  </w:style>
  <w:style w:type="character" w:customStyle="1" w:styleId="Heading8Char">
    <w:name w:val="Heading 8 Char"/>
    <w:basedOn w:val="DefaultParagraphFont"/>
    <w:link w:val="Heading8"/>
    <w:uiPriority w:val="9"/>
    <w:rsid w:val="00B01B0E"/>
    <w:rPr>
      <w:rFonts w:ascii="Verdana" w:hAnsi="Verdana" w:cs="Times New Roman (Body CS)"/>
      <w:caps/>
      <w:color w:val="00B9BD" w:themeColor="accent1"/>
      <w:sz w:val="22"/>
      <w14:cntxtAlts/>
    </w:rPr>
  </w:style>
  <w:style w:type="character" w:customStyle="1" w:styleId="Heading9Char">
    <w:name w:val="Heading 9 Char"/>
    <w:basedOn w:val="DefaultParagraphFont"/>
    <w:link w:val="Heading9"/>
    <w:uiPriority w:val="9"/>
    <w:rsid w:val="00B01B0E"/>
    <w:rPr>
      <w:rFonts w:asciiTheme="majorHAnsi" w:eastAsiaTheme="majorEastAsia" w:hAnsiTheme="majorHAnsi" w:cstheme="majorBidi"/>
      <w:i/>
      <w:iCs/>
      <w:color w:val="6B6B6B" w:themeColor="text1" w:themeTint="D8"/>
      <w:sz w:val="21"/>
      <w:szCs w:val="21"/>
      <w14:cntxtAlts/>
    </w:rPr>
  </w:style>
  <w:style w:type="character" w:customStyle="1" w:styleId="CommentSubjectChar">
    <w:name w:val="Comment Subject Char"/>
    <w:basedOn w:val="CommentTextChar"/>
    <w:link w:val="CommentSubject"/>
    <w:uiPriority w:val="99"/>
    <w:semiHidden/>
    <w:rsid w:val="00B01B0E"/>
    <w:rPr>
      <w:rFonts w:ascii="Verdana" w:hAnsi="Verdana" w:cs="Times New Roman (Body CS)"/>
      <w:b/>
      <w:bCs/>
      <w:color w:val="4D4D4C"/>
      <w:sz w:val="20"/>
      <w:szCs w:val="20"/>
      <w14:cntxtAlts/>
    </w:rPr>
  </w:style>
  <w:style w:type="paragraph" w:styleId="Date">
    <w:name w:val="Date"/>
    <w:basedOn w:val="Normal"/>
    <w:next w:val="Normal"/>
    <w:link w:val="DateChar"/>
    <w:uiPriority w:val="99"/>
    <w:semiHidden/>
    <w:unhideWhenUsed/>
    <w:rsid w:val="00B01B0E"/>
  </w:style>
  <w:style w:type="character" w:customStyle="1" w:styleId="DateChar">
    <w:name w:val="Date Char"/>
    <w:basedOn w:val="DefaultParagraphFont"/>
    <w:link w:val="Date"/>
    <w:uiPriority w:val="99"/>
    <w:semiHidden/>
    <w:rsid w:val="00B01B0E"/>
    <w:rPr>
      <w:rFonts w:ascii="Verdana" w:hAnsi="Verdana" w:cs="Times New Roman (Body CS)"/>
      <w:color w:val="4D4D4C"/>
      <w:sz w:val="22"/>
      <w14:cntxtAlts/>
    </w:rPr>
  </w:style>
  <w:style w:type="paragraph" w:styleId="DocumentMap">
    <w:name w:val="Document Map"/>
    <w:basedOn w:val="Normal"/>
    <w:link w:val="DocumentMapChar"/>
    <w:uiPriority w:val="99"/>
    <w:semiHidden/>
    <w:unhideWhenUsed/>
    <w:rsid w:val="00B01B0E"/>
    <w:pPr>
      <w:spacing w:after="0" w:line="240" w:lineRule="auto"/>
    </w:pPr>
    <w:rPr>
      <w:rFonts w:asciiTheme="minorHAnsi" w:hAnsiTheme="minorHAnsi"/>
      <w:sz w:val="26"/>
      <w:szCs w:val="26"/>
    </w:rPr>
  </w:style>
  <w:style w:type="character" w:customStyle="1" w:styleId="DocumentMapChar">
    <w:name w:val="Document Map Char"/>
    <w:basedOn w:val="DefaultParagraphFont"/>
    <w:link w:val="DocumentMap"/>
    <w:uiPriority w:val="99"/>
    <w:semiHidden/>
    <w:rsid w:val="00B01B0E"/>
    <w:rPr>
      <w:rFonts w:cs="Times New Roman (Body CS)"/>
      <w:color w:val="4D4D4C"/>
      <w:sz w:val="26"/>
      <w:szCs w:val="26"/>
      <w14:cntxtAlts/>
    </w:rPr>
  </w:style>
  <w:style w:type="paragraph" w:styleId="E-mailSignature">
    <w:name w:val="E-mail Signature"/>
    <w:basedOn w:val="Normal"/>
    <w:link w:val="E-mailSignatureChar"/>
    <w:uiPriority w:val="99"/>
    <w:semiHidden/>
    <w:unhideWhenUsed/>
    <w:rsid w:val="00B01B0E"/>
    <w:pPr>
      <w:spacing w:after="0" w:line="240" w:lineRule="auto"/>
    </w:pPr>
  </w:style>
  <w:style w:type="character" w:customStyle="1" w:styleId="E-mailSignatureChar">
    <w:name w:val="E-mail Signature Char"/>
    <w:basedOn w:val="DefaultParagraphFont"/>
    <w:link w:val="E-mailSignature"/>
    <w:uiPriority w:val="99"/>
    <w:semiHidden/>
    <w:rsid w:val="00B01B0E"/>
    <w:rPr>
      <w:rFonts w:ascii="Verdana" w:hAnsi="Verdana" w:cs="Times New Roman (Body CS)"/>
      <w:color w:val="4D4D4C"/>
      <w:sz w:val="22"/>
      <w14:cntxtAlts/>
    </w:rPr>
  </w:style>
  <w:style w:type="character" w:styleId="Emphasis">
    <w:name w:val="Emphasis"/>
    <w:uiPriority w:val="20"/>
    <w:qFormat/>
    <w:rsid w:val="00B01B0E"/>
    <w:rPr>
      <w:rFonts w:asciiTheme="minorHAnsi" w:hAnsiTheme="minorHAnsi"/>
      <w:i/>
      <w:iCs/>
      <w:sz w:val="20"/>
    </w:rPr>
  </w:style>
  <w:style w:type="character" w:styleId="EndnoteReference">
    <w:name w:val="endnote reference"/>
    <w:basedOn w:val="DefaultParagraphFont"/>
    <w:uiPriority w:val="99"/>
    <w:semiHidden/>
    <w:unhideWhenUsed/>
    <w:rsid w:val="00B01B0E"/>
    <w:rPr>
      <w:vertAlign w:val="superscript"/>
    </w:rPr>
  </w:style>
  <w:style w:type="paragraph" w:styleId="EndnoteText">
    <w:name w:val="endnote text"/>
    <w:basedOn w:val="Normal"/>
    <w:link w:val="EndnoteTextChar"/>
    <w:uiPriority w:val="99"/>
    <w:semiHidden/>
    <w:unhideWhenUsed/>
    <w:rsid w:val="00B01B0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01B0E"/>
    <w:rPr>
      <w:rFonts w:ascii="Verdana" w:hAnsi="Verdana" w:cs="Times New Roman (Body CS)"/>
      <w:color w:val="4D4D4C"/>
      <w:sz w:val="20"/>
      <w:szCs w:val="20"/>
      <w14:cntxtAlts/>
    </w:rPr>
  </w:style>
  <w:style w:type="paragraph" w:styleId="EnvelopeAddress">
    <w:name w:val="envelope address"/>
    <w:basedOn w:val="Normal"/>
    <w:uiPriority w:val="99"/>
    <w:semiHidden/>
    <w:unhideWhenUsed/>
    <w:rsid w:val="00B01B0E"/>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B01B0E"/>
    <w:pPr>
      <w:spacing w:after="0" w:line="240" w:lineRule="auto"/>
    </w:pPr>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B01B0E"/>
    <w:rPr>
      <w:color w:val="D3D4D6" w:themeColor="followedHyperlink"/>
      <w:u w:val="single"/>
    </w:rPr>
  </w:style>
  <w:style w:type="paragraph" w:styleId="Footer">
    <w:name w:val="footer"/>
    <w:basedOn w:val="Normal"/>
    <w:link w:val="FooterChar"/>
    <w:uiPriority w:val="99"/>
    <w:unhideWhenUsed/>
    <w:rsid w:val="00B01B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1B0E"/>
    <w:rPr>
      <w:rFonts w:ascii="Verdana" w:hAnsi="Verdana" w:cs="Times New Roman (Body CS)"/>
      <w:color w:val="4D4D4C"/>
      <w:sz w:val="22"/>
      <w14:cntxtAlts/>
    </w:rPr>
  </w:style>
  <w:style w:type="character" w:styleId="FootnoteReference">
    <w:name w:val="footnote reference"/>
    <w:basedOn w:val="DefaultParagraphFont"/>
    <w:unhideWhenUsed/>
    <w:rsid w:val="00B01B0E"/>
    <w:rPr>
      <w:vertAlign w:val="superscript"/>
    </w:rPr>
  </w:style>
  <w:style w:type="paragraph" w:styleId="FootnoteText">
    <w:name w:val="footnote text"/>
    <w:basedOn w:val="Normal"/>
    <w:link w:val="FootnoteTextChar"/>
    <w:uiPriority w:val="99"/>
    <w:unhideWhenUsed/>
    <w:rsid w:val="00947B25"/>
    <w:pPr>
      <w:spacing w:after="0" w:line="240" w:lineRule="auto"/>
    </w:pPr>
    <w:rPr>
      <w:sz w:val="16"/>
      <w:szCs w:val="20"/>
    </w:rPr>
  </w:style>
  <w:style w:type="character" w:customStyle="1" w:styleId="FootnoteTextChar">
    <w:name w:val="Footnote Text Char"/>
    <w:basedOn w:val="DefaultParagraphFont"/>
    <w:link w:val="FootnoteText"/>
    <w:uiPriority w:val="99"/>
    <w:rsid w:val="00947B25"/>
    <w:rPr>
      <w:rFonts w:ascii="Verdana" w:hAnsi="Verdana" w:cs="Times New Roman (Body CS)"/>
      <w:color w:val="4D4D4C"/>
      <w:sz w:val="16"/>
      <w:szCs w:val="20"/>
      <w14:cntxtAlts/>
    </w:rPr>
  </w:style>
  <w:style w:type="table" w:styleId="GridTable1Light">
    <w:name w:val="Grid Table 1 Light"/>
    <w:basedOn w:val="TableNormal"/>
    <w:uiPriority w:val="46"/>
    <w:rsid w:val="00B01B0E"/>
    <w:pPr>
      <w:spacing w:after="0" w:line="240" w:lineRule="auto"/>
    </w:pPr>
    <w:tblPr>
      <w:tblStyleRowBandSize w:val="1"/>
      <w:tblStyleColBandSize w:val="1"/>
      <w:tblBorders>
        <w:top w:val="single" w:sz="4" w:space="0" w:color="B9B9B9" w:themeColor="text1" w:themeTint="66"/>
        <w:left w:val="single" w:sz="4" w:space="0" w:color="B9B9B9" w:themeColor="text1" w:themeTint="66"/>
        <w:bottom w:val="single" w:sz="4" w:space="0" w:color="B9B9B9" w:themeColor="text1" w:themeTint="66"/>
        <w:right w:val="single" w:sz="4" w:space="0" w:color="B9B9B9" w:themeColor="text1" w:themeTint="66"/>
        <w:insideH w:val="single" w:sz="4" w:space="0" w:color="B9B9B9" w:themeColor="text1" w:themeTint="66"/>
        <w:insideV w:val="single" w:sz="4" w:space="0" w:color="B9B9B9" w:themeColor="text1" w:themeTint="66"/>
      </w:tblBorders>
    </w:tblPr>
    <w:tblStylePr w:type="firstRow">
      <w:rPr>
        <w:b/>
        <w:bCs/>
      </w:rPr>
      <w:tblPr/>
      <w:tcPr>
        <w:tcBorders>
          <w:bottom w:val="single" w:sz="12" w:space="0" w:color="969696" w:themeColor="text1" w:themeTint="99"/>
        </w:tcBorders>
      </w:tcPr>
    </w:tblStylePr>
    <w:tblStylePr w:type="lastRow">
      <w:rPr>
        <w:b/>
        <w:bCs/>
      </w:rPr>
      <w:tblPr/>
      <w:tcPr>
        <w:tcBorders>
          <w:top w:val="double" w:sz="2" w:space="0" w:color="96969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B01B0E"/>
    <w:pPr>
      <w:spacing w:after="0" w:line="240" w:lineRule="auto"/>
    </w:pPr>
    <w:tblPr>
      <w:tblStyleRowBandSize w:val="1"/>
      <w:tblStyleColBandSize w:val="1"/>
      <w:tblBorders>
        <w:top w:val="single" w:sz="4" w:space="0" w:color="7EFBFF" w:themeColor="accent1" w:themeTint="66"/>
        <w:left w:val="single" w:sz="4" w:space="0" w:color="7EFBFF" w:themeColor="accent1" w:themeTint="66"/>
        <w:bottom w:val="single" w:sz="4" w:space="0" w:color="7EFBFF" w:themeColor="accent1" w:themeTint="66"/>
        <w:right w:val="single" w:sz="4" w:space="0" w:color="7EFBFF" w:themeColor="accent1" w:themeTint="66"/>
        <w:insideH w:val="single" w:sz="4" w:space="0" w:color="7EFBFF" w:themeColor="accent1" w:themeTint="66"/>
        <w:insideV w:val="single" w:sz="4" w:space="0" w:color="7EFBFF" w:themeColor="accent1" w:themeTint="66"/>
      </w:tblBorders>
    </w:tblPr>
    <w:tblStylePr w:type="firstRow">
      <w:rPr>
        <w:b/>
        <w:bCs/>
      </w:rPr>
      <w:tblPr/>
      <w:tcPr>
        <w:tcBorders>
          <w:bottom w:val="single" w:sz="12" w:space="0" w:color="3EFAFF" w:themeColor="accent1" w:themeTint="99"/>
        </w:tcBorders>
      </w:tcPr>
    </w:tblStylePr>
    <w:tblStylePr w:type="lastRow">
      <w:rPr>
        <w:b/>
        <w:bCs/>
      </w:rPr>
      <w:tblPr/>
      <w:tcPr>
        <w:tcBorders>
          <w:top w:val="double" w:sz="2" w:space="0" w:color="3EFAFF" w:themeColor="accent1" w:themeTint="99"/>
        </w:tcBorders>
      </w:tcPr>
    </w:tblStylePr>
    <w:tblStylePr w:type="firstCol">
      <w:rPr>
        <w:b/>
        <w:bCs/>
      </w:rPr>
    </w:tblStylePr>
    <w:tblStylePr w:type="lastCol">
      <w:rPr>
        <w:b/>
        <w:bCs/>
      </w:rPr>
    </w:tblStylePr>
  </w:style>
  <w:style w:type="table" w:styleId="GridTable2-Accent3">
    <w:name w:val="Grid Table 2 Accent 3"/>
    <w:basedOn w:val="TableNormal"/>
    <w:uiPriority w:val="47"/>
    <w:rsid w:val="00B01B0E"/>
    <w:pPr>
      <w:spacing w:after="0" w:line="240" w:lineRule="auto"/>
    </w:pPr>
    <w:tblPr>
      <w:tblStyleRowBandSize w:val="1"/>
      <w:tblStyleColBandSize w:val="1"/>
      <w:tblBorders>
        <w:top w:val="single" w:sz="2" w:space="0" w:color="2DECF0" w:themeColor="accent3" w:themeTint="99"/>
        <w:bottom w:val="single" w:sz="2" w:space="0" w:color="2DECF0" w:themeColor="accent3" w:themeTint="99"/>
        <w:insideH w:val="single" w:sz="2" w:space="0" w:color="2DECF0" w:themeColor="accent3" w:themeTint="99"/>
        <w:insideV w:val="single" w:sz="2" w:space="0" w:color="2DECF0" w:themeColor="accent3" w:themeTint="99"/>
      </w:tblBorders>
    </w:tblPr>
    <w:tblStylePr w:type="firstRow">
      <w:rPr>
        <w:b/>
        <w:bCs/>
      </w:rPr>
      <w:tblPr/>
      <w:tcPr>
        <w:tcBorders>
          <w:top w:val="nil"/>
          <w:bottom w:val="single" w:sz="12" w:space="0" w:color="2DECF0" w:themeColor="accent3" w:themeTint="99"/>
          <w:insideH w:val="nil"/>
          <w:insideV w:val="nil"/>
        </w:tcBorders>
        <w:shd w:val="clear" w:color="auto" w:fill="FFFFFF" w:themeFill="background1"/>
      </w:tcPr>
    </w:tblStylePr>
    <w:tblStylePr w:type="lastRow">
      <w:rPr>
        <w:b/>
        <w:bCs/>
      </w:rPr>
      <w:tblPr/>
      <w:tcPr>
        <w:tcBorders>
          <w:top w:val="double" w:sz="2" w:space="0" w:color="2DECF0"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GridTable2-Accent4">
    <w:name w:val="Grid Table 2 Accent 4"/>
    <w:basedOn w:val="TableNormal"/>
    <w:uiPriority w:val="47"/>
    <w:rsid w:val="00B01B0E"/>
    <w:pPr>
      <w:spacing w:after="0" w:line="240" w:lineRule="auto"/>
    </w:pPr>
    <w:tblPr>
      <w:tblStyleRowBandSize w:val="1"/>
      <w:tblStyleColBandSize w:val="1"/>
      <w:tblBorders>
        <w:top w:val="single" w:sz="2" w:space="0" w:color="E6EB8C" w:themeColor="accent4" w:themeTint="99"/>
        <w:bottom w:val="single" w:sz="2" w:space="0" w:color="E6EB8C" w:themeColor="accent4" w:themeTint="99"/>
        <w:insideH w:val="single" w:sz="2" w:space="0" w:color="E6EB8C" w:themeColor="accent4" w:themeTint="99"/>
        <w:insideV w:val="single" w:sz="2" w:space="0" w:color="E6EB8C" w:themeColor="accent4" w:themeTint="99"/>
      </w:tblBorders>
    </w:tblPr>
    <w:tblStylePr w:type="firstRow">
      <w:rPr>
        <w:b/>
        <w:bCs/>
      </w:rPr>
      <w:tblPr/>
      <w:tcPr>
        <w:tcBorders>
          <w:top w:val="nil"/>
          <w:bottom w:val="single" w:sz="12" w:space="0" w:color="E6EB8C" w:themeColor="accent4" w:themeTint="99"/>
          <w:insideH w:val="nil"/>
          <w:insideV w:val="nil"/>
        </w:tcBorders>
        <w:shd w:val="clear" w:color="auto" w:fill="FFFFFF" w:themeFill="background1"/>
      </w:tcPr>
    </w:tblStylePr>
    <w:tblStylePr w:type="lastRow">
      <w:rPr>
        <w:b/>
        <w:bCs/>
      </w:rPr>
      <w:tblPr/>
      <w:tcPr>
        <w:tcBorders>
          <w:top w:val="double" w:sz="2" w:space="0" w:color="E6EB8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6F8D8" w:themeFill="accent4" w:themeFillTint="33"/>
      </w:tcPr>
    </w:tblStylePr>
    <w:tblStylePr w:type="band1Horz">
      <w:tblPr/>
      <w:tcPr>
        <w:shd w:val="clear" w:color="auto" w:fill="F6F8D8" w:themeFill="accent4" w:themeFillTint="33"/>
      </w:tcPr>
    </w:tblStylePr>
  </w:style>
  <w:style w:type="table" w:styleId="GridTable2-Accent5">
    <w:name w:val="Grid Table 2 Accent 5"/>
    <w:basedOn w:val="TableNormal"/>
    <w:uiPriority w:val="47"/>
    <w:rsid w:val="00B01B0E"/>
    <w:pPr>
      <w:spacing w:after="0" w:line="240" w:lineRule="auto"/>
    </w:pPr>
    <w:tblPr>
      <w:tblStyleRowBandSize w:val="1"/>
      <w:tblStyleColBandSize w:val="1"/>
      <w:tblBorders>
        <w:top w:val="single" w:sz="2" w:space="0" w:color="D9E088" w:themeColor="accent5" w:themeTint="99"/>
        <w:bottom w:val="single" w:sz="2" w:space="0" w:color="D9E088" w:themeColor="accent5" w:themeTint="99"/>
        <w:insideH w:val="single" w:sz="2" w:space="0" w:color="D9E088" w:themeColor="accent5" w:themeTint="99"/>
        <w:insideV w:val="single" w:sz="2" w:space="0" w:color="D9E088" w:themeColor="accent5" w:themeTint="99"/>
      </w:tblBorders>
    </w:tblPr>
    <w:tblStylePr w:type="firstRow">
      <w:rPr>
        <w:b/>
        <w:bCs/>
      </w:rPr>
      <w:tblPr/>
      <w:tcPr>
        <w:tcBorders>
          <w:top w:val="nil"/>
          <w:bottom w:val="single" w:sz="12" w:space="0" w:color="D9E088" w:themeColor="accent5" w:themeTint="99"/>
          <w:insideH w:val="nil"/>
          <w:insideV w:val="nil"/>
        </w:tcBorders>
        <w:shd w:val="clear" w:color="auto" w:fill="FFFFFF" w:themeFill="background1"/>
      </w:tcPr>
    </w:tblStylePr>
    <w:tblStylePr w:type="lastRow">
      <w:rPr>
        <w:b/>
        <w:bCs/>
      </w:rPr>
      <w:tblPr/>
      <w:tcPr>
        <w:tcBorders>
          <w:top w:val="double" w:sz="2" w:space="0" w:color="D9E088"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F4D7" w:themeFill="accent5" w:themeFillTint="33"/>
      </w:tcPr>
    </w:tblStylePr>
    <w:tblStylePr w:type="band1Horz">
      <w:tblPr/>
      <w:tcPr>
        <w:shd w:val="clear" w:color="auto" w:fill="F2F4D7" w:themeFill="accent5" w:themeFillTint="33"/>
      </w:tcPr>
    </w:tblStylePr>
  </w:style>
  <w:style w:type="table" w:styleId="GridTable3-Accent4">
    <w:name w:val="Grid Table 3 Accent 4"/>
    <w:basedOn w:val="TableNormal"/>
    <w:uiPriority w:val="48"/>
    <w:rsid w:val="00B01B0E"/>
    <w:pPr>
      <w:spacing w:after="0" w:line="240" w:lineRule="auto"/>
    </w:pPr>
    <w:tblPr>
      <w:tblStyleRowBandSize w:val="1"/>
      <w:tblStyleColBandSize w:val="1"/>
      <w:tblBorders>
        <w:top w:val="single" w:sz="4" w:space="0" w:color="E6EB8C" w:themeColor="accent4" w:themeTint="99"/>
        <w:left w:val="single" w:sz="4" w:space="0" w:color="E6EB8C" w:themeColor="accent4" w:themeTint="99"/>
        <w:bottom w:val="single" w:sz="4" w:space="0" w:color="E6EB8C" w:themeColor="accent4" w:themeTint="99"/>
        <w:right w:val="single" w:sz="4" w:space="0" w:color="E6EB8C" w:themeColor="accent4" w:themeTint="99"/>
        <w:insideH w:val="single" w:sz="4" w:space="0" w:color="E6EB8C" w:themeColor="accent4" w:themeTint="99"/>
        <w:insideV w:val="single" w:sz="4" w:space="0" w:color="E6EB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8" w:themeFill="accent4" w:themeFillTint="33"/>
      </w:tcPr>
    </w:tblStylePr>
    <w:tblStylePr w:type="band1Horz">
      <w:tblPr/>
      <w:tcPr>
        <w:shd w:val="clear" w:color="auto" w:fill="F6F8D8" w:themeFill="accent4" w:themeFillTint="33"/>
      </w:tcPr>
    </w:tblStylePr>
    <w:tblStylePr w:type="neCell">
      <w:tblPr/>
      <w:tcPr>
        <w:tcBorders>
          <w:bottom w:val="single" w:sz="4" w:space="0" w:color="E6EB8C" w:themeColor="accent4" w:themeTint="99"/>
        </w:tcBorders>
      </w:tcPr>
    </w:tblStylePr>
    <w:tblStylePr w:type="nwCell">
      <w:tblPr/>
      <w:tcPr>
        <w:tcBorders>
          <w:bottom w:val="single" w:sz="4" w:space="0" w:color="E6EB8C" w:themeColor="accent4" w:themeTint="99"/>
        </w:tcBorders>
      </w:tcPr>
    </w:tblStylePr>
    <w:tblStylePr w:type="seCell">
      <w:tblPr/>
      <w:tcPr>
        <w:tcBorders>
          <w:top w:val="single" w:sz="4" w:space="0" w:color="E6EB8C" w:themeColor="accent4" w:themeTint="99"/>
        </w:tcBorders>
      </w:tcPr>
    </w:tblStylePr>
    <w:tblStylePr w:type="swCell">
      <w:tblPr/>
      <w:tcPr>
        <w:tcBorders>
          <w:top w:val="single" w:sz="4" w:space="0" w:color="E6EB8C" w:themeColor="accent4" w:themeTint="99"/>
        </w:tcBorders>
      </w:tcPr>
    </w:tblStylePr>
  </w:style>
  <w:style w:type="table" w:styleId="GridTable5Dark-Accent3">
    <w:name w:val="Grid Table 5 Dark Accent 3"/>
    <w:basedOn w:val="TableNormal"/>
    <w:uiPriority w:val="50"/>
    <w:rsid w:val="00B01B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9F8F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97E80"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97E80"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97E80"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97E80" w:themeFill="accent3"/>
      </w:tcPr>
    </w:tblStylePr>
    <w:tblStylePr w:type="band1Vert">
      <w:tblPr/>
      <w:tcPr>
        <w:shd w:val="clear" w:color="auto" w:fill="73F2F5" w:themeFill="accent3" w:themeFillTint="66"/>
      </w:tcPr>
    </w:tblStylePr>
    <w:tblStylePr w:type="band1Horz">
      <w:tblPr/>
      <w:tcPr>
        <w:shd w:val="clear" w:color="auto" w:fill="73F2F5" w:themeFill="accent3" w:themeFillTint="66"/>
      </w:tcPr>
    </w:tblStylePr>
  </w:style>
  <w:style w:type="table" w:styleId="GridTable5Dark-Accent5">
    <w:name w:val="Grid Table 5 Dark Accent 5"/>
    <w:basedOn w:val="TableNormal"/>
    <w:uiPriority w:val="50"/>
    <w:rsid w:val="00B01B0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4D7"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1CC3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1CC3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1CC3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1CC3A" w:themeFill="accent5"/>
      </w:tcPr>
    </w:tblStylePr>
    <w:tblStylePr w:type="band1Vert">
      <w:tblPr/>
      <w:tcPr>
        <w:shd w:val="clear" w:color="auto" w:fill="E6EAB0" w:themeFill="accent5" w:themeFillTint="66"/>
      </w:tcPr>
    </w:tblStylePr>
    <w:tblStylePr w:type="band1Horz">
      <w:tblPr/>
      <w:tcPr>
        <w:shd w:val="clear" w:color="auto" w:fill="E6EAB0" w:themeFill="accent5" w:themeFillTint="66"/>
      </w:tcPr>
    </w:tblStylePr>
  </w:style>
  <w:style w:type="table" w:styleId="GridTable6Colorful">
    <w:name w:val="Grid Table 6 Colorful"/>
    <w:basedOn w:val="TableNormal"/>
    <w:uiPriority w:val="51"/>
    <w:rsid w:val="00B01B0E"/>
    <w:pPr>
      <w:spacing w:after="0" w:line="240" w:lineRule="auto"/>
    </w:pPr>
    <w:rPr>
      <w:color w:val="515151" w:themeColor="text1"/>
    </w:rPr>
    <w:tblPr>
      <w:tblStyleRowBandSize w:val="1"/>
      <w:tblStyleColBandSize w:val="1"/>
      <w:tblBorders>
        <w:top w:val="single" w:sz="4" w:space="0" w:color="969696" w:themeColor="text1" w:themeTint="99"/>
        <w:left w:val="single" w:sz="4" w:space="0" w:color="969696" w:themeColor="text1" w:themeTint="99"/>
        <w:bottom w:val="single" w:sz="4" w:space="0" w:color="969696" w:themeColor="text1" w:themeTint="99"/>
        <w:right w:val="single" w:sz="4" w:space="0" w:color="969696" w:themeColor="text1" w:themeTint="99"/>
        <w:insideH w:val="single" w:sz="4" w:space="0" w:color="969696" w:themeColor="text1" w:themeTint="99"/>
        <w:insideV w:val="single" w:sz="4" w:space="0" w:color="969696" w:themeColor="text1" w:themeTint="99"/>
      </w:tblBorders>
    </w:tblPr>
    <w:tblStylePr w:type="firstRow">
      <w:rPr>
        <w:b/>
        <w:bCs/>
      </w:rPr>
      <w:tblPr/>
      <w:tcPr>
        <w:tcBorders>
          <w:bottom w:val="single" w:sz="12" w:space="0" w:color="969696" w:themeColor="text1" w:themeTint="99"/>
        </w:tcBorders>
      </w:tcPr>
    </w:tblStylePr>
    <w:tblStylePr w:type="lastRow">
      <w:rPr>
        <w:b/>
        <w:bCs/>
      </w:rPr>
      <w:tblPr/>
      <w:tcPr>
        <w:tcBorders>
          <w:top w:val="double" w:sz="4" w:space="0" w:color="969696" w:themeColor="text1" w:themeTint="99"/>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GridTable7Colorful-Accent3">
    <w:name w:val="Grid Table 7 Colorful Accent 3"/>
    <w:basedOn w:val="TableNormal"/>
    <w:uiPriority w:val="52"/>
    <w:rsid w:val="00B01B0E"/>
    <w:pPr>
      <w:spacing w:after="0" w:line="240" w:lineRule="auto"/>
    </w:pPr>
    <w:rPr>
      <w:color w:val="065D5F" w:themeColor="accent3" w:themeShade="BF"/>
    </w:rPr>
    <w:tblPr>
      <w:tblStyleRowBandSize w:val="1"/>
      <w:tblStyleColBandSize w:val="1"/>
      <w:tblBorders>
        <w:top w:val="single" w:sz="4" w:space="0" w:color="2DECF0" w:themeColor="accent3" w:themeTint="99"/>
        <w:left w:val="single" w:sz="4" w:space="0" w:color="2DECF0" w:themeColor="accent3" w:themeTint="99"/>
        <w:bottom w:val="single" w:sz="4" w:space="0" w:color="2DECF0" w:themeColor="accent3" w:themeTint="99"/>
        <w:right w:val="single" w:sz="4" w:space="0" w:color="2DECF0" w:themeColor="accent3" w:themeTint="99"/>
        <w:insideH w:val="single" w:sz="4" w:space="0" w:color="2DECF0" w:themeColor="accent3" w:themeTint="99"/>
        <w:insideV w:val="single" w:sz="4" w:space="0" w:color="2DECF0"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9F8FA" w:themeFill="accent3" w:themeFillTint="33"/>
      </w:tcPr>
    </w:tblStylePr>
    <w:tblStylePr w:type="band1Horz">
      <w:tblPr/>
      <w:tcPr>
        <w:shd w:val="clear" w:color="auto" w:fill="B9F8FA" w:themeFill="accent3" w:themeFillTint="33"/>
      </w:tcPr>
    </w:tblStylePr>
    <w:tblStylePr w:type="neCell">
      <w:tblPr/>
      <w:tcPr>
        <w:tcBorders>
          <w:bottom w:val="single" w:sz="4" w:space="0" w:color="2DECF0" w:themeColor="accent3" w:themeTint="99"/>
        </w:tcBorders>
      </w:tcPr>
    </w:tblStylePr>
    <w:tblStylePr w:type="nwCell">
      <w:tblPr/>
      <w:tcPr>
        <w:tcBorders>
          <w:bottom w:val="single" w:sz="4" w:space="0" w:color="2DECF0" w:themeColor="accent3" w:themeTint="99"/>
        </w:tcBorders>
      </w:tcPr>
    </w:tblStylePr>
    <w:tblStylePr w:type="seCell">
      <w:tblPr/>
      <w:tcPr>
        <w:tcBorders>
          <w:top w:val="single" w:sz="4" w:space="0" w:color="2DECF0" w:themeColor="accent3" w:themeTint="99"/>
        </w:tcBorders>
      </w:tcPr>
    </w:tblStylePr>
    <w:tblStylePr w:type="swCell">
      <w:tblPr/>
      <w:tcPr>
        <w:tcBorders>
          <w:top w:val="single" w:sz="4" w:space="0" w:color="2DECF0" w:themeColor="accent3" w:themeTint="99"/>
        </w:tcBorders>
      </w:tcPr>
    </w:tblStylePr>
  </w:style>
  <w:style w:type="table" w:styleId="GridTable7Colorful-Accent4">
    <w:name w:val="Grid Table 7 Colorful Accent 4"/>
    <w:basedOn w:val="TableNormal"/>
    <w:uiPriority w:val="52"/>
    <w:rsid w:val="00B01B0E"/>
    <w:pPr>
      <w:spacing w:after="0" w:line="240" w:lineRule="auto"/>
    </w:pPr>
    <w:rPr>
      <w:color w:val="AEB71F" w:themeColor="accent4" w:themeShade="BF"/>
    </w:rPr>
    <w:tblPr>
      <w:tblStyleRowBandSize w:val="1"/>
      <w:tblStyleColBandSize w:val="1"/>
      <w:tblBorders>
        <w:top w:val="single" w:sz="4" w:space="0" w:color="E6EB8C" w:themeColor="accent4" w:themeTint="99"/>
        <w:left w:val="single" w:sz="4" w:space="0" w:color="E6EB8C" w:themeColor="accent4" w:themeTint="99"/>
        <w:bottom w:val="single" w:sz="4" w:space="0" w:color="E6EB8C" w:themeColor="accent4" w:themeTint="99"/>
        <w:right w:val="single" w:sz="4" w:space="0" w:color="E6EB8C" w:themeColor="accent4" w:themeTint="99"/>
        <w:insideH w:val="single" w:sz="4" w:space="0" w:color="E6EB8C" w:themeColor="accent4" w:themeTint="99"/>
        <w:insideV w:val="single" w:sz="4" w:space="0" w:color="E6EB8C"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6F8D8" w:themeFill="accent4" w:themeFillTint="33"/>
      </w:tcPr>
    </w:tblStylePr>
    <w:tblStylePr w:type="band1Horz">
      <w:tblPr/>
      <w:tcPr>
        <w:shd w:val="clear" w:color="auto" w:fill="F6F8D8" w:themeFill="accent4" w:themeFillTint="33"/>
      </w:tcPr>
    </w:tblStylePr>
    <w:tblStylePr w:type="neCell">
      <w:tblPr/>
      <w:tcPr>
        <w:tcBorders>
          <w:bottom w:val="single" w:sz="4" w:space="0" w:color="E6EB8C" w:themeColor="accent4" w:themeTint="99"/>
        </w:tcBorders>
      </w:tcPr>
    </w:tblStylePr>
    <w:tblStylePr w:type="nwCell">
      <w:tblPr/>
      <w:tcPr>
        <w:tcBorders>
          <w:bottom w:val="single" w:sz="4" w:space="0" w:color="E6EB8C" w:themeColor="accent4" w:themeTint="99"/>
        </w:tcBorders>
      </w:tcPr>
    </w:tblStylePr>
    <w:tblStylePr w:type="seCell">
      <w:tblPr/>
      <w:tcPr>
        <w:tcBorders>
          <w:top w:val="single" w:sz="4" w:space="0" w:color="E6EB8C" w:themeColor="accent4" w:themeTint="99"/>
        </w:tcBorders>
      </w:tcPr>
    </w:tblStylePr>
    <w:tblStylePr w:type="swCell">
      <w:tblPr/>
      <w:tcPr>
        <w:tcBorders>
          <w:top w:val="single" w:sz="4" w:space="0" w:color="E6EB8C" w:themeColor="accent4" w:themeTint="99"/>
        </w:tcBorders>
      </w:tcPr>
    </w:tblStylePr>
  </w:style>
  <w:style w:type="table" w:customStyle="1" w:styleId="GSBoldTable">
    <w:name w:val="GS Bold Table"/>
    <w:basedOn w:val="TableNormal"/>
    <w:uiPriority w:val="99"/>
    <w:rsid w:val="00B01B0E"/>
    <w:pPr>
      <w:snapToGrid w:val="0"/>
      <w:spacing w:after="0" w:line="240" w:lineRule="auto"/>
      <w:textboxTightWrap w:val="firstLineOnly"/>
    </w:pPr>
    <w:rPr>
      <w:sz w:val="20"/>
    </w:rPr>
    <w:tblPr>
      <w:tblBorders>
        <w:insideH w:val="single" w:sz="4" w:space="0" w:color="BFBFBF" w:themeColor="background1" w:themeShade="BF"/>
      </w:tblBorders>
      <w:tblCellMar>
        <w:top w:w="28" w:type="dxa"/>
        <w:left w:w="57" w:type="dxa"/>
        <w:right w:w="57" w:type="dxa"/>
      </w:tblCellMar>
    </w:tblPr>
    <w:tcPr>
      <w:vAlign w:val="center"/>
    </w:tcPr>
    <w:tblStylePr w:type="firstRow">
      <w:pPr>
        <w:wordWrap/>
        <w:adjustRightInd/>
        <w:snapToGrid w:val="0"/>
        <w:spacing w:line="240" w:lineRule="auto"/>
        <w:contextualSpacing w:val="0"/>
        <w:mirrorIndents w:val="0"/>
      </w:pPr>
      <w:tblPr/>
      <w:tcPr>
        <w:shd w:val="clear" w:color="auto" w:fill="00B9BD" w:themeFill="accent1"/>
      </w:tcPr>
    </w:tblStylePr>
  </w:style>
  <w:style w:type="table" w:customStyle="1" w:styleId="GSTableBoldline-heightcondensed">
    <w:name w:val="GS Table Bold (line-height condensed)"/>
    <w:basedOn w:val="TableNormal"/>
    <w:uiPriority w:val="99"/>
    <w:rsid w:val="00B01B0E"/>
    <w:pPr>
      <w:snapToGrid w:val="0"/>
      <w:spacing w:after="0" w:line="240" w:lineRule="auto"/>
    </w:pPr>
    <w:rPr>
      <w:rFonts w:cs="Times New Roman (Body CS)"/>
      <w:sz w:val="20"/>
    </w:rPr>
    <w:tblPr>
      <w:tblBorders>
        <w:insideH w:val="single" w:sz="4" w:space="0" w:color="A6A6A6" w:themeColor="background1" w:themeShade="A6"/>
      </w:tblBorders>
      <w:tblCellMar>
        <w:left w:w="0" w:type="dxa"/>
        <w:right w:w="0" w:type="dxa"/>
      </w:tblCellMar>
    </w:tblPr>
    <w:tcPr>
      <w:shd w:val="clear" w:color="auto" w:fill="auto"/>
      <w:noWrap/>
      <w:vAlign w:val="center"/>
    </w:tcPr>
    <w:tblStylePr w:type="firstRow">
      <w:rPr>
        <w:rFonts w:asciiTheme="majorHAnsi" w:hAnsiTheme="majorHAnsi"/>
        <w:b/>
        <w:color w:val="FFFFFF" w:themeColor="background1"/>
        <w:sz w:val="21"/>
      </w:rPr>
      <w:tblPr/>
      <w:tcPr>
        <w:shd w:val="clear" w:color="auto" w:fill="00B9BD" w:themeFill="accent1"/>
      </w:tcPr>
    </w:tblStylePr>
  </w:style>
  <w:style w:type="table" w:customStyle="1" w:styleId="GSTableSimple">
    <w:name w:val="GS Table Simple"/>
    <w:basedOn w:val="TableNormal"/>
    <w:uiPriority w:val="99"/>
    <w:rsid w:val="00B01B0E"/>
    <w:pPr>
      <w:snapToGrid w:val="0"/>
      <w:spacing w:after="0" w:line="240" w:lineRule="auto"/>
    </w:pPr>
    <w:rPr>
      <w:rFonts w:cs="Times New Roman (Body CS)"/>
      <w:color w:val="00B9BD" w:themeColor="accent1"/>
      <w:sz w:val="18"/>
    </w:rPr>
    <w:tblPr>
      <w:tblStyleRowBandSize w:val="1"/>
      <w:tblBorders>
        <w:insideH w:val="single" w:sz="4" w:space="0" w:color="BFBFBF" w:themeColor="background1" w:themeShade="BF"/>
      </w:tblBorders>
      <w:tblCellMar>
        <w:top w:w="57" w:type="dxa"/>
        <w:left w:w="57" w:type="dxa"/>
        <w:bottom w:w="57" w:type="dxa"/>
        <w:right w:w="57" w:type="dxa"/>
      </w:tblCellMar>
    </w:tblPr>
    <w:trPr>
      <w:cantSplit/>
    </w:trPr>
    <w:tcPr>
      <w:shd w:val="clear" w:color="auto" w:fill="auto"/>
      <w:noWrap/>
      <w:tcMar>
        <w:top w:w="57" w:type="dxa"/>
        <w:left w:w="57" w:type="dxa"/>
        <w:bottom w:w="57" w:type="dxa"/>
        <w:right w:w="57" w:type="dxa"/>
      </w:tcMar>
      <w:vAlign w:val="center"/>
    </w:tcPr>
    <w:tblStylePr w:type="firstRow">
      <w:pPr>
        <w:wordWrap/>
        <w:spacing w:line="240" w:lineRule="auto"/>
        <w:jc w:val="left"/>
      </w:pPr>
      <w:rPr>
        <w:rFonts w:ascii="Verdana" w:hAnsi="Verdana"/>
        <w:b w:val="0"/>
        <w:i w:val="0"/>
        <w:color w:val="auto"/>
        <w:sz w:val="10"/>
      </w:rPr>
      <w:tblPr/>
      <w:trPr>
        <w:cantSplit w:val="0"/>
      </w:trPr>
      <w:tcPr>
        <w:tcBorders>
          <w:top w:val="nil"/>
          <w:left w:val="nil"/>
          <w:bottom w:val="single" w:sz="18" w:space="0" w:color="00B9BD" w:themeColor="accent1"/>
          <w:right w:val="nil"/>
          <w:insideH w:val="nil"/>
          <w:insideV w:val="nil"/>
          <w:tl2br w:val="nil"/>
          <w:tr2bl w:val="nil"/>
        </w:tcBorders>
      </w:tcPr>
    </w:tblStylePr>
    <w:tblStylePr w:type="band1Horz">
      <w:pPr>
        <w:jc w:val="left"/>
      </w:pPr>
    </w:tblStylePr>
  </w:style>
  <w:style w:type="character" w:styleId="Hashtag">
    <w:name w:val="Hashtag"/>
    <w:basedOn w:val="BookTitle"/>
    <w:uiPriority w:val="99"/>
    <w:unhideWhenUsed/>
    <w:rsid w:val="00B01B0E"/>
    <w:rPr>
      <w:rFonts w:asciiTheme="majorHAnsi" w:hAnsiTheme="majorHAnsi"/>
      <w:b w:val="0"/>
      <w:bCs/>
      <w:i w:val="0"/>
      <w:iCs/>
      <w:color w:val="109B9D" w:themeColor="accent2"/>
      <w:spacing w:val="5"/>
      <w:sz w:val="22"/>
      <w:shd w:val="clear" w:color="auto" w:fill="E1DFDD"/>
    </w:rPr>
  </w:style>
  <w:style w:type="paragraph" w:styleId="Header">
    <w:name w:val="header"/>
    <w:basedOn w:val="Normal"/>
    <w:link w:val="HeaderChar"/>
    <w:uiPriority w:val="99"/>
    <w:unhideWhenUsed/>
    <w:rsid w:val="00B01B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1B0E"/>
    <w:rPr>
      <w:rFonts w:ascii="Verdana" w:hAnsi="Verdana" w:cs="Times New Roman (Body CS)"/>
      <w:color w:val="4D4D4C"/>
      <w:sz w:val="22"/>
      <w14:cntxtAlts/>
    </w:rPr>
  </w:style>
  <w:style w:type="paragraph" w:customStyle="1" w:styleId="TablesHeadingGSCyan">
    <w:name w:val="Tables Heading GS Cyan"/>
    <w:basedOn w:val="Normal"/>
    <w:next w:val="Normal"/>
    <w:link w:val="TablesHeadingGSCyanChar"/>
    <w:qFormat/>
    <w:rsid w:val="00B01B0E"/>
    <w:pPr>
      <w:framePr w:hSpace="181" w:wrap="notBeside" w:vAnchor="page" w:hAnchor="margin" w:y="1827"/>
      <w:snapToGrid w:val="0"/>
      <w:spacing w:after="0" w:line="240" w:lineRule="auto"/>
      <w:contextualSpacing w:val="0"/>
    </w:pPr>
    <w:rPr>
      <w:caps/>
      <w:color w:val="00B9BD" w:themeColor="accent1"/>
    </w:rPr>
  </w:style>
  <w:style w:type="character" w:customStyle="1" w:styleId="TablesHeadingGSCyanChar">
    <w:name w:val="Tables Heading GS Cyan Char"/>
    <w:basedOn w:val="DefaultParagraphFont"/>
    <w:link w:val="TablesHeadingGSCyan"/>
    <w:rsid w:val="00B01B0E"/>
    <w:rPr>
      <w:rFonts w:ascii="Verdana" w:hAnsi="Verdana" w:cs="Times New Roman (Body CS)"/>
      <w:caps/>
      <w:color w:val="00B9BD" w:themeColor="accent1"/>
      <w:sz w:val="22"/>
      <w14:cntxtAlts/>
    </w:rPr>
  </w:style>
  <w:style w:type="character" w:styleId="HTMLAcronym">
    <w:name w:val="HTML Acronym"/>
    <w:basedOn w:val="DefaultParagraphFont"/>
    <w:uiPriority w:val="99"/>
    <w:semiHidden/>
    <w:unhideWhenUsed/>
    <w:rsid w:val="00B01B0E"/>
  </w:style>
  <w:style w:type="paragraph" w:styleId="HTMLAddress">
    <w:name w:val="HTML Address"/>
    <w:basedOn w:val="Normal"/>
    <w:link w:val="HTMLAddressChar"/>
    <w:uiPriority w:val="99"/>
    <w:semiHidden/>
    <w:unhideWhenUsed/>
    <w:rsid w:val="00B01B0E"/>
    <w:pPr>
      <w:spacing w:after="0" w:line="240" w:lineRule="auto"/>
    </w:pPr>
    <w:rPr>
      <w:i/>
      <w:iCs/>
    </w:rPr>
  </w:style>
  <w:style w:type="character" w:customStyle="1" w:styleId="HTMLAddressChar">
    <w:name w:val="HTML Address Char"/>
    <w:basedOn w:val="DefaultParagraphFont"/>
    <w:link w:val="HTMLAddress"/>
    <w:uiPriority w:val="99"/>
    <w:semiHidden/>
    <w:rsid w:val="00B01B0E"/>
    <w:rPr>
      <w:rFonts w:ascii="Verdana" w:hAnsi="Verdana" w:cs="Times New Roman (Body CS)"/>
      <w:i/>
      <w:iCs/>
      <w:color w:val="4D4D4C"/>
      <w:sz w:val="22"/>
      <w14:cntxtAlts/>
    </w:rPr>
  </w:style>
  <w:style w:type="character" w:styleId="HTMLCite">
    <w:name w:val="HTML Cite"/>
    <w:basedOn w:val="DefaultParagraphFont"/>
    <w:uiPriority w:val="99"/>
    <w:semiHidden/>
    <w:unhideWhenUsed/>
    <w:rsid w:val="00B01B0E"/>
    <w:rPr>
      <w:i/>
      <w:iCs/>
    </w:rPr>
  </w:style>
  <w:style w:type="character" w:styleId="HTMLCode">
    <w:name w:val="HTML Code"/>
    <w:basedOn w:val="DefaultParagraphFont"/>
    <w:uiPriority w:val="99"/>
    <w:semiHidden/>
    <w:unhideWhenUsed/>
    <w:rsid w:val="00B01B0E"/>
    <w:rPr>
      <w:rFonts w:asciiTheme="minorHAnsi" w:hAnsiTheme="minorHAnsi" w:cs="Consolas"/>
      <w:sz w:val="20"/>
      <w:szCs w:val="20"/>
    </w:rPr>
  </w:style>
  <w:style w:type="character" w:styleId="HTMLDefinition">
    <w:name w:val="HTML Definition"/>
    <w:uiPriority w:val="99"/>
    <w:semiHidden/>
    <w:unhideWhenUsed/>
    <w:rsid w:val="00B01B0E"/>
    <w:rPr>
      <w:i/>
      <w:iCs/>
    </w:rPr>
  </w:style>
  <w:style w:type="character" w:styleId="HTMLKeyboard">
    <w:name w:val="HTML Keyboard"/>
    <w:basedOn w:val="DefaultParagraphFont"/>
    <w:uiPriority w:val="99"/>
    <w:semiHidden/>
    <w:unhideWhenUsed/>
    <w:rsid w:val="00B01B0E"/>
    <w:rPr>
      <w:rFonts w:asciiTheme="minorHAnsi" w:hAnsiTheme="minorHAnsi" w:cs="Consolas"/>
      <w:sz w:val="20"/>
      <w:szCs w:val="20"/>
    </w:rPr>
  </w:style>
  <w:style w:type="paragraph" w:styleId="HTMLPreformatted">
    <w:name w:val="HTML Preformatted"/>
    <w:basedOn w:val="Normal"/>
    <w:link w:val="HTMLPreformattedChar"/>
    <w:uiPriority w:val="99"/>
    <w:semiHidden/>
    <w:unhideWhenUsed/>
    <w:rsid w:val="00B01B0E"/>
    <w:pPr>
      <w:spacing w:after="0" w:line="240" w:lineRule="auto"/>
    </w:pPr>
    <w:rPr>
      <w:rFonts w:asciiTheme="minorHAnsi" w:hAnsiTheme="minorHAnsi" w:cs="Consolas"/>
      <w:sz w:val="20"/>
      <w:szCs w:val="20"/>
    </w:rPr>
  </w:style>
  <w:style w:type="character" w:customStyle="1" w:styleId="HTMLPreformattedChar">
    <w:name w:val="HTML Preformatted Char"/>
    <w:basedOn w:val="DefaultParagraphFont"/>
    <w:link w:val="HTMLPreformatted"/>
    <w:uiPriority w:val="99"/>
    <w:semiHidden/>
    <w:rsid w:val="00B01B0E"/>
    <w:rPr>
      <w:rFonts w:cs="Consolas"/>
      <w:color w:val="4D4D4C"/>
      <w:sz w:val="20"/>
      <w:szCs w:val="20"/>
      <w14:cntxtAlts/>
    </w:rPr>
  </w:style>
  <w:style w:type="character" w:styleId="HTMLSample">
    <w:name w:val="HTML Sample"/>
    <w:uiPriority w:val="99"/>
    <w:semiHidden/>
    <w:unhideWhenUsed/>
    <w:rsid w:val="00B01B0E"/>
    <w:rPr>
      <w:rFonts w:asciiTheme="minorHAnsi" w:hAnsiTheme="minorHAnsi" w:cs="Consolas"/>
      <w:sz w:val="24"/>
      <w:szCs w:val="24"/>
    </w:rPr>
  </w:style>
  <w:style w:type="character" w:styleId="HTMLTypewriter">
    <w:name w:val="HTML Typewriter"/>
    <w:uiPriority w:val="99"/>
    <w:semiHidden/>
    <w:unhideWhenUsed/>
    <w:rsid w:val="00B01B0E"/>
    <w:rPr>
      <w:rFonts w:asciiTheme="minorHAnsi" w:hAnsiTheme="minorHAnsi" w:cs="Consolas"/>
      <w:sz w:val="20"/>
      <w:szCs w:val="20"/>
    </w:rPr>
  </w:style>
  <w:style w:type="character" w:styleId="HTMLVariable">
    <w:name w:val="HTML Variable"/>
    <w:uiPriority w:val="99"/>
    <w:semiHidden/>
    <w:unhideWhenUsed/>
    <w:rsid w:val="00B01B0E"/>
    <w:rPr>
      <w:i/>
      <w:iCs/>
    </w:rPr>
  </w:style>
  <w:style w:type="character" w:styleId="Hyperlink">
    <w:name w:val="Hyperlink"/>
    <w:uiPriority w:val="99"/>
    <w:unhideWhenUsed/>
    <w:qFormat/>
    <w:rsid w:val="00B01B0E"/>
    <w:rPr>
      <w:rFonts w:asciiTheme="minorHAnsi" w:hAnsiTheme="minorHAnsi"/>
      <w:color w:val="00B9BD" w:themeColor="hyperlink"/>
      <w:sz w:val="22"/>
      <w:u w:val="single"/>
    </w:rPr>
  </w:style>
  <w:style w:type="paragraph" w:styleId="Index1">
    <w:name w:val="index 1"/>
    <w:basedOn w:val="Normal"/>
    <w:next w:val="Normal"/>
    <w:uiPriority w:val="99"/>
    <w:unhideWhenUsed/>
    <w:rsid w:val="00B01B0E"/>
    <w:pPr>
      <w:spacing w:after="0" w:line="240" w:lineRule="auto"/>
      <w:ind w:left="220" w:hanging="220"/>
    </w:pPr>
  </w:style>
  <w:style w:type="paragraph" w:styleId="Index2">
    <w:name w:val="index 2"/>
    <w:basedOn w:val="Normal"/>
    <w:next w:val="Normal"/>
    <w:uiPriority w:val="99"/>
    <w:unhideWhenUsed/>
    <w:rsid w:val="00B01B0E"/>
    <w:pPr>
      <w:spacing w:after="0" w:line="240" w:lineRule="auto"/>
      <w:ind w:left="440" w:hanging="220"/>
    </w:pPr>
  </w:style>
  <w:style w:type="paragraph" w:styleId="Index3">
    <w:name w:val="index 3"/>
    <w:basedOn w:val="Normal"/>
    <w:next w:val="Normal"/>
    <w:uiPriority w:val="99"/>
    <w:unhideWhenUsed/>
    <w:rsid w:val="00B01B0E"/>
    <w:pPr>
      <w:spacing w:after="0" w:line="240" w:lineRule="auto"/>
      <w:ind w:left="660" w:hanging="220"/>
    </w:pPr>
  </w:style>
  <w:style w:type="paragraph" w:styleId="Index4">
    <w:name w:val="index 4"/>
    <w:basedOn w:val="Normal"/>
    <w:next w:val="Normal"/>
    <w:uiPriority w:val="99"/>
    <w:semiHidden/>
    <w:unhideWhenUsed/>
    <w:rsid w:val="00B01B0E"/>
    <w:pPr>
      <w:spacing w:after="0" w:line="240" w:lineRule="auto"/>
      <w:ind w:left="880" w:hanging="220"/>
    </w:pPr>
  </w:style>
  <w:style w:type="paragraph" w:styleId="Index5">
    <w:name w:val="index 5"/>
    <w:basedOn w:val="Normal"/>
    <w:next w:val="Normal"/>
    <w:uiPriority w:val="99"/>
    <w:semiHidden/>
    <w:unhideWhenUsed/>
    <w:rsid w:val="00B01B0E"/>
    <w:pPr>
      <w:spacing w:after="0" w:line="240" w:lineRule="auto"/>
      <w:ind w:left="1100" w:hanging="220"/>
    </w:pPr>
  </w:style>
  <w:style w:type="paragraph" w:styleId="Index7">
    <w:name w:val="index 7"/>
    <w:basedOn w:val="Normal"/>
    <w:next w:val="Normal"/>
    <w:uiPriority w:val="99"/>
    <w:semiHidden/>
    <w:unhideWhenUsed/>
    <w:rsid w:val="00B01B0E"/>
    <w:pPr>
      <w:spacing w:after="0" w:line="240" w:lineRule="auto"/>
      <w:ind w:left="1540" w:hanging="220"/>
    </w:pPr>
  </w:style>
  <w:style w:type="paragraph" w:styleId="Index8">
    <w:name w:val="index 8"/>
    <w:basedOn w:val="Normal"/>
    <w:next w:val="Normal"/>
    <w:uiPriority w:val="99"/>
    <w:semiHidden/>
    <w:unhideWhenUsed/>
    <w:rsid w:val="00B01B0E"/>
    <w:pPr>
      <w:spacing w:after="0" w:line="240" w:lineRule="auto"/>
      <w:ind w:left="1760" w:hanging="220"/>
    </w:pPr>
  </w:style>
  <w:style w:type="paragraph" w:styleId="Index9">
    <w:name w:val="index 9"/>
    <w:basedOn w:val="Normal"/>
    <w:next w:val="Normal"/>
    <w:uiPriority w:val="99"/>
    <w:semiHidden/>
    <w:unhideWhenUsed/>
    <w:rsid w:val="00B01B0E"/>
    <w:pPr>
      <w:spacing w:after="0" w:line="240" w:lineRule="auto"/>
      <w:ind w:left="1980" w:hanging="220"/>
    </w:pPr>
  </w:style>
  <w:style w:type="paragraph" w:styleId="IndexHeading">
    <w:name w:val="index heading"/>
    <w:basedOn w:val="Normal"/>
    <w:next w:val="Index1"/>
    <w:uiPriority w:val="99"/>
    <w:semiHidden/>
    <w:unhideWhenUsed/>
    <w:rsid w:val="00B01B0E"/>
    <w:rPr>
      <w:rFonts w:asciiTheme="majorHAnsi" w:eastAsiaTheme="majorEastAsia" w:hAnsiTheme="majorHAnsi" w:cstheme="majorBidi"/>
      <w:b/>
      <w:bCs/>
    </w:rPr>
  </w:style>
  <w:style w:type="character" w:styleId="IntenseEmphasis">
    <w:name w:val="Intense Emphasis"/>
    <w:basedOn w:val="DefaultParagraphFont"/>
    <w:uiPriority w:val="21"/>
    <w:rsid w:val="00B01B0E"/>
    <w:rPr>
      <w:i/>
      <w:iCs/>
      <w:color w:val="00B9BD" w:themeColor="accent1"/>
    </w:rPr>
  </w:style>
  <w:style w:type="paragraph" w:styleId="IntenseQuote">
    <w:name w:val="Intense Quote"/>
    <w:basedOn w:val="Normal"/>
    <w:next w:val="Normal"/>
    <w:link w:val="IntenseQuoteChar"/>
    <w:uiPriority w:val="30"/>
    <w:qFormat/>
    <w:rsid w:val="00B01B0E"/>
    <w:pPr>
      <w:pBdr>
        <w:left w:val="single" w:sz="36" w:space="10" w:color="00B9BD" w:themeColor="accent1"/>
      </w:pBdr>
      <w:spacing w:before="360" w:after="0"/>
      <w:ind w:left="567" w:right="567"/>
    </w:pPr>
    <w:rPr>
      <w:i/>
      <w:iCs/>
      <w:color w:val="00B9BD" w:themeColor="accent1"/>
      <w:sz w:val="28"/>
    </w:rPr>
  </w:style>
  <w:style w:type="character" w:customStyle="1" w:styleId="IntenseQuoteChar">
    <w:name w:val="Intense Quote Char"/>
    <w:basedOn w:val="DefaultParagraphFont"/>
    <w:link w:val="IntenseQuote"/>
    <w:uiPriority w:val="30"/>
    <w:rsid w:val="00B01B0E"/>
    <w:rPr>
      <w:rFonts w:ascii="Verdana" w:hAnsi="Verdana" w:cs="Times New Roman (Body CS)"/>
      <w:i/>
      <w:iCs/>
      <w:color w:val="00B9BD" w:themeColor="accent1"/>
      <w:sz w:val="28"/>
      <w14:cntxtAlts/>
    </w:rPr>
  </w:style>
  <w:style w:type="character" w:styleId="IntenseReference">
    <w:name w:val="Intense Reference"/>
    <w:uiPriority w:val="32"/>
    <w:rsid w:val="00B01B0E"/>
    <w:rPr>
      <w:b/>
      <w:bCs/>
      <w:smallCaps/>
      <w:color w:val="00B9BD" w:themeColor="accent1"/>
      <w:spacing w:val="5"/>
    </w:rPr>
  </w:style>
  <w:style w:type="character" w:styleId="LineNumber">
    <w:name w:val="line number"/>
    <w:basedOn w:val="DefaultParagraphFont"/>
    <w:uiPriority w:val="99"/>
    <w:semiHidden/>
    <w:unhideWhenUsed/>
    <w:rsid w:val="00B01B0E"/>
    <w:rPr>
      <w:rFonts w:asciiTheme="minorHAnsi" w:hAnsiTheme="minorHAnsi"/>
    </w:rPr>
  </w:style>
  <w:style w:type="paragraph" w:styleId="List">
    <w:name w:val="List"/>
    <w:basedOn w:val="Normal"/>
    <w:uiPriority w:val="99"/>
    <w:unhideWhenUsed/>
    <w:rsid w:val="00B01B0E"/>
  </w:style>
  <w:style w:type="paragraph" w:styleId="List2">
    <w:name w:val="List 2"/>
    <w:basedOn w:val="Normal"/>
    <w:uiPriority w:val="99"/>
    <w:unhideWhenUsed/>
    <w:rsid w:val="00B01B0E"/>
    <w:pPr>
      <w:ind w:left="566" w:hanging="283"/>
    </w:pPr>
  </w:style>
  <w:style w:type="paragraph" w:styleId="List3">
    <w:name w:val="List 3"/>
    <w:basedOn w:val="Normal"/>
    <w:uiPriority w:val="99"/>
    <w:unhideWhenUsed/>
    <w:rsid w:val="00B01B0E"/>
    <w:pPr>
      <w:ind w:left="849" w:hanging="283"/>
    </w:pPr>
  </w:style>
  <w:style w:type="paragraph" w:styleId="List4">
    <w:name w:val="List 4"/>
    <w:basedOn w:val="Normal"/>
    <w:uiPriority w:val="99"/>
    <w:unhideWhenUsed/>
    <w:rsid w:val="00B01B0E"/>
    <w:pPr>
      <w:ind w:left="1132" w:hanging="283"/>
    </w:pPr>
  </w:style>
  <w:style w:type="paragraph" w:styleId="List5">
    <w:name w:val="List 5"/>
    <w:basedOn w:val="Normal"/>
    <w:uiPriority w:val="99"/>
    <w:unhideWhenUsed/>
    <w:rsid w:val="00B01B0E"/>
    <w:pPr>
      <w:ind w:left="1415" w:hanging="283"/>
    </w:pPr>
  </w:style>
  <w:style w:type="paragraph" w:styleId="ListBullet">
    <w:name w:val="List Bullet"/>
    <w:basedOn w:val="Normal"/>
    <w:uiPriority w:val="99"/>
    <w:unhideWhenUsed/>
    <w:qFormat/>
    <w:rsid w:val="00B01B0E"/>
    <w:pPr>
      <w:numPr>
        <w:numId w:val="1"/>
      </w:numPr>
      <w:spacing w:after="120"/>
      <w:ind w:left="357" w:hanging="357"/>
    </w:pPr>
  </w:style>
  <w:style w:type="paragraph" w:styleId="ListBullet2">
    <w:name w:val="List Bullet 2"/>
    <w:basedOn w:val="Normal"/>
    <w:uiPriority w:val="99"/>
    <w:unhideWhenUsed/>
    <w:rsid w:val="00B01B0E"/>
    <w:pPr>
      <w:numPr>
        <w:numId w:val="2"/>
      </w:numPr>
      <w:ind w:left="641" w:hanging="357"/>
    </w:pPr>
  </w:style>
  <w:style w:type="paragraph" w:styleId="ListBullet3">
    <w:name w:val="List Bullet 3"/>
    <w:basedOn w:val="Normal"/>
    <w:uiPriority w:val="99"/>
    <w:unhideWhenUsed/>
    <w:rsid w:val="00B01B0E"/>
    <w:pPr>
      <w:numPr>
        <w:numId w:val="3"/>
      </w:numPr>
    </w:pPr>
  </w:style>
  <w:style w:type="paragraph" w:styleId="ListBullet4">
    <w:name w:val="List Bullet 4"/>
    <w:basedOn w:val="Normal"/>
    <w:uiPriority w:val="99"/>
    <w:unhideWhenUsed/>
    <w:rsid w:val="00B01B0E"/>
    <w:pPr>
      <w:numPr>
        <w:numId w:val="4"/>
      </w:numPr>
    </w:pPr>
  </w:style>
  <w:style w:type="paragraph" w:styleId="ListBullet5">
    <w:name w:val="List Bullet 5"/>
    <w:basedOn w:val="Normal"/>
    <w:uiPriority w:val="99"/>
    <w:unhideWhenUsed/>
    <w:rsid w:val="00B01B0E"/>
    <w:pPr>
      <w:numPr>
        <w:numId w:val="5"/>
      </w:numPr>
    </w:pPr>
  </w:style>
  <w:style w:type="paragraph" w:styleId="ListContinue">
    <w:name w:val="List Continue"/>
    <w:basedOn w:val="Normal"/>
    <w:uiPriority w:val="99"/>
    <w:unhideWhenUsed/>
    <w:rsid w:val="00B01B0E"/>
    <w:pPr>
      <w:spacing w:after="120"/>
      <w:ind w:left="283"/>
    </w:pPr>
  </w:style>
  <w:style w:type="paragraph" w:styleId="ListContinue2">
    <w:name w:val="List Continue 2"/>
    <w:basedOn w:val="Normal"/>
    <w:uiPriority w:val="99"/>
    <w:unhideWhenUsed/>
    <w:rsid w:val="00B01B0E"/>
    <w:pPr>
      <w:spacing w:after="120"/>
      <w:ind w:left="566"/>
    </w:pPr>
  </w:style>
  <w:style w:type="paragraph" w:styleId="ListContinue3">
    <w:name w:val="List Continue 3"/>
    <w:basedOn w:val="Normal"/>
    <w:uiPriority w:val="99"/>
    <w:unhideWhenUsed/>
    <w:rsid w:val="00B01B0E"/>
    <w:pPr>
      <w:spacing w:after="120"/>
      <w:ind w:left="849"/>
    </w:pPr>
  </w:style>
  <w:style w:type="paragraph" w:styleId="ListContinue4">
    <w:name w:val="List Continue 4"/>
    <w:basedOn w:val="Normal"/>
    <w:uiPriority w:val="99"/>
    <w:semiHidden/>
    <w:unhideWhenUsed/>
    <w:rsid w:val="00B01B0E"/>
    <w:pPr>
      <w:spacing w:after="120"/>
      <w:ind w:left="1132"/>
    </w:pPr>
  </w:style>
  <w:style w:type="paragraph" w:styleId="ListContinue5">
    <w:name w:val="List Continue 5"/>
    <w:basedOn w:val="Normal"/>
    <w:uiPriority w:val="99"/>
    <w:semiHidden/>
    <w:unhideWhenUsed/>
    <w:rsid w:val="00B01B0E"/>
    <w:pPr>
      <w:spacing w:after="120"/>
      <w:ind w:left="1415"/>
    </w:pPr>
  </w:style>
  <w:style w:type="paragraph" w:customStyle="1" w:styleId="ListGSBullet">
    <w:name w:val="List GS Bullet"/>
    <w:basedOn w:val="Normal"/>
    <w:link w:val="ListGSBulletChar"/>
    <w:qFormat/>
    <w:rsid w:val="00B01B0E"/>
    <w:pPr>
      <w:numPr>
        <w:numId w:val="13"/>
      </w:numPr>
      <w:spacing w:after="120"/>
    </w:pPr>
  </w:style>
  <w:style w:type="character" w:customStyle="1" w:styleId="ListGSBulletChar">
    <w:name w:val="List GS Bullet Char"/>
    <w:basedOn w:val="DefaultParagraphFont"/>
    <w:link w:val="ListGSBullet"/>
    <w:rsid w:val="00B01B0E"/>
    <w:rPr>
      <w:rFonts w:ascii="Verdana" w:hAnsi="Verdana" w:cs="Times New Roman (Body CS)"/>
      <w:color w:val="4D4D4C"/>
      <w:sz w:val="22"/>
      <w14:cntxtAlts/>
    </w:rPr>
  </w:style>
  <w:style w:type="paragraph" w:customStyle="1" w:styleId="ListGsBullet2">
    <w:name w:val="List Gs Bullet 2"/>
    <w:basedOn w:val="ListGSBullet"/>
    <w:rsid w:val="00B01B0E"/>
    <w:pPr>
      <w:numPr>
        <w:ilvl w:val="1"/>
      </w:numPr>
      <w:snapToGrid w:val="0"/>
    </w:pPr>
  </w:style>
  <w:style w:type="paragraph" w:customStyle="1" w:styleId="ListGsBullet3">
    <w:name w:val="List Gs Bullet 3"/>
    <w:basedOn w:val="ListGSBullet"/>
    <w:rsid w:val="00B01B0E"/>
    <w:pPr>
      <w:numPr>
        <w:ilvl w:val="2"/>
      </w:numPr>
      <w:ind w:left="1843" w:hanging="403"/>
    </w:pPr>
  </w:style>
  <w:style w:type="paragraph" w:customStyle="1" w:styleId="ListGsBullet4">
    <w:name w:val="List Gs Bullet 4"/>
    <w:basedOn w:val="ListGSBullet"/>
    <w:rsid w:val="00B01B0E"/>
    <w:pPr>
      <w:numPr>
        <w:ilvl w:val="3"/>
      </w:numPr>
    </w:pPr>
  </w:style>
  <w:style w:type="paragraph" w:customStyle="1" w:styleId="ListGSBullet5">
    <w:name w:val="List GS Bullet 5"/>
    <w:basedOn w:val="ListGSBullet"/>
    <w:rsid w:val="00B01B0E"/>
    <w:pPr>
      <w:numPr>
        <w:ilvl w:val="4"/>
      </w:numPr>
    </w:pPr>
  </w:style>
  <w:style w:type="numbering" w:customStyle="1" w:styleId="ListGSBullets">
    <w:name w:val="List GS Bullets"/>
    <w:uiPriority w:val="99"/>
    <w:rsid w:val="00B01B0E"/>
    <w:pPr>
      <w:numPr>
        <w:numId w:val="12"/>
      </w:numPr>
    </w:pPr>
  </w:style>
  <w:style w:type="paragraph" w:customStyle="1" w:styleId="H3">
    <w:name w:val="H3"/>
    <w:basedOn w:val="Heading3"/>
    <w:qFormat/>
    <w:rsid w:val="00991401"/>
    <w:pPr>
      <w:numPr>
        <w:numId w:val="15"/>
      </w:numPr>
    </w:pPr>
  </w:style>
  <w:style w:type="paragraph" w:customStyle="1" w:styleId="H5">
    <w:name w:val="H5"/>
    <w:basedOn w:val="Heading5"/>
    <w:qFormat/>
    <w:rsid w:val="00350D03"/>
    <w:pPr>
      <w:numPr>
        <w:ilvl w:val="1"/>
        <w:numId w:val="15"/>
      </w:numPr>
    </w:pPr>
  </w:style>
  <w:style w:type="paragraph" w:styleId="ListNumber">
    <w:name w:val="List Number"/>
    <w:basedOn w:val="Normal"/>
    <w:uiPriority w:val="99"/>
    <w:unhideWhenUsed/>
    <w:qFormat/>
    <w:rsid w:val="00B01B0E"/>
    <w:pPr>
      <w:numPr>
        <w:numId w:val="6"/>
      </w:numPr>
    </w:pPr>
  </w:style>
  <w:style w:type="paragraph" w:styleId="ListNumber2">
    <w:name w:val="List Number 2"/>
    <w:basedOn w:val="Normal"/>
    <w:uiPriority w:val="99"/>
    <w:unhideWhenUsed/>
    <w:rsid w:val="00B01B0E"/>
    <w:pPr>
      <w:numPr>
        <w:numId w:val="7"/>
      </w:numPr>
    </w:pPr>
  </w:style>
  <w:style w:type="paragraph" w:styleId="ListNumber3">
    <w:name w:val="List Number 3"/>
    <w:basedOn w:val="Normal"/>
    <w:uiPriority w:val="99"/>
    <w:unhideWhenUsed/>
    <w:rsid w:val="00B01B0E"/>
    <w:pPr>
      <w:numPr>
        <w:numId w:val="8"/>
      </w:numPr>
    </w:pPr>
  </w:style>
  <w:style w:type="paragraph" w:styleId="ListNumber4">
    <w:name w:val="List Number 4"/>
    <w:basedOn w:val="Normal"/>
    <w:uiPriority w:val="99"/>
    <w:unhideWhenUsed/>
    <w:rsid w:val="00B01B0E"/>
    <w:pPr>
      <w:numPr>
        <w:numId w:val="9"/>
      </w:numPr>
    </w:pPr>
  </w:style>
  <w:style w:type="paragraph" w:styleId="ListNumber5">
    <w:name w:val="List Number 5"/>
    <w:basedOn w:val="Normal"/>
    <w:uiPriority w:val="99"/>
    <w:unhideWhenUsed/>
    <w:rsid w:val="00B01B0E"/>
    <w:pPr>
      <w:numPr>
        <w:numId w:val="10"/>
      </w:numPr>
    </w:pPr>
  </w:style>
  <w:style w:type="paragraph" w:styleId="ListParagraph">
    <w:name w:val="List Paragraph"/>
    <w:basedOn w:val="Normal"/>
    <w:uiPriority w:val="34"/>
    <w:qFormat/>
    <w:rsid w:val="00B01B0E"/>
    <w:pPr>
      <w:ind w:left="720"/>
    </w:pPr>
  </w:style>
  <w:style w:type="table" w:styleId="ListTable1Light">
    <w:name w:val="List Table 1 Light"/>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969696" w:themeColor="text1" w:themeTint="99"/>
        </w:tcBorders>
      </w:tcPr>
    </w:tblStylePr>
    <w:tblStylePr w:type="lastRow">
      <w:rPr>
        <w:b/>
        <w:bCs/>
      </w:rPr>
      <w:tblPr/>
      <w:tcPr>
        <w:tcBorders>
          <w:top w:val="single" w:sz="4" w:space="0" w:color="969696" w:themeColor="text1" w:themeTint="99"/>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ListTable1Light-Accent1">
    <w:name w:val="List Table 1 Light Accent 1"/>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3EFAFF" w:themeColor="accent1" w:themeTint="99"/>
        </w:tcBorders>
      </w:tcPr>
    </w:tblStylePr>
    <w:tblStylePr w:type="lastRow">
      <w:rPr>
        <w:b/>
        <w:bCs/>
      </w:rPr>
      <w:tblPr/>
      <w:tcPr>
        <w:tcBorders>
          <w:top w:val="single" w:sz="4" w:space="0" w:color="3EFAFF" w:themeColor="accent1" w:themeTint="99"/>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table" w:styleId="ListTable1Light-Accent2">
    <w:name w:val="List Table 1 Light Accent 2"/>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47E9EC" w:themeColor="accent2" w:themeTint="99"/>
        </w:tcBorders>
      </w:tcPr>
    </w:tblStylePr>
    <w:tblStylePr w:type="lastRow">
      <w:rPr>
        <w:b/>
        <w:bCs/>
      </w:rPr>
      <w:tblPr/>
      <w:tcPr>
        <w:tcBorders>
          <w:top w:val="single" w:sz="4" w:space="0" w:color="47E9EC" w:themeColor="accent2" w:themeTint="99"/>
        </w:tcBorders>
      </w:tcPr>
    </w:tblStylePr>
    <w:tblStylePr w:type="firstCol">
      <w:rPr>
        <w:b/>
        <w:bCs/>
      </w:rPr>
    </w:tblStylePr>
    <w:tblStylePr w:type="lastCol">
      <w:rPr>
        <w:b/>
        <w:bCs/>
      </w:rPr>
    </w:tblStylePr>
    <w:tblStylePr w:type="band1Vert">
      <w:tblPr/>
      <w:tcPr>
        <w:shd w:val="clear" w:color="auto" w:fill="C1F7F8" w:themeFill="accent2" w:themeFillTint="33"/>
      </w:tcPr>
    </w:tblStylePr>
    <w:tblStylePr w:type="band1Horz">
      <w:tblPr/>
      <w:tcPr>
        <w:shd w:val="clear" w:color="auto" w:fill="C1F7F8" w:themeFill="accent2" w:themeFillTint="33"/>
      </w:tcPr>
    </w:tblStylePr>
  </w:style>
  <w:style w:type="table" w:styleId="ListTable1Light-Accent3">
    <w:name w:val="List Table 1 Light Accent 3"/>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2DECF0" w:themeColor="accent3" w:themeTint="99"/>
        </w:tcBorders>
      </w:tcPr>
    </w:tblStylePr>
    <w:tblStylePr w:type="lastRow">
      <w:rPr>
        <w:b/>
        <w:bCs/>
      </w:rPr>
      <w:tblPr/>
      <w:tcPr>
        <w:tcBorders>
          <w:top w:val="single" w:sz="4" w:space="0" w:color="2DECF0" w:themeColor="accent3" w:themeTint="99"/>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C0E4E4"/>
      </w:tcPr>
    </w:tblStylePr>
    <w:tblStylePr w:type="band1Horz">
      <w:tblPr/>
      <w:tcPr>
        <w:shd w:val="clear" w:color="auto" w:fill="C0E4E4"/>
      </w:tcPr>
    </w:tblStylePr>
    <w:tblStylePr w:type="band2Horz">
      <w:tblPr/>
      <w:tcPr>
        <w:tcBorders>
          <w:top w:val="nil"/>
          <w:left w:val="nil"/>
          <w:bottom w:val="nil"/>
          <w:right w:val="nil"/>
          <w:insideH w:val="nil"/>
          <w:insideV w:val="nil"/>
          <w:tl2br w:val="nil"/>
          <w:tr2bl w:val="nil"/>
        </w:tcBorders>
      </w:tcPr>
    </w:tblStylePr>
  </w:style>
  <w:style w:type="table" w:styleId="ListTable1Light-Accent4">
    <w:name w:val="List Table 1 Light Accent 4"/>
    <w:basedOn w:val="TableNormal"/>
    <w:uiPriority w:val="46"/>
    <w:rsid w:val="00B01B0E"/>
    <w:pPr>
      <w:spacing w:after="0" w:line="240" w:lineRule="auto"/>
    </w:pPr>
    <w:tblPr>
      <w:tblStyleRowBandSize w:val="1"/>
      <w:tblStyleColBandSize w:val="1"/>
    </w:tblPr>
    <w:tblStylePr w:type="firstRow">
      <w:rPr>
        <w:b/>
        <w:bCs/>
      </w:rPr>
      <w:tblPr/>
      <w:tcPr>
        <w:tcBorders>
          <w:bottom w:val="single" w:sz="4" w:space="0" w:color="E6EB8C" w:themeColor="accent4" w:themeTint="99"/>
        </w:tcBorders>
      </w:tcPr>
    </w:tblStylePr>
    <w:tblStylePr w:type="lastRow">
      <w:rPr>
        <w:b/>
        <w:bCs/>
      </w:rPr>
      <w:tblPr/>
      <w:tcPr>
        <w:tcBorders>
          <w:top w:val="single" w:sz="4" w:space="0" w:color="E6EB8C" w:themeColor="accent4" w:themeTint="99"/>
        </w:tcBorders>
      </w:tcPr>
    </w:tblStylePr>
    <w:tblStylePr w:type="firstCol">
      <w:rPr>
        <w:b/>
        <w:bCs/>
      </w:rPr>
    </w:tblStylePr>
    <w:tblStylePr w:type="lastCol">
      <w:rPr>
        <w:b/>
        <w:bCs/>
      </w:rPr>
    </w:tblStylePr>
    <w:tblStylePr w:type="band1Vert">
      <w:tblPr/>
      <w:tcPr>
        <w:shd w:val="clear" w:color="auto" w:fill="F6F8D8" w:themeFill="accent4" w:themeFillTint="33"/>
      </w:tcPr>
    </w:tblStylePr>
    <w:tblStylePr w:type="band1Horz">
      <w:tblPr/>
      <w:tcPr>
        <w:shd w:val="clear" w:color="auto" w:fill="F6F8D8" w:themeFill="accent4" w:themeFillTint="33"/>
      </w:tcPr>
    </w:tblStylePr>
  </w:style>
  <w:style w:type="table" w:styleId="ListTable3-Accent1">
    <w:name w:val="List Table 3 Accent 1"/>
    <w:basedOn w:val="TableNormal"/>
    <w:uiPriority w:val="48"/>
    <w:rsid w:val="00B01B0E"/>
    <w:pPr>
      <w:spacing w:after="0" w:line="240" w:lineRule="auto"/>
    </w:pPr>
    <w:tblPr>
      <w:tblStyleRowBandSize w:val="1"/>
      <w:tblStyleColBandSize w:val="1"/>
      <w:tblBorders>
        <w:top w:val="single" w:sz="4" w:space="0" w:color="00B9BD" w:themeColor="accent1"/>
        <w:left w:val="single" w:sz="4" w:space="0" w:color="00B9BD" w:themeColor="accent1"/>
        <w:bottom w:val="single" w:sz="4" w:space="0" w:color="00B9BD" w:themeColor="accent1"/>
        <w:right w:val="single" w:sz="4" w:space="0" w:color="00B9BD" w:themeColor="accent1"/>
      </w:tblBorders>
    </w:tblPr>
    <w:tblStylePr w:type="firstRow">
      <w:rPr>
        <w:b/>
        <w:bCs/>
        <w:color w:val="FFFFFF" w:themeColor="background1"/>
      </w:rPr>
      <w:tblPr/>
      <w:tcPr>
        <w:shd w:val="clear" w:color="auto" w:fill="00B9BD" w:themeFill="accent1"/>
      </w:tcPr>
    </w:tblStylePr>
    <w:tblStylePr w:type="lastRow">
      <w:rPr>
        <w:b/>
        <w:bCs/>
      </w:rPr>
      <w:tblPr/>
      <w:tcPr>
        <w:tcBorders>
          <w:top w:val="double" w:sz="4" w:space="0" w:color="00B9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B9BD" w:themeColor="accent1"/>
          <w:right w:val="single" w:sz="4" w:space="0" w:color="00B9BD" w:themeColor="accent1"/>
        </w:tcBorders>
      </w:tcPr>
    </w:tblStylePr>
    <w:tblStylePr w:type="band1Horz">
      <w:tblPr/>
      <w:tcPr>
        <w:tcBorders>
          <w:top w:val="single" w:sz="4" w:space="0" w:color="00B9BD" w:themeColor="accent1"/>
          <w:bottom w:val="single" w:sz="4" w:space="0" w:color="00B9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B9BD" w:themeColor="accent1"/>
          <w:left w:val="nil"/>
        </w:tcBorders>
      </w:tcPr>
    </w:tblStylePr>
    <w:tblStylePr w:type="swCell">
      <w:tblPr/>
      <w:tcPr>
        <w:tcBorders>
          <w:top w:val="double" w:sz="4" w:space="0" w:color="00B9BD" w:themeColor="accent1"/>
          <w:right w:val="nil"/>
        </w:tcBorders>
      </w:tcPr>
    </w:tblStylePr>
  </w:style>
  <w:style w:type="table" w:styleId="ListTable3-Accent3">
    <w:name w:val="List Table 3 Accent 3"/>
    <w:basedOn w:val="TableNormal"/>
    <w:uiPriority w:val="48"/>
    <w:rsid w:val="00B01B0E"/>
    <w:pPr>
      <w:spacing w:after="0" w:line="240" w:lineRule="auto"/>
    </w:pPr>
    <w:tblPr>
      <w:tblStyleRowBandSize w:val="1"/>
      <w:tblStyleColBandSize w:val="1"/>
      <w:tblBorders>
        <w:top w:val="single" w:sz="4" w:space="0" w:color="097E80" w:themeColor="accent3"/>
        <w:left w:val="single" w:sz="4" w:space="0" w:color="097E80" w:themeColor="accent3"/>
        <w:bottom w:val="single" w:sz="4" w:space="0" w:color="097E80" w:themeColor="accent3"/>
        <w:right w:val="single" w:sz="4" w:space="0" w:color="097E80" w:themeColor="accent3"/>
      </w:tblBorders>
    </w:tblPr>
    <w:tblStylePr w:type="firstRow">
      <w:rPr>
        <w:b/>
        <w:bCs/>
        <w:color w:val="FFFFFF" w:themeColor="background1"/>
      </w:rPr>
      <w:tblPr/>
      <w:tcPr>
        <w:shd w:val="clear" w:color="auto" w:fill="097E80" w:themeFill="accent3"/>
      </w:tcPr>
    </w:tblStylePr>
    <w:tblStylePr w:type="lastRow">
      <w:rPr>
        <w:b/>
        <w:bCs/>
      </w:rPr>
      <w:tblPr/>
      <w:tcPr>
        <w:tcBorders>
          <w:top w:val="double" w:sz="4" w:space="0" w:color="097E80"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97E80" w:themeColor="accent3"/>
          <w:right w:val="single" w:sz="4" w:space="0" w:color="097E80" w:themeColor="accent3"/>
        </w:tcBorders>
      </w:tcPr>
    </w:tblStylePr>
    <w:tblStylePr w:type="band1Horz">
      <w:tblPr/>
      <w:tcPr>
        <w:tcBorders>
          <w:top w:val="single" w:sz="4" w:space="0" w:color="097E80" w:themeColor="accent3"/>
          <w:bottom w:val="single" w:sz="4" w:space="0" w:color="097E80"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97E80" w:themeColor="accent3"/>
          <w:left w:val="nil"/>
        </w:tcBorders>
      </w:tcPr>
    </w:tblStylePr>
    <w:tblStylePr w:type="swCell">
      <w:tblPr/>
      <w:tcPr>
        <w:tcBorders>
          <w:top w:val="double" w:sz="4" w:space="0" w:color="097E80" w:themeColor="accent3"/>
          <w:right w:val="nil"/>
        </w:tcBorders>
      </w:tcPr>
    </w:tblStylePr>
  </w:style>
  <w:style w:type="table" w:styleId="ListTable3-Accent4">
    <w:name w:val="List Table 3 Accent 4"/>
    <w:basedOn w:val="TableNormal"/>
    <w:uiPriority w:val="48"/>
    <w:rsid w:val="00B01B0E"/>
    <w:pPr>
      <w:spacing w:after="0" w:line="240" w:lineRule="auto"/>
    </w:pPr>
    <w:tblPr>
      <w:tblStyleRowBandSize w:val="1"/>
      <w:tblStyleColBandSize w:val="1"/>
      <w:tblBorders>
        <w:top w:val="single" w:sz="4" w:space="0" w:color="D6DF40" w:themeColor="accent4"/>
        <w:left w:val="single" w:sz="4" w:space="0" w:color="D6DF40" w:themeColor="accent4"/>
        <w:bottom w:val="single" w:sz="4" w:space="0" w:color="D6DF40" w:themeColor="accent4"/>
        <w:right w:val="single" w:sz="4" w:space="0" w:color="D6DF40" w:themeColor="accent4"/>
      </w:tblBorders>
    </w:tblPr>
    <w:tblStylePr w:type="firstRow">
      <w:rPr>
        <w:b/>
        <w:bCs/>
        <w:color w:val="FFFFFF" w:themeColor="background1"/>
      </w:rPr>
      <w:tblPr/>
      <w:tcPr>
        <w:shd w:val="clear" w:color="auto" w:fill="D6DF40" w:themeFill="accent4"/>
      </w:tcPr>
    </w:tblStylePr>
    <w:tblStylePr w:type="lastRow">
      <w:rPr>
        <w:b/>
        <w:bCs/>
      </w:rPr>
      <w:tblPr/>
      <w:tcPr>
        <w:tcBorders>
          <w:top w:val="double" w:sz="4" w:space="0" w:color="D6DF4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6DF40" w:themeColor="accent4"/>
          <w:right w:val="single" w:sz="4" w:space="0" w:color="D6DF40" w:themeColor="accent4"/>
        </w:tcBorders>
      </w:tcPr>
    </w:tblStylePr>
    <w:tblStylePr w:type="band1Horz">
      <w:tblPr/>
      <w:tcPr>
        <w:tcBorders>
          <w:top w:val="single" w:sz="4" w:space="0" w:color="D6DF40" w:themeColor="accent4"/>
          <w:bottom w:val="single" w:sz="4" w:space="0" w:color="D6DF4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6DF40" w:themeColor="accent4"/>
          <w:left w:val="nil"/>
        </w:tcBorders>
      </w:tcPr>
    </w:tblStylePr>
    <w:tblStylePr w:type="swCell">
      <w:tblPr/>
      <w:tcPr>
        <w:tcBorders>
          <w:top w:val="double" w:sz="4" w:space="0" w:color="D6DF40" w:themeColor="accent4"/>
          <w:right w:val="nil"/>
        </w:tcBorders>
      </w:tcPr>
    </w:tblStylePr>
  </w:style>
  <w:style w:type="table" w:styleId="ListTable6Colorful">
    <w:name w:val="List Table 6 Colorful"/>
    <w:basedOn w:val="TableNormal"/>
    <w:uiPriority w:val="51"/>
    <w:rsid w:val="00B01B0E"/>
    <w:pPr>
      <w:spacing w:after="0" w:line="240" w:lineRule="auto"/>
    </w:pPr>
    <w:rPr>
      <w:color w:val="515151" w:themeColor="text1"/>
    </w:rPr>
    <w:tblPr>
      <w:tblStyleRowBandSize w:val="1"/>
      <w:tblStyleColBandSize w:val="1"/>
      <w:tblBorders>
        <w:top w:val="single" w:sz="4" w:space="0" w:color="515151" w:themeColor="text1"/>
        <w:bottom w:val="single" w:sz="4" w:space="0" w:color="515151" w:themeColor="text1"/>
      </w:tblBorders>
    </w:tblPr>
    <w:tblStylePr w:type="firstRow">
      <w:rPr>
        <w:b/>
        <w:bCs/>
      </w:rPr>
      <w:tblPr/>
      <w:tcPr>
        <w:tcBorders>
          <w:bottom w:val="single" w:sz="4" w:space="0" w:color="515151" w:themeColor="text1"/>
        </w:tcBorders>
      </w:tcPr>
    </w:tblStylePr>
    <w:tblStylePr w:type="lastRow">
      <w:rPr>
        <w:b/>
        <w:bCs/>
      </w:rPr>
      <w:tblPr/>
      <w:tcPr>
        <w:tcBorders>
          <w:top w:val="double" w:sz="4" w:space="0" w:color="515151" w:themeColor="text1"/>
        </w:tcBorders>
      </w:tcPr>
    </w:tblStylePr>
    <w:tblStylePr w:type="firstCol">
      <w:rPr>
        <w:b/>
        <w:bCs/>
      </w:rPr>
    </w:tblStylePr>
    <w:tblStylePr w:type="lastCol">
      <w:rPr>
        <w:b/>
        <w:bCs/>
      </w:rPr>
    </w:tblStylePr>
    <w:tblStylePr w:type="band1Vert">
      <w:tblPr/>
      <w:tcPr>
        <w:shd w:val="clear" w:color="auto" w:fill="DCDCDC" w:themeFill="text1" w:themeFillTint="33"/>
      </w:tcPr>
    </w:tblStylePr>
    <w:tblStylePr w:type="band1Horz">
      <w:tblPr/>
      <w:tcPr>
        <w:shd w:val="clear" w:color="auto" w:fill="DCDCDC" w:themeFill="text1" w:themeFillTint="33"/>
      </w:tcPr>
    </w:tblStylePr>
  </w:style>
  <w:style w:type="table" w:styleId="ListTable6Colorful-Accent1">
    <w:name w:val="List Table 6 Colorful Accent 1"/>
    <w:basedOn w:val="TableNormal"/>
    <w:uiPriority w:val="51"/>
    <w:rsid w:val="00B01B0E"/>
    <w:pPr>
      <w:spacing w:after="0" w:line="240" w:lineRule="auto"/>
    </w:pPr>
    <w:rPr>
      <w:color w:val="008A8D" w:themeColor="accent1" w:themeShade="BF"/>
    </w:rPr>
    <w:tblPr>
      <w:tblStyleRowBandSize w:val="1"/>
      <w:tblStyleColBandSize w:val="1"/>
      <w:tblBorders>
        <w:top w:val="single" w:sz="4" w:space="0" w:color="00B9BD" w:themeColor="accent1"/>
        <w:bottom w:val="single" w:sz="4" w:space="0" w:color="00B9BD" w:themeColor="accent1"/>
      </w:tblBorders>
    </w:tblPr>
    <w:tblStylePr w:type="firstRow">
      <w:rPr>
        <w:b/>
        <w:bCs/>
      </w:rPr>
      <w:tblPr/>
      <w:tcPr>
        <w:tcBorders>
          <w:bottom w:val="single" w:sz="4" w:space="0" w:color="00B9BD" w:themeColor="accent1"/>
        </w:tcBorders>
      </w:tcPr>
    </w:tblStylePr>
    <w:tblStylePr w:type="lastRow">
      <w:rPr>
        <w:b/>
        <w:bCs/>
      </w:rPr>
      <w:tblPr/>
      <w:tcPr>
        <w:tcBorders>
          <w:top w:val="double" w:sz="4" w:space="0" w:color="00B9BD" w:themeColor="accent1"/>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table" w:styleId="ListTable6Colorful-Accent2">
    <w:name w:val="List Table 6 Colorful Accent 2"/>
    <w:basedOn w:val="TableNormal"/>
    <w:uiPriority w:val="51"/>
    <w:rsid w:val="00B01B0E"/>
    <w:pPr>
      <w:spacing w:after="0" w:line="240" w:lineRule="auto"/>
    </w:pPr>
    <w:rPr>
      <w:color w:val="0C7375" w:themeColor="accent2" w:themeShade="BF"/>
    </w:rPr>
    <w:tblPr>
      <w:tblStyleRowBandSize w:val="1"/>
      <w:tblStyleColBandSize w:val="1"/>
      <w:tblBorders>
        <w:top w:val="single" w:sz="4" w:space="0" w:color="109B9D" w:themeColor="accent2"/>
        <w:bottom w:val="single" w:sz="4" w:space="0" w:color="109B9D" w:themeColor="accent2"/>
      </w:tblBorders>
    </w:tblPr>
    <w:tblStylePr w:type="firstRow">
      <w:rPr>
        <w:b/>
        <w:bCs/>
      </w:rPr>
      <w:tblPr/>
      <w:tcPr>
        <w:tcBorders>
          <w:bottom w:val="single" w:sz="4" w:space="0" w:color="109B9D" w:themeColor="accent2"/>
        </w:tcBorders>
      </w:tcPr>
    </w:tblStylePr>
    <w:tblStylePr w:type="lastRow">
      <w:rPr>
        <w:b/>
        <w:bCs/>
      </w:rPr>
      <w:tblPr/>
      <w:tcPr>
        <w:tcBorders>
          <w:top w:val="double" w:sz="4" w:space="0" w:color="109B9D" w:themeColor="accent2"/>
        </w:tcBorders>
      </w:tcPr>
    </w:tblStylePr>
    <w:tblStylePr w:type="firstCol">
      <w:rPr>
        <w:b/>
        <w:bCs/>
      </w:rPr>
    </w:tblStylePr>
    <w:tblStylePr w:type="lastCol">
      <w:rPr>
        <w:b/>
        <w:bCs/>
      </w:rPr>
    </w:tblStylePr>
    <w:tblStylePr w:type="band1Vert">
      <w:tblPr/>
      <w:tcPr>
        <w:shd w:val="clear" w:color="auto" w:fill="C1F7F8" w:themeFill="accent2" w:themeFillTint="33"/>
      </w:tcPr>
    </w:tblStylePr>
    <w:tblStylePr w:type="band1Horz">
      <w:tblPr/>
      <w:tcPr>
        <w:shd w:val="clear" w:color="auto" w:fill="C1F7F8" w:themeFill="accent2" w:themeFillTint="33"/>
      </w:tcPr>
    </w:tblStylePr>
  </w:style>
  <w:style w:type="table" w:styleId="ListTable6Colorful-Accent3">
    <w:name w:val="List Table 6 Colorful Accent 3"/>
    <w:basedOn w:val="TableNormal"/>
    <w:uiPriority w:val="51"/>
    <w:rsid w:val="00B01B0E"/>
    <w:pPr>
      <w:spacing w:after="0" w:line="240" w:lineRule="auto"/>
    </w:pPr>
    <w:rPr>
      <w:color w:val="065D5F" w:themeColor="accent3" w:themeShade="BF"/>
    </w:rPr>
    <w:tblPr>
      <w:tblStyleRowBandSize w:val="1"/>
      <w:tblStyleColBandSize w:val="1"/>
      <w:tblBorders>
        <w:top w:val="single" w:sz="4" w:space="0" w:color="097E80" w:themeColor="accent3"/>
        <w:bottom w:val="single" w:sz="4" w:space="0" w:color="097E80" w:themeColor="accent3"/>
      </w:tblBorders>
    </w:tblPr>
    <w:tblStylePr w:type="firstRow">
      <w:rPr>
        <w:b/>
        <w:bCs/>
      </w:rPr>
      <w:tblPr/>
      <w:tcPr>
        <w:tcBorders>
          <w:bottom w:val="single" w:sz="4" w:space="0" w:color="097E80" w:themeColor="accent3"/>
        </w:tcBorders>
      </w:tcPr>
    </w:tblStylePr>
    <w:tblStylePr w:type="lastRow">
      <w:rPr>
        <w:b/>
        <w:bCs/>
      </w:rPr>
      <w:tblPr/>
      <w:tcPr>
        <w:tcBorders>
          <w:top w:val="double" w:sz="4" w:space="0" w:color="097E80" w:themeColor="accent3"/>
        </w:tcBorders>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ListTable6Colorful-Accent5">
    <w:name w:val="List Table 6 Colorful Accent 5"/>
    <w:basedOn w:val="TableNormal"/>
    <w:uiPriority w:val="51"/>
    <w:rsid w:val="00B01B0E"/>
    <w:pPr>
      <w:spacing w:after="0" w:line="240" w:lineRule="auto"/>
    </w:pPr>
    <w:rPr>
      <w:color w:val="929B28" w:themeColor="accent5" w:themeShade="BF"/>
    </w:rPr>
    <w:tblPr>
      <w:tblStyleRowBandSize w:val="1"/>
      <w:tblStyleColBandSize w:val="1"/>
      <w:tblBorders>
        <w:top w:val="single" w:sz="4" w:space="0" w:color="C1CC3A" w:themeColor="accent5"/>
        <w:bottom w:val="single" w:sz="4" w:space="0" w:color="C1CC3A" w:themeColor="accent5"/>
      </w:tblBorders>
    </w:tblPr>
    <w:tblStylePr w:type="firstRow">
      <w:rPr>
        <w:b/>
        <w:bCs/>
      </w:rPr>
      <w:tblPr/>
      <w:tcPr>
        <w:tcBorders>
          <w:bottom w:val="single" w:sz="4" w:space="0" w:color="C1CC3A" w:themeColor="accent5"/>
        </w:tcBorders>
      </w:tcPr>
    </w:tblStylePr>
    <w:tblStylePr w:type="lastRow">
      <w:rPr>
        <w:b/>
        <w:bCs/>
      </w:rPr>
      <w:tblPr/>
      <w:tcPr>
        <w:tcBorders>
          <w:top w:val="double" w:sz="4" w:space="0" w:color="C1CC3A" w:themeColor="accent5"/>
        </w:tcBorders>
      </w:tcPr>
    </w:tblStylePr>
    <w:tblStylePr w:type="firstCol">
      <w:rPr>
        <w:b/>
        <w:bCs/>
      </w:rPr>
    </w:tblStylePr>
    <w:tblStylePr w:type="lastCol">
      <w:rPr>
        <w:b/>
        <w:bCs/>
      </w:rPr>
    </w:tblStylePr>
    <w:tblStylePr w:type="band1Vert">
      <w:tblPr/>
      <w:tcPr>
        <w:shd w:val="clear" w:color="auto" w:fill="F2F4D7" w:themeFill="accent5" w:themeFillTint="33"/>
      </w:tcPr>
    </w:tblStylePr>
    <w:tblStylePr w:type="band1Horz">
      <w:tblPr/>
      <w:tcPr>
        <w:shd w:val="clear" w:color="auto" w:fill="F2F4D7" w:themeFill="accent5" w:themeFillTint="33"/>
      </w:tcPr>
    </w:tblStylePr>
  </w:style>
  <w:style w:type="table" w:styleId="ListTable7Colorful">
    <w:name w:val="List Table 7 Colorful"/>
    <w:basedOn w:val="TableNormal"/>
    <w:uiPriority w:val="52"/>
    <w:rsid w:val="00B01B0E"/>
    <w:pPr>
      <w:spacing w:after="0" w:line="240" w:lineRule="auto"/>
    </w:pPr>
    <w:rPr>
      <w:color w:val="515151"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15151"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15151"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15151"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15151" w:themeColor="text1"/>
        </w:tcBorders>
        <w:shd w:val="clear" w:color="auto" w:fill="FFFFFF" w:themeFill="background1"/>
      </w:tcPr>
    </w:tblStylePr>
    <w:tblStylePr w:type="band1Vert">
      <w:tblPr/>
      <w:tcPr>
        <w:shd w:val="clear" w:color="auto" w:fill="DCDCDC" w:themeFill="text1" w:themeFillTint="33"/>
      </w:tcPr>
    </w:tblStylePr>
    <w:tblStylePr w:type="band1Horz">
      <w:tblPr/>
      <w:tcPr>
        <w:shd w:val="clear" w:color="auto" w:fill="DCDCD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B01B0E"/>
    <w:pPr>
      <w:spacing w:after="0" w:line="240" w:lineRule="auto"/>
    </w:pPr>
    <w:rPr>
      <w:color w:val="008A8D" w:themeColor="accent1" w:themeShade="BF"/>
    </w:rPr>
    <w:tblPr>
      <w:tblStyleRowBandSize w:val="1"/>
      <w:tblStyleColBandSize w:val="1"/>
    </w:tblPr>
    <w:tblStylePr w:type="firstRow">
      <w:rPr>
        <w:rFonts w:asciiTheme="majorHAnsi" w:eastAsiaTheme="majorEastAsia" w:hAnsiTheme="majorHAnsi" w:cstheme="majorBidi"/>
        <w:i w:val="0"/>
        <w:iCs/>
        <w:sz w:val="22"/>
      </w:rPr>
      <w:tblPr/>
      <w:tcPr>
        <w:tcBorders>
          <w:bottom w:val="single" w:sz="4" w:space="0" w:color="00B9BD"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B9BD"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B9BD"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B9BD" w:themeColor="accent1"/>
        </w:tcBorders>
        <w:shd w:val="clear" w:color="auto" w:fill="FFFFFF" w:themeFill="background1"/>
      </w:tcPr>
    </w:tblStylePr>
    <w:tblStylePr w:type="band1Vert">
      <w:tblPr/>
      <w:tcPr>
        <w:shd w:val="clear" w:color="auto" w:fill="BEFDFF" w:themeFill="accent1" w:themeFillTint="33"/>
      </w:tcPr>
    </w:tblStylePr>
    <w:tblStylePr w:type="band1Horz">
      <w:tblPr/>
      <w:tcPr>
        <w:shd w:val="clear" w:color="auto" w:fill="BEFDF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B01B0E"/>
    <w:pPr>
      <w:spacing w:after="0" w:line="240" w:lineRule="auto"/>
    </w:pPr>
    <w:rPr>
      <w:color w:val="0C7375"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09B9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09B9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09B9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09B9D" w:themeColor="accent2"/>
        </w:tcBorders>
        <w:shd w:val="clear" w:color="auto" w:fill="FFFFFF" w:themeFill="background1"/>
      </w:tcPr>
    </w:tblStylePr>
    <w:tblStylePr w:type="band1Vert">
      <w:tblPr/>
      <w:tcPr>
        <w:shd w:val="clear" w:color="auto" w:fill="C1F7F8" w:themeFill="accent2" w:themeFillTint="33"/>
      </w:tcPr>
    </w:tblStylePr>
    <w:tblStylePr w:type="band1Horz">
      <w:tblPr/>
      <w:tcPr>
        <w:shd w:val="clear" w:color="auto" w:fill="C1F7F8"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B01B0E"/>
    <w:pPr>
      <w:spacing w:after="0" w:line="240" w:lineRule="auto"/>
    </w:pPr>
    <w:rPr>
      <w:color w:val="065D5F"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97E80"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97E80"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97E80"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97E80" w:themeColor="accent3"/>
        </w:tcBorders>
        <w:shd w:val="clear" w:color="auto" w:fill="FFFFFF" w:themeFill="background1"/>
      </w:tcPr>
    </w:tblStylePr>
    <w:tblStylePr w:type="band1Vert">
      <w:tblPr/>
      <w:tcPr>
        <w:shd w:val="clear" w:color="auto" w:fill="B9F8FA" w:themeFill="accent3" w:themeFillTint="33"/>
      </w:tcPr>
    </w:tblStylePr>
    <w:tblStylePr w:type="band1Horz">
      <w:tblPr/>
      <w:tcPr>
        <w:shd w:val="clear" w:color="auto" w:fill="B9F8F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unhideWhenUsed/>
    <w:rsid w:val="00B01B0E"/>
    <w:pPr>
      <w:tabs>
        <w:tab w:val="left" w:pos="480"/>
        <w:tab w:val="left" w:pos="960"/>
        <w:tab w:val="left" w:pos="1440"/>
        <w:tab w:val="left" w:pos="1920"/>
        <w:tab w:val="left" w:pos="2400"/>
        <w:tab w:val="left" w:pos="2880"/>
        <w:tab w:val="left" w:pos="3360"/>
        <w:tab w:val="left" w:pos="3840"/>
        <w:tab w:val="left" w:pos="4320"/>
      </w:tabs>
      <w:spacing w:after="0" w:line="360" w:lineRule="auto"/>
      <w:contextualSpacing/>
    </w:pPr>
    <w:rPr>
      <w:rFonts w:ascii="PT Mono" w:hAnsi="PT Mono" w:cs="Consolas"/>
      <w:color w:val="4D4D4C"/>
      <w:sz w:val="20"/>
      <w:szCs w:val="20"/>
      <w14:cntxtAlts/>
    </w:rPr>
  </w:style>
  <w:style w:type="character" w:customStyle="1" w:styleId="MacroTextChar">
    <w:name w:val="Macro Text Char"/>
    <w:basedOn w:val="DefaultParagraphFont"/>
    <w:link w:val="MacroText"/>
    <w:uiPriority w:val="99"/>
    <w:rsid w:val="00B01B0E"/>
    <w:rPr>
      <w:rFonts w:ascii="PT Mono" w:hAnsi="PT Mono" w:cs="Consolas"/>
      <w:color w:val="4D4D4C"/>
      <w:sz w:val="20"/>
      <w:szCs w:val="20"/>
      <w14:cntxtAlts/>
    </w:rPr>
  </w:style>
  <w:style w:type="character" w:styleId="Mention">
    <w:name w:val="Mention"/>
    <w:uiPriority w:val="99"/>
    <w:unhideWhenUsed/>
    <w:qFormat/>
    <w:rsid w:val="00B01B0E"/>
    <w:rPr>
      <w:rFonts w:asciiTheme="minorHAnsi" w:hAnsiTheme="minorHAnsi"/>
      <w:color w:val="969696" w:themeColor="text1" w:themeTint="99"/>
      <w:sz w:val="20"/>
      <w:shd w:val="clear" w:color="auto" w:fill="E1DFDD"/>
    </w:rPr>
  </w:style>
  <w:style w:type="paragraph" w:styleId="MessageHeader">
    <w:name w:val="Message Header"/>
    <w:basedOn w:val="Normal"/>
    <w:link w:val="MessageHeaderChar"/>
    <w:uiPriority w:val="99"/>
    <w:unhideWhenUsed/>
    <w:qFormat/>
    <w:rsid w:val="00B01B0E"/>
    <w:pPr>
      <w:shd w:val="pct10" w:color="00B9BD" w:themeColor="accent1" w:fill="auto"/>
      <w:spacing w:after="0" w:line="240" w:lineRule="auto"/>
    </w:pPr>
    <w:rPr>
      <w:rFonts w:asciiTheme="minorHAnsi" w:eastAsiaTheme="majorEastAsia" w:hAnsiTheme="minorHAnsi" w:cstheme="majorBidi"/>
    </w:rPr>
  </w:style>
  <w:style w:type="character" w:customStyle="1" w:styleId="MessageHeaderChar">
    <w:name w:val="Message Header Char"/>
    <w:basedOn w:val="DefaultParagraphFont"/>
    <w:link w:val="MessageHeader"/>
    <w:uiPriority w:val="99"/>
    <w:rsid w:val="00B01B0E"/>
    <w:rPr>
      <w:rFonts w:eastAsiaTheme="majorEastAsia" w:cstheme="majorBidi"/>
      <w:color w:val="4D4D4C"/>
      <w:sz w:val="22"/>
      <w:shd w:val="pct10" w:color="00B9BD" w:themeColor="accent1" w:fill="auto"/>
      <w14:cntxtAlts/>
    </w:rPr>
  </w:style>
  <w:style w:type="paragraph" w:styleId="NoSpacing">
    <w:name w:val="No Spacing"/>
    <w:uiPriority w:val="1"/>
    <w:qFormat/>
    <w:rsid w:val="00B01B0E"/>
    <w:pPr>
      <w:spacing w:after="0" w:line="240" w:lineRule="auto"/>
      <w:contextualSpacing/>
    </w:pPr>
    <w:rPr>
      <w:rFonts w:ascii="Verdana" w:hAnsi="Verdana" w:cs="Times New Roman (Body CS)"/>
      <w:color w:val="323232" w:themeColor="text2"/>
      <w:sz w:val="22"/>
      <w14:cntxtAlts/>
    </w:rPr>
  </w:style>
  <w:style w:type="paragraph" w:styleId="NormalWeb">
    <w:name w:val="Normal (Web)"/>
    <w:basedOn w:val="Normal"/>
    <w:uiPriority w:val="99"/>
    <w:unhideWhenUsed/>
    <w:rsid w:val="00B01B0E"/>
    <w:rPr>
      <w:rFonts w:asciiTheme="minorHAnsi" w:hAnsiTheme="minorHAnsi" w:cs="Times New Roman"/>
    </w:rPr>
  </w:style>
  <w:style w:type="paragraph" w:styleId="NormalIndent">
    <w:name w:val="Normal Indent"/>
    <w:basedOn w:val="Normal"/>
    <w:uiPriority w:val="99"/>
    <w:unhideWhenUsed/>
    <w:rsid w:val="00B01B0E"/>
    <w:pPr>
      <w:ind w:left="720"/>
    </w:pPr>
  </w:style>
  <w:style w:type="paragraph" w:styleId="NoteHeading">
    <w:name w:val="Note Heading"/>
    <w:basedOn w:val="Normal"/>
    <w:next w:val="Normal"/>
    <w:link w:val="NoteHeadingChar"/>
    <w:uiPriority w:val="99"/>
    <w:semiHidden/>
    <w:unhideWhenUsed/>
    <w:rsid w:val="00B01B0E"/>
    <w:pPr>
      <w:spacing w:after="0" w:line="240" w:lineRule="auto"/>
    </w:pPr>
  </w:style>
  <w:style w:type="character" w:customStyle="1" w:styleId="NoteHeadingChar">
    <w:name w:val="Note Heading Char"/>
    <w:basedOn w:val="DefaultParagraphFont"/>
    <w:link w:val="NoteHeading"/>
    <w:uiPriority w:val="99"/>
    <w:semiHidden/>
    <w:rsid w:val="00B01B0E"/>
    <w:rPr>
      <w:rFonts w:ascii="Verdana" w:hAnsi="Verdana" w:cs="Times New Roman (Body CS)"/>
      <w:color w:val="4D4D4C"/>
      <w:sz w:val="22"/>
      <w14:cntxtAlts/>
    </w:rPr>
  </w:style>
  <w:style w:type="character" w:styleId="PageNumber">
    <w:name w:val="page number"/>
    <w:basedOn w:val="DefaultParagraphFont"/>
    <w:uiPriority w:val="99"/>
    <w:unhideWhenUsed/>
    <w:rsid w:val="00B01B0E"/>
    <w:rPr>
      <w:rFonts w:asciiTheme="minorHAnsi" w:hAnsiTheme="minorHAnsi"/>
      <w:sz w:val="20"/>
    </w:rPr>
  </w:style>
  <w:style w:type="character" w:styleId="PlaceholderText">
    <w:name w:val="Placeholder Text"/>
    <w:uiPriority w:val="99"/>
    <w:semiHidden/>
    <w:rsid w:val="00B01B0E"/>
    <w:rPr>
      <w:color w:val="808080"/>
    </w:rPr>
  </w:style>
  <w:style w:type="table" w:styleId="PlainTable1">
    <w:name w:val="Plain Table 1"/>
    <w:basedOn w:val="TableNormal"/>
    <w:uiPriority w:val="41"/>
    <w:rsid w:val="00B01B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01B0E"/>
    <w:pPr>
      <w:spacing w:after="0" w:line="240" w:lineRule="auto"/>
    </w:pPr>
    <w:tblPr>
      <w:tblStyleRowBandSize w:val="1"/>
      <w:tblStyleColBandSize w:val="1"/>
      <w:tblBorders>
        <w:top w:val="single" w:sz="4" w:space="0" w:color="A7A7A7" w:themeColor="text1" w:themeTint="80"/>
        <w:bottom w:val="single" w:sz="4" w:space="0" w:color="A7A7A7" w:themeColor="text1" w:themeTint="80"/>
      </w:tblBorders>
    </w:tblPr>
    <w:tblStylePr w:type="firstRow">
      <w:rPr>
        <w:b/>
        <w:bCs/>
      </w:rPr>
      <w:tblPr/>
      <w:tcPr>
        <w:tcBorders>
          <w:bottom w:val="single" w:sz="4" w:space="0" w:color="A7A7A7" w:themeColor="text1" w:themeTint="80"/>
        </w:tcBorders>
      </w:tcPr>
    </w:tblStylePr>
    <w:tblStylePr w:type="lastRow">
      <w:rPr>
        <w:b/>
        <w:bCs/>
      </w:rPr>
      <w:tblPr/>
      <w:tcPr>
        <w:tcBorders>
          <w:top w:val="single" w:sz="4" w:space="0" w:color="A7A7A7" w:themeColor="text1" w:themeTint="80"/>
        </w:tcBorders>
      </w:tcPr>
    </w:tblStylePr>
    <w:tblStylePr w:type="firstCol">
      <w:rPr>
        <w:b/>
        <w:bCs/>
      </w:rPr>
    </w:tblStylePr>
    <w:tblStylePr w:type="lastCol">
      <w:rPr>
        <w:b/>
        <w:bCs/>
      </w:rPr>
    </w:tblStylePr>
    <w:tblStylePr w:type="band1Vert">
      <w:tblPr/>
      <w:tcPr>
        <w:tcBorders>
          <w:left w:val="single" w:sz="4" w:space="0" w:color="A7A7A7" w:themeColor="text1" w:themeTint="80"/>
          <w:right w:val="single" w:sz="4" w:space="0" w:color="A7A7A7" w:themeColor="text1" w:themeTint="80"/>
        </w:tcBorders>
      </w:tcPr>
    </w:tblStylePr>
    <w:tblStylePr w:type="band2Vert">
      <w:tblPr/>
      <w:tcPr>
        <w:tcBorders>
          <w:left w:val="single" w:sz="4" w:space="0" w:color="A7A7A7" w:themeColor="text1" w:themeTint="80"/>
          <w:right w:val="single" w:sz="4" w:space="0" w:color="A7A7A7" w:themeColor="text1" w:themeTint="80"/>
        </w:tcBorders>
      </w:tcPr>
    </w:tblStylePr>
    <w:tblStylePr w:type="band1Horz">
      <w:tblPr/>
      <w:tcPr>
        <w:tcBorders>
          <w:top w:val="single" w:sz="4" w:space="0" w:color="A7A7A7" w:themeColor="text1" w:themeTint="80"/>
          <w:bottom w:val="single" w:sz="4" w:space="0" w:color="A7A7A7" w:themeColor="text1" w:themeTint="80"/>
        </w:tcBorders>
      </w:tcPr>
    </w:tblStylePr>
  </w:style>
  <w:style w:type="table" w:styleId="PlainTable3">
    <w:name w:val="Plain Table 3"/>
    <w:basedOn w:val="TableNormal"/>
    <w:uiPriority w:val="43"/>
    <w:rsid w:val="00B01B0E"/>
    <w:pPr>
      <w:spacing w:after="0" w:line="240" w:lineRule="auto"/>
    </w:pPr>
    <w:tblPr>
      <w:tblStyleRowBandSize w:val="1"/>
      <w:tblStyleColBandSize w:val="1"/>
    </w:tblPr>
    <w:tblStylePr w:type="firstRow">
      <w:rPr>
        <w:b/>
        <w:bCs/>
        <w:caps/>
      </w:rPr>
      <w:tblPr/>
      <w:tcPr>
        <w:tcBorders>
          <w:bottom w:val="single" w:sz="4" w:space="0" w:color="A7A7A7"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A7A7A7"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PlainText">
    <w:name w:val="Plain Text"/>
    <w:basedOn w:val="Normal"/>
    <w:link w:val="PlainTextChar"/>
    <w:uiPriority w:val="99"/>
    <w:unhideWhenUsed/>
    <w:rsid w:val="00B01B0E"/>
    <w:pPr>
      <w:spacing w:after="0" w:line="240" w:lineRule="auto"/>
    </w:pPr>
    <w:rPr>
      <w:rFonts w:ascii="PT Mono" w:hAnsi="PT Mono" w:cs="Consolas"/>
      <w:sz w:val="21"/>
      <w:szCs w:val="21"/>
    </w:rPr>
  </w:style>
  <w:style w:type="character" w:customStyle="1" w:styleId="PlainTextChar">
    <w:name w:val="Plain Text Char"/>
    <w:basedOn w:val="DefaultParagraphFont"/>
    <w:link w:val="PlainText"/>
    <w:uiPriority w:val="99"/>
    <w:rsid w:val="00B01B0E"/>
    <w:rPr>
      <w:rFonts w:ascii="PT Mono" w:hAnsi="PT Mono" w:cs="Consolas"/>
      <w:color w:val="4D4D4C"/>
      <w:sz w:val="21"/>
      <w:szCs w:val="21"/>
      <w14:cntxtAlts/>
    </w:rPr>
  </w:style>
  <w:style w:type="paragraph" w:styleId="Quote">
    <w:name w:val="Quote"/>
    <w:basedOn w:val="IntenseQuote"/>
    <w:next w:val="Normal"/>
    <w:link w:val="QuoteChar"/>
    <w:uiPriority w:val="29"/>
    <w:qFormat/>
    <w:rsid w:val="00B01B0E"/>
    <w:pPr>
      <w:pBdr>
        <w:left w:val="single" w:sz="36" w:space="10" w:color="969696" w:themeColor="text1" w:themeTint="99"/>
      </w:pBdr>
    </w:pPr>
    <w:rPr>
      <w:color w:val="757171" w:themeColor="background2" w:themeShade="80"/>
    </w:rPr>
  </w:style>
  <w:style w:type="character" w:customStyle="1" w:styleId="QuoteChar">
    <w:name w:val="Quote Char"/>
    <w:basedOn w:val="DefaultParagraphFont"/>
    <w:link w:val="Quote"/>
    <w:uiPriority w:val="29"/>
    <w:rsid w:val="00B01B0E"/>
    <w:rPr>
      <w:rFonts w:ascii="Verdana" w:hAnsi="Verdana" w:cs="Times New Roman (Body CS)"/>
      <w:i/>
      <w:iCs/>
      <w:color w:val="757171" w:themeColor="background2" w:themeShade="80"/>
      <w:sz w:val="28"/>
      <w14:cntxtAlts/>
    </w:rPr>
  </w:style>
  <w:style w:type="paragraph" w:styleId="Salutation">
    <w:name w:val="Salutation"/>
    <w:basedOn w:val="Normal"/>
    <w:next w:val="Normal"/>
    <w:link w:val="SalutationChar"/>
    <w:uiPriority w:val="99"/>
    <w:unhideWhenUsed/>
    <w:rsid w:val="00B01B0E"/>
  </w:style>
  <w:style w:type="character" w:customStyle="1" w:styleId="SalutationChar">
    <w:name w:val="Salutation Char"/>
    <w:basedOn w:val="DefaultParagraphFont"/>
    <w:link w:val="Salutation"/>
    <w:uiPriority w:val="99"/>
    <w:rsid w:val="00B01B0E"/>
    <w:rPr>
      <w:rFonts w:ascii="Verdana" w:hAnsi="Verdana" w:cs="Times New Roman (Body CS)"/>
      <w:color w:val="4D4D4C"/>
      <w:sz w:val="22"/>
      <w14:cntxtAlts/>
    </w:rPr>
  </w:style>
  <w:style w:type="paragraph" w:styleId="Signature">
    <w:name w:val="Signature"/>
    <w:basedOn w:val="Normal"/>
    <w:link w:val="SignatureChar"/>
    <w:uiPriority w:val="99"/>
    <w:unhideWhenUsed/>
    <w:rsid w:val="00B01B0E"/>
    <w:pPr>
      <w:spacing w:after="0" w:line="240" w:lineRule="auto"/>
      <w:ind w:left="4252"/>
    </w:pPr>
  </w:style>
  <w:style w:type="character" w:customStyle="1" w:styleId="SignatureChar">
    <w:name w:val="Signature Char"/>
    <w:basedOn w:val="DefaultParagraphFont"/>
    <w:link w:val="Signature"/>
    <w:uiPriority w:val="99"/>
    <w:rsid w:val="00B01B0E"/>
    <w:rPr>
      <w:rFonts w:ascii="Verdana" w:hAnsi="Verdana" w:cs="Times New Roman (Body CS)"/>
      <w:color w:val="4D4D4C"/>
      <w:sz w:val="22"/>
      <w14:cntxtAlts/>
    </w:rPr>
  </w:style>
  <w:style w:type="character" w:customStyle="1" w:styleId="SmallTags">
    <w:name w:val="Small Tags"/>
    <w:uiPriority w:val="1"/>
    <w:qFormat/>
    <w:rsid w:val="00F92931"/>
    <w:rPr>
      <w:rFonts w:asciiTheme="minorHAnsi" w:hAnsiTheme="minorHAnsi"/>
      <w:color w:val="FFFFFF" w:themeColor="background1"/>
      <w:position w:val="2"/>
      <w:sz w:val="16"/>
      <w:bdr w:val="single" w:sz="24" w:space="0" w:color="00B9BD" w:themeColor="accent1"/>
      <w:shd w:val="solid" w:color="00B9BD" w:themeColor="accent1" w:fill="00B9BD" w:themeFill="accent1"/>
    </w:rPr>
  </w:style>
  <w:style w:type="character" w:styleId="SmartHyperlink">
    <w:name w:val="Smart Hyperlink"/>
    <w:uiPriority w:val="99"/>
    <w:unhideWhenUsed/>
    <w:qFormat/>
    <w:rsid w:val="00B01B0E"/>
    <w:rPr>
      <w:rFonts w:asciiTheme="minorHAnsi" w:hAnsiTheme="minorHAnsi"/>
      <w:color w:val="323232" w:themeColor="text2"/>
      <w:sz w:val="22"/>
      <w:u w:val="dotted" w:color="00B9BD" w:themeColor="accent1"/>
    </w:rPr>
  </w:style>
  <w:style w:type="character" w:styleId="SmartLink">
    <w:name w:val="Smart Link"/>
    <w:uiPriority w:val="99"/>
    <w:unhideWhenUsed/>
    <w:qFormat/>
    <w:rsid w:val="00B01B0E"/>
    <w:rPr>
      <w:rFonts w:asciiTheme="minorHAnsi" w:hAnsiTheme="minorHAnsi"/>
      <w:color w:val="00B9BD" w:themeColor="hyperlink"/>
      <w:sz w:val="22"/>
      <w:u w:val="single"/>
      <w:shd w:val="clear" w:color="auto" w:fill="E1DFDD"/>
    </w:rPr>
  </w:style>
  <w:style w:type="character" w:styleId="Strong">
    <w:name w:val="Strong"/>
    <w:uiPriority w:val="22"/>
    <w:qFormat/>
    <w:rsid w:val="00B01B0E"/>
    <w:rPr>
      <w:b/>
      <w:bCs/>
    </w:rPr>
  </w:style>
  <w:style w:type="paragraph" w:styleId="Subtitle">
    <w:name w:val="Subtitle"/>
    <w:basedOn w:val="Normal"/>
    <w:next w:val="Normal"/>
    <w:link w:val="SubtitleChar"/>
    <w:uiPriority w:val="11"/>
    <w:rsid w:val="00B01B0E"/>
    <w:pPr>
      <w:numPr>
        <w:ilvl w:val="1"/>
      </w:numPr>
      <w:spacing w:after="160"/>
    </w:pPr>
    <w:rPr>
      <w:rFonts w:asciiTheme="minorHAnsi" w:eastAsiaTheme="minorEastAsia" w:hAnsiTheme="minorHAnsi" w:cstheme="minorBidi"/>
      <w:color w:val="8E8E8E" w:themeColor="text1" w:themeTint="A5"/>
      <w:spacing w:val="15"/>
      <w:szCs w:val="22"/>
    </w:rPr>
  </w:style>
  <w:style w:type="character" w:customStyle="1" w:styleId="SubtitleChar">
    <w:name w:val="Subtitle Char"/>
    <w:basedOn w:val="DefaultParagraphFont"/>
    <w:link w:val="Subtitle"/>
    <w:uiPriority w:val="11"/>
    <w:rsid w:val="00B01B0E"/>
    <w:rPr>
      <w:rFonts w:eastAsiaTheme="minorEastAsia"/>
      <w:color w:val="8E8E8E" w:themeColor="text1" w:themeTint="A5"/>
      <w:spacing w:val="15"/>
      <w:sz w:val="22"/>
      <w:szCs w:val="22"/>
      <w14:cntxtAlts/>
    </w:rPr>
  </w:style>
  <w:style w:type="character" w:styleId="SubtleEmphasis">
    <w:name w:val="Subtle Emphasis"/>
    <w:uiPriority w:val="19"/>
    <w:rsid w:val="00B01B0E"/>
    <w:rPr>
      <w:i/>
      <w:iCs/>
      <w:color w:val="7C7C7C" w:themeColor="text1" w:themeTint="BF"/>
    </w:rPr>
  </w:style>
  <w:style w:type="character" w:styleId="SubtleReference">
    <w:name w:val="Subtle Reference"/>
    <w:uiPriority w:val="31"/>
    <w:rsid w:val="00B01B0E"/>
    <w:rPr>
      <w:smallCaps/>
      <w:color w:val="8E8E8E" w:themeColor="text1" w:themeTint="A5"/>
    </w:rPr>
  </w:style>
  <w:style w:type="table" w:styleId="TableGrid">
    <w:name w:val="Table Grid"/>
    <w:basedOn w:val="TableNormal"/>
    <w:uiPriority w:val="39"/>
    <w:rsid w:val="00B01B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01B0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Authorities">
    <w:name w:val="table of authorities"/>
    <w:basedOn w:val="Normal"/>
    <w:next w:val="Normal"/>
    <w:uiPriority w:val="99"/>
    <w:semiHidden/>
    <w:unhideWhenUsed/>
    <w:rsid w:val="00B01B0E"/>
    <w:pPr>
      <w:spacing w:after="0"/>
      <w:ind w:left="220" w:hanging="220"/>
    </w:pPr>
  </w:style>
  <w:style w:type="paragraph" w:styleId="TableofFigures">
    <w:name w:val="table of figures"/>
    <w:basedOn w:val="Normal"/>
    <w:next w:val="Normal"/>
    <w:uiPriority w:val="99"/>
    <w:semiHidden/>
    <w:unhideWhenUsed/>
    <w:rsid w:val="00B01B0E"/>
    <w:pPr>
      <w:spacing w:after="0"/>
    </w:pPr>
  </w:style>
  <w:style w:type="paragraph" w:customStyle="1" w:styleId="TablesCellsBody">
    <w:name w:val="Tables Cells Body"/>
    <w:basedOn w:val="Normal"/>
    <w:qFormat/>
    <w:rsid w:val="00B01B0E"/>
    <w:pPr>
      <w:snapToGrid w:val="0"/>
      <w:spacing w:after="100" w:afterAutospacing="1" w:line="240" w:lineRule="auto"/>
      <w:textboxTightWrap w:val="firstLineOnly"/>
    </w:pPr>
    <w:rPr>
      <w:color w:val="7C7C7C" w:themeColor="text1" w:themeTint="BF"/>
      <w:sz w:val="20"/>
      <w:szCs w:val="20"/>
    </w:rPr>
  </w:style>
  <w:style w:type="paragraph" w:customStyle="1" w:styleId="TablesHeadingsGSWhite">
    <w:name w:val="Tables Headings GS White"/>
    <w:next w:val="Normal"/>
    <w:qFormat/>
    <w:rsid w:val="00B01B0E"/>
    <w:pPr>
      <w:spacing w:after="0" w:line="240" w:lineRule="auto"/>
      <w:textboxTightWrap w:val="firstLineOnly"/>
    </w:pPr>
    <w:rPr>
      <w:rFonts w:ascii="Verdana" w:hAnsi="Verdana" w:cs="Times New Roman (Body CS)"/>
      <w:caps/>
      <w:color w:val="FFFFFF" w:themeColor="background1"/>
      <w:sz w:val="22"/>
      <w14:cntxtAlts/>
    </w:rPr>
  </w:style>
  <w:style w:type="paragraph" w:styleId="TOAHeading">
    <w:name w:val="toa heading"/>
    <w:basedOn w:val="Normal"/>
    <w:next w:val="Normal"/>
    <w:uiPriority w:val="99"/>
    <w:semiHidden/>
    <w:unhideWhenUsed/>
    <w:rsid w:val="00B01B0E"/>
    <w:pPr>
      <w:spacing w:before="120"/>
    </w:pPr>
    <w:rPr>
      <w:rFonts w:asciiTheme="majorHAnsi" w:eastAsiaTheme="majorEastAsia" w:hAnsiTheme="majorHAnsi" w:cstheme="majorBidi"/>
      <w:b/>
      <w:bCs/>
      <w:sz w:val="24"/>
    </w:rPr>
  </w:style>
  <w:style w:type="paragraph" w:styleId="TOC1">
    <w:name w:val="toc 1"/>
    <w:next w:val="TOC2"/>
    <w:link w:val="TOC1Char"/>
    <w:uiPriority w:val="39"/>
    <w:unhideWhenUsed/>
    <w:rsid w:val="00394A4D"/>
    <w:pPr>
      <w:adjustRightInd w:val="0"/>
      <w:snapToGrid w:val="0"/>
      <w:spacing w:after="0" w:line="360" w:lineRule="auto"/>
    </w:pPr>
    <w:rPr>
      <w:rFonts w:asciiTheme="majorHAnsi" w:hAnsiTheme="majorHAnsi" w:cs="Times New Roman (Body CS)"/>
      <w:bCs/>
      <w:iCs/>
      <w:caps/>
      <w:color w:val="626262" w:themeColor="text1" w:themeTint="E6"/>
      <w:sz w:val="22"/>
      <w14:cntxtAlts/>
    </w:rPr>
  </w:style>
  <w:style w:type="paragraph" w:styleId="TOC2">
    <w:name w:val="toc 2"/>
    <w:basedOn w:val="Normal"/>
    <w:next w:val="Normal"/>
    <w:link w:val="TOC2Char"/>
    <w:uiPriority w:val="39"/>
    <w:unhideWhenUsed/>
    <w:rsid w:val="00394A4D"/>
    <w:pPr>
      <w:suppressAutoHyphens/>
      <w:snapToGrid w:val="0"/>
      <w:spacing w:after="0"/>
    </w:pPr>
    <w:rPr>
      <w:rFonts w:asciiTheme="minorHAnsi" w:hAnsiTheme="minorHAnsi"/>
      <w:bCs/>
      <w:color w:val="626262" w:themeColor="text1" w:themeTint="E6"/>
      <w:sz w:val="20"/>
      <w:szCs w:val="22"/>
    </w:rPr>
  </w:style>
  <w:style w:type="paragraph" w:styleId="TOC3">
    <w:name w:val="toc 3"/>
    <w:basedOn w:val="Normal"/>
    <w:next w:val="Normal"/>
    <w:link w:val="TOC3Char"/>
    <w:uiPriority w:val="39"/>
    <w:unhideWhenUsed/>
    <w:rsid w:val="00394A4D"/>
    <w:pPr>
      <w:tabs>
        <w:tab w:val="left" w:pos="284"/>
        <w:tab w:val="right" w:leader="underscore" w:pos="9622"/>
      </w:tabs>
      <w:suppressAutoHyphens/>
      <w:adjustRightInd w:val="0"/>
      <w:snapToGrid w:val="0"/>
      <w:spacing w:after="0"/>
    </w:pPr>
    <w:rPr>
      <w:rFonts w:asciiTheme="minorHAnsi" w:hAnsiTheme="minorHAnsi"/>
      <w:caps/>
      <w:noProof/>
      <w:color w:val="626262" w:themeColor="text1" w:themeTint="E6"/>
      <w:sz w:val="20"/>
      <w:szCs w:val="20"/>
    </w:rPr>
  </w:style>
  <w:style w:type="paragraph" w:styleId="TOC4">
    <w:name w:val="toc 4"/>
    <w:basedOn w:val="Normal"/>
    <w:next w:val="Normal"/>
    <w:uiPriority w:val="39"/>
    <w:semiHidden/>
    <w:unhideWhenUsed/>
    <w:rsid w:val="00B01B0E"/>
    <w:pPr>
      <w:spacing w:after="0"/>
      <w:ind w:left="660"/>
    </w:pPr>
    <w:rPr>
      <w:rFonts w:asciiTheme="minorHAnsi" w:hAnsiTheme="minorHAnsi"/>
      <w:sz w:val="20"/>
      <w:szCs w:val="20"/>
    </w:rPr>
  </w:style>
  <w:style w:type="paragraph" w:styleId="TOC5">
    <w:name w:val="toc 5"/>
    <w:basedOn w:val="Normal"/>
    <w:next w:val="Normal"/>
    <w:uiPriority w:val="39"/>
    <w:semiHidden/>
    <w:unhideWhenUsed/>
    <w:rsid w:val="00B01B0E"/>
    <w:pPr>
      <w:spacing w:after="0"/>
      <w:ind w:left="880"/>
    </w:pPr>
    <w:rPr>
      <w:rFonts w:asciiTheme="minorHAnsi" w:hAnsiTheme="minorHAnsi"/>
      <w:sz w:val="20"/>
      <w:szCs w:val="20"/>
    </w:rPr>
  </w:style>
  <w:style w:type="paragraph" w:styleId="TOC6">
    <w:name w:val="toc 6"/>
    <w:basedOn w:val="Normal"/>
    <w:next w:val="Normal"/>
    <w:uiPriority w:val="39"/>
    <w:semiHidden/>
    <w:unhideWhenUsed/>
    <w:rsid w:val="00B01B0E"/>
    <w:pPr>
      <w:spacing w:after="0"/>
      <w:ind w:left="1100"/>
    </w:pPr>
    <w:rPr>
      <w:rFonts w:asciiTheme="minorHAnsi" w:hAnsiTheme="minorHAnsi"/>
      <w:sz w:val="20"/>
      <w:szCs w:val="20"/>
    </w:rPr>
  </w:style>
  <w:style w:type="paragraph" w:styleId="TOC7">
    <w:name w:val="toc 7"/>
    <w:basedOn w:val="Normal"/>
    <w:next w:val="Normal"/>
    <w:uiPriority w:val="39"/>
    <w:semiHidden/>
    <w:unhideWhenUsed/>
    <w:rsid w:val="00B01B0E"/>
    <w:pPr>
      <w:spacing w:after="0"/>
      <w:ind w:left="1320"/>
    </w:pPr>
    <w:rPr>
      <w:rFonts w:asciiTheme="minorHAnsi" w:hAnsiTheme="minorHAnsi"/>
      <w:sz w:val="20"/>
      <w:szCs w:val="20"/>
    </w:rPr>
  </w:style>
  <w:style w:type="paragraph" w:styleId="TOC8">
    <w:name w:val="toc 8"/>
    <w:basedOn w:val="Normal"/>
    <w:next w:val="Normal"/>
    <w:uiPriority w:val="39"/>
    <w:semiHidden/>
    <w:unhideWhenUsed/>
    <w:rsid w:val="00B01B0E"/>
    <w:pPr>
      <w:spacing w:after="0"/>
      <w:ind w:left="1540"/>
    </w:pPr>
    <w:rPr>
      <w:rFonts w:asciiTheme="minorHAnsi" w:hAnsiTheme="minorHAnsi"/>
      <w:sz w:val="20"/>
      <w:szCs w:val="20"/>
    </w:rPr>
  </w:style>
  <w:style w:type="paragraph" w:styleId="TOC9">
    <w:name w:val="toc 9"/>
    <w:basedOn w:val="Normal"/>
    <w:next w:val="Normal"/>
    <w:uiPriority w:val="39"/>
    <w:semiHidden/>
    <w:unhideWhenUsed/>
    <w:rsid w:val="00B01B0E"/>
    <w:pPr>
      <w:spacing w:after="0"/>
      <w:ind w:left="1760"/>
    </w:pPr>
    <w:rPr>
      <w:rFonts w:asciiTheme="minorHAnsi" w:hAnsiTheme="minorHAnsi"/>
      <w:sz w:val="20"/>
      <w:szCs w:val="20"/>
    </w:rPr>
  </w:style>
  <w:style w:type="paragraph" w:styleId="TOCHeading">
    <w:name w:val="TOC Heading"/>
    <w:basedOn w:val="Normal"/>
    <w:next w:val="Normal"/>
    <w:uiPriority w:val="39"/>
    <w:unhideWhenUsed/>
    <w:rsid w:val="00B01B0E"/>
    <w:pPr>
      <w:spacing w:line="240" w:lineRule="auto"/>
    </w:pPr>
    <w:rPr>
      <w:color w:val="00B9BD" w:themeColor="accent1"/>
      <w:sz w:val="32"/>
    </w:rPr>
  </w:style>
  <w:style w:type="character" w:styleId="UnresolvedMention">
    <w:name w:val="Unresolved Mention"/>
    <w:uiPriority w:val="99"/>
    <w:unhideWhenUsed/>
    <w:rsid w:val="00B01B0E"/>
    <w:rPr>
      <w:rFonts w:asciiTheme="minorHAnsi" w:hAnsiTheme="minorHAnsi"/>
      <w:color w:val="605E5C"/>
      <w:sz w:val="22"/>
      <w:shd w:val="clear" w:color="auto" w:fill="E1DFDD"/>
    </w:rPr>
  </w:style>
  <w:style w:type="numbering" w:customStyle="1" w:styleId="BulletedListStyle">
    <w:name w:val="Bulleted List Style"/>
    <w:uiPriority w:val="99"/>
    <w:rsid w:val="00B01B0E"/>
    <w:pPr>
      <w:numPr>
        <w:numId w:val="11"/>
      </w:numPr>
    </w:pPr>
  </w:style>
  <w:style w:type="paragraph" w:customStyle="1" w:styleId="Default">
    <w:name w:val="Default"/>
    <w:rsid w:val="00C30F02"/>
    <w:pPr>
      <w:autoSpaceDE w:val="0"/>
      <w:autoSpaceDN w:val="0"/>
      <w:adjustRightInd w:val="0"/>
      <w:spacing w:after="0" w:line="240" w:lineRule="auto"/>
    </w:pPr>
    <w:rPr>
      <w:rFonts w:ascii="Verdana" w:hAnsi="Verdana" w:cs="Verdana"/>
      <w:color w:val="000000"/>
      <w:lang w:val="en-GB"/>
    </w:rPr>
  </w:style>
  <w:style w:type="numbering" w:customStyle="1" w:styleId="GS-Parapgraphsnumbered">
    <w:name w:val="GS-Parapgraphs numbered"/>
    <w:uiPriority w:val="99"/>
    <w:rsid w:val="00991401"/>
    <w:pPr>
      <w:numPr>
        <w:numId w:val="14"/>
      </w:numPr>
    </w:pPr>
  </w:style>
  <w:style w:type="paragraph" w:customStyle="1" w:styleId="P">
    <w:name w:val="P"/>
    <w:basedOn w:val="Normal"/>
    <w:qFormat/>
    <w:rsid w:val="00350D03"/>
    <w:pPr>
      <w:numPr>
        <w:ilvl w:val="2"/>
        <w:numId w:val="15"/>
      </w:numPr>
    </w:pPr>
  </w:style>
  <w:style w:type="character" w:customStyle="1" w:styleId="TOC3Char">
    <w:name w:val="TOC 3 Char"/>
    <w:basedOn w:val="DefaultParagraphFont"/>
    <w:link w:val="TOC3"/>
    <w:uiPriority w:val="39"/>
    <w:rsid w:val="00394A4D"/>
    <w:rPr>
      <w:rFonts w:cs="Times New Roman (Body CS)"/>
      <w:caps/>
      <w:noProof/>
      <w:color w:val="626262" w:themeColor="text1" w:themeTint="E6"/>
      <w:sz w:val="20"/>
      <w:szCs w:val="20"/>
      <w14:cntxtAlts/>
    </w:rPr>
  </w:style>
  <w:style w:type="character" w:customStyle="1" w:styleId="TOC1Char">
    <w:name w:val="TOC 1 Char"/>
    <w:basedOn w:val="DefaultParagraphFont"/>
    <w:link w:val="TOC1"/>
    <w:uiPriority w:val="39"/>
    <w:rsid w:val="00394A4D"/>
    <w:rPr>
      <w:rFonts w:asciiTheme="majorHAnsi" w:hAnsiTheme="majorHAnsi" w:cs="Times New Roman (Body CS)"/>
      <w:bCs/>
      <w:iCs/>
      <w:caps/>
      <w:color w:val="626262" w:themeColor="text1" w:themeTint="E6"/>
      <w:sz w:val="22"/>
      <w14:cntxtAlts/>
    </w:rPr>
  </w:style>
  <w:style w:type="character" w:customStyle="1" w:styleId="TOC2Char">
    <w:name w:val="TOC 2 Char"/>
    <w:basedOn w:val="DefaultParagraphFont"/>
    <w:link w:val="TOC2"/>
    <w:uiPriority w:val="39"/>
    <w:rsid w:val="00394A4D"/>
    <w:rPr>
      <w:rFonts w:cs="Times New Roman (Body CS)"/>
      <w:bCs/>
      <w:color w:val="626262" w:themeColor="text1" w:themeTint="E6"/>
      <w:sz w:val="20"/>
      <w:szCs w:val="22"/>
      <w14:cntxtAlts/>
    </w:rPr>
  </w:style>
  <w:style w:type="table" w:styleId="GridTable5Dark-Accent1">
    <w:name w:val="Grid Table 5 Dark Accent 1"/>
    <w:basedOn w:val="TableNormal"/>
    <w:uiPriority w:val="50"/>
    <w:rsid w:val="006D53FE"/>
    <w:pPr>
      <w:spacing w:after="0" w:line="240" w:lineRule="auto"/>
    </w:pPr>
    <w:rPr>
      <w:sz w:val="22"/>
      <w:lang w:eastAsia="en-GB"/>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8FA"/>
    </w:tcPr>
    <w:tblStylePr w:type="firstRow">
      <w:rPr>
        <w:rFonts w:asciiTheme="minorHAnsi" w:hAnsiTheme="minorHAnsi"/>
        <w:b/>
        <w:bCs/>
        <w:color w:val="FFFFFF" w:themeColor="background1"/>
        <w:sz w:val="22"/>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B9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B9BD" w:themeFill="accent1"/>
      </w:tcPr>
    </w:tblStylePr>
    <w:tblStylePr w:type="firstCol">
      <w:rPr>
        <w:rFonts w:asciiTheme="minorHAnsi" w:hAnsiTheme="minorHAnsi"/>
        <w:b w:val="0"/>
        <w:bCs/>
        <w:color w:val="F2F2F2"/>
        <w:sz w:val="21"/>
      </w:rPr>
      <w:tblPr/>
      <w:tcPr>
        <w:shd w:val="clear" w:color="auto" w:fill="00B9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B9BD" w:themeFill="accent1"/>
      </w:tcPr>
    </w:tblStylePr>
    <w:tblStylePr w:type="band1Vert">
      <w:tblPr/>
      <w:tcPr>
        <w:shd w:val="clear" w:color="auto" w:fill="7EFBFF" w:themeFill="accent1" w:themeFillTint="66"/>
      </w:tcPr>
    </w:tblStylePr>
    <w:tblStylePr w:type="band1Horz">
      <w:tblPr/>
      <w:tcPr>
        <w:shd w:val="clear" w:color="auto" w:fill="7EFBFF" w:themeFill="accent1" w:themeFillTint="66"/>
      </w:tcPr>
    </w:tblStylePr>
  </w:style>
  <w:style w:type="table" w:styleId="GridTable5Dark">
    <w:name w:val="Grid Table 5 Dark"/>
    <w:basedOn w:val="TableNormal"/>
    <w:uiPriority w:val="50"/>
    <w:rsid w:val="006D53F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CDCD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15151"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15151"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15151"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15151" w:themeFill="text1"/>
      </w:tcPr>
    </w:tblStylePr>
    <w:tblStylePr w:type="band1Vert">
      <w:tblPr/>
      <w:tcPr>
        <w:shd w:val="clear" w:color="auto" w:fill="B9B9B9" w:themeFill="text1" w:themeFillTint="66"/>
      </w:tcPr>
    </w:tblStylePr>
    <w:tblStylePr w:type="band1Horz">
      <w:tblPr/>
      <w:tcPr>
        <w:shd w:val="clear" w:color="auto" w:fill="B9B9B9" w:themeFill="text1" w:themeFillTint="66"/>
      </w:tcPr>
    </w:tblStylePr>
  </w:style>
  <w:style w:type="table" w:styleId="GridTable4-Accent3">
    <w:name w:val="Grid Table 4 Accent 3"/>
    <w:basedOn w:val="TableNormal"/>
    <w:uiPriority w:val="49"/>
    <w:rsid w:val="006D53FE"/>
    <w:pPr>
      <w:spacing w:after="0" w:line="240" w:lineRule="auto"/>
    </w:pPr>
    <w:tblPr>
      <w:tblStyleRowBandSize w:val="1"/>
      <w:tblStyleColBandSize w:val="1"/>
      <w:tblBorders>
        <w:top w:val="single" w:sz="4" w:space="0" w:color="2DECF0" w:themeColor="accent3" w:themeTint="99"/>
        <w:left w:val="single" w:sz="4" w:space="0" w:color="2DECF0" w:themeColor="accent3" w:themeTint="99"/>
        <w:bottom w:val="single" w:sz="4" w:space="0" w:color="2DECF0" w:themeColor="accent3" w:themeTint="99"/>
        <w:right w:val="single" w:sz="4" w:space="0" w:color="2DECF0" w:themeColor="accent3" w:themeTint="99"/>
        <w:insideH w:val="single" w:sz="4" w:space="0" w:color="2DECF0" w:themeColor="accent3" w:themeTint="99"/>
        <w:insideV w:val="single" w:sz="4" w:space="0" w:color="2DECF0" w:themeColor="accent3" w:themeTint="99"/>
      </w:tblBorders>
    </w:tblPr>
    <w:tblStylePr w:type="firstRow">
      <w:rPr>
        <w:b/>
        <w:bCs/>
        <w:color w:val="FFFFFF" w:themeColor="background1"/>
      </w:rPr>
      <w:tblPr/>
      <w:tcPr>
        <w:tcBorders>
          <w:top w:val="single" w:sz="4" w:space="0" w:color="097E80" w:themeColor="accent3"/>
          <w:left w:val="single" w:sz="4" w:space="0" w:color="097E80" w:themeColor="accent3"/>
          <w:bottom w:val="single" w:sz="4" w:space="0" w:color="097E80" w:themeColor="accent3"/>
          <w:right w:val="single" w:sz="4" w:space="0" w:color="097E80" w:themeColor="accent3"/>
          <w:insideH w:val="nil"/>
          <w:insideV w:val="nil"/>
        </w:tcBorders>
        <w:shd w:val="clear" w:color="auto" w:fill="097E80" w:themeFill="accent3"/>
      </w:tcPr>
    </w:tblStylePr>
    <w:tblStylePr w:type="lastRow">
      <w:rPr>
        <w:b/>
        <w:bCs/>
      </w:rPr>
      <w:tblPr/>
      <w:tcPr>
        <w:tcBorders>
          <w:top w:val="double" w:sz="4" w:space="0" w:color="097E80" w:themeColor="accent3"/>
        </w:tcBorders>
      </w:tcPr>
    </w:tblStylePr>
    <w:tblStylePr w:type="firstCol">
      <w:rPr>
        <w:b/>
        <w:bCs/>
      </w:rPr>
    </w:tblStylePr>
    <w:tblStylePr w:type="lastCol">
      <w:rPr>
        <w:b/>
        <w:bCs/>
      </w:rPr>
    </w:tblStylePr>
    <w:tblStylePr w:type="band1Vert">
      <w:tblPr/>
      <w:tcPr>
        <w:shd w:val="clear" w:color="auto" w:fill="B9F8FA" w:themeFill="accent3" w:themeFillTint="33"/>
      </w:tcPr>
    </w:tblStylePr>
    <w:tblStylePr w:type="band1Horz">
      <w:tblPr/>
      <w:tcPr>
        <w:shd w:val="clear" w:color="auto" w:fill="B9F8FA" w:themeFill="accent3" w:themeFillTint="33"/>
      </w:tcPr>
    </w:tblStylePr>
  </w:style>
  <w:style w:type="table" w:styleId="GridTable5Dark-Accent2">
    <w:name w:val="Grid Table 5 Dark Accent 2"/>
    <w:basedOn w:val="TableNormal"/>
    <w:uiPriority w:val="50"/>
    <w:rsid w:val="009B77F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F8FA"/>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09B9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09B9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09B9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09B9D" w:themeFill="accent2"/>
      </w:tcPr>
    </w:tblStylePr>
    <w:tblStylePr w:type="band1Vert">
      <w:tblPr/>
      <w:tcPr>
        <w:shd w:val="clear" w:color="auto" w:fill="84F0F2" w:themeFill="accent2" w:themeFillTint="66"/>
      </w:tcPr>
    </w:tblStylePr>
    <w:tblStylePr w:type="band1Horz">
      <w:tblPr/>
      <w:tcPr>
        <w:shd w:val="clear" w:color="auto" w:fill="84F0F2" w:themeFill="accent2" w:themeFillTint="66"/>
      </w:tcPr>
    </w:tblStylePr>
  </w:style>
  <w:style w:type="paragraph" w:customStyle="1" w:styleId="SectionTitle">
    <w:name w:val="Section Title"/>
    <w:basedOn w:val="Heading4"/>
    <w:next w:val="SectionList"/>
    <w:rsid w:val="00AA2706"/>
    <w:pPr>
      <w:numPr>
        <w:ilvl w:val="0"/>
        <w:numId w:val="17"/>
      </w:numPr>
      <w:spacing w:line="240" w:lineRule="auto"/>
      <w:contextualSpacing w:val="0"/>
    </w:pPr>
    <w:rPr>
      <w:rFonts w:eastAsia="Times New Roman" w:cs="Arial"/>
      <w:color w:val="auto"/>
      <w:szCs w:val="22"/>
      <w:lang w:eastAsia="en-GB"/>
      <w14:cntxtAlts w14:val="0"/>
    </w:rPr>
  </w:style>
  <w:style w:type="paragraph" w:customStyle="1" w:styleId="SectionList">
    <w:name w:val="Section List"/>
    <w:basedOn w:val="Heading5"/>
    <w:next w:val="SectionList2nd"/>
    <w:autoRedefine/>
    <w:rsid w:val="00762E5F"/>
    <w:pPr>
      <w:numPr>
        <w:ilvl w:val="1"/>
        <w:numId w:val="17"/>
      </w:numPr>
      <w:spacing w:line="240" w:lineRule="auto"/>
      <w:contextualSpacing w:val="0"/>
    </w:pPr>
    <w:rPr>
      <w:rFonts w:asciiTheme="minorHAnsi" w:eastAsia="Times New Roman" w:hAnsiTheme="minorHAnsi" w:cs="Times New Roman"/>
      <w:color w:val="auto"/>
      <w:szCs w:val="22"/>
      <w:lang w:val="en-GB" w:eastAsia="en-GB"/>
      <w14:cntxtAlts w14:val="0"/>
    </w:rPr>
  </w:style>
  <w:style w:type="numbering" w:customStyle="1" w:styleId="SDMTableBoxParaNumberedList">
    <w:name w:val="SDMTable&amp;BoxParaNumberedList"/>
    <w:rsid w:val="00B6326B"/>
    <w:pPr>
      <w:numPr>
        <w:numId w:val="16"/>
      </w:numPr>
    </w:pPr>
  </w:style>
  <w:style w:type="paragraph" w:customStyle="1" w:styleId="SectionList2nd">
    <w:name w:val="Section List 2nd"/>
    <w:basedOn w:val="Normal"/>
    <w:rsid w:val="00A10B8A"/>
    <w:pPr>
      <w:numPr>
        <w:ilvl w:val="2"/>
        <w:numId w:val="17"/>
      </w:numPr>
      <w:spacing w:line="240" w:lineRule="auto"/>
      <w:contextualSpacing w:val="0"/>
    </w:pPr>
    <w:rPr>
      <w:rFonts w:asciiTheme="minorHAnsi" w:eastAsia="Times New Roman" w:hAnsiTheme="minorHAnsi" w:cs="Times New Roman"/>
      <w:bCs/>
      <w:color w:val="auto"/>
      <w:szCs w:val="22"/>
      <w:lang w:val="en-GB" w:eastAsia="en-GB"/>
      <w14:cntxtAlts w14:val="0"/>
    </w:rPr>
  </w:style>
  <w:style w:type="numbering" w:customStyle="1" w:styleId="SDMAppHeadList">
    <w:name w:val="SDMAppHeadList"/>
    <w:uiPriority w:val="99"/>
    <w:rsid w:val="00885D25"/>
    <w:pPr>
      <w:numPr>
        <w:numId w:val="18"/>
      </w:numPr>
    </w:pPr>
  </w:style>
  <w:style w:type="table" w:styleId="GridTable4-Accent1">
    <w:name w:val="Grid Table 4 Accent 1"/>
    <w:basedOn w:val="TableNormal"/>
    <w:uiPriority w:val="49"/>
    <w:rsid w:val="003A6007"/>
    <w:pPr>
      <w:spacing w:after="0" w:line="240" w:lineRule="auto"/>
    </w:pPr>
    <w:tblPr>
      <w:tblStyleRowBandSize w:val="1"/>
      <w:tblStyleColBandSize w:val="1"/>
      <w:tblBorders>
        <w:top w:val="single" w:sz="4" w:space="0" w:color="3EFAFF" w:themeColor="accent1" w:themeTint="99"/>
        <w:left w:val="single" w:sz="4" w:space="0" w:color="3EFAFF" w:themeColor="accent1" w:themeTint="99"/>
        <w:bottom w:val="single" w:sz="4" w:space="0" w:color="3EFAFF" w:themeColor="accent1" w:themeTint="99"/>
        <w:right w:val="single" w:sz="4" w:space="0" w:color="3EFAFF" w:themeColor="accent1" w:themeTint="99"/>
        <w:insideH w:val="single" w:sz="4" w:space="0" w:color="3EFAFF" w:themeColor="accent1" w:themeTint="99"/>
        <w:insideV w:val="single" w:sz="4" w:space="0" w:color="3EFAFF" w:themeColor="accent1" w:themeTint="99"/>
      </w:tblBorders>
    </w:tblPr>
    <w:tblStylePr w:type="firstRow">
      <w:rPr>
        <w:b/>
        <w:bCs/>
        <w:color w:val="FFFFFF" w:themeColor="background1"/>
      </w:rPr>
      <w:tblPr/>
      <w:tcPr>
        <w:tcBorders>
          <w:top w:val="single" w:sz="4" w:space="0" w:color="00B9BD" w:themeColor="accent1"/>
          <w:left w:val="single" w:sz="4" w:space="0" w:color="00B9BD" w:themeColor="accent1"/>
          <w:bottom w:val="single" w:sz="4" w:space="0" w:color="00B9BD" w:themeColor="accent1"/>
          <w:right w:val="single" w:sz="4" w:space="0" w:color="00B9BD" w:themeColor="accent1"/>
          <w:insideH w:val="nil"/>
          <w:insideV w:val="nil"/>
        </w:tcBorders>
        <w:shd w:val="clear" w:color="auto" w:fill="00B9BD" w:themeFill="accent1"/>
      </w:tcPr>
    </w:tblStylePr>
    <w:tblStylePr w:type="lastRow">
      <w:rPr>
        <w:b/>
        <w:bCs/>
      </w:rPr>
      <w:tblPr/>
      <w:tcPr>
        <w:tcBorders>
          <w:top w:val="double" w:sz="4" w:space="0" w:color="00B9BD" w:themeColor="accent1"/>
        </w:tcBorders>
      </w:tcPr>
    </w:tblStylePr>
    <w:tblStylePr w:type="firstCol">
      <w:rPr>
        <w:b/>
        <w:bCs/>
      </w:rPr>
    </w:tblStylePr>
    <w:tblStylePr w:type="lastCol">
      <w:rPr>
        <w:b/>
        <w:bCs/>
      </w:rPr>
    </w:tblStylePr>
    <w:tblStylePr w:type="band1Vert">
      <w:tblPr/>
      <w:tcPr>
        <w:shd w:val="clear" w:color="auto" w:fill="BEFDFF" w:themeFill="accent1" w:themeFillTint="33"/>
      </w:tcPr>
    </w:tblStylePr>
    <w:tblStylePr w:type="band1Horz">
      <w:tblPr/>
      <w:tcPr>
        <w:shd w:val="clear" w:color="auto" w:fill="BEFDFF" w:themeFill="accent1" w:themeFillTint="33"/>
      </w:tcPr>
    </w:tblStylePr>
  </w:style>
  <w:style w:type="paragraph" w:styleId="Revision">
    <w:name w:val="Revision"/>
    <w:hidden/>
    <w:uiPriority w:val="99"/>
    <w:semiHidden/>
    <w:rsid w:val="00D20DAE"/>
    <w:pPr>
      <w:spacing w:after="0" w:line="240" w:lineRule="auto"/>
    </w:pPr>
    <w:rPr>
      <w:rFonts w:ascii="Verdana" w:hAnsi="Verdana" w:cs="Times New Roman (Body CS)"/>
      <w:color w:val="4D4D4C"/>
      <w:sz w:val="22"/>
      <w14:cntxtAlts/>
    </w:rPr>
  </w:style>
  <w:style w:type="paragraph" w:customStyle="1" w:styleId="Normal-white">
    <w:name w:val="Normal - white"/>
    <w:basedOn w:val="Normal"/>
    <w:qFormat/>
    <w:rsid w:val="006C544B"/>
    <w:pPr>
      <w:spacing w:before="120" w:after="120" w:line="240" w:lineRule="auto"/>
    </w:pPr>
    <w:rPr>
      <w:rFonts w:asciiTheme="minorHAnsi" w:hAnsiTheme="minorHAnsi" w:cs="Arial"/>
      <w:bCs/>
      <w:color w:val="FFFFFF" w:themeColor="background1"/>
      <w:sz w:val="20"/>
      <w:lang w:eastAsia="en-GB"/>
    </w:rPr>
  </w:style>
  <w:style w:type="paragraph" w:customStyle="1" w:styleId="Instruction">
    <w:name w:val="Instruction"/>
    <w:basedOn w:val="NoSpacing"/>
    <w:uiPriority w:val="3"/>
    <w:qFormat/>
    <w:rsid w:val="00BD6EFC"/>
    <w:pPr>
      <w:autoSpaceDE w:val="0"/>
      <w:autoSpaceDN w:val="0"/>
      <w:adjustRightInd w:val="0"/>
      <w:spacing w:before="160" w:line="312" w:lineRule="auto"/>
      <w:ind w:left="720"/>
      <w:contextualSpacing w:val="0"/>
    </w:pPr>
    <w:rPr>
      <w:rFonts w:ascii="Franklin Gothic Book" w:eastAsia="MS Mincho" w:hAnsi="Franklin Gothic Book" w:cs="Times New Roman"/>
      <w:i/>
      <w:color w:val="4F5150"/>
      <w:spacing w:val="2"/>
      <w:kern w:val="21"/>
      <w:sz w:val="21"/>
      <w:lang w:val="en-GB"/>
      <w14:cntxtAlts w14:val="0"/>
    </w:rPr>
  </w:style>
  <w:style w:type="paragraph" w:customStyle="1" w:styleId="RegTableText">
    <w:name w:val="RegTableText"/>
    <w:basedOn w:val="Normal"/>
    <w:link w:val="RegTableTextChar"/>
    <w:rsid w:val="00A934E4"/>
    <w:pPr>
      <w:tabs>
        <w:tab w:val="num" w:pos="0"/>
      </w:tabs>
      <w:spacing w:before="20" w:after="20" w:line="240" w:lineRule="auto"/>
      <w:contextualSpacing w:val="0"/>
      <w:jc w:val="both"/>
    </w:pPr>
    <w:rPr>
      <w:rFonts w:ascii="Arial" w:eastAsia="Times New Roman" w:hAnsi="Arial" w:cs="Times New Roman"/>
      <w:color w:val="auto"/>
      <w:szCs w:val="20"/>
      <w:lang w:val="en-GB" w:eastAsia="de-DE"/>
      <w14:cntxtAlts w14:val="0"/>
    </w:rPr>
  </w:style>
  <w:style w:type="character" w:customStyle="1" w:styleId="RegTableTextChar">
    <w:name w:val="RegTableText Char"/>
    <w:basedOn w:val="DefaultParagraphFont"/>
    <w:link w:val="RegTableText"/>
    <w:rsid w:val="00A934E4"/>
    <w:rPr>
      <w:rFonts w:ascii="Arial" w:eastAsia="Times New Roman" w:hAnsi="Arial" w:cs="Times New Roman"/>
      <w:sz w:val="22"/>
      <w:szCs w:val="20"/>
      <w:lang w:val="en-GB" w:eastAsia="de-DE"/>
    </w:rPr>
  </w:style>
  <w:style w:type="paragraph" w:customStyle="1" w:styleId="Tablecustom">
    <w:name w:val="Table custom"/>
    <w:basedOn w:val="Normal"/>
    <w:link w:val="TablecustomChar"/>
    <w:rsid w:val="00DA5390"/>
    <w:pPr>
      <w:spacing w:after="0"/>
    </w:pPr>
    <w:rPr>
      <w:rFonts w:ascii="Arial" w:eastAsia="SimSun" w:hAnsi="Arial" w:cs="Arial"/>
      <w:b/>
      <w:bCs/>
      <w:color w:val="auto"/>
      <w:sz w:val="18"/>
      <w:szCs w:val="18"/>
      <w:lang w:val="en-GB" w:eastAsia="zh-CN"/>
    </w:rPr>
  </w:style>
  <w:style w:type="character" w:customStyle="1" w:styleId="TablecustomChar">
    <w:name w:val="Table custom Char"/>
    <w:basedOn w:val="DefaultParagraphFont"/>
    <w:link w:val="Tablecustom"/>
    <w:rsid w:val="00DA5390"/>
    <w:rPr>
      <w:rFonts w:ascii="Arial" w:eastAsia="SimSun" w:hAnsi="Arial" w:cs="Arial"/>
      <w:b/>
      <w:bCs/>
      <w:sz w:val="18"/>
      <w:szCs w:val="18"/>
      <w:lang w:val="en-GB" w:eastAsia="zh-CN"/>
      <w14:cntxtAlts/>
    </w:rPr>
  </w:style>
  <w:style w:type="table" w:customStyle="1" w:styleId="GSTableBoldline-heightcondensed1">
    <w:name w:val="GS Table Bold (line-height condensed)1"/>
    <w:basedOn w:val="TableNormal"/>
    <w:uiPriority w:val="99"/>
    <w:rsid w:val="00C56863"/>
    <w:pPr>
      <w:snapToGrid w:val="0"/>
      <w:spacing w:after="0" w:line="240" w:lineRule="auto"/>
    </w:pPr>
    <w:rPr>
      <w:rFonts w:cs="Times New Roman (Body CS)"/>
      <w:sz w:val="20"/>
    </w:rPr>
    <w:tblPr>
      <w:tblBorders>
        <w:insideH w:val="single" w:sz="4" w:space="0" w:color="A6A6A6"/>
      </w:tblBorders>
      <w:tblCellMar>
        <w:left w:w="0" w:type="dxa"/>
        <w:right w:w="0" w:type="dxa"/>
      </w:tblCellMar>
    </w:tblPr>
    <w:tcPr>
      <w:shd w:val="clear" w:color="auto" w:fill="auto"/>
      <w:noWrap/>
      <w:tcMar>
        <w:top w:w="57" w:type="dxa"/>
        <w:left w:w="57" w:type="dxa"/>
        <w:right w:w="57" w:type="dxa"/>
      </w:tcMar>
    </w:tcPr>
    <w:tblStylePr w:type="firstRow">
      <w:rPr>
        <w:rFonts w:ascii="Arial" w:hAnsi="Arial"/>
        <w:b/>
        <w:color w:val="FFFFFF"/>
        <w:sz w:val="21"/>
      </w:rPr>
      <w:tblPr/>
      <w:tcPr>
        <w:shd w:val="clear" w:color="auto" w:fill="DAAE28"/>
      </w:tcPr>
    </w:tblStylePr>
  </w:style>
  <w:style w:type="table" w:customStyle="1" w:styleId="GSTableBoldline-heightcondensed2">
    <w:name w:val="GS Table Bold (line-height condensed)2"/>
    <w:basedOn w:val="TableNormal"/>
    <w:uiPriority w:val="99"/>
    <w:rsid w:val="00C56863"/>
    <w:pPr>
      <w:snapToGrid w:val="0"/>
      <w:spacing w:after="0" w:line="240" w:lineRule="auto"/>
    </w:pPr>
    <w:rPr>
      <w:rFonts w:cs="Times New Roman (Body CS)"/>
      <w:sz w:val="20"/>
    </w:rPr>
    <w:tblPr>
      <w:tblBorders>
        <w:insideH w:val="single" w:sz="4" w:space="0" w:color="A6A6A6"/>
      </w:tblBorders>
      <w:tblCellMar>
        <w:left w:w="0" w:type="dxa"/>
        <w:right w:w="0" w:type="dxa"/>
      </w:tblCellMar>
    </w:tblPr>
    <w:tcPr>
      <w:shd w:val="clear" w:color="auto" w:fill="auto"/>
      <w:noWrap/>
      <w:tcMar>
        <w:top w:w="57" w:type="dxa"/>
        <w:left w:w="57" w:type="dxa"/>
        <w:right w:w="57" w:type="dxa"/>
      </w:tcMar>
    </w:tcPr>
    <w:tblStylePr w:type="firstRow">
      <w:rPr>
        <w:rFonts w:ascii="Arial" w:hAnsi="Arial"/>
        <w:b/>
        <w:color w:val="FFFFFF"/>
        <w:sz w:val="21"/>
      </w:rPr>
      <w:tblPr/>
      <w:tcPr>
        <w:shd w:val="clear" w:color="auto" w:fill="DAAE2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49055">
      <w:bodyDiv w:val="1"/>
      <w:marLeft w:val="0"/>
      <w:marRight w:val="0"/>
      <w:marTop w:val="0"/>
      <w:marBottom w:val="0"/>
      <w:divBdr>
        <w:top w:val="none" w:sz="0" w:space="0" w:color="auto"/>
        <w:left w:val="none" w:sz="0" w:space="0" w:color="auto"/>
        <w:bottom w:val="none" w:sz="0" w:space="0" w:color="auto"/>
        <w:right w:val="none" w:sz="0" w:space="0" w:color="auto"/>
      </w:divBdr>
    </w:div>
    <w:div w:id="269708526">
      <w:bodyDiv w:val="1"/>
      <w:marLeft w:val="0"/>
      <w:marRight w:val="0"/>
      <w:marTop w:val="0"/>
      <w:marBottom w:val="0"/>
      <w:divBdr>
        <w:top w:val="none" w:sz="0" w:space="0" w:color="auto"/>
        <w:left w:val="none" w:sz="0" w:space="0" w:color="auto"/>
        <w:bottom w:val="none" w:sz="0" w:space="0" w:color="auto"/>
        <w:right w:val="none" w:sz="0" w:space="0" w:color="auto"/>
      </w:divBdr>
    </w:div>
    <w:div w:id="344670412">
      <w:bodyDiv w:val="1"/>
      <w:marLeft w:val="0"/>
      <w:marRight w:val="0"/>
      <w:marTop w:val="0"/>
      <w:marBottom w:val="0"/>
      <w:divBdr>
        <w:top w:val="none" w:sz="0" w:space="0" w:color="auto"/>
        <w:left w:val="none" w:sz="0" w:space="0" w:color="auto"/>
        <w:bottom w:val="none" w:sz="0" w:space="0" w:color="auto"/>
        <w:right w:val="none" w:sz="0" w:space="0" w:color="auto"/>
      </w:divBdr>
    </w:div>
    <w:div w:id="691145464">
      <w:bodyDiv w:val="1"/>
      <w:marLeft w:val="0"/>
      <w:marRight w:val="0"/>
      <w:marTop w:val="0"/>
      <w:marBottom w:val="0"/>
      <w:divBdr>
        <w:top w:val="none" w:sz="0" w:space="0" w:color="auto"/>
        <w:left w:val="none" w:sz="0" w:space="0" w:color="auto"/>
        <w:bottom w:val="none" w:sz="0" w:space="0" w:color="auto"/>
        <w:right w:val="none" w:sz="0" w:space="0" w:color="auto"/>
      </w:divBdr>
    </w:div>
    <w:div w:id="943464725">
      <w:bodyDiv w:val="1"/>
      <w:marLeft w:val="0"/>
      <w:marRight w:val="0"/>
      <w:marTop w:val="0"/>
      <w:marBottom w:val="0"/>
      <w:divBdr>
        <w:top w:val="none" w:sz="0" w:space="0" w:color="auto"/>
        <w:left w:val="none" w:sz="0" w:space="0" w:color="auto"/>
        <w:bottom w:val="none" w:sz="0" w:space="0" w:color="auto"/>
        <w:right w:val="none" w:sz="0" w:space="0" w:color="auto"/>
      </w:divBdr>
      <w:divsChild>
        <w:div w:id="1291352281">
          <w:marLeft w:val="0"/>
          <w:marRight w:val="0"/>
          <w:marTop w:val="0"/>
          <w:marBottom w:val="0"/>
          <w:divBdr>
            <w:top w:val="none" w:sz="0" w:space="0" w:color="auto"/>
            <w:left w:val="none" w:sz="0" w:space="0" w:color="auto"/>
            <w:bottom w:val="none" w:sz="0" w:space="0" w:color="auto"/>
            <w:right w:val="none" w:sz="0" w:space="0" w:color="auto"/>
          </w:divBdr>
          <w:divsChild>
            <w:div w:id="1188981439">
              <w:marLeft w:val="0"/>
              <w:marRight w:val="0"/>
              <w:marTop w:val="0"/>
              <w:marBottom w:val="0"/>
              <w:divBdr>
                <w:top w:val="none" w:sz="0" w:space="0" w:color="auto"/>
                <w:left w:val="none" w:sz="0" w:space="0" w:color="auto"/>
                <w:bottom w:val="none" w:sz="0" w:space="0" w:color="auto"/>
                <w:right w:val="none" w:sz="0" w:space="0" w:color="auto"/>
              </w:divBdr>
              <w:divsChild>
                <w:div w:id="36911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343827">
      <w:bodyDiv w:val="1"/>
      <w:marLeft w:val="0"/>
      <w:marRight w:val="0"/>
      <w:marTop w:val="0"/>
      <w:marBottom w:val="0"/>
      <w:divBdr>
        <w:top w:val="none" w:sz="0" w:space="0" w:color="auto"/>
        <w:left w:val="none" w:sz="0" w:space="0" w:color="auto"/>
        <w:bottom w:val="none" w:sz="0" w:space="0" w:color="auto"/>
        <w:right w:val="none" w:sz="0" w:space="0" w:color="auto"/>
      </w:divBdr>
    </w:div>
    <w:div w:id="1152137109">
      <w:bodyDiv w:val="1"/>
      <w:marLeft w:val="0"/>
      <w:marRight w:val="0"/>
      <w:marTop w:val="0"/>
      <w:marBottom w:val="0"/>
      <w:divBdr>
        <w:top w:val="none" w:sz="0" w:space="0" w:color="auto"/>
        <w:left w:val="none" w:sz="0" w:space="0" w:color="auto"/>
        <w:bottom w:val="none" w:sz="0" w:space="0" w:color="auto"/>
        <w:right w:val="none" w:sz="0" w:space="0" w:color="auto"/>
      </w:divBdr>
    </w:div>
    <w:div w:id="1342244965">
      <w:bodyDiv w:val="1"/>
      <w:marLeft w:val="0"/>
      <w:marRight w:val="0"/>
      <w:marTop w:val="0"/>
      <w:marBottom w:val="0"/>
      <w:divBdr>
        <w:top w:val="none" w:sz="0" w:space="0" w:color="auto"/>
        <w:left w:val="none" w:sz="0" w:space="0" w:color="auto"/>
        <w:bottom w:val="none" w:sz="0" w:space="0" w:color="auto"/>
        <w:right w:val="none" w:sz="0" w:space="0" w:color="auto"/>
      </w:divBdr>
      <w:divsChild>
        <w:div w:id="1200052262">
          <w:marLeft w:val="0"/>
          <w:marRight w:val="0"/>
          <w:marTop w:val="0"/>
          <w:marBottom w:val="0"/>
          <w:divBdr>
            <w:top w:val="none" w:sz="0" w:space="0" w:color="auto"/>
            <w:left w:val="none" w:sz="0" w:space="0" w:color="auto"/>
            <w:bottom w:val="none" w:sz="0" w:space="0" w:color="auto"/>
            <w:right w:val="none" w:sz="0" w:space="0" w:color="auto"/>
          </w:divBdr>
          <w:divsChild>
            <w:div w:id="1093623783">
              <w:marLeft w:val="0"/>
              <w:marRight w:val="0"/>
              <w:marTop w:val="0"/>
              <w:marBottom w:val="0"/>
              <w:divBdr>
                <w:top w:val="none" w:sz="0" w:space="0" w:color="auto"/>
                <w:left w:val="none" w:sz="0" w:space="0" w:color="auto"/>
                <w:bottom w:val="none" w:sz="0" w:space="0" w:color="auto"/>
                <w:right w:val="none" w:sz="0" w:space="0" w:color="auto"/>
              </w:divBdr>
              <w:divsChild>
                <w:div w:id="7069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64697">
      <w:bodyDiv w:val="1"/>
      <w:marLeft w:val="0"/>
      <w:marRight w:val="0"/>
      <w:marTop w:val="0"/>
      <w:marBottom w:val="0"/>
      <w:divBdr>
        <w:top w:val="none" w:sz="0" w:space="0" w:color="auto"/>
        <w:left w:val="none" w:sz="0" w:space="0" w:color="auto"/>
        <w:bottom w:val="none" w:sz="0" w:space="0" w:color="auto"/>
        <w:right w:val="none" w:sz="0" w:space="0" w:color="auto"/>
      </w:divBdr>
      <w:divsChild>
        <w:div w:id="1720205642">
          <w:marLeft w:val="0"/>
          <w:marRight w:val="0"/>
          <w:marTop w:val="0"/>
          <w:marBottom w:val="0"/>
          <w:divBdr>
            <w:top w:val="none" w:sz="0" w:space="0" w:color="auto"/>
            <w:left w:val="none" w:sz="0" w:space="0" w:color="auto"/>
            <w:bottom w:val="none" w:sz="0" w:space="0" w:color="auto"/>
            <w:right w:val="none" w:sz="0" w:space="0" w:color="auto"/>
          </w:divBdr>
          <w:divsChild>
            <w:div w:id="2036298189">
              <w:marLeft w:val="0"/>
              <w:marRight w:val="0"/>
              <w:marTop w:val="0"/>
              <w:marBottom w:val="0"/>
              <w:divBdr>
                <w:top w:val="none" w:sz="0" w:space="0" w:color="auto"/>
                <w:left w:val="none" w:sz="0" w:space="0" w:color="auto"/>
                <w:bottom w:val="none" w:sz="0" w:space="0" w:color="auto"/>
                <w:right w:val="none" w:sz="0" w:space="0" w:color="auto"/>
              </w:divBdr>
              <w:divsChild>
                <w:div w:id="13267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305072">
      <w:bodyDiv w:val="1"/>
      <w:marLeft w:val="0"/>
      <w:marRight w:val="0"/>
      <w:marTop w:val="0"/>
      <w:marBottom w:val="0"/>
      <w:divBdr>
        <w:top w:val="none" w:sz="0" w:space="0" w:color="auto"/>
        <w:left w:val="none" w:sz="0" w:space="0" w:color="auto"/>
        <w:bottom w:val="none" w:sz="0" w:space="0" w:color="auto"/>
        <w:right w:val="none" w:sz="0" w:space="0" w:color="auto"/>
      </w:divBdr>
    </w:div>
    <w:div w:id="1631007834">
      <w:bodyDiv w:val="1"/>
      <w:marLeft w:val="0"/>
      <w:marRight w:val="0"/>
      <w:marTop w:val="0"/>
      <w:marBottom w:val="0"/>
      <w:divBdr>
        <w:top w:val="none" w:sz="0" w:space="0" w:color="auto"/>
        <w:left w:val="none" w:sz="0" w:space="0" w:color="auto"/>
        <w:bottom w:val="none" w:sz="0" w:space="0" w:color="auto"/>
        <w:right w:val="none" w:sz="0" w:space="0" w:color="auto"/>
      </w:divBdr>
    </w:div>
    <w:div w:id="1824395499">
      <w:bodyDiv w:val="1"/>
      <w:marLeft w:val="0"/>
      <w:marRight w:val="0"/>
      <w:marTop w:val="0"/>
      <w:marBottom w:val="0"/>
      <w:divBdr>
        <w:top w:val="none" w:sz="0" w:space="0" w:color="auto"/>
        <w:left w:val="none" w:sz="0" w:space="0" w:color="auto"/>
        <w:bottom w:val="none" w:sz="0" w:space="0" w:color="auto"/>
        <w:right w:val="none" w:sz="0" w:space="0" w:color="auto"/>
      </w:divBdr>
    </w:div>
    <w:div w:id="1961448966">
      <w:bodyDiv w:val="1"/>
      <w:marLeft w:val="0"/>
      <w:marRight w:val="0"/>
      <w:marTop w:val="0"/>
      <w:marBottom w:val="0"/>
      <w:divBdr>
        <w:top w:val="none" w:sz="0" w:space="0" w:color="auto"/>
        <w:left w:val="none" w:sz="0" w:space="0" w:color="auto"/>
        <w:bottom w:val="none" w:sz="0" w:space="0" w:color="auto"/>
        <w:right w:val="none" w:sz="0" w:space="0" w:color="auto"/>
      </w:divBdr>
    </w:div>
    <w:div w:id="1996958430">
      <w:bodyDiv w:val="1"/>
      <w:marLeft w:val="0"/>
      <w:marRight w:val="0"/>
      <w:marTop w:val="0"/>
      <w:marBottom w:val="0"/>
      <w:divBdr>
        <w:top w:val="none" w:sz="0" w:space="0" w:color="auto"/>
        <w:left w:val="none" w:sz="0" w:space="0" w:color="auto"/>
        <w:bottom w:val="none" w:sz="0" w:space="0" w:color="auto"/>
        <w:right w:val="none" w:sz="0" w:space="0" w:color="auto"/>
      </w:divBdr>
    </w:div>
    <w:div w:id="20609345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hyperlink" Target="http://www.ipcc.ch/publications_and_data/ar4/wg1/en/ch2s2-10-2.html" TargetMode="External"/><Relationship Id="rId39" Type="http://schemas.openxmlformats.org/officeDocument/2006/relationships/hyperlink" Target="https://globalgoals.goldstandard.org/standards/TGuide-PreReview_V1.1-VPA-Design-Document.pdf" TargetMode="External"/><Relationship Id="rId21" Type="http://schemas.openxmlformats.org/officeDocument/2006/relationships/image" Target="media/image10.png"/><Relationship Id="rId34" Type="http://schemas.openxmlformats.org/officeDocument/2006/relationships/footer" Target="footer3.xm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header" Target="header1.xm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lobalgoals.goldstandard.org/107-par-programme-of-activity-requirements/" TargetMode="External"/><Relationship Id="rId24" Type="http://schemas.openxmlformats.org/officeDocument/2006/relationships/hyperlink" Target="https://www.ipcc-nggip.iges.or.jp/public/gp/bgp/2_2_Non-CO2_Stationary_Combustion.pdf" TargetMode="External"/><Relationship Id="rId32" Type="http://schemas.openxmlformats.org/officeDocument/2006/relationships/footer" Target="footer2.xml"/><Relationship Id="rId37" Type="http://schemas.openxmlformats.org/officeDocument/2006/relationships/hyperlink" Target="mailto:tor.tennant@co2balance.com" TargetMode="Externa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yperlink" Target="mailto:help@goldstandard.org" TargetMode="External"/><Relationship Id="rId36" Type="http://schemas.openxmlformats.org/officeDocument/2006/relationships/hyperlink" Target="https://globalgoals.goldstandard.org/glossary/" TargetMode="External"/><Relationship Id="rId10" Type="http://schemas.openxmlformats.org/officeDocument/2006/relationships/endnotes" Target="endnotes.xml"/><Relationship Id="rId19" Type="http://schemas.openxmlformats.org/officeDocument/2006/relationships/image" Target="media/image8.jpe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3.emf"/><Relationship Id="rId30" Type="http://schemas.openxmlformats.org/officeDocument/2006/relationships/header" Target="header2.xml"/><Relationship Id="rId35" Type="http://schemas.openxmlformats.org/officeDocument/2006/relationships/hyperlink" Target="https://globalgoals.goldstandard.org/standards/TGuide-PreReview_V1.1-VPA-Design-Document.pdf"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globalgoals.goldstandard.org/t-prereview-vpa-design-document/" TargetMode="External"/><Relationship Id="rId17" Type="http://schemas.openxmlformats.org/officeDocument/2006/relationships/image" Target="media/image6.jpeg"/><Relationship Id="rId25" Type="http://schemas.openxmlformats.org/officeDocument/2006/relationships/hyperlink" Target="https://ghgprotocol.org/sites/default/files/ghgp/Global-Warming-Potential-Values%20%28Feb%2016%202016%29_1.pdf" TargetMode="External"/><Relationship Id="rId33" Type="http://schemas.openxmlformats.org/officeDocument/2006/relationships/header" Target="header3.xml"/><Relationship Id="rId38" Type="http://schemas.openxmlformats.org/officeDocument/2006/relationships/hyperlink" Target="http://www.co2balance.com"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14.emf"/></Relationships>
</file>

<file path=word/_rels/footer3.xml.rels><?xml version="1.0" encoding="UTF-8" standalone="yes"?>
<Relationships xmlns="http://schemas.openxmlformats.org/package/2006/relationships"><Relationship Id="rId3" Type="http://schemas.openxmlformats.org/officeDocument/2006/relationships/image" Target="media/image18.emf"/><Relationship Id="rId2" Type="http://schemas.openxmlformats.org/officeDocument/2006/relationships/image" Target="media/image14.emf"/><Relationship Id="rId1" Type="http://schemas.openxmlformats.org/officeDocument/2006/relationships/image" Target="media/image17.emf"/></Relationships>
</file>

<file path=word/_rels/header3.xml.rels><?xml version="1.0" encoding="UTF-8" standalone="yes"?>
<Relationships xmlns="http://schemas.openxmlformats.org/package/2006/relationships"><Relationship Id="rId3" Type="http://schemas.openxmlformats.org/officeDocument/2006/relationships/diagramLayout" Target="diagrams/layout1.xml"/><Relationship Id="rId2" Type="http://schemas.openxmlformats.org/officeDocument/2006/relationships/diagramData" Target="diagrams/data1.xml"/><Relationship Id="rId1" Type="http://schemas.openxmlformats.org/officeDocument/2006/relationships/image" Target="media/image15.emf"/><Relationship Id="rId6" Type="http://schemas.microsoft.com/office/2007/relationships/diagramDrawing" Target="diagrams/drawing1.xml"/><Relationship Id="rId5" Type="http://schemas.openxmlformats.org/officeDocument/2006/relationships/diagramColors" Target="diagrams/colors1.xml"/><Relationship Id="rId4" Type="http://schemas.openxmlformats.org/officeDocument/2006/relationships/diagramQuickStyle" Target="diagrams/quickStyl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diagrams/_rels/data1.xml.rels><?xml version="1.0" encoding="UTF-8" standalone="yes"?>
<Relationships xmlns="http://schemas.openxmlformats.org/package/2006/relationships"><Relationship Id="rId1" Type="http://schemas.openxmlformats.org/officeDocument/2006/relationships/image" Target="../media/image16.emf"/></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BBF2B0-60C1-3742-9858-233F576D555B}" type="doc">
      <dgm:prSet loTypeId="urn:microsoft.com/office/officeart/2008/layout/PictureAccentBlocks" loCatId="" qsTypeId="urn:microsoft.com/office/officeart/2005/8/quickstyle/simple3" qsCatId="simple" csTypeId="urn:microsoft.com/office/officeart/2005/8/colors/colorful1" csCatId="colorful" phldr="1"/>
      <dgm:spPr/>
      <dgm:t>
        <a:bodyPr/>
        <a:lstStyle/>
        <a:p>
          <a:endParaRPr lang="en-GB"/>
        </a:p>
      </dgm:t>
    </dgm:pt>
    <dgm:pt modelId="{3A611AAA-098D-704F-BB06-7C3A5CCE11B3}">
      <dgm:prSet/>
      <dgm:spPr/>
      <dgm:t>
        <a:bodyPr/>
        <a:lstStyle/>
        <a:p>
          <a:endParaRPr lang="en-GB"/>
        </a:p>
      </dgm:t>
    </dgm:pt>
    <dgm:pt modelId="{335BD7DD-AC9E-6F44-AFEA-9D76741F05DC}" type="sibTrans" cxnId="{FFA7CE20-E079-4E4F-BB29-F83DB10BB0C9}">
      <dgm:prSet/>
      <dgm:spPr/>
      <dgm:t>
        <a:bodyPr/>
        <a:lstStyle/>
        <a:p>
          <a:endParaRPr lang="en-GB"/>
        </a:p>
      </dgm:t>
    </dgm:pt>
    <dgm:pt modelId="{9EF82370-B373-CB43-B80D-A3A00785EB39}" type="parTrans" cxnId="{FFA7CE20-E079-4E4F-BB29-F83DB10BB0C9}">
      <dgm:prSet/>
      <dgm:spPr/>
      <dgm:t>
        <a:bodyPr/>
        <a:lstStyle/>
        <a:p>
          <a:endParaRPr lang="en-GB"/>
        </a:p>
      </dgm:t>
    </dgm:pt>
    <dgm:pt modelId="{32DFC0E0-F41F-984C-B9CC-5EE3C099885D}" type="pres">
      <dgm:prSet presAssocID="{BFBBF2B0-60C1-3742-9858-233F576D555B}" presName="Name0" presStyleCnt="0">
        <dgm:presLayoutVars>
          <dgm:dir/>
        </dgm:presLayoutVars>
      </dgm:prSet>
      <dgm:spPr/>
    </dgm:pt>
    <dgm:pt modelId="{6EB9AB5F-C7CD-5646-8C4E-2FC5B3FCD748}" type="pres">
      <dgm:prSet presAssocID="{3A611AAA-098D-704F-BB06-7C3A5CCE11B3}" presName="composite" presStyleCnt="0"/>
      <dgm:spPr/>
    </dgm:pt>
    <dgm:pt modelId="{94C23139-828D-AE47-BD45-DFC9DC71CAC6}" type="pres">
      <dgm:prSet presAssocID="{3A611AAA-098D-704F-BB06-7C3A5CCE11B3}" presName="Image" presStyleLbl="alignNode1" presStyleIdx="0" presStyleCnt="1" custScaleX="234556" custScaleY="80110" custLinFactNeighborX="18" custLinFactNeighborY="-9945"/>
      <dgm:spPr>
        <a:prstGeom prst="rect">
          <a:avLst/>
        </a:prstGeom>
        <a:solidFill>
          <a:schemeClr val="bg1"/>
        </a:solidFill>
        <a:ln>
          <a:noFill/>
        </a:ln>
        <a:effectLst/>
      </dgm:spPr>
    </dgm:pt>
    <dgm:pt modelId="{AA104B76-9071-F146-9089-6E8724F6320C}" type="pres">
      <dgm:prSet presAssocID="{3A611AAA-098D-704F-BB06-7C3A5CCE11B3}" presName="Parent" presStyleLbl="revTx" presStyleIdx="0" presStyleCnt="1">
        <dgm:presLayoutVars>
          <dgm:bulletEnabled val="1"/>
        </dgm:presLayoutVars>
      </dgm:prSet>
      <dgm:spPr/>
    </dgm:pt>
  </dgm:ptLst>
  <dgm:cxnLst>
    <dgm:cxn modelId="{FFA7CE20-E079-4E4F-BB29-F83DB10BB0C9}" srcId="{BFBBF2B0-60C1-3742-9858-233F576D555B}" destId="{3A611AAA-098D-704F-BB06-7C3A5CCE11B3}" srcOrd="0" destOrd="0" parTransId="{9EF82370-B373-CB43-B80D-A3A00785EB39}" sibTransId="{335BD7DD-AC9E-6F44-AFEA-9D76741F05DC}"/>
    <dgm:cxn modelId="{AF69FC37-5E69-A442-A32A-D5F1B93F3961}" type="presOf" srcId="{3A611AAA-098D-704F-BB06-7C3A5CCE11B3}" destId="{AA104B76-9071-F146-9089-6E8724F6320C}" srcOrd="0" destOrd="0" presId="urn:microsoft.com/office/officeart/2008/layout/PictureAccentBlocks"/>
    <dgm:cxn modelId="{BDBE5C44-9B97-E94A-A006-7A8E37A16D8E}" type="presOf" srcId="{BFBBF2B0-60C1-3742-9858-233F576D555B}" destId="{32DFC0E0-F41F-984C-B9CC-5EE3C099885D}" srcOrd="0" destOrd="0" presId="urn:microsoft.com/office/officeart/2008/layout/PictureAccentBlocks"/>
    <dgm:cxn modelId="{B494AF59-4C5E-CC44-9D4F-3597C7B7F629}" type="presParOf" srcId="{32DFC0E0-F41F-984C-B9CC-5EE3C099885D}" destId="{6EB9AB5F-C7CD-5646-8C4E-2FC5B3FCD748}" srcOrd="0" destOrd="0" presId="urn:microsoft.com/office/officeart/2008/layout/PictureAccentBlocks"/>
    <dgm:cxn modelId="{8E6A879A-611B-FA4C-8030-6CD3DBD0A9AE}" type="presParOf" srcId="{6EB9AB5F-C7CD-5646-8C4E-2FC5B3FCD748}" destId="{94C23139-828D-AE47-BD45-DFC9DC71CAC6}" srcOrd="0" destOrd="0" presId="urn:microsoft.com/office/officeart/2008/layout/PictureAccentBlocks"/>
    <dgm:cxn modelId="{8DAFDB92-679D-1F4E-A5D9-0C7174252AB0}" type="presParOf" srcId="{6EB9AB5F-C7CD-5646-8C4E-2FC5B3FCD748}" destId="{AA104B76-9071-F146-9089-6E8724F6320C}" srcOrd="1" destOrd="0" presId="urn:microsoft.com/office/officeart/2008/layout/PictureAccentBlocks"/>
  </dgm:cxnLst>
  <dgm:bg>
    <a:blipFill>
      <a:blip xmlns:r="http://schemas.openxmlformats.org/officeDocument/2006/relationships" r:embed="rId1">
        <a:extLst>
          <a:ext uri="{28A0092B-C50C-407E-A947-70E740481C1C}">
            <a14:useLocalDpi xmlns:a14="http://schemas.microsoft.com/office/drawing/2010/main" val="0"/>
          </a:ext>
        </a:extLst>
      </a:blip>
      <a:stretch>
        <a:fillRect/>
      </a:stretch>
    </a:blipFill>
    <a:effectLst/>
  </dgm:bg>
  <dgm:whole/>
  <dgm:extLst>
    <a:ext uri="http://schemas.microsoft.com/office/drawing/2008/diagram">
      <dsp:dataModelExt xmlns:dsp="http://schemas.microsoft.com/office/drawing/2008/diagram" relId="rId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4C23139-828D-AE47-BD45-DFC9DC71CAC6}">
      <dsp:nvSpPr>
        <dsp:cNvPr id="0" name=""/>
        <dsp:cNvSpPr/>
      </dsp:nvSpPr>
      <dsp:spPr>
        <a:xfrm>
          <a:off x="3886558" y="0"/>
          <a:ext cx="3707406" cy="1266223"/>
        </a:xfrm>
        <a:prstGeom prst="rect">
          <a:avLst/>
        </a:prstGeom>
        <a:solidFill>
          <a:schemeClr val="bg1"/>
        </a:solidFill>
        <a:ln w="9525" cap="flat" cmpd="sng" algn="ctr">
          <a:noFill/>
          <a:prstDash val="solid"/>
        </a:ln>
        <a:effectLst/>
      </dsp:spPr>
      <dsp:style>
        <a:lnRef idx="1">
          <a:scrgbClr r="0" g="0" b="0"/>
        </a:lnRef>
        <a:fillRef idx="2">
          <a:scrgbClr r="0" g="0" b="0"/>
        </a:fillRef>
        <a:effectRef idx="1">
          <a:scrgbClr r="0" g="0" b="0"/>
        </a:effectRef>
        <a:fontRef idx="minor">
          <a:schemeClr val="dk1"/>
        </a:fontRef>
      </dsp:style>
    </dsp:sp>
    <dsp:sp modelId="{AA104B76-9071-F146-9089-6E8724F6320C}">
      <dsp:nvSpPr>
        <dsp:cNvPr id="0" name=""/>
        <dsp:cNvSpPr/>
      </dsp:nvSpPr>
      <dsp:spPr>
        <a:xfrm rot="16200000">
          <a:off x="4001595" y="632242"/>
          <a:ext cx="1580606" cy="31612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2700" tIns="12700" rIns="12700" bIns="12700" numCol="1" spcCol="1270" anchor="b" anchorCtr="0">
          <a:noAutofit/>
        </a:bodyPr>
        <a:lstStyle/>
        <a:p>
          <a:pPr marL="0" lvl="0" indent="0" algn="l" defTabSz="889000">
            <a:lnSpc>
              <a:spcPct val="90000"/>
            </a:lnSpc>
            <a:spcBef>
              <a:spcPct val="0"/>
            </a:spcBef>
            <a:spcAft>
              <a:spcPct val="35000"/>
            </a:spcAft>
            <a:buNone/>
          </a:pPr>
          <a:endParaRPr lang="en-GB" sz="2000" kern="1200"/>
        </a:p>
      </dsp:txBody>
      <dsp:txXfrm>
        <a:off x="4001595" y="632242"/>
        <a:ext cx="1580606" cy="316121"/>
      </dsp:txXfrm>
    </dsp:sp>
  </dsp:spTree>
</dsp:drawing>
</file>

<file path=word/diagrams/layout1.xml><?xml version="1.0" encoding="utf-8"?>
<dgm:layoutDef xmlns:dgm="http://schemas.openxmlformats.org/drawingml/2006/diagram" xmlns:a="http://schemas.openxmlformats.org/drawingml/2006/main" uniqueId="urn:microsoft.com/office/officeart/2008/layout/PictureAccentBlocks">
  <dgm:title val=""/>
  <dgm:desc val=""/>
  <dgm:catLst>
    <dgm:cat type="picture" pri="12000"/>
    <dgm:cat type="pictureconvert" pri="120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Name0">
    <dgm:varLst>
      <dgm:dir/>
    </dgm:varLst>
    <dgm:choose name="Name1">
      <dgm:if name="Name2" axis="ch" ptType="node" func="cnt" op="gt" val="5">
        <dgm:choose name="Name3">
          <dgm:if name="Name4" func="var" arg="dir" op="equ" val="norm">
            <dgm:alg type="snake">
              <dgm:param type="grDir" val="bL"/>
              <dgm:param type="bkpt" val="fixed"/>
              <dgm:param type="bkPtFixedVal" val="3"/>
              <dgm:param type="off" val="off"/>
              <dgm:param type="horzAlign" val="r"/>
              <dgm:param type="vertAlign" val="b"/>
            </dgm:alg>
          </dgm:if>
          <dgm:else name="Name5">
            <dgm:alg type="snake">
              <dgm:param type="grDir" val="bR"/>
              <dgm:param type="bkpt" val="fixed"/>
              <dgm:param type="bkPtFixedVal" val="3"/>
              <dgm:param type="off" val="off"/>
              <dgm:param type="horzAlign" val="l"/>
              <dgm:param type="vertAlign" val="b"/>
            </dgm:alg>
          </dgm:else>
        </dgm:choose>
      </dgm:if>
      <dgm:else name="Name6">
        <dgm:choose name="Name7">
          <dgm:if name="Name8" func="var" arg="dir" op="equ" val="norm">
            <dgm:alg type="snake">
              <dgm:param type="grDir" val="bL"/>
              <dgm:param type="bkpt" val="fixed"/>
              <dgm:param type="bkPtFixedVal" val="2"/>
              <dgm:param type="off" val="off"/>
              <dgm:param type="horzAlign" val="r"/>
              <dgm:param type="vertAlign" val="b"/>
            </dgm:alg>
          </dgm:if>
          <dgm:else name="Name9">
            <dgm:alg type="snake">
              <dgm:param type="grDir" val="bR"/>
              <dgm:param type="bkpt" val="fixed"/>
              <dgm:param type="bkPtFixedVal" val="2"/>
              <dgm:param type="off" val="off"/>
              <dgm:param type="horzAlign" val="l"/>
              <dgm:param type="vertAlign" val="b"/>
            </dgm:alg>
          </dgm:else>
        </dgm:choose>
      </dgm:else>
    </dgm:choose>
    <dgm:shape xmlns:r="http://schemas.openxmlformats.org/officeDocument/2006/relationships" r:blip="">
      <dgm:adjLst/>
    </dgm:shape>
    <dgm:constrLst>
      <dgm:constr type="alignOff" val="1"/>
      <dgm:constr type="primFontSz" for="des" ptType="node" op="equ" val="65"/>
      <dgm:constr type="w" for="ch" forName="composite" refType="w"/>
      <dgm:constr type="h" for="ch" forName="composite" refType="h"/>
      <dgm:constr type="sp" refType="w" refFor="ch" refForName="composite" op="equ" fact="0.113"/>
      <dgm:constr type="w" for="ch" forName="sibTrans" refType="w" refFor="ch" refForName="composite" op="equ" fact="0.0001"/>
      <dgm:constr type="h" for="ch" forName="sibTrans" refType="w" refFor="ch" refForName="sibTrans" op="equ"/>
    </dgm:constrLst>
    <dgm:forEach name="nodesForEach" axis="ch" ptType="node">
      <dgm:layoutNode name="composite">
        <dgm:alg type="composite">
          <dgm:param type="ar" val="1.2"/>
        </dgm:alg>
        <dgm:shape xmlns:r="http://schemas.openxmlformats.org/officeDocument/2006/relationships" r:blip="">
          <dgm:adjLst/>
        </dgm:shape>
        <dgm:choose name="Name10">
          <dgm:if name="Name11" func="var" arg="dir" op="equ" val="norm">
            <dgm:constrLst>
              <dgm:constr type="l" for="ch" forName="Image" refType="w" refFor="ch" refForName="Image" fact="0.2"/>
              <dgm:constr type="t" for="ch" forName="Image" refType="h" fact="0"/>
              <dgm:constr type="h" for="ch" forName="Image" refType="h"/>
              <dgm:constr type="w" for="ch" forName="Image" refType="h" refFor="ch" refForName="Image" op="equ"/>
              <dgm:constr type="l" for="ch" forName="Parent" refType="w" fact="0"/>
              <dgm:constr type="t" for="ch" forName="Parent" refType="h" fact="0"/>
              <dgm:constr type="w" for="ch" forName="Parent" refType="h" refFor="ch" refForName="Image" op="equ" fact="0.2"/>
              <dgm:constr type="h" for="ch" forName="Parent" refType="h" refFor="ch" refForName="Image" op="equ"/>
            </dgm:constrLst>
          </dgm:if>
          <dgm:else name="Name12">
            <dgm:constrLst>
              <dgm:constr type="l" for="ch" forName="Image" refType="w" fact="0"/>
              <dgm:constr type="t" for="ch" forName="Image" refType="h" fact="0"/>
              <dgm:constr type="h" for="ch" forName="Image" refType="h"/>
              <dgm:constr type="w" for="ch" forName="Image" refType="h" refFor="ch" refForName="Image" op="equ"/>
              <dgm:constr type="l" for="ch" forName="Parent" refType="w" refFor="ch" refForName="Image"/>
              <dgm:constr type="t" for="ch" forName="Parent" refType="h" fact="0"/>
              <dgm:constr type="w" for="ch" forName="Parent" refType="w" refFor="ch" refForName="Image" fact="0.2"/>
              <dgm:constr type="h" for="ch" forName="Parent" refType="h" refFor="ch" refForName="Image"/>
            </dgm:constrLst>
          </dgm:else>
        </dgm:choose>
        <dgm:layoutNode name="Image" styleLbl="alignNode1">
          <dgm:alg type="sp"/>
          <dgm:shape xmlns:r="http://schemas.openxmlformats.org/officeDocument/2006/relationships" type="rect" r:blip="" blipPhldr="1">
            <dgm:adjLst/>
          </dgm:shape>
          <dgm:presOf/>
        </dgm:layoutNode>
        <dgm:layoutNode name="Parent" styleLbl="revTx">
          <dgm:varLst>
            <dgm:bulletEnabled val="1"/>
          </dgm:varLst>
          <dgm:alg type="tx">
            <dgm:param type="parTxLTRAlign" val="l"/>
            <dgm:param type="txAnchorVert" val="b"/>
            <dgm:param type="txAnchorVertCh" val="b"/>
            <dgm:param type="autoTxRot" val="grav"/>
          </dgm:alg>
          <dgm:choose name="Name13">
            <dgm:if name="Name14" func="var" arg="dir" op="equ" val="norm">
              <dgm:shape xmlns:r="http://schemas.openxmlformats.org/officeDocument/2006/relationships" rot="270" type="rect" r:blip="">
                <dgm:adjLst/>
              </dgm:shape>
            </dgm:if>
            <dgm:else name="Name15">
              <dgm:shape xmlns:r="http://schemas.openxmlformats.org/officeDocument/2006/relationships" rot="90" type="rect" r:blip="">
                <dgm:adjLst/>
              </dgm:shape>
            </dgm:else>
          </dgm:choose>
          <dgm:presOf axis="desOrSelf" ptType="node"/>
          <dgm:constrLst>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3">
  <dgm:title val=""/>
  <dgm:desc val=""/>
  <dgm:catLst>
    <dgm:cat type="simple" pri="10300"/>
  </dgm:catLst>
  <dgm:scene3d>
    <a:camera prst="orthographicFront"/>
    <a:lightRig rig="threePt" dir="t"/>
  </dgm:scene3d>
  <dgm:styleLbl name="node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lnNode1">
    <dgm:scene3d>
      <a:camera prst="orthographicFront"/>
      <a:lightRig rig="flat" dir="t"/>
    </dgm:scene3d>
    <dgm:sp3d prstMaterial="dkEdge">
      <a:bevelT w="8200" h="38100"/>
    </dgm:sp3d>
    <dgm:txPr/>
    <dgm:style>
      <a:lnRef idx="1">
        <a:scrgbClr r="0" g="0" b="0"/>
      </a:lnRef>
      <a:fillRef idx="2">
        <a:scrgbClr r="0" g="0" b="0"/>
      </a:fillRef>
      <a:effectRef idx="0">
        <a:scrgbClr r="0" g="0" b="0"/>
      </a:effectRef>
      <a:fontRef idx="minor">
        <a:schemeClr val="dk1"/>
      </a:fontRef>
    </dgm:style>
  </dgm:styleLbl>
  <dgm:styleLbl name="vennNode1">
    <dgm:scene3d>
      <a:camera prst="orthographicFront"/>
      <a:lightRig rig="flat" dir="t"/>
    </dgm:scene3d>
    <dgm:sp3d prstMaterial="dkEdge">
      <a:bevelT w="8200" h="38100"/>
    </dgm:sp3d>
    <dgm:txPr/>
    <dgm:style>
      <a:lnRef idx="0">
        <a:scrgbClr r="0" g="0" b="0"/>
      </a:lnRef>
      <a:fillRef idx="2">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node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node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f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1">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f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bgSibTrans2D1">
    <dgm:scene3d>
      <a:camera prst="orthographicFront"/>
      <a:lightRig rig="threePt" dir="t"/>
    </dgm:scene3d>
    <dgm:sp3d/>
    <dgm:txPr/>
    <dgm:style>
      <a:lnRef idx="0">
        <a:scrgbClr r="0" g="0" b="0"/>
      </a:lnRef>
      <a:fillRef idx="2">
        <a:scrgbClr r="0" g="0" b="0"/>
      </a:fillRef>
      <a:effectRef idx="1">
        <a:scrgbClr r="0" g="0" b="0"/>
      </a:effectRef>
      <a:fontRef idx="minor">
        <a:schemeClr val="dk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2">
        <a:scrgbClr r="0" g="0" b="0"/>
      </a:fillRef>
      <a:effectRef idx="1">
        <a:scrgbClr r="0" g="0" b="0"/>
      </a:effectRef>
      <a:fontRef idx="minor"/>
    </dgm:style>
  </dgm:styleLbl>
  <dgm:styleLbl name="asst0">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1">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2">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3">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asst4">
    <dgm:scene3d>
      <a:camera prst="orthographicFront"/>
      <a:lightRig rig="flat" dir="t"/>
    </dgm:scene3d>
    <dgm:sp3d prstMaterial="dkEdge">
      <a:bevelT w="8200" h="38100"/>
    </dgm:sp3d>
    <dgm:txPr/>
    <dgm:style>
      <a:lnRef idx="0">
        <a:scrgbClr r="0" g="0" b="0"/>
      </a:lnRef>
      <a:fillRef idx="2">
        <a:scrgbClr r="0" g="0" b="0"/>
      </a:fillRef>
      <a:effectRef idx="1">
        <a:scrgbClr r="0" g="0" b="0"/>
      </a:effectRef>
      <a:fontRef idx="minor">
        <a:schemeClr val="dk1"/>
      </a:fontRef>
    </dgm:style>
  </dgm:styleLbl>
  <dgm:styleLbl name="parChTrans2D1">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2">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3">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2D4">
    <dgm:scene3d>
      <a:camera prst="orthographicFront"/>
      <a:lightRig rig="threePt" dir="t"/>
    </dgm:scene3d>
    <dgm:sp3d/>
    <dgm:txPr/>
    <dgm:style>
      <a:lnRef idx="1">
        <a:scrgbClr r="0" g="0" b="0"/>
      </a:lnRef>
      <a:fillRef idx="2">
        <a:scrgbClr r="0" g="0" b="0"/>
      </a:fillRef>
      <a:effectRef idx="1">
        <a:scrgbClr r="0" g="0" b="0"/>
      </a:effectRef>
      <a:fontRef idx="minor">
        <a:schemeClr val="dk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2">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1">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flat" dir="t"/>
    </dgm:scene3d>
    <dgm:sp3d prstMaterial="dkEdge">
      <a:bevelT w="8200" h="38100"/>
    </dgm:sp3d>
    <dgm:txPr/>
    <dgm:style>
      <a:lnRef idx="1">
        <a:scrgbClr r="0" g="0" b="0"/>
      </a:lnRef>
      <a:fillRef idx="2">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GoldStandard">
  <a:themeElements>
    <a:clrScheme name="GoldStandard Colour Palette">
      <a:dk1>
        <a:srgbClr val="515151"/>
      </a:dk1>
      <a:lt1>
        <a:srgbClr val="FFFFFF"/>
      </a:lt1>
      <a:dk2>
        <a:srgbClr val="323232"/>
      </a:dk2>
      <a:lt2>
        <a:srgbClr val="E6E5E5"/>
      </a:lt2>
      <a:accent1>
        <a:srgbClr val="00B9BD"/>
      </a:accent1>
      <a:accent2>
        <a:srgbClr val="109B9D"/>
      </a:accent2>
      <a:accent3>
        <a:srgbClr val="097E80"/>
      </a:accent3>
      <a:accent4>
        <a:srgbClr val="D6DF40"/>
      </a:accent4>
      <a:accent5>
        <a:srgbClr val="C1CC3A"/>
      </a:accent5>
      <a:accent6>
        <a:srgbClr val="AFB936"/>
      </a:accent6>
      <a:hlink>
        <a:srgbClr val="00B9BD"/>
      </a:hlink>
      <a:folHlink>
        <a:srgbClr val="D3D4D6"/>
      </a:folHlink>
    </a:clrScheme>
    <a:fontScheme name="Test">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bodyPr anchor="t"/>
      <a:lstStyle>
        <a:defPPr>
          <a:defRPr smtClean="0"/>
        </a:defPPr>
      </a:lstStyle>
    </a:txDef>
  </a:objectDefaults>
  <a:extraClrSchemeLst/>
  <a:extLst>
    <a:ext uri="{05A4C25C-085E-4340-85A3-A5531E510DB2}">
      <thm15:themeFamily xmlns:thm15="http://schemas.microsoft.com/office/thememl/2012/main" name="GoldStandard-theme" id="{2EC3FD0D-E269-4A4F-B2C9-6AC141EAB1A5}" vid="{86384915-11BA-5A4A-B8D7-A8323FEA86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3a6049c-05c8-4e22-bd03-2c19a5f84a8b" xsi:nil="true"/>
    <lcf76f155ced4ddcb4097134ff3c332f xmlns="8bcd9205-aa71-43b1-82fe-dcc00a36dd04">
      <Terms xmlns="http://schemas.microsoft.com/office/infopath/2007/PartnerControls"/>
    </lcf76f155ced4ddcb4097134ff3c332f>
    <PublishingExpirationDate xmlns="http://schemas.microsoft.com/sharepoint/v3" xsi:nil="true"/>
    <PublishingStartDate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67D8FF0EBC1E34CAA966933F5D9F9ED" ma:contentTypeVersion="18" ma:contentTypeDescription="Create a new document." ma:contentTypeScope="" ma:versionID="b226a1ea21649a100061dd9334a0ff29">
  <xsd:schema xmlns:xsd="http://www.w3.org/2001/XMLSchema" xmlns:xs="http://www.w3.org/2001/XMLSchema" xmlns:p="http://schemas.microsoft.com/office/2006/metadata/properties" xmlns:ns1="http://schemas.microsoft.com/sharepoint/v3" xmlns:ns2="8bcd9205-aa71-43b1-82fe-dcc00a36dd04" xmlns:ns3="83a6049c-05c8-4e22-bd03-2c19a5f84a8b" targetNamespace="http://schemas.microsoft.com/office/2006/metadata/properties" ma:root="true" ma:fieldsID="47ec46c11d9c0a41c04b0b2e320488eb" ns1:_="" ns2:_="" ns3:_="">
    <xsd:import namespace="http://schemas.microsoft.com/sharepoint/v3"/>
    <xsd:import namespace="8bcd9205-aa71-43b1-82fe-dcc00a36dd04"/>
    <xsd:import namespace="83a6049c-05c8-4e22-bd03-2c19a5f84a8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1:PublishingStartDate" minOccurs="0"/>
                <xsd:element ref="ns1:PublishingExpirationDate"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12"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13"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bcd9205-aa71-43b1-82fe-dcc00a36dd04"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e905b797-93a9-4c36-9d72-1ad65c8e506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3a6049c-05c8-4e22-bd03-2c19a5f84a8b" elementFormDefault="qualified">
    <xsd:import namespace="http://schemas.microsoft.com/office/2006/documentManagement/types"/>
    <xsd:import namespace="http://schemas.microsoft.com/office/infopath/2007/PartnerControls"/>
    <xsd:element name="SharedWithUsers" ma:index="15"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description="" ma:internalName="SharedWithDetails" ma:readOnly="true">
      <xsd:simpleType>
        <xsd:restriction base="dms:Note">
          <xsd:maxLength value="255"/>
        </xsd:restriction>
      </xsd:simpleType>
    </xsd:element>
    <xsd:element name="TaxCatchAll" ma:index="25" nillable="true" ma:displayName="Taxonomy Catch All Column" ma:hidden="true" ma:list="{e97f6c16-a42c-4dfe-b35d-62a0e7d34d20}" ma:internalName="TaxCatchAll" ma:showField="CatchAllData" ma:web="83a6049c-05c8-4e22-bd03-2c19a5f84a8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2C8766-F9F0-4A69-92C8-DD7F8CC19366}">
  <ds:schemaRefs>
    <ds:schemaRef ds:uri="http://schemas.microsoft.com/office/2006/metadata/properties"/>
    <ds:schemaRef ds:uri="http://schemas.microsoft.com/office/infopath/2007/PartnerControls"/>
    <ds:schemaRef ds:uri="83a6049c-05c8-4e22-bd03-2c19a5f84a8b"/>
    <ds:schemaRef ds:uri="8bcd9205-aa71-43b1-82fe-dcc00a36dd04"/>
    <ds:schemaRef ds:uri="http://schemas.microsoft.com/sharepoint/v3"/>
  </ds:schemaRefs>
</ds:datastoreItem>
</file>

<file path=customXml/itemProps2.xml><?xml version="1.0" encoding="utf-8"?>
<ds:datastoreItem xmlns:ds="http://schemas.openxmlformats.org/officeDocument/2006/customXml" ds:itemID="{0A437EB8-7EF8-4E5B-97D2-5D825FE4A7C7}">
  <ds:schemaRefs>
    <ds:schemaRef ds:uri="http://schemas.microsoft.com/sharepoint/v3/contenttype/forms"/>
  </ds:schemaRefs>
</ds:datastoreItem>
</file>

<file path=customXml/itemProps3.xml><?xml version="1.0" encoding="utf-8"?>
<ds:datastoreItem xmlns:ds="http://schemas.openxmlformats.org/officeDocument/2006/customXml" ds:itemID="{B2126F80-1777-4FED-BB49-61A138338D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8bcd9205-aa71-43b1-82fe-dcc00a36dd04"/>
    <ds:schemaRef ds:uri="83a6049c-05c8-4e22-bd03-2c19a5f84a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B4225A0-BE86-744D-ADB6-636ED02D39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81</Pages>
  <Words>15529</Words>
  <Characters>88516</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TEMPLATE- V2.1 VPA Design Document</vt:lpstr>
    </vt:vector>
  </TitlesOfParts>
  <Manager/>
  <Company/>
  <LinksUpToDate>false</LinksUpToDate>
  <CharactersWithSpaces>103838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V2.1 VPA Design Document</dc:title>
  <dc:subject/>
  <dc:creator>Gold Standard</dc:creator>
  <cp:keywords/>
  <dc:description/>
  <cp:lastModifiedBy>Tor Tennant</cp:lastModifiedBy>
  <cp:revision>3</cp:revision>
  <cp:lastPrinted>2023-06-15T16:07:00Z</cp:lastPrinted>
  <dcterms:created xsi:type="dcterms:W3CDTF">2023-09-26T10:14:00Z</dcterms:created>
  <dcterms:modified xsi:type="dcterms:W3CDTF">2023-09-26T10:15:00Z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0x010100467D8FF0EBC1E34CAA966933F5D9F9ED</vt:lpwstr>
  </property>
  <property fmtid="{D5CDD505-2E9C-101B-9397-08002B2CF9AE}" pid="3" name="MediaServiceImageTags">
    <vt:lpwstr/>
  </property>
</Properties>
</file>