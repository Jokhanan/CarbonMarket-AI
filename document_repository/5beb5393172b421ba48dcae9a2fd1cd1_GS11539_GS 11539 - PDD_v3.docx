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04E0" w14:textId="68F0B847" w:rsidR="00974F10" w:rsidRPr="000C17BA" w:rsidRDefault="00974F10" w:rsidP="00974F10">
      <w:pPr>
        <w:spacing w:line="240" w:lineRule="auto"/>
        <w:rPr>
          <w:b/>
          <w:caps/>
          <w:color w:val="00B9BD" w:themeColor="accent1"/>
          <w:sz w:val="48"/>
          <w:lang w:val="en-GB"/>
        </w:rPr>
      </w:pPr>
      <w:r w:rsidRPr="000C17BA">
        <w:rPr>
          <w:b/>
          <w:caps/>
          <w:color w:val="00B9BD" w:themeColor="accent1"/>
          <w:sz w:val="48"/>
          <w:lang w:val="en-GB"/>
        </w:rPr>
        <w:t xml:space="preserve">Key Project Information &amp; </w:t>
      </w:r>
      <w:r w:rsidR="00535750" w:rsidRPr="000C17BA">
        <w:rPr>
          <w:b/>
          <w:caps/>
          <w:color w:val="00B9BD" w:themeColor="accent1"/>
          <w:sz w:val="48"/>
          <w:lang w:val="en-GB"/>
        </w:rPr>
        <w:t>project</w:t>
      </w:r>
      <w:r w:rsidRPr="000C17BA">
        <w:rPr>
          <w:b/>
          <w:caps/>
          <w:color w:val="00B9BD" w:themeColor="accent1"/>
          <w:sz w:val="48"/>
          <w:lang w:val="en-GB"/>
        </w:rPr>
        <w:t xml:space="preserve"> Design Document (PDD)</w:t>
      </w:r>
    </w:p>
    <w:p w14:paraId="3CD7A092" w14:textId="73C680BB" w:rsidR="00F92931" w:rsidRPr="000C17BA" w:rsidRDefault="00A10DD2" w:rsidP="002E5DB5">
      <w:pPr>
        <w:rPr>
          <w:lang w:val="fr-FR"/>
        </w:rPr>
      </w:pPr>
      <w:r>
        <w:rPr>
          <w:noProof/>
          <w14:cntxtAlts w14:val="0"/>
        </w:rPr>
        <w:pict w14:anchorId="0209F0C2">
          <v:rect id="_x0000_i1026" alt="" style="width:451.3pt;height:.05pt;mso-width-percent:0;mso-height-percent:0;mso-width-percent:0;mso-height-percent:0" o:hralign="center" o:hrstd="t" o:hr="t" fillcolor="#a0a0a0" stroked="f"/>
        </w:pict>
      </w:r>
    </w:p>
    <w:p w14:paraId="62F0F2B4" w14:textId="77777777" w:rsidR="004C18FD" w:rsidRPr="000C17BA" w:rsidRDefault="0002272D" w:rsidP="004C18FD">
      <w:pPr>
        <w:pStyle w:val="Heading6"/>
        <w:rPr>
          <w:sz w:val="24"/>
        </w:rPr>
      </w:pPr>
      <w:r w:rsidRPr="000C17BA">
        <w:rPr>
          <w:sz w:val="24"/>
        </w:rPr>
        <w:t xml:space="preserve">PUBLICATION DATE </w:t>
      </w:r>
      <w:r w:rsidRPr="000C17BA">
        <w:t xml:space="preserve"> </w:t>
      </w:r>
      <w:r w:rsidR="00535750" w:rsidRPr="000C17BA">
        <w:rPr>
          <w:b/>
          <w:bCs/>
          <w:color w:val="515151" w:themeColor="text1"/>
        </w:rPr>
        <w:t>14</w:t>
      </w:r>
      <w:r w:rsidRPr="000C17BA">
        <w:rPr>
          <w:b/>
          <w:bCs/>
          <w:color w:val="515151" w:themeColor="text1"/>
        </w:rPr>
        <w:t>.</w:t>
      </w:r>
      <w:r w:rsidR="00460D2E" w:rsidRPr="000C17BA">
        <w:rPr>
          <w:b/>
          <w:bCs/>
          <w:color w:val="515151" w:themeColor="text1"/>
        </w:rPr>
        <w:t>10</w:t>
      </w:r>
      <w:r w:rsidRPr="000C17BA">
        <w:rPr>
          <w:b/>
          <w:bCs/>
          <w:color w:val="515151" w:themeColor="text1"/>
        </w:rPr>
        <w:t>.</w:t>
      </w:r>
      <w:r w:rsidR="00460D2E" w:rsidRPr="000C17BA">
        <w:rPr>
          <w:b/>
          <w:bCs/>
          <w:color w:val="515151" w:themeColor="text1"/>
        </w:rPr>
        <w:t>2020</w:t>
      </w:r>
      <w:r w:rsidR="00A96321" w:rsidRPr="000C17BA">
        <w:br/>
      </w:r>
      <w:r w:rsidR="00CD41BB" w:rsidRPr="000C17BA">
        <w:rPr>
          <w:sz w:val="24"/>
        </w:rPr>
        <w:t xml:space="preserve">VERSION </w:t>
      </w:r>
      <w:r w:rsidRPr="000C17BA">
        <w:t xml:space="preserve"> </w:t>
      </w:r>
      <w:r w:rsidRPr="000C17BA">
        <w:rPr>
          <w:b/>
          <w:bCs/>
          <w:color w:val="515151" w:themeColor="text1"/>
        </w:rPr>
        <w:t xml:space="preserve">v. </w:t>
      </w:r>
      <w:r w:rsidR="00460D2E" w:rsidRPr="000C17BA">
        <w:rPr>
          <w:b/>
          <w:bCs/>
          <w:color w:val="515151" w:themeColor="text1"/>
        </w:rPr>
        <w:t>1</w:t>
      </w:r>
      <w:r w:rsidRPr="000C17BA">
        <w:rPr>
          <w:b/>
          <w:bCs/>
          <w:color w:val="515151" w:themeColor="text1"/>
        </w:rPr>
        <w:t>.</w:t>
      </w:r>
      <w:r w:rsidR="00B925F2" w:rsidRPr="000C17BA">
        <w:rPr>
          <w:b/>
          <w:bCs/>
          <w:color w:val="515151" w:themeColor="text1"/>
        </w:rPr>
        <w:t>2</w:t>
      </w:r>
      <w:r w:rsidRPr="000C17BA">
        <w:rPr>
          <w:b/>
          <w:bCs/>
          <w:color w:val="515151" w:themeColor="text1"/>
        </w:rPr>
        <w:t xml:space="preserve"> </w:t>
      </w:r>
      <w:r w:rsidR="0096773B" w:rsidRPr="000C17BA">
        <w:rPr>
          <w:b/>
          <w:bCs/>
          <w:color w:val="515151" w:themeColor="text1"/>
        </w:rPr>
        <w:br/>
      </w:r>
      <w:r w:rsidR="00B925F2" w:rsidRPr="000C17BA">
        <w:rPr>
          <w:sz w:val="24"/>
        </w:rPr>
        <w:t xml:space="preserve">RELATED </w:t>
      </w:r>
      <w:r w:rsidR="00206434" w:rsidRPr="000C17BA">
        <w:rPr>
          <w:sz w:val="24"/>
        </w:rPr>
        <w:t>SUPPORT</w:t>
      </w:r>
      <w:r w:rsidR="00A96321" w:rsidRPr="000C17BA">
        <w:rPr>
          <w:sz w:val="24"/>
        </w:rPr>
        <w:t xml:space="preserve"> </w:t>
      </w:r>
    </w:p>
    <w:p w14:paraId="0844DE16" w14:textId="3E994A95" w:rsidR="000E12EB" w:rsidRPr="000C17BA" w:rsidRDefault="004C18FD" w:rsidP="000E12EB">
      <w:pPr>
        <w:pStyle w:val="Heading6"/>
        <w:rPr>
          <w:b/>
          <w:bCs/>
        </w:rPr>
      </w:pPr>
      <w:r w:rsidRPr="000C17BA">
        <w:rPr>
          <w:b/>
          <w:bCs/>
          <w:sz w:val="24"/>
        </w:rPr>
        <w:t xml:space="preserve">- </w:t>
      </w:r>
      <w:hyperlink r:id="rId11" w:history="1">
        <w:r w:rsidRPr="000C17BA">
          <w:rPr>
            <w:b/>
            <w:bCs/>
            <w:color w:val="515151" w:themeColor="text1"/>
          </w:rPr>
          <w:t xml:space="preserve">TEMPLATE GUIDE Key Project Information &amp; Project Design Document v.1.2 </w:t>
        </w:r>
      </w:hyperlink>
    </w:p>
    <w:p w14:paraId="73BB0815" w14:textId="77777777" w:rsidR="00F92931" w:rsidRPr="000C17BA" w:rsidRDefault="00A10DD2" w:rsidP="004C18FD">
      <w:r>
        <w:rPr>
          <w:noProof/>
          <w14:cntxtAlts w14:val="0"/>
        </w:rPr>
        <w:pict w14:anchorId="16E911DC">
          <v:rect id="_x0000_i1027" alt="" style="width:451.3pt;height:.05pt;mso-width-percent:0;mso-height-percent:0;mso-width-percent:0;mso-height-percent:0" o:hralign="center" o:hrstd="t" o:hr="t" fillcolor="#a0a0a0" stroked="f"/>
        </w:pict>
      </w:r>
    </w:p>
    <w:p w14:paraId="234DFE19" w14:textId="77777777" w:rsidR="00B01408" w:rsidRPr="000C17BA" w:rsidRDefault="00B01408" w:rsidP="004C18FD"/>
    <w:p w14:paraId="090EF51A" w14:textId="5EFF5E3E" w:rsidR="006D53FE" w:rsidRPr="000C17BA" w:rsidRDefault="006D53FE" w:rsidP="004C18FD"/>
    <w:p w14:paraId="4F782085" w14:textId="77777777" w:rsidR="00974F10" w:rsidRPr="000C17BA" w:rsidRDefault="00974F10" w:rsidP="00974F10">
      <w:pPr>
        <w:rPr>
          <w:lang w:val="en-GB"/>
        </w:rPr>
      </w:pPr>
      <w:r w:rsidRPr="000C17BA">
        <w:rPr>
          <w:lang w:val="en-GB"/>
        </w:rPr>
        <w:t xml:space="preserve">This document contains the following Sections </w:t>
      </w:r>
    </w:p>
    <w:p w14:paraId="49F588AF" w14:textId="57F65DC1" w:rsidR="00974F10" w:rsidRPr="000C17BA" w:rsidRDefault="00974F10" w:rsidP="00974F10">
      <w:pPr>
        <w:rPr>
          <w:lang w:val="en-GB"/>
        </w:rPr>
      </w:pPr>
      <w:r w:rsidRPr="000C17BA">
        <w:rPr>
          <w:lang w:val="en-GB"/>
        </w:rPr>
        <w:br/>
        <w:t>Key Project Information</w:t>
      </w:r>
    </w:p>
    <w:p w14:paraId="6B897F28" w14:textId="77777777" w:rsidR="00974F10" w:rsidRPr="000C17BA" w:rsidRDefault="00974F10" w:rsidP="00974F10">
      <w:pPr>
        <w:rPr>
          <w:u w:val="single"/>
          <w:lang w:val="en-GB"/>
        </w:rPr>
      </w:pPr>
      <w:r w:rsidRPr="000C17BA">
        <w:rPr>
          <w:u w:val="single"/>
          <w:lang w:val="en-GB"/>
        </w:rPr>
        <w:fldChar w:fldCharType="begin"/>
      </w:r>
      <w:r w:rsidRPr="000C17BA">
        <w:rPr>
          <w:u w:val="single"/>
          <w:lang w:val="en-GB"/>
        </w:rPr>
        <w:instrText xml:space="preserve"> REF _Ref49515919 \r \h  \* MERGEFORMAT </w:instrText>
      </w:r>
      <w:r w:rsidRPr="000C17BA">
        <w:rPr>
          <w:u w:val="single"/>
          <w:lang w:val="en-GB"/>
        </w:rPr>
      </w:r>
      <w:r w:rsidRPr="000C17BA">
        <w:rPr>
          <w:u w:val="single"/>
          <w:lang w:val="en-GB"/>
        </w:rPr>
        <w:fldChar w:fldCharType="separate"/>
      </w:r>
      <w:r w:rsidRPr="000C17BA">
        <w:rPr>
          <w:u w:val="single"/>
          <w:lang w:val="en-GB"/>
        </w:rPr>
        <w:t>SECTION A</w:t>
      </w:r>
      <w:r w:rsidRPr="000C17BA">
        <w:rPr>
          <w:lang w:val="en-GB"/>
        </w:rPr>
        <w:fldChar w:fldCharType="end"/>
      </w:r>
      <w:r w:rsidRPr="000C17BA">
        <w:rPr>
          <w:lang w:val="en-GB"/>
        </w:rPr>
        <w:t xml:space="preserve"> –</w:t>
      </w:r>
      <w:r w:rsidRPr="000C17BA">
        <w:rPr>
          <w:u w:val="single"/>
          <w:lang w:val="en-GB"/>
        </w:rPr>
        <w:t xml:space="preserve"> </w:t>
      </w:r>
      <w:r w:rsidRPr="000C17BA">
        <w:rPr>
          <w:lang w:val="en-GB"/>
        </w:rPr>
        <w:t>Description of project</w:t>
      </w:r>
    </w:p>
    <w:p w14:paraId="14E01CB7" w14:textId="1394B223" w:rsidR="00974F10" w:rsidRPr="000C17BA" w:rsidRDefault="00974F10" w:rsidP="00974F10">
      <w:pPr>
        <w:rPr>
          <w:lang w:val="en-GB"/>
        </w:rPr>
      </w:pPr>
      <w:r w:rsidRPr="000C17BA">
        <w:rPr>
          <w:u w:val="single"/>
          <w:lang w:val="en-GB"/>
        </w:rPr>
        <w:fldChar w:fldCharType="begin"/>
      </w:r>
      <w:r w:rsidRPr="000C17BA">
        <w:rPr>
          <w:u w:val="single"/>
          <w:lang w:val="en-GB"/>
        </w:rPr>
        <w:instrText xml:space="preserve"> REF _Ref49515954 \r \h  \* MERGEFORMAT </w:instrText>
      </w:r>
      <w:r w:rsidRPr="000C17BA">
        <w:rPr>
          <w:u w:val="single"/>
          <w:lang w:val="en-GB"/>
        </w:rPr>
      </w:r>
      <w:r w:rsidRPr="000C17BA">
        <w:rPr>
          <w:u w:val="single"/>
          <w:lang w:val="en-GB"/>
        </w:rPr>
        <w:fldChar w:fldCharType="separate"/>
      </w:r>
      <w:r w:rsidRPr="000C17BA">
        <w:rPr>
          <w:u w:val="single"/>
          <w:lang w:val="en-GB"/>
        </w:rPr>
        <w:t>SECTION B</w:t>
      </w:r>
      <w:r w:rsidRPr="000C17BA">
        <w:rPr>
          <w:lang w:val="en-GB"/>
        </w:rPr>
        <w:fldChar w:fldCharType="end"/>
      </w:r>
      <w:r w:rsidRPr="000C17BA">
        <w:rPr>
          <w:lang w:val="en-GB"/>
        </w:rPr>
        <w:t xml:space="preserve"> - Application of approved Gold Standard Methodology (ies) and/or </w:t>
      </w:r>
      <w:r w:rsidR="00B4102E" w:rsidRPr="000C17BA">
        <w:rPr>
          <w:lang w:val="en-GB"/>
        </w:rPr>
        <w:t xml:space="preserve">   </w:t>
      </w:r>
      <w:r w:rsidRPr="000C17BA">
        <w:rPr>
          <w:lang w:val="en-GB"/>
        </w:rPr>
        <w:t>demonstration of SDG Contributions</w:t>
      </w:r>
    </w:p>
    <w:p w14:paraId="74BA63A1" w14:textId="77777777" w:rsidR="00974F10" w:rsidRPr="000C17BA" w:rsidRDefault="00974F10" w:rsidP="00974F10">
      <w:pPr>
        <w:rPr>
          <w:lang w:val="en-GB"/>
        </w:rPr>
      </w:pPr>
      <w:r w:rsidRPr="000C17BA">
        <w:rPr>
          <w:u w:val="single"/>
          <w:lang w:val="en-GB"/>
        </w:rPr>
        <w:fldChar w:fldCharType="begin"/>
      </w:r>
      <w:r w:rsidRPr="000C17BA">
        <w:rPr>
          <w:u w:val="single"/>
          <w:lang w:val="en-GB"/>
        </w:rPr>
        <w:instrText xml:space="preserve"> REF _Ref49515970 \r \h  \* MERGEFORMAT </w:instrText>
      </w:r>
      <w:r w:rsidRPr="000C17BA">
        <w:rPr>
          <w:u w:val="single"/>
          <w:lang w:val="en-GB"/>
        </w:rPr>
      </w:r>
      <w:r w:rsidRPr="000C17BA">
        <w:rPr>
          <w:u w:val="single"/>
          <w:lang w:val="en-GB"/>
        </w:rPr>
        <w:fldChar w:fldCharType="separate"/>
      </w:r>
      <w:r w:rsidRPr="000C17BA">
        <w:rPr>
          <w:u w:val="single"/>
          <w:lang w:val="en-GB"/>
        </w:rPr>
        <w:t>SECTION C</w:t>
      </w:r>
      <w:r w:rsidRPr="000C17BA">
        <w:rPr>
          <w:lang w:val="en-GB"/>
        </w:rPr>
        <w:fldChar w:fldCharType="end"/>
      </w:r>
      <w:r w:rsidRPr="000C17BA">
        <w:rPr>
          <w:lang w:val="en-GB"/>
        </w:rPr>
        <w:t xml:space="preserve"> – Duration and crediting period</w:t>
      </w:r>
    </w:p>
    <w:p w14:paraId="2D8D1ECF" w14:textId="77777777" w:rsidR="00974F10" w:rsidRPr="000C17BA" w:rsidRDefault="00974F10" w:rsidP="00974F10">
      <w:pPr>
        <w:rPr>
          <w:lang w:val="en-GB"/>
        </w:rPr>
      </w:pPr>
      <w:r w:rsidRPr="000C17BA">
        <w:rPr>
          <w:u w:val="single"/>
          <w:lang w:val="en-GB"/>
        </w:rPr>
        <w:fldChar w:fldCharType="begin"/>
      </w:r>
      <w:r w:rsidRPr="000C17BA">
        <w:rPr>
          <w:u w:val="single"/>
          <w:lang w:val="en-GB"/>
        </w:rPr>
        <w:instrText xml:space="preserve"> REF _Ref49515984 \r \h  \* MERGEFORMAT </w:instrText>
      </w:r>
      <w:r w:rsidRPr="000C17BA">
        <w:rPr>
          <w:u w:val="single"/>
          <w:lang w:val="en-GB"/>
        </w:rPr>
      </w:r>
      <w:r w:rsidRPr="000C17BA">
        <w:rPr>
          <w:u w:val="single"/>
          <w:lang w:val="en-GB"/>
        </w:rPr>
        <w:fldChar w:fldCharType="separate"/>
      </w:r>
      <w:r w:rsidRPr="000C17BA">
        <w:rPr>
          <w:u w:val="single"/>
          <w:lang w:val="en-GB"/>
        </w:rPr>
        <w:t>SECTION D</w:t>
      </w:r>
      <w:r w:rsidRPr="000C17BA">
        <w:rPr>
          <w:lang w:val="en-GB"/>
        </w:rPr>
        <w:fldChar w:fldCharType="end"/>
      </w:r>
      <w:r w:rsidRPr="000C17BA">
        <w:rPr>
          <w:lang w:val="en-GB"/>
        </w:rPr>
        <w:t xml:space="preserve"> – Summary of Safeguarding Principles and Gender Sensitive Assessment</w:t>
      </w:r>
    </w:p>
    <w:p w14:paraId="19E3C6D7" w14:textId="0D6DA8FD" w:rsidR="00974F10" w:rsidRPr="000C17BA" w:rsidRDefault="00974F10" w:rsidP="00974F10">
      <w:pPr>
        <w:rPr>
          <w:u w:val="single"/>
          <w:lang w:val="en-GB"/>
        </w:rPr>
      </w:pPr>
      <w:r w:rsidRPr="000C17BA">
        <w:rPr>
          <w:u w:val="single"/>
          <w:lang w:val="en-GB"/>
        </w:rPr>
        <w:fldChar w:fldCharType="begin"/>
      </w:r>
      <w:r w:rsidRPr="000C17BA">
        <w:rPr>
          <w:u w:val="single"/>
          <w:lang w:val="en-GB"/>
        </w:rPr>
        <w:instrText xml:space="preserve"> REF _Ref49515999 \r \h  \* MERGEFORMAT </w:instrText>
      </w:r>
      <w:r w:rsidRPr="000C17BA">
        <w:rPr>
          <w:u w:val="single"/>
          <w:lang w:val="en-GB"/>
        </w:rPr>
      </w:r>
      <w:r w:rsidRPr="000C17BA">
        <w:rPr>
          <w:u w:val="single"/>
          <w:lang w:val="en-GB"/>
        </w:rPr>
        <w:fldChar w:fldCharType="separate"/>
      </w:r>
      <w:r w:rsidRPr="000C17BA">
        <w:rPr>
          <w:u w:val="single"/>
          <w:lang w:val="en-GB"/>
        </w:rPr>
        <w:t>SECTION E</w:t>
      </w:r>
      <w:r w:rsidRPr="000C17BA">
        <w:rPr>
          <w:lang w:val="en-GB"/>
        </w:rPr>
        <w:fldChar w:fldCharType="end"/>
      </w:r>
      <w:r w:rsidRPr="000C17BA">
        <w:rPr>
          <w:u w:val="single"/>
          <w:lang w:val="en-GB"/>
        </w:rPr>
        <w:t xml:space="preserve"> </w:t>
      </w:r>
      <w:r w:rsidRPr="000C17BA">
        <w:rPr>
          <w:lang w:val="en-GB"/>
        </w:rPr>
        <w:t xml:space="preserve">– </w:t>
      </w:r>
      <w:r w:rsidR="00535750" w:rsidRPr="000C17BA">
        <w:rPr>
          <w:lang w:val="en-GB"/>
        </w:rPr>
        <w:t>Outcome of Stakeholder</w:t>
      </w:r>
      <w:r w:rsidRPr="000C17BA">
        <w:rPr>
          <w:lang w:val="en-GB"/>
        </w:rPr>
        <w:t xml:space="preserve"> </w:t>
      </w:r>
      <w:r w:rsidR="00535750" w:rsidRPr="000C17BA">
        <w:rPr>
          <w:lang w:val="en-GB"/>
        </w:rPr>
        <w:t>C</w:t>
      </w:r>
      <w:r w:rsidRPr="000C17BA">
        <w:rPr>
          <w:lang w:val="en-GB"/>
        </w:rPr>
        <w:t>onsultation</w:t>
      </w:r>
      <w:r w:rsidR="00535750" w:rsidRPr="000C17BA">
        <w:rPr>
          <w:lang w:val="en-GB"/>
        </w:rPr>
        <w:t>s</w:t>
      </w:r>
    </w:p>
    <w:p w14:paraId="524FDF33" w14:textId="42C969D4" w:rsidR="00974F10" w:rsidRPr="000C17BA" w:rsidRDefault="00A10DD2" w:rsidP="00F71AA8">
      <w:pPr>
        <w:ind w:firstLine="426"/>
        <w:rPr>
          <w:lang w:val="en-GB"/>
        </w:rPr>
      </w:pPr>
      <w:hyperlink w:anchor="_Appendix_1_-" w:history="1">
        <w:r w:rsidR="003578B0" w:rsidRPr="000C17BA">
          <w:rPr>
            <w:rStyle w:val="Hyperlink"/>
            <w:rFonts w:ascii="Verdana" w:hAnsi="Verdana"/>
            <w:color w:val="515151" w:themeColor="text1"/>
            <w:lang w:val="en-GB"/>
          </w:rPr>
          <w:t>Appendix 1</w:t>
        </w:r>
      </w:hyperlink>
      <w:r w:rsidR="003578B0" w:rsidRPr="000C17BA">
        <w:rPr>
          <w:color w:val="515151" w:themeColor="text1"/>
          <w:lang w:val="en-GB"/>
        </w:rPr>
        <w:t xml:space="preserve"> </w:t>
      </w:r>
      <w:r w:rsidR="00974F10" w:rsidRPr="000C17BA">
        <w:rPr>
          <w:lang w:val="en-GB"/>
        </w:rPr>
        <w:t>– Safeguarding Principles Assessment (mandatory)</w:t>
      </w:r>
    </w:p>
    <w:p w14:paraId="5D32911A" w14:textId="234E7793" w:rsidR="00974F10" w:rsidRPr="000C17BA" w:rsidRDefault="00974F10" w:rsidP="00615C39">
      <w:pPr>
        <w:ind w:left="76" w:firstLine="350"/>
        <w:rPr>
          <w:lang w:val="en-GB"/>
        </w:rPr>
      </w:pPr>
      <w:r w:rsidRPr="000C17BA">
        <w:rPr>
          <w:u w:val="single"/>
          <w:lang w:val="en-GB"/>
        </w:rPr>
        <w:fldChar w:fldCharType="begin"/>
      </w:r>
      <w:r w:rsidRPr="000C17BA">
        <w:rPr>
          <w:u w:val="single"/>
          <w:lang w:val="en-GB"/>
        </w:rPr>
        <w:instrText xml:space="preserve"> REF _Ref49516032 \r \h  \* MERGEFORMAT </w:instrText>
      </w:r>
      <w:r w:rsidRPr="000C17BA">
        <w:rPr>
          <w:u w:val="single"/>
          <w:lang w:val="en-GB"/>
        </w:rPr>
      </w:r>
      <w:r w:rsidRPr="000C17BA">
        <w:rPr>
          <w:u w:val="single"/>
          <w:lang w:val="en-GB"/>
        </w:rPr>
        <w:fldChar w:fldCharType="separate"/>
      </w:r>
      <w:r w:rsidRPr="000C17BA">
        <w:rPr>
          <w:u w:val="single"/>
          <w:lang w:val="en-GB"/>
        </w:rPr>
        <w:t>Appendix 2</w:t>
      </w:r>
      <w:r w:rsidRPr="000C17BA">
        <w:rPr>
          <w:lang w:val="en-GB"/>
        </w:rPr>
        <w:fldChar w:fldCharType="end"/>
      </w:r>
      <w:r w:rsidRPr="000C17BA">
        <w:rPr>
          <w:lang w:val="en-GB"/>
        </w:rPr>
        <w:t xml:space="preserve"> - Contact information of </w:t>
      </w:r>
      <w:r w:rsidR="00535750" w:rsidRPr="000C17BA">
        <w:rPr>
          <w:lang w:val="en-GB"/>
        </w:rPr>
        <w:t>Project participants</w:t>
      </w:r>
      <w:r w:rsidRPr="000C17BA">
        <w:rPr>
          <w:lang w:val="en-GB"/>
        </w:rPr>
        <w:t xml:space="preserve"> (mandatory)</w:t>
      </w:r>
    </w:p>
    <w:p w14:paraId="77F569A9" w14:textId="1DAD53E6" w:rsidR="00974F10" w:rsidRPr="000C17BA" w:rsidRDefault="00974F10" w:rsidP="00615C39">
      <w:pPr>
        <w:ind w:left="76" w:firstLine="350"/>
        <w:rPr>
          <w:lang w:val="en-GB"/>
        </w:rPr>
      </w:pPr>
      <w:r w:rsidRPr="000C17BA">
        <w:rPr>
          <w:u w:val="single"/>
          <w:lang w:val="en-GB"/>
        </w:rPr>
        <w:fldChar w:fldCharType="begin"/>
      </w:r>
      <w:r w:rsidRPr="000C17BA">
        <w:rPr>
          <w:u w:val="single"/>
          <w:lang w:val="en-GB"/>
        </w:rPr>
        <w:instrText xml:space="preserve"> REF _Ref49516052 \r \h  \* MERGEFORMAT </w:instrText>
      </w:r>
      <w:r w:rsidRPr="000C17BA">
        <w:rPr>
          <w:u w:val="single"/>
          <w:lang w:val="en-GB"/>
        </w:rPr>
      </w:r>
      <w:r w:rsidRPr="000C17BA">
        <w:rPr>
          <w:u w:val="single"/>
          <w:lang w:val="en-GB"/>
        </w:rPr>
        <w:fldChar w:fldCharType="separate"/>
      </w:r>
      <w:r w:rsidRPr="000C17BA">
        <w:rPr>
          <w:u w:val="single"/>
          <w:lang w:val="en-GB"/>
        </w:rPr>
        <w:t>Appendix 3</w:t>
      </w:r>
      <w:r w:rsidRPr="000C17BA">
        <w:rPr>
          <w:lang w:val="en-GB"/>
        </w:rPr>
        <w:fldChar w:fldCharType="end"/>
      </w:r>
      <w:r w:rsidRPr="000C17BA">
        <w:rPr>
          <w:lang w:val="en-GB"/>
        </w:rPr>
        <w:t xml:space="preserve"> - </w:t>
      </w:r>
      <w:r w:rsidR="00535750" w:rsidRPr="000C17BA">
        <w:rPr>
          <w:lang w:val="en-GB"/>
        </w:rPr>
        <w:t xml:space="preserve">LUF Additional Information </w:t>
      </w:r>
      <w:r w:rsidRPr="000C17BA">
        <w:rPr>
          <w:lang w:val="en-GB"/>
        </w:rPr>
        <w:t>(project specific)</w:t>
      </w:r>
    </w:p>
    <w:p w14:paraId="5C093757" w14:textId="77777777" w:rsidR="00535750" w:rsidRPr="000C17BA" w:rsidRDefault="00535750" w:rsidP="00535750">
      <w:pPr>
        <w:ind w:left="76" w:firstLine="350"/>
        <w:rPr>
          <w:lang w:val="en-GB"/>
        </w:rPr>
      </w:pPr>
      <w:r w:rsidRPr="000C17BA">
        <w:rPr>
          <w:u w:val="single"/>
          <w:lang w:val="en-GB"/>
        </w:rPr>
        <w:fldChar w:fldCharType="begin"/>
      </w:r>
      <w:r w:rsidRPr="000C17BA">
        <w:rPr>
          <w:u w:val="single"/>
          <w:lang w:val="en-GB"/>
        </w:rPr>
        <w:instrText xml:space="preserve"> REF _Ref49516052 \r \h  \* MERGEFORMAT </w:instrText>
      </w:r>
      <w:r w:rsidRPr="000C17BA">
        <w:rPr>
          <w:u w:val="single"/>
          <w:lang w:val="en-GB"/>
        </w:rPr>
      </w:r>
      <w:r w:rsidRPr="000C17BA">
        <w:rPr>
          <w:u w:val="single"/>
          <w:lang w:val="en-GB"/>
        </w:rPr>
        <w:fldChar w:fldCharType="separate"/>
      </w:r>
      <w:r w:rsidRPr="000C17BA">
        <w:rPr>
          <w:u w:val="single"/>
          <w:lang w:val="en-GB"/>
        </w:rPr>
        <w:t>Appendix 3</w:t>
      </w:r>
      <w:r w:rsidRPr="000C17BA">
        <w:rPr>
          <w:lang w:val="en-GB"/>
        </w:rPr>
        <w:fldChar w:fldCharType="end"/>
      </w:r>
      <w:r w:rsidRPr="000C17BA">
        <w:rPr>
          <w:lang w:val="en-GB"/>
        </w:rPr>
        <w:t xml:space="preserve"> - Summary of Approved Design Changes (project specific)</w:t>
      </w:r>
    </w:p>
    <w:p w14:paraId="6F9FAEFE" w14:textId="77777777" w:rsidR="00535750" w:rsidRPr="000C17BA" w:rsidRDefault="00535750" w:rsidP="00615C39">
      <w:pPr>
        <w:ind w:left="76" w:firstLine="350"/>
        <w:rPr>
          <w:lang w:val="en-GB"/>
        </w:rPr>
      </w:pPr>
    </w:p>
    <w:p w14:paraId="0E2F49B8" w14:textId="35B8813B" w:rsidR="00211D67" w:rsidRPr="000C17BA" w:rsidRDefault="00211D67">
      <w:pPr>
        <w:spacing w:line="276" w:lineRule="auto"/>
        <w:contextualSpacing w:val="0"/>
        <w:rPr>
          <w:lang w:val="en-GB"/>
        </w:rPr>
      </w:pPr>
    </w:p>
    <w:p w14:paraId="110393C3" w14:textId="77777777" w:rsidR="00A63FD6" w:rsidRPr="000C17BA" w:rsidRDefault="00A63FD6" w:rsidP="00F751F2">
      <w:pPr>
        <w:pStyle w:val="Heading3"/>
      </w:pPr>
    </w:p>
    <w:p w14:paraId="2A3AF73E" w14:textId="561C26A6" w:rsidR="006D53FE" w:rsidRPr="000C17BA" w:rsidRDefault="005344A4" w:rsidP="00F751F2">
      <w:pPr>
        <w:pStyle w:val="Heading3"/>
      </w:pPr>
      <w:r w:rsidRPr="000C17BA">
        <w:t>KEY PROJECT INFORMATION</w:t>
      </w:r>
    </w:p>
    <w:tbl>
      <w:tblPr>
        <w:tblStyle w:val="GridTable5Dark-Accent1"/>
        <w:tblW w:w="9442" w:type="dxa"/>
        <w:tblLook w:val="0680" w:firstRow="0" w:lastRow="0" w:firstColumn="1" w:lastColumn="0" w:noHBand="1" w:noVBand="1"/>
      </w:tblPr>
      <w:tblGrid>
        <w:gridCol w:w="3539"/>
        <w:gridCol w:w="5903"/>
      </w:tblGrid>
      <w:tr w:rsidR="00974F10" w:rsidRPr="000C17BA" w14:paraId="6C55902D"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B17763F" w14:textId="3D5903E9" w:rsidR="00974F10" w:rsidRPr="000C17BA" w:rsidRDefault="00974F10" w:rsidP="00444CAE">
            <w:pPr>
              <w:pStyle w:val="Normal-white"/>
              <w:rPr>
                <w:sz w:val="22"/>
              </w:rPr>
            </w:pPr>
            <w:r w:rsidRPr="000C17BA">
              <w:t xml:space="preserve">GS ID of Project </w:t>
            </w:r>
          </w:p>
        </w:tc>
        <w:tc>
          <w:tcPr>
            <w:tcW w:w="5903" w:type="dxa"/>
          </w:tcPr>
          <w:p w14:paraId="2DB3F89E" w14:textId="28A7E45D" w:rsidR="00974F10" w:rsidRPr="000C17BA" w:rsidRDefault="002B46AC"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GS11539</w:t>
            </w:r>
          </w:p>
        </w:tc>
      </w:tr>
      <w:tr w:rsidR="00974F10" w:rsidRPr="000C17BA" w14:paraId="5C9FE6E8"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14EF206A" w14:textId="28CAB527" w:rsidR="00974F10" w:rsidRPr="000C17BA" w:rsidRDefault="00974F10" w:rsidP="00444CAE">
            <w:pPr>
              <w:pStyle w:val="Normal-white"/>
              <w:rPr>
                <w:sz w:val="22"/>
              </w:rPr>
            </w:pPr>
            <w:r w:rsidRPr="000C17BA">
              <w:t>Title of Project</w:t>
            </w:r>
          </w:p>
        </w:tc>
        <w:tc>
          <w:tcPr>
            <w:tcW w:w="5903" w:type="dxa"/>
          </w:tcPr>
          <w:p w14:paraId="05D878D3" w14:textId="0F11E09A" w:rsidR="00974F10" w:rsidRPr="000C17BA" w:rsidRDefault="003554D2" w:rsidP="006D0870">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t>Bundling of Household biogas plants for thermal energy applications</w:t>
            </w:r>
          </w:p>
        </w:tc>
      </w:tr>
      <w:tr w:rsidR="00974F10" w:rsidRPr="000C17BA" w14:paraId="0B981DA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F297E2B" w14:textId="039461C7" w:rsidR="00974F10" w:rsidRPr="000C17BA" w:rsidRDefault="00974F10" w:rsidP="00444CAE">
            <w:pPr>
              <w:pStyle w:val="Normal-white"/>
            </w:pPr>
            <w:r w:rsidRPr="000C17BA">
              <w:t xml:space="preserve">Time of First Submission Date </w:t>
            </w:r>
          </w:p>
        </w:tc>
        <w:tc>
          <w:tcPr>
            <w:tcW w:w="5903" w:type="dxa"/>
          </w:tcPr>
          <w:p w14:paraId="6D08F47C" w14:textId="210A8C18" w:rsidR="00974F10" w:rsidRPr="000C17BA" w:rsidRDefault="000C17BA"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27/01/2022</w:t>
            </w:r>
          </w:p>
        </w:tc>
      </w:tr>
      <w:tr w:rsidR="00974F10" w:rsidRPr="000C17BA" w14:paraId="5D33791F"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4286F3C" w14:textId="6E77C324" w:rsidR="00974F10" w:rsidRPr="000C17BA" w:rsidRDefault="00974F10" w:rsidP="00444CAE">
            <w:pPr>
              <w:pStyle w:val="Normal-white"/>
            </w:pPr>
            <w:r w:rsidRPr="000C17BA">
              <w:t>Date of Design Certification</w:t>
            </w:r>
          </w:p>
        </w:tc>
        <w:tc>
          <w:tcPr>
            <w:tcW w:w="5903" w:type="dxa"/>
          </w:tcPr>
          <w:p w14:paraId="4428683B" w14:textId="57571D81" w:rsidR="00974F10" w:rsidRPr="000C17BA" w:rsidRDefault="003554D2"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N/A</w:t>
            </w:r>
          </w:p>
        </w:tc>
      </w:tr>
      <w:tr w:rsidR="00974F10" w:rsidRPr="000C17BA" w14:paraId="1506A991"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1E69BE6" w14:textId="358179FC" w:rsidR="00974F10" w:rsidRPr="000C17BA" w:rsidRDefault="00974F10" w:rsidP="00444CAE">
            <w:pPr>
              <w:pStyle w:val="Normal-white"/>
            </w:pPr>
            <w:r w:rsidRPr="000C17BA">
              <w:t xml:space="preserve">Version number of the </w:t>
            </w:r>
            <w:r w:rsidR="00535750" w:rsidRPr="000C17BA">
              <w:t>P</w:t>
            </w:r>
            <w:r w:rsidRPr="000C17BA">
              <w:t>DD</w:t>
            </w:r>
          </w:p>
        </w:tc>
        <w:tc>
          <w:tcPr>
            <w:tcW w:w="5903" w:type="dxa"/>
          </w:tcPr>
          <w:p w14:paraId="00749F0F" w14:textId="5C928DA1" w:rsidR="00974F10" w:rsidRPr="00A656B9" w:rsidRDefault="006C0412" w:rsidP="00974F10">
            <w:pPr>
              <w:spacing w:after="200"/>
              <w:cnfStyle w:val="000000000000" w:firstRow="0" w:lastRow="0" w:firstColumn="0" w:lastColumn="0" w:oddVBand="0" w:evenVBand="0" w:oddHBand="0" w:evenHBand="0" w:firstRowFirstColumn="0" w:firstRowLastColumn="0" w:lastRowFirstColumn="0" w:lastRowLastColumn="0"/>
              <w:rPr>
                <w:lang w:val="en-GB"/>
              </w:rPr>
            </w:pPr>
            <w:del w:id="0" w:author="Stephy" w:date="2022-04-19T19:06:00Z">
              <w:r w:rsidRPr="00A656B9" w:rsidDel="00FE1411">
                <w:rPr>
                  <w:lang w:val="en-GB"/>
                </w:rPr>
                <w:delText>1</w:delText>
              </w:r>
            </w:del>
            <w:r w:rsidR="008241AC">
              <w:rPr>
                <w:lang w:val="en-GB"/>
              </w:rPr>
              <w:t>3</w:t>
            </w:r>
            <w:r w:rsidRPr="00A656B9">
              <w:rPr>
                <w:lang w:val="en-GB"/>
              </w:rPr>
              <w:t>.</w:t>
            </w:r>
            <w:r w:rsidR="006D0870" w:rsidRPr="00A656B9">
              <w:rPr>
                <w:lang w:val="en-GB"/>
              </w:rPr>
              <w:t>0</w:t>
            </w:r>
          </w:p>
        </w:tc>
      </w:tr>
      <w:tr w:rsidR="00974F10" w:rsidRPr="000C17BA" w14:paraId="6D507BE2"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65802D9" w14:textId="4E02FC14" w:rsidR="00974F10" w:rsidRPr="000C17BA" w:rsidRDefault="00974F10" w:rsidP="00444CAE">
            <w:pPr>
              <w:pStyle w:val="Normal-white"/>
              <w:rPr>
                <w:sz w:val="22"/>
              </w:rPr>
            </w:pPr>
            <w:r w:rsidRPr="000C17BA">
              <w:t>Completion date of version</w:t>
            </w:r>
          </w:p>
        </w:tc>
        <w:tc>
          <w:tcPr>
            <w:tcW w:w="5903" w:type="dxa"/>
          </w:tcPr>
          <w:p w14:paraId="15DA2880" w14:textId="6BF49960" w:rsidR="00974F10" w:rsidRPr="00A656B9" w:rsidRDefault="008241AC">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08</w:t>
            </w:r>
            <w:r w:rsidR="00425C4E" w:rsidRPr="00A656B9">
              <w:rPr>
                <w:lang w:val="en-GB"/>
              </w:rPr>
              <w:t>/</w:t>
            </w:r>
            <w:del w:id="1" w:author="Stephy" w:date="2022-04-25T16:08:00Z">
              <w:r w:rsidR="00425C4E" w:rsidRPr="00A656B9" w:rsidDel="00DC077A">
                <w:rPr>
                  <w:lang w:val="en-GB"/>
                </w:rPr>
                <w:delText>01</w:delText>
              </w:r>
            </w:del>
            <w:ins w:id="2" w:author="Stephy" w:date="2022-04-25T16:08:00Z">
              <w:r w:rsidR="00DC077A" w:rsidRPr="00A656B9">
                <w:rPr>
                  <w:lang w:val="en-GB"/>
                </w:rPr>
                <w:t>0</w:t>
              </w:r>
            </w:ins>
            <w:r>
              <w:rPr>
                <w:lang w:val="en-GB"/>
              </w:rPr>
              <w:t>6</w:t>
            </w:r>
            <w:r w:rsidR="00425C4E" w:rsidRPr="00A656B9">
              <w:rPr>
                <w:lang w:val="en-GB"/>
              </w:rPr>
              <w:t>/2022</w:t>
            </w:r>
          </w:p>
        </w:tc>
      </w:tr>
      <w:tr w:rsidR="003554D2" w:rsidRPr="000C17BA" w14:paraId="70DA5DD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C624B09" w14:textId="32864601" w:rsidR="003554D2" w:rsidRPr="000C17BA" w:rsidRDefault="003554D2" w:rsidP="003554D2">
            <w:pPr>
              <w:pStyle w:val="Normal-white"/>
            </w:pPr>
            <w:r w:rsidRPr="000C17BA">
              <w:t xml:space="preserve">Project Developer </w:t>
            </w:r>
          </w:p>
        </w:tc>
        <w:tc>
          <w:tcPr>
            <w:tcW w:w="5903" w:type="dxa"/>
          </w:tcPr>
          <w:p w14:paraId="6F78301B" w14:textId="38F86553" w:rsidR="003554D2" w:rsidRPr="000C17BA" w:rsidRDefault="003554D2" w:rsidP="003554D2">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Greneity Infocom Service Private Limited</w:t>
            </w:r>
          </w:p>
        </w:tc>
      </w:tr>
      <w:tr w:rsidR="003554D2" w:rsidRPr="000C17BA" w14:paraId="64AD9DD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1000127" w14:textId="68B0F3B6" w:rsidR="003554D2" w:rsidRPr="000C17BA" w:rsidRDefault="003554D2" w:rsidP="003554D2">
            <w:pPr>
              <w:pStyle w:val="Normal-white"/>
            </w:pPr>
            <w:r w:rsidRPr="000C17BA">
              <w:t>Project Representative</w:t>
            </w:r>
          </w:p>
        </w:tc>
        <w:tc>
          <w:tcPr>
            <w:tcW w:w="5903" w:type="dxa"/>
          </w:tcPr>
          <w:p w14:paraId="3B52705E" w14:textId="2C53EEB4" w:rsidR="003554D2" w:rsidRPr="000C17BA" w:rsidRDefault="003554D2" w:rsidP="003554D2">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Greneity Infocom Service Private Limited</w:t>
            </w:r>
          </w:p>
        </w:tc>
      </w:tr>
      <w:tr w:rsidR="003554D2" w:rsidRPr="000C17BA" w14:paraId="4C70EDA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1A81E64" w14:textId="6975901E" w:rsidR="003554D2" w:rsidRPr="000C17BA" w:rsidRDefault="003554D2" w:rsidP="003554D2">
            <w:pPr>
              <w:pStyle w:val="Normal-white"/>
            </w:pPr>
            <w:r w:rsidRPr="000C17BA">
              <w:t xml:space="preserve">Project Participants and any communities involved </w:t>
            </w:r>
          </w:p>
        </w:tc>
        <w:tc>
          <w:tcPr>
            <w:tcW w:w="5903" w:type="dxa"/>
          </w:tcPr>
          <w:p w14:paraId="3766770C" w14:textId="45C332E0" w:rsidR="003554D2" w:rsidRPr="000C17BA" w:rsidRDefault="003554D2" w:rsidP="003554D2">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Greneity Infocom Service Private Limited</w:t>
            </w:r>
          </w:p>
          <w:p w14:paraId="531DEB41" w14:textId="5E5D38F2" w:rsidR="00AB6778" w:rsidRPr="007A2C94" w:rsidRDefault="00AB6778" w:rsidP="003554D2">
            <w:pPr>
              <w:spacing w:after="200"/>
              <w:cnfStyle w:val="000000000000" w:firstRow="0" w:lastRow="0" w:firstColumn="0" w:lastColumn="0" w:oddVBand="0" w:evenVBand="0" w:oddHBand="0" w:evenHBand="0" w:firstRowFirstColumn="0" w:firstRowLastColumn="0" w:lastRowFirstColumn="0" w:lastRowLastColumn="0"/>
              <w:rPr>
                <w:lang w:val="en-GB"/>
              </w:rPr>
            </w:pPr>
            <w:r w:rsidRPr="007A2C94">
              <w:rPr>
                <w:lang w:val="en-GB"/>
              </w:rPr>
              <w:t>Samagra Vikas Mission</w:t>
            </w:r>
          </w:p>
          <w:p w14:paraId="620DF4B0" w14:textId="2AF94928" w:rsidR="003554D2" w:rsidRPr="000C17BA" w:rsidRDefault="003554D2" w:rsidP="003554D2">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0C17BA" w14:paraId="5BDC737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E7C2472" w14:textId="5E26B5A0" w:rsidR="00974F10" w:rsidRPr="000C17BA" w:rsidRDefault="00974F10" w:rsidP="00444CAE">
            <w:pPr>
              <w:pStyle w:val="Normal-white"/>
              <w:rPr>
                <w:szCs w:val="22"/>
              </w:rPr>
            </w:pPr>
            <w:r w:rsidRPr="000C17BA">
              <w:t>Host Country (ies)</w:t>
            </w:r>
          </w:p>
        </w:tc>
        <w:tc>
          <w:tcPr>
            <w:tcW w:w="5903" w:type="dxa"/>
          </w:tcPr>
          <w:p w14:paraId="5AF749F0" w14:textId="08FA4AFA" w:rsidR="00974F10" w:rsidRPr="000C17BA" w:rsidRDefault="006C0412" w:rsidP="00974F10">
            <w:pPr>
              <w:spacing w:after="200"/>
              <w:cnfStyle w:val="000000000000" w:firstRow="0" w:lastRow="0" w:firstColumn="0" w:lastColumn="0" w:oddVBand="0" w:evenVBand="0" w:oddHBand="0" w:evenHBand="0" w:firstRowFirstColumn="0" w:firstRowLastColumn="0" w:lastRowFirstColumn="0" w:lastRowLastColumn="0"/>
              <w:rPr>
                <w:rFonts w:ascii="Avenir Book" w:hAnsi="Avenir Book" w:cs="Arial"/>
                <w:szCs w:val="22"/>
              </w:rPr>
            </w:pPr>
            <w:r w:rsidRPr="000C17BA">
              <w:rPr>
                <w:lang w:val="en-GB"/>
              </w:rPr>
              <w:t>India</w:t>
            </w:r>
          </w:p>
        </w:tc>
      </w:tr>
      <w:tr w:rsidR="00974F10" w:rsidRPr="000C17BA" w14:paraId="04033246"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7CF122C" w14:textId="77777777" w:rsidR="00974F10" w:rsidRPr="000C17BA" w:rsidRDefault="00974F10" w:rsidP="00974F10">
            <w:pPr>
              <w:tabs>
                <w:tab w:val="left" w:pos="3536"/>
              </w:tabs>
              <w:rPr>
                <w:rFonts w:asciiTheme="minorHAnsi" w:hAnsiTheme="minorHAnsi" w:cs="Arial"/>
                <w:color w:val="FFFFFF" w:themeColor="background1"/>
                <w:sz w:val="20"/>
              </w:rPr>
            </w:pPr>
            <w:r w:rsidRPr="000C17BA">
              <w:rPr>
                <w:rFonts w:asciiTheme="minorHAnsi" w:hAnsiTheme="minorHAnsi" w:cs="Arial"/>
                <w:color w:val="FFFFFF" w:themeColor="background1"/>
                <w:sz w:val="20"/>
              </w:rPr>
              <w:t>Activity Requirements applied</w:t>
            </w:r>
          </w:p>
          <w:p w14:paraId="58B0F4FE" w14:textId="77777777" w:rsidR="00974F10" w:rsidRPr="000C17BA" w:rsidRDefault="00974F10" w:rsidP="00974F10">
            <w:pPr>
              <w:spacing w:line="276" w:lineRule="auto"/>
              <w:rPr>
                <w:rFonts w:asciiTheme="minorHAnsi" w:hAnsiTheme="minorHAnsi"/>
                <w:bCs w:val="0"/>
                <w:color w:val="FFFFFF" w:themeColor="background1"/>
                <w:lang w:val="en-GB"/>
              </w:rPr>
            </w:pPr>
          </w:p>
        </w:tc>
        <w:tc>
          <w:tcPr>
            <w:tcW w:w="5903" w:type="dxa"/>
          </w:tcPr>
          <w:p w14:paraId="232F6EBA" w14:textId="77777777" w:rsidR="00535750" w:rsidRPr="000C17BA" w:rsidRDefault="0053575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p w14:paraId="69E8E746" w14:textId="6706E89C" w:rsidR="00974F10" w:rsidRPr="000C17BA" w:rsidRDefault="006D087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0C17BA">
              <w:rPr>
                <w:rFonts w:asciiTheme="minorHAnsi" w:hAnsiTheme="minorHAnsi" w:cs="Arial"/>
                <w:sz w:val="20"/>
                <w:szCs w:val="20"/>
              </w:rPr>
              <w:fldChar w:fldCharType="begin">
                <w:ffData>
                  <w:name w:val="Check7"/>
                  <w:enabled/>
                  <w:calcOnExit w:val="0"/>
                  <w:checkBox>
                    <w:sizeAuto/>
                    <w:default w:val="1"/>
                  </w:checkBox>
                </w:ffData>
              </w:fldChar>
            </w:r>
            <w:r w:rsidRPr="000C17BA">
              <w:rPr>
                <w:rFonts w:asciiTheme="minorHAnsi" w:hAnsiTheme="minorHAnsi" w:cs="Arial"/>
                <w:sz w:val="20"/>
                <w:szCs w:val="20"/>
              </w:rPr>
              <w:instrText xml:space="preserve"> </w:instrText>
            </w:r>
            <w:bookmarkStart w:id="3" w:name="Check7"/>
            <w:r w:rsidRPr="000C17BA">
              <w:rPr>
                <w:rFonts w:asciiTheme="minorHAnsi" w:hAnsiTheme="minorHAnsi" w:cs="Arial"/>
                <w:sz w:val="20"/>
                <w:szCs w:val="20"/>
              </w:rPr>
              <w:instrText xml:space="preserve">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bookmarkEnd w:id="3"/>
            <w:r w:rsidR="00974F10" w:rsidRPr="000C17BA">
              <w:rPr>
                <w:rFonts w:asciiTheme="minorHAnsi" w:hAnsiTheme="minorHAnsi" w:cs="Arial"/>
                <w:sz w:val="20"/>
                <w:szCs w:val="20"/>
              </w:rPr>
              <w:t xml:space="preserve"> Community Services Activities </w:t>
            </w:r>
          </w:p>
          <w:p w14:paraId="26FD4FC2" w14:textId="77777777" w:rsidR="00974F10" w:rsidRPr="000C17BA"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0C17BA">
              <w:rPr>
                <w:rFonts w:asciiTheme="minorHAnsi" w:hAnsiTheme="minorHAnsi" w:cs="Arial"/>
                <w:sz w:val="20"/>
                <w:szCs w:val="20"/>
              </w:rPr>
              <w:fldChar w:fldCharType="begin">
                <w:ffData>
                  <w:name w:val="Check8"/>
                  <w:enabled/>
                  <w:calcOnExit w:val="0"/>
                  <w:checkBox>
                    <w:sizeAuto/>
                    <w:default w:val="0"/>
                  </w:checkBox>
                </w:ffData>
              </w:fldChar>
            </w:r>
            <w:r w:rsidRPr="000C17BA">
              <w:rPr>
                <w:rFonts w:asciiTheme="minorHAnsi" w:hAnsiTheme="minorHAnsi" w:cs="Arial"/>
                <w:sz w:val="20"/>
                <w:szCs w:val="20"/>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rPr>
              <w:t xml:space="preserve"> Renewable Energy Activities</w:t>
            </w:r>
          </w:p>
          <w:p w14:paraId="5EE98B75" w14:textId="77777777" w:rsidR="00974F10" w:rsidRPr="000C17BA"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0C17BA">
              <w:rPr>
                <w:rFonts w:asciiTheme="minorHAnsi" w:hAnsiTheme="minorHAnsi" w:cs="Arial"/>
                <w:sz w:val="20"/>
                <w:szCs w:val="20"/>
              </w:rPr>
              <w:fldChar w:fldCharType="begin">
                <w:ffData>
                  <w:name w:val="Check9"/>
                  <w:enabled/>
                  <w:calcOnExit w:val="0"/>
                  <w:checkBox>
                    <w:sizeAuto/>
                    <w:default w:val="0"/>
                  </w:checkBox>
                </w:ffData>
              </w:fldChar>
            </w:r>
            <w:r w:rsidRPr="000C17BA">
              <w:rPr>
                <w:rFonts w:asciiTheme="minorHAnsi" w:hAnsiTheme="minorHAnsi" w:cs="Arial"/>
                <w:sz w:val="20"/>
                <w:szCs w:val="20"/>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rPr>
              <w:t xml:space="preserve"> Land Use and Forestry Activities/Risks &amp; Capacities</w:t>
            </w:r>
          </w:p>
          <w:p w14:paraId="78197750" w14:textId="4097FA5F" w:rsidR="00974F10" w:rsidRPr="000C17BA"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0C17BA">
              <w:rPr>
                <w:rFonts w:asciiTheme="minorHAnsi" w:hAnsiTheme="minorHAnsi" w:cs="Arial"/>
                <w:sz w:val="20"/>
                <w:szCs w:val="20"/>
              </w:rPr>
              <w:fldChar w:fldCharType="begin">
                <w:ffData>
                  <w:name w:val="Check10"/>
                  <w:enabled/>
                  <w:calcOnExit w:val="0"/>
                  <w:checkBox>
                    <w:sizeAuto/>
                    <w:default w:val="0"/>
                  </w:checkBox>
                </w:ffData>
              </w:fldChar>
            </w:r>
            <w:r w:rsidRPr="000C17BA">
              <w:rPr>
                <w:rFonts w:asciiTheme="minorHAnsi" w:hAnsiTheme="minorHAnsi" w:cs="Arial"/>
                <w:sz w:val="20"/>
                <w:szCs w:val="20"/>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sz w:val="20"/>
                <w:szCs w:val="20"/>
              </w:rPr>
              <w:t xml:space="preserve"> </w:t>
            </w:r>
            <w:r w:rsidRPr="000C17BA">
              <w:rPr>
                <w:rFonts w:asciiTheme="minorHAnsi" w:hAnsiTheme="minorHAnsi" w:cs="Arial"/>
                <w:sz w:val="20"/>
                <w:szCs w:val="20"/>
              </w:rPr>
              <w:t xml:space="preserve">N/A </w:t>
            </w:r>
          </w:p>
        </w:tc>
      </w:tr>
      <w:tr w:rsidR="00974F10" w:rsidRPr="000C17BA" w14:paraId="5A8CEACF"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153BE31" w14:textId="2DF8CF78" w:rsidR="00974F10" w:rsidRPr="000C17BA" w:rsidRDefault="00974F10" w:rsidP="00974F10">
            <w:pPr>
              <w:spacing w:line="276" w:lineRule="auto"/>
              <w:rPr>
                <w:rFonts w:asciiTheme="minorHAnsi" w:hAnsiTheme="minorHAnsi"/>
                <w:bCs w:val="0"/>
                <w:color w:val="FFFFFF" w:themeColor="background1"/>
                <w:lang w:val="en-GB"/>
              </w:rPr>
            </w:pPr>
            <w:r w:rsidRPr="000C17BA">
              <w:rPr>
                <w:rFonts w:asciiTheme="minorHAnsi" w:hAnsiTheme="minorHAnsi" w:cs="Arial"/>
                <w:color w:val="FFFFFF" w:themeColor="background1"/>
                <w:sz w:val="20"/>
              </w:rPr>
              <w:t>Scale of the project activity</w:t>
            </w:r>
          </w:p>
        </w:tc>
        <w:tc>
          <w:tcPr>
            <w:tcW w:w="5903" w:type="dxa"/>
          </w:tcPr>
          <w:p w14:paraId="36403AF6" w14:textId="77777777" w:rsidR="00535750" w:rsidRPr="000C17BA" w:rsidRDefault="0053575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p w14:paraId="2AAF7E3A" w14:textId="0FF7F35F" w:rsidR="00974F10" w:rsidRPr="000C17BA"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0C17BA">
              <w:rPr>
                <w:rFonts w:asciiTheme="minorHAnsi" w:hAnsiTheme="minorHAnsi" w:cs="Arial"/>
                <w:sz w:val="20"/>
                <w:szCs w:val="20"/>
              </w:rPr>
              <w:fldChar w:fldCharType="begin">
                <w:ffData>
                  <w:name w:val="Check1"/>
                  <w:enabled/>
                  <w:calcOnExit w:val="0"/>
                  <w:checkBox>
                    <w:sizeAuto/>
                    <w:default w:val="0"/>
                  </w:checkBox>
                </w:ffData>
              </w:fldChar>
            </w:r>
            <w:r w:rsidRPr="000C17BA">
              <w:rPr>
                <w:rFonts w:asciiTheme="minorHAnsi" w:hAnsiTheme="minorHAnsi" w:cs="Arial"/>
                <w:sz w:val="20"/>
                <w:szCs w:val="20"/>
                <w:lang w:val="it-IT"/>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lang w:val="it-IT"/>
              </w:rPr>
              <w:t xml:space="preserve"> Micro scale</w:t>
            </w:r>
          </w:p>
          <w:p w14:paraId="298A3D6E" w14:textId="686AB18C" w:rsidR="00974F10" w:rsidRPr="000C17BA" w:rsidRDefault="006D087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0C17BA">
              <w:rPr>
                <w:rFonts w:asciiTheme="minorHAnsi" w:hAnsiTheme="minorHAnsi" w:cs="Arial"/>
                <w:sz w:val="20"/>
                <w:szCs w:val="20"/>
              </w:rPr>
              <w:fldChar w:fldCharType="begin">
                <w:ffData>
                  <w:name w:val="Check2"/>
                  <w:enabled/>
                  <w:calcOnExit w:val="0"/>
                  <w:checkBox>
                    <w:sizeAuto/>
                    <w:default w:val="1"/>
                  </w:checkBox>
                </w:ffData>
              </w:fldChar>
            </w:r>
            <w:r w:rsidRPr="000C17BA">
              <w:rPr>
                <w:rFonts w:asciiTheme="minorHAnsi" w:hAnsiTheme="minorHAnsi" w:cs="Arial"/>
                <w:sz w:val="20"/>
                <w:szCs w:val="20"/>
              </w:rPr>
              <w:instrText xml:space="preserve"> </w:instrText>
            </w:r>
            <w:bookmarkStart w:id="4" w:name="Check2"/>
            <w:r w:rsidRPr="000C17BA">
              <w:rPr>
                <w:rFonts w:asciiTheme="minorHAnsi" w:hAnsiTheme="minorHAnsi" w:cs="Arial"/>
                <w:sz w:val="20"/>
                <w:szCs w:val="20"/>
              </w:rPr>
              <w:instrText xml:space="preserve">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bookmarkEnd w:id="4"/>
            <w:r w:rsidR="00974F10" w:rsidRPr="000C17BA">
              <w:rPr>
                <w:rFonts w:asciiTheme="minorHAnsi" w:hAnsiTheme="minorHAnsi" w:cs="Arial"/>
                <w:sz w:val="20"/>
                <w:szCs w:val="20"/>
                <w:lang w:val="it-IT"/>
              </w:rPr>
              <w:t xml:space="preserve"> Small Scale</w:t>
            </w:r>
          </w:p>
          <w:p w14:paraId="2E219CE6" w14:textId="37636DF1" w:rsidR="00974F10" w:rsidRPr="000C17BA"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it-IT"/>
              </w:rPr>
            </w:pPr>
            <w:r w:rsidRPr="000C17BA">
              <w:rPr>
                <w:rFonts w:asciiTheme="minorHAnsi" w:hAnsiTheme="minorHAnsi" w:cs="Arial"/>
                <w:sz w:val="20"/>
                <w:szCs w:val="20"/>
              </w:rPr>
              <w:fldChar w:fldCharType="begin">
                <w:ffData>
                  <w:name w:val="Check3"/>
                  <w:enabled/>
                  <w:calcOnExit w:val="0"/>
                  <w:checkBox>
                    <w:sizeAuto/>
                    <w:default w:val="0"/>
                  </w:checkBox>
                </w:ffData>
              </w:fldChar>
            </w:r>
            <w:r w:rsidRPr="000C17BA">
              <w:rPr>
                <w:rFonts w:asciiTheme="minorHAnsi" w:hAnsiTheme="minorHAnsi" w:cs="Arial"/>
                <w:sz w:val="20"/>
                <w:szCs w:val="20"/>
                <w:lang w:val="it-IT"/>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lang w:val="it-IT"/>
              </w:rPr>
              <w:t xml:space="preserve"> Large Scale</w:t>
            </w:r>
          </w:p>
        </w:tc>
      </w:tr>
      <w:tr w:rsidR="00974F10" w:rsidRPr="000C17BA" w14:paraId="5667F5B4"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5030F7E" w14:textId="3D3BEBE3" w:rsidR="00974F10" w:rsidRPr="000C17BA" w:rsidRDefault="00974F10" w:rsidP="00974F10">
            <w:pPr>
              <w:spacing w:line="276" w:lineRule="auto"/>
              <w:rPr>
                <w:rFonts w:asciiTheme="minorHAnsi" w:hAnsiTheme="minorHAnsi"/>
                <w:bCs w:val="0"/>
                <w:color w:val="FFFFFF" w:themeColor="background1"/>
                <w:lang w:val="en-GB"/>
              </w:rPr>
            </w:pPr>
            <w:r w:rsidRPr="000C17BA">
              <w:rPr>
                <w:rFonts w:asciiTheme="minorHAnsi" w:hAnsiTheme="minorHAnsi" w:cs="Arial"/>
                <w:color w:val="FFFFFF" w:themeColor="background1"/>
                <w:sz w:val="20"/>
              </w:rPr>
              <w:t>Other Requirements applied</w:t>
            </w:r>
          </w:p>
        </w:tc>
        <w:tc>
          <w:tcPr>
            <w:tcW w:w="5903" w:type="dxa"/>
          </w:tcPr>
          <w:p w14:paraId="2483267B" w14:textId="1C657B58" w:rsidR="00974F10" w:rsidRPr="000C17BA" w:rsidRDefault="006D087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0C17BA">
              <w:rPr>
                <w:rFonts w:asciiTheme="minorHAnsi" w:hAnsiTheme="minorHAnsi"/>
                <w:sz w:val="20"/>
                <w:szCs w:val="20"/>
                <w:lang w:val="en-GB"/>
              </w:rPr>
              <w:t>N/A</w:t>
            </w:r>
          </w:p>
        </w:tc>
      </w:tr>
      <w:tr w:rsidR="00974F10" w:rsidRPr="000C17BA" w14:paraId="7D7B1E07"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0B88E66" w14:textId="3ED52D45" w:rsidR="00974F10" w:rsidRPr="000C17BA" w:rsidRDefault="00974F10" w:rsidP="00974F10">
            <w:pPr>
              <w:spacing w:line="276" w:lineRule="auto"/>
              <w:rPr>
                <w:rFonts w:asciiTheme="minorHAnsi" w:hAnsiTheme="minorHAnsi"/>
                <w:bCs w:val="0"/>
                <w:color w:val="FFFFFF" w:themeColor="background1"/>
                <w:lang w:val="en-GB"/>
              </w:rPr>
            </w:pPr>
            <w:r w:rsidRPr="000C17BA">
              <w:rPr>
                <w:rFonts w:asciiTheme="minorHAnsi" w:hAnsiTheme="minorHAnsi" w:cs="Arial"/>
                <w:color w:val="FFFFFF" w:themeColor="background1"/>
                <w:sz w:val="20"/>
              </w:rPr>
              <w:t>Methodology (ies) applied and version number</w:t>
            </w:r>
          </w:p>
        </w:tc>
        <w:tc>
          <w:tcPr>
            <w:tcW w:w="5903" w:type="dxa"/>
          </w:tcPr>
          <w:p w14:paraId="7F97CC07" w14:textId="7177C511" w:rsidR="00974F10" w:rsidRPr="000C17BA" w:rsidRDefault="006D0870" w:rsidP="0055588C">
            <w:pPr>
              <w:spacing w:after="200"/>
              <w:jc w:val="both"/>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IN"/>
              </w:rPr>
            </w:pPr>
            <w:r w:rsidRPr="00DF46E4">
              <w:rPr>
                <w:sz w:val="20"/>
                <w:lang w:val="en-GB"/>
              </w:rPr>
              <w:t>AMS-I.E.: Switch from non-renewable biomass for thermal applications by the user -Version 12.0</w:t>
            </w:r>
          </w:p>
        </w:tc>
      </w:tr>
      <w:tr w:rsidR="00974F10" w:rsidRPr="000C17BA" w14:paraId="30A727E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1AD4357" w14:textId="133686B0" w:rsidR="00974F10" w:rsidRPr="000C17BA" w:rsidRDefault="00974F10" w:rsidP="00974F10">
            <w:pPr>
              <w:spacing w:line="276" w:lineRule="auto"/>
              <w:rPr>
                <w:rFonts w:asciiTheme="minorHAnsi" w:hAnsiTheme="minorHAnsi"/>
                <w:bCs w:val="0"/>
                <w:color w:val="FFFFFF" w:themeColor="background1"/>
                <w:lang w:val="en-GB"/>
              </w:rPr>
            </w:pPr>
            <w:r w:rsidRPr="000C17BA">
              <w:rPr>
                <w:rFonts w:asciiTheme="minorHAnsi" w:hAnsiTheme="minorHAnsi" w:cs="Arial"/>
                <w:color w:val="FFFFFF" w:themeColor="background1"/>
                <w:sz w:val="20"/>
              </w:rPr>
              <w:t>Product Requirements applied</w:t>
            </w:r>
          </w:p>
        </w:tc>
        <w:tc>
          <w:tcPr>
            <w:tcW w:w="5903" w:type="dxa"/>
          </w:tcPr>
          <w:p w14:paraId="4F3A706D" w14:textId="77777777" w:rsidR="00535750" w:rsidRPr="000C17BA" w:rsidRDefault="0053575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p w14:paraId="7C7D8D3D" w14:textId="5DDACB60" w:rsidR="00974F10" w:rsidRPr="000C17BA" w:rsidRDefault="006D087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0C17BA">
              <w:rPr>
                <w:rFonts w:asciiTheme="minorHAnsi" w:hAnsiTheme="minorHAnsi"/>
                <w:sz w:val="20"/>
                <w:szCs w:val="20"/>
              </w:rPr>
              <w:fldChar w:fldCharType="begin">
                <w:ffData>
                  <w:name w:val="Check4"/>
                  <w:enabled/>
                  <w:calcOnExit w:val="0"/>
                  <w:checkBox>
                    <w:sizeAuto/>
                    <w:default w:val="1"/>
                  </w:checkBox>
                </w:ffData>
              </w:fldChar>
            </w:r>
            <w:r w:rsidRPr="000C17BA">
              <w:rPr>
                <w:rFonts w:asciiTheme="minorHAnsi" w:hAnsiTheme="minorHAnsi"/>
                <w:sz w:val="20"/>
                <w:szCs w:val="20"/>
              </w:rPr>
              <w:instrText xml:space="preserve"> </w:instrText>
            </w:r>
            <w:bookmarkStart w:id="5" w:name="Check4"/>
            <w:r w:rsidRPr="000C17BA">
              <w:rPr>
                <w:rFonts w:asciiTheme="minorHAnsi" w:hAnsiTheme="minorHAnsi"/>
                <w:sz w:val="20"/>
                <w:szCs w:val="20"/>
              </w:rPr>
              <w:instrText xml:space="preserve">FORMCHECKBOX </w:instrText>
            </w:r>
            <w:r w:rsidR="00A10DD2">
              <w:rPr>
                <w:rFonts w:asciiTheme="minorHAnsi" w:hAnsiTheme="minorHAnsi"/>
                <w:sz w:val="20"/>
                <w:szCs w:val="20"/>
              </w:rPr>
            </w:r>
            <w:r w:rsidR="00A10DD2">
              <w:rPr>
                <w:rFonts w:asciiTheme="minorHAnsi" w:hAnsiTheme="minorHAnsi"/>
                <w:sz w:val="20"/>
                <w:szCs w:val="20"/>
              </w:rPr>
              <w:fldChar w:fldCharType="separate"/>
            </w:r>
            <w:r w:rsidRPr="000C17BA">
              <w:rPr>
                <w:rFonts w:asciiTheme="minorHAnsi" w:hAnsiTheme="minorHAnsi"/>
                <w:sz w:val="20"/>
                <w:szCs w:val="20"/>
              </w:rPr>
              <w:fldChar w:fldCharType="end"/>
            </w:r>
            <w:bookmarkEnd w:id="5"/>
            <w:r w:rsidR="00974F10" w:rsidRPr="000C17BA">
              <w:rPr>
                <w:rFonts w:asciiTheme="minorHAnsi" w:hAnsiTheme="minorHAnsi"/>
                <w:sz w:val="20"/>
                <w:szCs w:val="20"/>
              </w:rPr>
              <w:t xml:space="preserve"> </w:t>
            </w:r>
            <w:r w:rsidR="00974F10" w:rsidRPr="000C17BA">
              <w:rPr>
                <w:rFonts w:asciiTheme="minorHAnsi" w:hAnsiTheme="minorHAnsi" w:cs="Arial"/>
                <w:sz w:val="20"/>
                <w:szCs w:val="20"/>
              </w:rPr>
              <w:t xml:space="preserve">GHG Emissions Reduction &amp; Sequestration </w:t>
            </w:r>
          </w:p>
          <w:p w14:paraId="77A0636E" w14:textId="77777777" w:rsidR="00974F10" w:rsidRPr="000C17BA"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0C17BA">
              <w:rPr>
                <w:rFonts w:asciiTheme="minorHAnsi" w:hAnsiTheme="minorHAnsi" w:cs="Arial"/>
                <w:sz w:val="20"/>
                <w:szCs w:val="20"/>
              </w:rPr>
              <w:fldChar w:fldCharType="begin">
                <w:ffData>
                  <w:name w:val="Check5"/>
                  <w:enabled/>
                  <w:calcOnExit w:val="0"/>
                  <w:checkBox>
                    <w:sizeAuto/>
                    <w:default w:val="0"/>
                  </w:checkBox>
                </w:ffData>
              </w:fldChar>
            </w:r>
            <w:r w:rsidRPr="000C17BA">
              <w:rPr>
                <w:rFonts w:asciiTheme="minorHAnsi" w:hAnsiTheme="minorHAnsi" w:cs="Arial"/>
                <w:sz w:val="20"/>
                <w:szCs w:val="20"/>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rPr>
              <w:t xml:space="preserve"> Renewable Energy Label </w:t>
            </w:r>
          </w:p>
          <w:p w14:paraId="58F10058" w14:textId="5F135FFB" w:rsidR="00974F10" w:rsidRPr="000C17BA"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0C17BA">
              <w:rPr>
                <w:rFonts w:asciiTheme="minorHAnsi" w:hAnsiTheme="minorHAnsi" w:cs="Arial"/>
                <w:sz w:val="20"/>
                <w:szCs w:val="20"/>
              </w:rPr>
              <w:fldChar w:fldCharType="begin">
                <w:ffData>
                  <w:name w:val="Check6"/>
                  <w:enabled/>
                  <w:calcOnExit w:val="0"/>
                  <w:checkBox>
                    <w:sizeAuto/>
                    <w:default w:val="0"/>
                  </w:checkBox>
                </w:ffData>
              </w:fldChar>
            </w:r>
            <w:r w:rsidRPr="000C17BA">
              <w:rPr>
                <w:rFonts w:asciiTheme="minorHAnsi" w:hAnsiTheme="minorHAnsi" w:cs="Arial"/>
                <w:sz w:val="20"/>
                <w:szCs w:val="20"/>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rPr>
              <w:t xml:space="preserve"> N/A </w:t>
            </w:r>
          </w:p>
        </w:tc>
      </w:tr>
      <w:tr w:rsidR="00974F10" w:rsidRPr="000C17BA" w14:paraId="2B924C4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8F37CD1" w14:textId="2DD9C084" w:rsidR="00974F10" w:rsidRPr="000C17BA" w:rsidRDefault="00974F10" w:rsidP="00974F10">
            <w:pPr>
              <w:spacing w:line="276" w:lineRule="auto"/>
              <w:rPr>
                <w:rFonts w:asciiTheme="minorHAnsi" w:hAnsiTheme="minorHAnsi"/>
                <w:bCs w:val="0"/>
                <w:color w:val="FFFFFF" w:themeColor="background1"/>
                <w:lang w:val="en-GB"/>
              </w:rPr>
            </w:pPr>
            <w:r w:rsidRPr="000C17BA">
              <w:rPr>
                <w:rFonts w:asciiTheme="minorHAnsi" w:hAnsiTheme="minorHAnsi" w:cs="Arial"/>
                <w:color w:val="FFFFFF" w:themeColor="background1"/>
                <w:sz w:val="20"/>
              </w:rPr>
              <w:t>Project Cycle:</w:t>
            </w:r>
          </w:p>
        </w:tc>
        <w:tc>
          <w:tcPr>
            <w:tcW w:w="5903" w:type="dxa"/>
          </w:tcPr>
          <w:p w14:paraId="0556051E" w14:textId="7ABC3989" w:rsidR="00974F10" w:rsidRPr="000C17BA"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0C17BA">
              <w:rPr>
                <w:rFonts w:asciiTheme="minorHAnsi" w:hAnsiTheme="minorHAnsi" w:cs="Arial"/>
                <w:sz w:val="20"/>
                <w:szCs w:val="20"/>
              </w:rPr>
              <w:fldChar w:fldCharType="begin">
                <w:ffData>
                  <w:name w:val="Check11"/>
                  <w:enabled/>
                  <w:calcOnExit w:val="0"/>
                  <w:checkBox>
                    <w:sizeAuto/>
                    <w:default w:val="0"/>
                  </w:checkBox>
                </w:ffData>
              </w:fldChar>
            </w:r>
            <w:r w:rsidRPr="000C17BA">
              <w:rPr>
                <w:rFonts w:asciiTheme="minorHAnsi" w:hAnsiTheme="minorHAnsi" w:cs="Arial"/>
                <w:sz w:val="20"/>
                <w:szCs w:val="20"/>
              </w:rPr>
              <w:instrText xml:space="preserve"> 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r w:rsidRPr="000C17BA">
              <w:rPr>
                <w:rFonts w:asciiTheme="minorHAnsi" w:hAnsiTheme="minorHAnsi" w:cs="Arial"/>
                <w:sz w:val="20"/>
                <w:szCs w:val="20"/>
              </w:rPr>
              <w:t xml:space="preserve"> Regular</w:t>
            </w:r>
          </w:p>
          <w:p w14:paraId="391667A1" w14:textId="7B0C19B3" w:rsidR="00974F10" w:rsidRPr="000C17BA" w:rsidRDefault="006D087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0C17BA">
              <w:rPr>
                <w:rFonts w:asciiTheme="minorHAnsi" w:hAnsiTheme="minorHAnsi" w:cs="Arial"/>
                <w:sz w:val="20"/>
                <w:szCs w:val="20"/>
              </w:rPr>
              <w:fldChar w:fldCharType="begin">
                <w:ffData>
                  <w:name w:val="Check24"/>
                  <w:enabled/>
                  <w:calcOnExit w:val="0"/>
                  <w:checkBox>
                    <w:sizeAuto/>
                    <w:default w:val="1"/>
                  </w:checkBox>
                </w:ffData>
              </w:fldChar>
            </w:r>
            <w:r w:rsidRPr="000C17BA">
              <w:rPr>
                <w:rFonts w:asciiTheme="minorHAnsi" w:hAnsiTheme="minorHAnsi" w:cs="Arial"/>
                <w:sz w:val="20"/>
                <w:szCs w:val="20"/>
              </w:rPr>
              <w:instrText xml:space="preserve"> </w:instrText>
            </w:r>
            <w:bookmarkStart w:id="6" w:name="Check24"/>
            <w:r w:rsidRPr="000C17BA">
              <w:rPr>
                <w:rFonts w:asciiTheme="minorHAnsi" w:hAnsiTheme="minorHAnsi" w:cs="Arial"/>
                <w:sz w:val="20"/>
                <w:szCs w:val="20"/>
              </w:rPr>
              <w:instrText xml:space="preserve">FORMCHECKBOX </w:instrText>
            </w:r>
            <w:r w:rsidR="00A10DD2">
              <w:rPr>
                <w:rFonts w:asciiTheme="minorHAnsi" w:hAnsiTheme="minorHAnsi" w:cs="Arial"/>
                <w:sz w:val="20"/>
                <w:szCs w:val="20"/>
              </w:rPr>
            </w:r>
            <w:r w:rsidR="00A10DD2">
              <w:rPr>
                <w:rFonts w:asciiTheme="minorHAnsi" w:hAnsiTheme="minorHAnsi" w:cs="Arial"/>
                <w:sz w:val="20"/>
                <w:szCs w:val="20"/>
              </w:rPr>
              <w:fldChar w:fldCharType="separate"/>
            </w:r>
            <w:r w:rsidRPr="000C17BA">
              <w:rPr>
                <w:rFonts w:asciiTheme="minorHAnsi" w:hAnsiTheme="minorHAnsi" w:cs="Arial"/>
                <w:sz w:val="20"/>
                <w:szCs w:val="20"/>
              </w:rPr>
              <w:fldChar w:fldCharType="end"/>
            </w:r>
            <w:bookmarkEnd w:id="6"/>
            <w:r w:rsidR="00974F10" w:rsidRPr="000C17BA">
              <w:rPr>
                <w:rFonts w:asciiTheme="minorHAnsi" w:hAnsiTheme="minorHAnsi" w:cs="Arial"/>
                <w:sz w:val="20"/>
                <w:szCs w:val="20"/>
              </w:rPr>
              <w:t xml:space="preserve"> Retroactive </w:t>
            </w:r>
          </w:p>
        </w:tc>
      </w:tr>
    </w:tbl>
    <w:p w14:paraId="219ACE23" w14:textId="77777777" w:rsidR="009823F5" w:rsidRPr="000C17BA" w:rsidRDefault="009823F5" w:rsidP="009823F5">
      <w:pPr>
        <w:spacing w:line="276" w:lineRule="auto"/>
        <w:contextualSpacing w:val="0"/>
        <w:rPr>
          <w:b/>
          <w:bCs/>
          <w:lang w:val="en-GB"/>
        </w:rPr>
      </w:pPr>
    </w:p>
    <w:p w14:paraId="30BC7DA3" w14:textId="1D1027E8" w:rsidR="009823F5" w:rsidRPr="000C17BA" w:rsidRDefault="009823F5" w:rsidP="00B01408">
      <w:pPr>
        <w:rPr>
          <w:b/>
          <w:bCs/>
          <w:lang w:val="en-GB"/>
        </w:rPr>
      </w:pPr>
      <w:r w:rsidRPr="000C17BA">
        <w:rPr>
          <w:b/>
          <w:bCs/>
          <w:lang w:val="en-GB"/>
        </w:rPr>
        <w:lastRenderedPageBreak/>
        <w:t xml:space="preserve">Table </w:t>
      </w:r>
      <w:r w:rsidRPr="000C17BA">
        <w:rPr>
          <w:b/>
          <w:bCs/>
          <w:lang w:val="en-GB"/>
        </w:rPr>
        <w:fldChar w:fldCharType="begin"/>
      </w:r>
      <w:r w:rsidRPr="000C17BA">
        <w:rPr>
          <w:b/>
          <w:bCs/>
          <w:lang w:val="en-GB"/>
        </w:rPr>
        <w:instrText xml:space="preserve"> SEQ Table \* ARABIC </w:instrText>
      </w:r>
      <w:r w:rsidRPr="000C17BA">
        <w:rPr>
          <w:b/>
          <w:bCs/>
          <w:lang w:val="en-GB"/>
        </w:rPr>
        <w:fldChar w:fldCharType="separate"/>
      </w:r>
      <w:r w:rsidRPr="000C17BA">
        <w:rPr>
          <w:b/>
          <w:bCs/>
          <w:lang w:val="en-GB"/>
        </w:rPr>
        <w:t>1</w:t>
      </w:r>
      <w:r w:rsidRPr="000C17BA">
        <w:rPr>
          <w:b/>
          <w:bCs/>
          <w:lang w:val="en-GB"/>
        </w:rPr>
        <w:fldChar w:fldCharType="end"/>
      </w:r>
      <w:r w:rsidRPr="000C17BA">
        <w:rPr>
          <w:b/>
          <w:bCs/>
          <w:lang w:val="en-GB"/>
        </w:rPr>
        <w:t xml:space="preserve"> – Estimated Sustainable Development Contributions</w:t>
      </w:r>
    </w:p>
    <w:tbl>
      <w:tblPr>
        <w:tblStyle w:val="GSTableBoldline-heightcondensed"/>
        <w:tblW w:w="5000" w:type="pct"/>
        <w:tblBorders>
          <w:insideH w:val="none" w:sz="0" w:space="0" w:color="auto"/>
        </w:tblBorders>
        <w:tblLayout w:type="fixed"/>
        <w:tblCellMar>
          <w:top w:w="28" w:type="dxa"/>
          <w:left w:w="28" w:type="dxa"/>
        </w:tblCellMar>
        <w:tblLook w:val="0620" w:firstRow="1" w:lastRow="0" w:firstColumn="0" w:lastColumn="0" w:noHBand="1" w:noVBand="1"/>
      </w:tblPr>
      <w:tblGrid>
        <w:gridCol w:w="2125"/>
        <w:gridCol w:w="2269"/>
        <w:gridCol w:w="3406"/>
        <w:gridCol w:w="1832"/>
      </w:tblGrid>
      <w:tr w:rsidR="006B0E02" w:rsidRPr="000C17BA" w14:paraId="5B3003C1" w14:textId="21013BC9" w:rsidTr="0055588C">
        <w:trPr>
          <w:cnfStyle w:val="100000000000" w:firstRow="1" w:lastRow="0" w:firstColumn="0" w:lastColumn="0" w:oddVBand="0" w:evenVBand="0" w:oddHBand="0" w:evenHBand="0" w:firstRowFirstColumn="0" w:firstRowLastColumn="0" w:lastRowFirstColumn="0" w:lastRowLastColumn="0"/>
          <w:trHeight w:val="950"/>
        </w:trPr>
        <w:tc>
          <w:tcPr>
            <w:tcW w:w="1103" w:type="pct"/>
            <w:vAlign w:val="top"/>
          </w:tcPr>
          <w:p w14:paraId="62CAD8F5" w14:textId="79A576F8" w:rsidR="006B0E02" w:rsidRPr="000C17BA" w:rsidRDefault="006B0E02" w:rsidP="009823F5">
            <w:pPr>
              <w:spacing w:after="200" w:line="240" w:lineRule="auto"/>
              <w:outlineLvl w:val="1"/>
              <w:rPr>
                <w:rFonts w:asciiTheme="minorHAnsi" w:hAnsiTheme="minorHAnsi"/>
                <w:color w:val="FFFFFF" w:themeColor="background1"/>
                <w:lang w:val="en-GB" w:eastAsia="de-DE"/>
              </w:rPr>
            </w:pPr>
            <w:r w:rsidRPr="000C17BA">
              <w:rPr>
                <w:rFonts w:asciiTheme="minorHAnsi" w:hAnsiTheme="minorHAnsi" w:cs="Arial"/>
                <w:color w:val="FFFFFF" w:themeColor="background1"/>
                <w:sz w:val="20"/>
              </w:rPr>
              <w:t>Sustainable Development Goals Targeted</w:t>
            </w:r>
          </w:p>
        </w:tc>
        <w:tc>
          <w:tcPr>
            <w:tcW w:w="1178" w:type="pct"/>
            <w:vAlign w:val="top"/>
          </w:tcPr>
          <w:p w14:paraId="1AF22385" w14:textId="02DE1F08" w:rsidR="006B0E02" w:rsidRPr="000C17BA" w:rsidRDefault="006B0E02" w:rsidP="009823F5">
            <w:pPr>
              <w:spacing w:after="200" w:line="240" w:lineRule="auto"/>
              <w:outlineLvl w:val="1"/>
              <w:rPr>
                <w:rFonts w:asciiTheme="minorHAnsi" w:hAnsiTheme="minorHAnsi"/>
                <w:color w:val="FFFFFF" w:themeColor="background1"/>
                <w:lang w:val="en-GB" w:eastAsia="de-DE"/>
              </w:rPr>
            </w:pPr>
            <w:r w:rsidRPr="000C17BA">
              <w:rPr>
                <w:rFonts w:asciiTheme="minorHAnsi" w:hAnsiTheme="minorHAnsi" w:cs="Arial"/>
                <w:color w:val="FFFFFF" w:themeColor="background1"/>
                <w:sz w:val="20"/>
              </w:rPr>
              <w:t xml:space="preserve">SDG Impact </w:t>
            </w:r>
            <w:r w:rsidRPr="000C17BA">
              <w:rPr>
                <w:rFonts w:asciiTheme="minorHAnsi" w:hAnsiTheme="minorHAnsi" w:cs="Arial"/>
                <w:color w:val="FFFFFF" w:themeColor="background1"/>
                <w:sz w:val="20"/>
              </w:rPr>
              <w:br/>
              <w:t>(defined in B.6.)</w:t>
            </w:r>
          </w:p>
        </w:tc>
        <w:tc>
          <w:tcPr>
            <w:tcW w:w="1768" w:type="pct"/>
            <w:vAlign w:val="top"/>
          </w:tcPr>
          <w:p w14:paraId="4072194A" w14:textId="77777777" w:rsidR="006B0E02" w:rsidRPr="000C17BA" w:rsidRDefault="006B0E02" w:rsidP="009823F5">
            <w:pPr>
              <w:spacing w:line="240" w:lineRule="auto"/>
              <w:outlineLvl w:val="1"/>
              <w:rPr>
                <w:rFonts w:asciiTheme="minorHAnsi" w:hAnsiTheme="minorHAnsi"/>
                <w:b w:val="0"/>
                <w:color w:val="FFFFFF" w:themeColor="background1"/>
                <w:lang w:val="en-GB" w:eastAsia="de-DE"/>
              </w:rPr>
            </w:pPr>
            <w:r w:rsidRPr="000C17BA">
              <w:rPr>
                <w:rFonts w:asciiTheme="minorHAnsi" w:hAnsiTheme="minorHAnsi" w:cs="Arial"/>
                <w:color w:val="FFFFFF" w:themeColor="background1"/>
                <w:sz w:val="20"/>
              </w:rPr>
              <w:t>Estimated Annual Average</w:t>
            </w:r>
          </w:p>
          <w:p w14:paraId="56497590" w14:textId="5925BE56" w:rsidR="006B0E02" w:rsidRPr="000C17BA" w:rsidRDefault="006B0E02" w:rsidP="009823F5">
            <w:pPr>
              <w:spacing w:after="200" w:line="240" w:lineRule="auto"/>
              <w:outlineLvl w:val="1"/>
              <w:rPr>
                <w:rFonts w:asciiTheme="minorHAnsi" w:hAnsiTheme="minorHAnsi"/>
                <w:color w:val="FFFFFF" w:themeColor="background1"/>
                <w:lang w:val="en-GB" w:eastAsia="de-DE"/>
              </w:rPr>
            </w:pPr>
          </w:p>
        </w:tc>
        <w:tc>
          <w:tcPr>
            <w:tcW w:w="951" w:type="pct"/>
          </w:tcPr>
          <w:p w14:paraId="475F5726" w14:textId="50FD2D33" w:rsidR="006B0E02" w:rsidRPr="000C17BA" w:rsidRDefault="006B0E02" w:rsidP="009823F5">
            <w:pPr>
              <w:spacing w:line="240" w:lineRule="auto"/>
              <w:outlineLvl w:val="1"/>
              <w:rPr>
                <w:rFonts w:asciiTheme="minorHAnsi" w:hAnsiTheme="minorHAnsi" w:cs="Arial"/>
                <w:color w:val="FFFFFF" w:themeColor="background1"/>
                <w:sz w:val="20"/>
              </w:rPr>
            </w:pPr>
            <w:r w:rsidRPr="000C17BA">
              <w:rPr>
                <w:rFonts w:asciiTheme="minorHAnsi" w:hAnsiTheme="minorHAnsi" w:cs="Arial"/>
                <w:color w:val="FFFFFF" w:themeColor="background1"/>
                <w:sz w:val="20"/>
              </w:rPr>
              <w:t>Units or Products</w:t>
            </w:r>
          </w:p>
        </w:tc>
      </w:tr>
      <w:tr w:rsidR="006B0E02" w:rsidRPr="000C17BA" w14:paraId="48F3C5B9" w14:textId="2F9F316F" w:rsidTr="0055588C">
        <w:tc>
          <w:tcPr>
            <w:tcW w:w="1103" w:type="pct"/>
          </w:tcPr>
          <w:p w14:paraId="35BBBF41" w14:textId="1803C5EE" w:rsidR="006B0E02" w:rsidRPr="000C17BA" w:rsidRDefault="006B0E02"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 xml:space="preserve">13 </w:t>
            </w:r>
          </w:p>
        </w:tc>
        <w:tc>
          <w:tcPr>
            <w:tcW w:w="1178" w:type="pct"/>
          </w:tcPr>
          <w:p w14:paraId="7EA4E76B" w14:textId="3BB997FA" w:rsidR="006B0E02" w:rsidRPr="000C17BA" w:rsidRDefault="006B0E02"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Emission reductions</w:t>
            </w:r>
          </w:p>
        </w:tc>
        <w:tc>
          <w:tcPr>
            <w:tcW w:w="1768" w:type="pct"/>
          </w:tcPr>
          <w:p w14:paraId="174EE6AA" w14:textId="25473EA9" w:rsidR="006B0E02" w:rsidRPr="000C17BA" w:rsidRDefault="0027089C"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3</w:t>
            </w:r>
            <w:r w:rsidR="00AB6778" w:rsidRPr="000C17BA">
              <w:rPr>
                <w:rFonts w:asciiTheme="minorHAnsi" w:hAnsiTheme="minorHAnsi"/>
                <w:lang w:val="en-GB" w:eastAsia="de-DE"/>
              </w:rPr>
              <w:t>6,002</w:t>
            </w:r>
            <w:r w:rsidR="006B0E02" w:rsidRPr="000C17BA">
              <w:rPr>
                <w:rFonts w:asciiTheme="minorHAnsi" w:hAnsiTheme="minorHAnsi"/>
                <w:lang w:val="en-GB" w:eastAsia="de-DE"/>
              </w:rPr>
              <w:t xml:space="preserve">                  </w:t>
            </w:r>
          </w:p>
        </w:tc>
        <w:tc>
          <w:tcPr>
            <w:tcW w:w="951" w:type="pct"/>
          </w:tcPr>
          <w:p w14:paraId="093846FE" w14:textId="1F71D6C7" w:rsidR="006B0E02" w:rsidRPr="000C17BA" w:rsidRDefault="006B0E02" w:rsidP="008144AA">
            <w:pPr>
              <w:spacing w:line="276" w:lineRule="auto"/>
              <w:outlineLvl w:val="1"/>
              <w:rPr>
                <w:rFonts w:asciiTheme="minorHAnsi" w:hAnsiTheme="minorHAnsi"/>
                <w:lang w:val="en-GB" w:eastAsia="de-DE"/>
              </w:rPr>
            </w:pPr>
            <w:r w:rsidRPr="000C17BA">
              <w:rPr>
                <w:rFonts w:asciiTheme="minorHAnsi" w:hAnsiTheme="minorHAnsi"/>
                <w:lang w:val="en-GB" w:eastAsia="de-DE"/>
              </w:rPr>
              <w:t>tCO</w:t>
            </w:r>
            <w:r w:rsidRPr="000C17BA">
              <w:rPr>
                <w:rFonts w:asciiTheme="minorHAnsi" w:hAnsiTheme="minorHAnsi"/>
                <w:vertAlign w:val="subscript"/>
                <w:lang w:val="en-GB" w:eastAsia="de-DE"/>
              </w:rPr>
              <w:t>2</w:t>
            </w:r>
            <w:r w:rsidRPr="000C17BA">
              <w:rPr>
                <w:rFonts w:asciiTheme="minorHAnsi" w:hAnsiTheme="minorHAnsi"/>
                <w:lang w:val="en-GB" w:eastAsia="de-DE"/>
              </w:rPr>
              <w:t>e</w:t>
            </w:r>
          </w:p>
        </w:tc>
      </w:tr>
      <w:tr w:rsidR="006B0E02" w:rsidRPr="000C17BA" w14:paraId="051B1658" w14:textId="4F0845AE" w:rsidTr="0055588C">
        <w:tc>
          <w:tcPr>
            <w:tcW w:w="1103" w:type="pct"/>
          </w:tcPr>
          <w:p w14:paraId="4AF52C5D" w14:textId="55E20257" w:rsidR="006B0E02" w:rsidRPr="000C17BA" w:rsidRDefault="006B0E02"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3</w:t>
            </w:r>
          </w:p>
        </w:tc>
        <w:tc>
          <w:tcPr>
            <w:tcW w:w="1178" w:type="pct"/>
          </w:tcPr>
          <w:p w14:paraId="3AB3C3AD" w14:textId="5597A470" w:rsidR="006B0E02" w:rsidRPr="000C17BA" w:rsidRDefault="006B0E02"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Good health &amp; well being</w:t>
            </w:r>
          </w:p>
        </w:tc>
        <w:tc>
          <w:tcPr>
            <w:tcW w:w="1768" w:type="pct"/>
          </w:tcPr>
          <w:p w14:paraId="1D66A029" w14:textId="3B5FA83E" w:rsidR="006B0E02" w:rsidRPr="000C17BA" w:rsidRDefault="006B0E02" w:rsidP="0055588C">
            <w:pPr>
              <w:spacing w:after="200" w:line="276" w:lineRule="auto"/>
              <w:jc w:val="both"/>
              <w:outlineLvl w:val="1"/>
              <w:rPr>
                <w:rFonts w:asciiTheme="minorHAnsi" w:hAnsiTheme="minorHAnsi"/>
                <w:lang w:val="en-GB" w:eastAsia="de-DE"/>
              </w:rPr>
            </w:pPr>
            <w:del w:id="7" w:author="Stephy" w:date="2022-04-16T16:56:00Z">
              <w:r w:rsidRPr="000C17BA" w:rsidDel="00DF46E4">
                <w:rPr>
                  <w:rFonts w:asciiTheme="minorHAnsi" w:hAnsiTheme="minorHAnsi"/>
                  <w:lang w:val="en-GB" w:eastAsia="de-DE"/>
                </w:rPr>
                <w:delText>100%</w:delText>
              </w:r>
            </w:del>
            <w:ins w:id="8" w:author="Stephy" w:date="2022-04-16T16:56:00Z">
              <w:r w:rsidR="00DF46E4">
                <w:rPr>
                  <w:rFonts w:asciiTheme="minorHAnsi" w:hAnsiTheme="minorHAnsi"/>
                  <w:lang w:val="en-GB" w:eastAsia="de-DE"/>
                </w:rPr>
                <w:t>9,237</w:t>
              </w:r>
            </w:ins>
            <w:r w:rsidRPr="000C17BA">
              <w:rPr>
                <w:rFonts w:asciiTheme="minorHAnsi" w:hAnsiTheme="minorHAnsi"/>
                <w:lang w:val="en-GB" w:eastAsia="de-DE"/>
              </w:rPr>
              <w:t xml:space="preserve"> users are expected to have positive impact on health and illness due to the project.</w:t>
            </w:r>
          </w:p>
        </w:tc>
        <w:tc>
          <w:tcPr>
            <w:tcW w:w="951" w:type="pct"/>
          </w:tcPr>
          <w:p w14:paraId="0B660206" w14:textId="465189DE" w:rsidR="006B0E02" w:rsidRPr="000C17BA" w:rsidRDefault="00DF46E4" w:rsidP="008144AA">
            <w:pPr>
              <w:spacing w:line="276" w:lineRule="auto"/>
              <w:outlineLvl w:val="1"/>
              <w:rPr>
                <w:rFonts w:asciiTheme="minorHAnsi" w:hAnsiTheme="minorHAnsi"/>
                <w:lang w:val="en-GB" w:eastAsia="de-DE"/>
              </w:rPr>
            </w:pPr>
            <w:ins w:id="9" w:author="Stephy" w:date="2022-04-16T16:57:00Z">
              <w:r w:rsidRPr="00DF46E4">
                <w:rPr>
                  <w:rFonts w:asciiTheme="minorHAnsi" w:hAnsiTheme="minorHAnsi"/>
                  <w:lang w:val="en-GB" w:eastAsia="de-DE"/>
                </w:rPr>
                <w:t>Number of affected users</w:t>
              </w:r>
            </w:ins>
            <w:del w:id="10" w:author="Stephy" w:date="2022-04-16T16:57:00Z">
              <w:r w:rsidR="006B0E02" w:rsidRPr="000C17BA" w:rsidDel="00DF46E4">
                <w:rPr>
                  <w:rFonts w:asciiTheme="minorHAnsi" w:hAnsiTheme="minorHAnsi"/>
                  <w:lang w:val="en-GB" w:eastAsia="de-DE"/>
                </w:rPr>
                <w:delText>Percentage</w:delText>
              </w:r>
            </w:del>
          </w:p>
        </w:tc>
      </w:tr>
      <w:tr w:rsidR="006B0E02" w:rsidRPr="000C17BA" w14:paraId="23FAB0BA" w14:textId="6368638A" w:rsidTr="0055588C">
        <w:tc>
          <w:tcPr>
            <w:tcW w:w="1103" w:type="pct"/>
          </w:tcPr>
          <w:p w14:paraId="7B34F273" w14:textId="57E0BDA9" w:rsidR="006B0E02" w:rsidRPr="000C17BA" w:rsidRDefault="006B0E02"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7</w:t>
            </w:r>
          </w:p>
        </w:tc>
        <w:tc>
          <w:tcPr>
            <w:tcW w:w="1178" w:type="pct"/>
          </w:tcPr>
          <w:p w14:paraId="394626BB" w14:textId="09F934EB" w:rsidR="006B0E02" w:rsidRPr="000C17BA" w:rsidRDefault="006B0E02" w:rsidP="008144AA">
            <w:pPr>
              <w:spacing w:after="200" w:line="276" w:lineRule="auto"/>
              <w:outlineLvl w:val="1"/>
              <w:rPr>
                <w:rFonts w:asciiTheme="minorHAnsi" w:hAnsiTheme="minorHAnsi"/>
                <w:lang w:val="en-GB" w:eastAsia="de-DE"/>
              </w:rPr>
            </w:pPr>
            <w:r w:rsidRPr="000C17BA">
              <w:rPr>
                <w:rFonts w:asciiTheme="minorHAnsi" w:hAnsiTheme="minorHAnsi"/>
                <w:lang w:val="en-GB" w:eastAsia="de-DE"/>
              </w:rPr>
              <w:t>Affordable and clean energy</w:t>
            </w:r>
          </w:p>
        </w:tc>
        <w:tc>
          <w:tcPr>
            <w:tcW w:w="1768" w:type="pct"/>
          </w:tcPr>
          <w:p w14:paraId="53489EA3" w14:textId="17C551F9" w:rsidR="006B0E02" w:rsidRPr="000C17BA" w:rsidRDefault="006B0E02" w:rsidP="0055588C">
            <w:pPr>
              <w:spacing w:after="200" w:line="276" w:lineRule="auto"/>
              <w:jc w:val="both"/>
              <w:outlineLvl w:val="1"/>
              <w:rPr>
                <w:rFonts w:asciiTheme="minorHAnsi" w:hAnsiTheme="minorHAnsi"/>
                <w:lang w:val="en-GB" w:eastAsia="de-DE"/>
              </w:rPr>
            </w:pPr>
            <w:del w:id="11" w:author="Stephy" w:date="2022-04-16T16:57:00Z">
              <w:r w:rsidRPr="000C17BA" w:rsidDel="00DF46E4">
                <w:rPr>
                  <w:rFonts w:asciiTheme="minorHAnsi" w:hAnsiTheme="minorHAnsi"/>
                  <w:lang w:val="en-GB" w:eastAsia="de-DE"/>
                </w:rPr>
                <w:delText>100%</w:delText>
              </w:r>
            </w:del>
            <w:ins w:id="12" w:author="Stephy" w:date="2022-04-16T16:57:00Z">
              <w:r w:rsidR="00DF46E4">
                <w:rPr>
                  <w:rFonts w:asciiTheme="minorHAnsi" w:hAnsiTheme="minorHAnsi"/>
                  <w:lang w:val="en-GB" w:eastAsia="de-DE"/>
                </w:rPr>
                <w:t>9,237</w:t>
              </w:r>
            </w:ins>
            <w:r w:rsidRPr="000C17BA">
              <w:rPr>
                <w:rFonts w:asciiTheme="minorHAnsi" w:hAnsiTheme="minorHAnsi"/>
                <w:lang w:val="en-GB" w:eastAsia="de-DE"/>
              </w:rPr>
              <w:t xml:space="preserve"> users are expected to access clean and affordable energy.</w:t>
            </w:r>
          </w:p>
        </w:tc>
        <w:tc>
          <w:tcPr>
            <w:tcW w:w="951" w:type="pct"/>
          </w:tcPr>
          <w:p w14:paraId="36BF8A49" w14:textId="47BC91C5" w:rsidR="006B0E02" w:rsidRPr="000C17BA" w:rsidRDefault="00DF46E4" w:rsidP="008144AA">
            <w:pPr>
              <w:spacing w:line="276" w:lineRule="auto"/>
              <w:outlineLvl w:val="1"/>
              <w:rPr>
                <w:rFonts w:asciiTheme="minorHAnsi" w:hAnsiTheme="minorHAnsi"/>
                <w:lang w:val="en-GB" w:eastAsia="de-DE"/>
              </w:rPr>
            </w:pPr>
            <w:ins w:id="13" w:author="Stephy" w:date="2022-04-16T16:57:00Z">
              <w:r w:rsidRPr="00DF46E4">
                <w:rPr>
                  <w:rFonts w:asciiTheme="minorHAnsi" w:hAnsiTheme="minorHAnsi"/>
                  <w:lang w:val="en-GB" w:eastAsia="de-DE"/>
                </w:rPr>
                <w:t>Number of affected users</w:t>
              </w:r>
            </w:ins>
            <w:del w:id="14" w:author="Stephy" w:date="2022-04-16T16:57:00Z">
              <w:r w:rsidR="006B0E02" w:rsidRPr="000C17BA" w:rsidDel="00DF46E4">
                <w:rPr>
                  <w:rFonts w:asciiTheme="minorHAnsi" w:hAnsiTheme="minorHAnsi"/>
                  <w:lang w:val="en-GB" w:eastAsia="de-DE"/>
                </w:rPr>
                <w:delText>Percentage</w:delText>
              </w:r>
            </w:del>
          </w:p>
        </w:tc>
      </w:tr>
    </w:tbl>
    <w:p w14:paraId="33B33B0C" w14:textId="77777777" w:rsidR="00444CAE" w:rsidRPr="000C17BA" w:rsidRDefault="00444CAE" w:rsidP="00444CAE">
      <w:bookmarkStart w:id="15" w:name="_Ref49515919"/>
    </w:p>
    <w:p w14:paraId="7256B330" w14:textId="15A2546C" w:rsidR="00310BA7" w:rsidRPr="000C17BA" w:rsidRDefault="007F21DA" w:rsidP="00B01408">
      <w:pPr>
        <w:pStyle w:val="Heading4"/>
      </w:pPr>
      <w:r w:rsidRPr="000C17BA">
        <w:t xml:space="preserve">SECTION A. </w:t>
      </w:r>
      <w:r w:rsidR="009823F5" w:rsidRPr="000C17BA">
        <w:t>DESCRIPTION OF PROJECT</w:t>
      </w:r>
      <w:bookmarkEnd w:id="15"/>
    </w:p>
    <w:p w14:paraId="23FFDBF7" w14:textId="4DE5DC37" w:rsidR="009823F5" w:rsidRPr="000C17BA" w:rsidRDefault="007F21DA" w:rsidP="00B925F2">
      <w:pPr>
        <w:pStyle w:val="Heading5"/>
      </w:pPr>
      <w:r w:rsidRPr="000C17BA">
        <w:t xml:space="preserve">A.1 </w:t>
      </w:r>
      <w:r w:rsidR="009823F5" w:rsidRPr="000C17BA">
        <w:t xml:space="preserve">Purpose and general description of project </w:t>
      </w:r>
    </w:p>
    <w:p w14:paraId="40C5F137" w14:textId="5C59553B" w:rsidR="00FD2192" w:rsidRPr="000C17BA" w:rsidRDefault="004B4BFB" w:rsidP="0055588C">
      <w:pPr>
        <w:snapToGrid w:val="0"/>
        <w:spacing w:line="276" w:lineRule="auto"/>
        <w:jc w:val="both"/>
        <w:outlineLvl w:val="1"/>
        <w:rPr>
          <w:rFonts w:asciiTheme="minorHAnsi" w:hAnsiTheme="minorHAnsi"/>
          <w:lang w:val="en-GB" w:eastAsia="de-DE"/>
        </w:rPr>
      </w:pPr>
      <w:bookmarkStart w:id="16" w:name="_Hlk51615092"/>
      <w:r w:rsidRPr="000C17BA">
        <w:rPr>
          <w:rFonts w:asciiTheme="minorHAnsi" w:hAnsiTheme="minorHAnsi"/>
          <w:lang w:val="en-GB" w:eastAsia="de-DE"/>
        </w:rPr>
        <w:t xml:space="preserve">The project activity </w:t>
      </w:r>
      <w:r w:rsidR="00BE6E21" w:rsidRPr="000C17BA">
        <w:rPr>
          <w:rFonts w:asciiTheme="minorHAnsi" w:hAnsiTheme="minorHAnsi"/>
          <w:lang w:val="en-GB" w:eastAsia="de-DE"/>
        </w:rPr>
        <w:t xml:space="preserve">is targeting to </w:t>
      </w:r>
      <w:r w:rsidRPr="000C17BA">
        <w:rPr>
          <w:rFonts w:asciiTheme="minorHAnsi" w:hAnsiTheme="minorHAnsi"/>
          <w:lang w:val="en-GB" w:eastAsia="de-DE"/>
        </w:rPr>
        <w:t>bundl</w:t>
      </w:r>
      <w:r w:rsidR="00BE6E21" w:rsidRPr="000C17BA">
        <w:rPr>
          <w:rFonts w:asciiTheme="minorHAnsi" w:hAnsiTheme="minorHAnsi"/>
          <w:lang w:val="en-GB" w:eastAsia="de-DE"/>
        </w:rPr>
        <w:t>e</w:t>
      </w:r>
      <w:r w:rsidR="006B0E02" w:rsidRPr="000C17BA">
        <w:rPr>
          <w:rFonts w:asciiTheme="minorHAnsi" w:hAnsiTheme="minorHAnsi"/>
          <w:lang w:val="en-GB" w:eastAsia="de-DE"/>
        </w:rPr>
        <w:t xml:space="preserve"> </w:t>
      </w:r>
      <w:r w:rsidR="00040E7E" w:rsidRPr="000C17BA">
        <w:rPr>
          <w:rFonts w:asciiTheme="minorHAnsi" w:hAnsiTheme="minorHAnsi"/>
          <w:lang w:val="en-GB" w:eastAsia="de-DE"/>
        </w:rPr>
        <w:t xml:space="preserve">9,237 </w:t>
      </w:r>
      <w:r w:rsidRPr="000C17BA">
        <w:rPr>
          <w:rFonts w:asciiTheme="minorHAnsi" w:hAnsiTheme="minorHAnsi"/>
          <w:lang w:val="en-GB" w:eastAsia="de-DE"/>
        </w:rPr>
        <w:t xml:space="preserve">household biogas plants located in rural parts of </w:t>
      </w:r>
      <w:r w:rsidR="001B63F7" w:rsidRPr="000C17BA">
        <w:rPr>
          <w:rFonts w:asciiTheme="minorHAnsi" w:hAnsiTheme="minorHAnsi"/>
          <w:lang w:val="en-GB" w:eastAsia="de-DE"/>
        </w:rPr>
        <w:t>Chhattisgarh</w:t>
      </w:r>
      <w:r w:rsidR="006B0E02" w:rsidRPr="000C17BA">
        <w:rPr>
          <w:rFonts w:asciiTheme="minorHAnsi" w:hAnsiTheme="minorHAnsi"/>
          <w:lang w:val="en-GB" w:eastAsia="de-DE"/>
        </w:rPr>
        <w:t xml:space="preserve"> and </w:t>
      </w:r>
      <w:r w:rsidR="00876E68" w:rsidRPr="000C17BA">
        <w:rPr>
          <w:rFonts w:asciiTheme="minorHAnsi" w:hAnsiTheme="minorHAnsi"/>
          <w:lang w:val="en-GB" w:eastAsia="de-DE"/>
        </w:rPr>
        <w:t>Bihar</w:t>
      </w:r>
      <w:r w:rsidR="006B0E02" w:rsidRPr="000C17BA">
        <w:rPr>
          <w:rFonts w:asciiTheme="minorHAnsi" w:hAnsiTheme="minorHAnsi"/>
          <w:lang w:val="en-GB" w:eastAsia="de-DE"/>
        </w:rPr>
        <w:t xml:space="preserve"> state</w:t>
      </w:r>
      <w:r w:rsidR="00FD2192" w:rsidRPr="000C17BA">
        <w:rPr>
          <w:rFonts w:asciiTheme="minorHAnsi" w:hAnsiTheme="minorHAnsi"/>
          <w:lang w:val="en-GB" w:eastAsia="de-DE"/>
        </w:rPr>
        <w:t>s</w:t>
      </w:r>
      <w:r w:rsidRPr="000C17BA">
        <w:rPr>
          <w:rFonts w:asciiTheme="minorHAnsi" w:hAnsiTheme="minorHAnsi"/>
          <w:lang w:val="en-GB" w:eastAsia="de-DE"/>
        </w:rPr>
        <w:t xml:space="preserve"> of India commissioned from </w:t>
      </w:r>
      <w:del w:id="17" w:author="Stephy" w:date="2022-04-18T16:48:00Z">
        <w:r w:rsidR="00876E68" w:rsidRPr="000C17BA" w:rsidDel="00755559">
          <w:rPr>
            <w:rFonts w:asciiTheme="minorHAnsi" w:hAnsiTheme="minorHAnsi"/>
            <w:lang w:val="en-GB" w:eastAsia="de-DE"/>
          </w:rPr>
          <w:delText xml:space="preserve">July </w:delText>
        </w:r>
      </w:del>
      <w:ins w:id="18" w:author="Stephy" w:date="2022-04-18T16:48:00Z">
        <w:r w:rsidR="00755559">
          <w:rPr>
            <w:rFonts w:asciiTheme="minorHAnsi" w:hAnsiTheme="minorHAnsi"/>
            <w:lang w:val="en-GB" w:eastAsia="de-DE"/>
          </w:rPr>
          <w:t>March</w:t>
        </w:r>
        <w:r w:rsidR="00755559" w:rsidRPr="000C17BA">
          <w:rPr>
            <w:rFonts w:asciiTheme="minorHAnsi" w:hAnsiTheme="minorHAnsi"/>
            <w:lang w:val="en-GB" w:eastAsia="de-DE"/>
          </w:rPr>
          <w:t xml:space="preserve"> </w:t>
        </w:r>
      </w:ins>
      <w:r w:rsidR="00876E68" w:rsidRPr="000C17BA">
        <w:rPr>
          <w:rFonts w:asciiTheme="minorHAnsi" w:hAnsiTheme="minorHAnsi"/>
          <w:lang w:val="en-GB" w:eastAsia="de-DE"/>
        </w:rPr>
        <w:t>2021</w:t>
      </w:r>
      <w:r w:rsidR="00BE6E21" w:rsidRPr="000C17BA">
        <w:rPr>
          <w:rFonts w:asciiTheme="minorHAnsi" w:hAnsiTheme="minorHAnsi"/>
          <w:lang w:val="en-GB" w:eastAsia="de-DE"/>
        </w:rPr>
        <w:t xml:space="preserve"> </w:t>
      </w:r>
      <w:r w:rsidR="007E06F4" w:rsidRPr="000C17BA">
        <w:rPr>
          <w:rFonts w:asciiTheme="minorHAnsi" w:hAnsiTheme="minorHAnsi"/>
          <w:lang w:val="en-GB" w:eastAsia="de-DE"/>
        </w:rPr>
        <w:t>until</w:t>
      </w:r>
      <w:r w:rsidR="00FD2192" w:rsidRPr="000C17BA">
        <w:rPr>
          <w:rFonts w:asciiTheme="minorHAnsi" w:hAnsiTheme="minorHAnsi"/>
          <w:lang w:val="en-GB" w:eastAsia="de-DE"/>
        </w:rPr>
        <w:t xml:space="preserve"> </w:t>
      </w:r>
      <w:del w:id="19" w:author="Stephy" w:date="2022-04-18T16:48:00Z">
        <w:r w:rsidR="00040E7E" w:rsidRPr="000C17BA" w:rsidDel="00755559">
          <w:rPr>
            <w:rFonts w:asciiTheme="minorHAnsi" w:hAnsiTheme="minorHAnsi"/>
            <w:lang w:val="en-GB" w:eastAsia="de-DE"/>
          </w:rPr>
          <w:delText>October</w:delText>
        </w:r>
        <w:r w:rsidR="00876E68" w:rsidRPr="000C17BA" w:rsidDel="00755559">
          <w:rPr>
            <w:rFonts w:asciiTheme="minorHAnsi" w:hAnsiTheme="minorHAnsi"/>
            <w:lang w:val="en-GB" w:eastAsia="de-DE"/>
          </w:rPr>
          <w:delText xml:space="preserve"> </w:delText>
        </w:r>
      </w:del>
      <w:ins w:id="20" w:author="Stephy" w:date="2022-04-18T16:49:00Z">
        <w:r w:rsidR="00755559">
          <w:rPr>
            <w:rFonts w:asciiTheme="minorHAnsi" w:hAnsiTheme="minorHAnsi"/>
            <w:lang w:val="en-GB" w:eastAsia="de-DE"/>
          </w:rPr>
          <w:t>March</w:t>
        </w:r>
      </w:ins>
      <w:ins w:id="21" w:author="Stephy" w:date="2022-04-18T16:48:00Z">
        <w:r w:rsidR="00755559" w:rsidRPr="000C17BA">
          <w:rPr>
            <w:rFonts w:asciiTheme="minorHAnsi" w:hAnsiTheme="minorHAnsi"/>
            <w:lang w:val="en-GB" w:eastAsia="de-DE"/>
          </w:rPr>
          <w:t xml:space="preserve"> </w:t>
        </w:r>
      </w:ins>
      <w:r w:rsidR="00876E68" w:rsidRPr="000C17BA">
        <w:rPr>
          <w:rFonts w:asciiTheme="minorHAnsi" w:hAnsiTheme="minorHAnsi"/>
          <w:lang w:val="en-GB" w:eastAsia="de-DE"/>
        </w:rPr>
        <w:t>2022.</w:t>
      </w:r>
    </w:p>
    <w:p w14:paraId="61B95A60" w14:textId="432B1965" w:rsidR="004B4BFB" w:rsidRPr="000C17BA" w:rsidRDefault="004B4BFB" w:rsidP="0055588C">
      <w:pPr>
        <w:snapToGrid w:val="0"/>
        <w:spacing w:line="276" w:lineRule="auto"/>
        <w:jc w:val="both"/>
        <w:outlineLvl w:val="1"/>
        <w:rPr>
          <w:rFonts w:asciiTheme="minorHAnsi" w:hAnsiTheme="minorHAnsi"/>
          <w:lang w:val="en-GB" w:eastAsia="de-DE"/>
        </w:rPr>
      </w:pPr>
      <w:r w:rsidRPr="000C17BA">
        <w:rPr>
          <w:rFonts w:asciiTheme="minorHAnsi" w:hAnsiTheme="minorHAnsi"/>
          <w:lang w:val="en-GB" w:eastAsia="de-DE"/>
        </w:rPr>
        <w:t>The project biogas plant</w:t>
      </w:r>
      <w:r w:rsidR="00FD2192" w:rsidRPr="000C17BA">
        <w:rPr>
          <w:rFonts w:asciiTheme="minorHAnsi" w:hAnsiTheme="minorHAnsi"/>
          <w:lang w:val="en-GB" w:eastAsia="de-DE"/>
        </w:rPr>
        <w:t>s</w:t>
      </w:r>
      <w:r w:rsidRPr="000C17BA">
        <w:rPr>
          <w:rFonts w:asciiTheme="minorHAnsi" w:hAnsiTheme="minorHAnsi"/>
          <w:lang w:val="en-GB" w:eastAsia="de-DE"/>
        </w:rPr>
        <w:t xml:space="preserve"> replace commonly used inefficient wood fired mud stoves thereby replacing firewood consumption. </w:t>
      </w:r>
    </w:p>
    <w:p w14:paraId="1ECD0EC9" w14:textId="4B054646" w:rsidR="004B4BFB" w:rsidRPr="000C17BA" w:rsidRDefault="004B4BFB" w:rsidP="0055588C">
      <w:pPr>
        <w:snapToGrid w:val="0"/>
        <w:spacing w:line="276" w:lineRule="auto"/>
        <w:jc w:val="both"/>
        <w:outlineLvl w:val="1"/>
        <w:rPr>
          <w:rFonts w:asciiTheme="minorHAnsi" w:hAnsiTheme="minorHAnsi"/>
          <w:lang w:val="en-GB" w:eastAsia="de-DE"/>
        </w:rPr>
      </w:pPr>
      <w:r w:rsidRPr="000C17BA">
        <w:rPr>
          <w:rFonts w:asciiTheme="minorHAnsi" w:hAnsiTheme="minorHAnsi"/>
          <w:lang w:val="en-GB" w:eastAsia="de-DE"/>
        </w:rPr>
        <w:t xml:space="preserve">The household biogas plants utilize cattle dung in the digester </w:t>
      </w:r>
      <w:r w:rsidR="003506DB" w:rsidRPr="000C17BA">
        <w:rPr>
          <w:rFonts w:asciiTheme="minorHAnsi" w:hAnsiTheme="minorHAnsi"/>
          <w:lang w:val="en-GB" w:eastAsia="de-DE"/>
        </w:rPr>
        <w:t>to produce</w:t>
      </w:r>
      <w:r w:rsidRPr="000C17BA">
        <w:rPr>
          <w:rFonts w:asciiTheme="minorHAnsi" w:hAnsiTheme="minorHAnsi"/>
          <w:lang w:val="en-GB" w:eastAsia="de-DE"/>
        </w:rPr>
        <w:t xml:space="preserve"> biogas which is burnt in gas stoves for household cooking’s. This leads to reduction of greenhouse gas emissions by displacing conventionally used non-renewable biomass with renewable biogas. In addition, the hygienic conditions in the rural areas will be improved by an appropriate disposal of waste. Further, residue from the bio digesters can be used as organic fertilizer and will improve soil fertility in rural areas. </w:t>
      </w:r>
    </w:p>
    <w:p w14:paraId="3BBCFCCD" w14:textId="77777777" w:rsidR="004B4BFB" w:rsidRPr="000C17BA" w:rsidRDefault="004B4BFB" w:rsidP="0055588C">
      <w:pPr>
        <w:snapToGrid w:val="0"/>
        <w:spacing w:line="276" w:lineRule="auto"/>
        <w:jc w:val="both"/>
        <w:outlineLvl w:val="1"/>
        <w:rPr>
          <w:rFonts w:ascii="Avenir Book" w:hAnsi="Avenir Book"/>
          <w:b/>
        </w:rPr>
      </w:pPr>
      <w:r w:rsidRPr="000C17BA">
        <w:rPr>
          <w:rFonts w:asciiTheme="minorHAnsi" w:hAnsiTheme="minorHAnsi"/>
          <w:lang w:val="en-GB" w:eastAsia="de-DE"/>
        </w:rPr>
        <w:t>Project activity will contribute towards sustainable development by replacing firewood with biogas generated from the biodigesters</w:t>
      </w:r>
      <w:bookmarkEnd w:id="16"/>
      <w:r w:rsidRPr="000C17BA">
        <w:rPr>
          <w:rFonts w:ascii="Avenir Book" w:hAnsi="Avenir Book"/>
        </w:rPr>
        <w:t>.</w:t>
      </w:r>
    </w:p>
    <w:p w14:paraId="5C3B1EC3" w14:textId="77777777" w:rsidR="004B4BFB" w:rsidRPr="000C17BA" w:rsidRDefault="004B4BFB" w:rsidP="004B4BFB">
      <w:pPr>
        <w:pStyle w:val="SDMPDDPoASubSection1"/>
        <w:rPr>
          <w:rFonts w:asciiTheme="minorHAnsi" w:eastAsiaTheme="minorHAnsi" w:hAnsiTheme="minorHAnsi" w:cs="Times New Roman (Body CS)"/>
          <w:b w:val="0"/>
          <w:color w:val="4D4D4C"/>
          <w14:cntxtAlts/>
        </w:rPr>
      </w:pPr>
      <w:r w:rsidRPr="000C17BA">
        <w:rPr>
          <w:rFonts w:asciiTheme="minorHAnsi" w:eastAsiaTheme="minorHAnsi" w:hAnsiTheme="minorHAnsi" w:cs="Times New Roman (Body CS)"/>
          <w:bCs/>
          <w:color w:val="4D4D4C"/>
          <w14:cntxtAlts/>
        </w:rPr>
        <w:lastRenderedPageBreak/>
        <w:t>Pre project Scenario</w:t>
      </w:r>
      <w:r w:rsidRPr="000C17BA">
        <w:rPr>
          <w:rFonts w:asciiTheme="minorHAnsi" w:eastAsiaTheme="minorHAnsi" w:hAnsiTheme="minorHAnsi" w:cs="Times New Roman (Body CS)"/>
          <w:b w:val="0"/>
          <w:color w:val="4D4D4C"/>
          <w14:cntxtAlts/>
        </w:rPr>
        <w:t>:</w:t>
      </w:r>
    </w:p>
    <w:p w14:paraId="6317F3F5" w14:textId="06E73A12" w:rsidR="004B4BFB" w:rsidRPr="000C17BA" w:rsidRDefault="004B4BFB" w:rsidP="004B4BFB">
      <w:pPr>
        <w:pStyle w:val="SDMPDDPoASubSection1"/>
        <w:rPr>
          <w:rFonts w:ascii="Avenir Book" w:hAnsi="Avenir Book"/>
          <w:b w:val="0"/>
        </w:rPr>
      </w:pPr>
      <w:r w:rsidRPr="000C17BA">
        <w:rPr>
          <w:rFonts w:asciiTheme="minorHAnsi" w:eastAsiaTheme="minorHAnsi" w:hAnsiTheme="minorHAnsi" w:cs="Times New Roman (Body CS)"/>
          <w:b w:val="0"/>
          <w:color w:val="4D4D4C"/>
          <w14:cntxtAlts/>
        </w:rPr>
        <w:t xml:space="preserve">Household survey was conducted to assess the baseline fuel and quantity used. As per the Survey, firewood </w:t>
      </w:r>
      <w:r w:rsidR="00ED5E94" w:rsidRPr="000C17BA">
        <w:rPr>
          <w:rFonts w:asciiTheme="minorHAnsi" w:eastAsiaTheme="minorHAnsi" w:hAnsiTheme="minorHAnsi" w:cs="Times New Roman (Body CS)"/>
          <w:b w:val="0"/>
          <w:color w:val="4D4D4C"/>
          <w14:cntxtAlts/>
        </w:rPr>
        <w:t xml:space="preserve">is found to be the primary fuel for domestic cooking needs in both the states. </w:t>
      </w:r>
      <w:r w:rsidRPr="000C17BA">
        <w:rPr>
          <w:rFonts w:asciiTheme="minorHAnsi" w:eastAsiaTheme="minorHAnsi" w:hAnsiTheme="minorHAnsi" w:cs="Times New Roman (Body CS)"/>
          <w:b w:val="0"/>
          <w:color w:val="4D4D4C"/>
          <w14:cntxtAlts/>
        </w:rPr>
        <w:t xml:space="preserve">Usage of inefficient firewood leads to indoor air pollution and land use patterns have been showing a decrease in forest land cover and increase in degraded land. Increasing pressure from human and livestock population and indiscriminate and illegal exploitation of forest resources are among factors that have </w:t>
      </w:r>
      <w:del w:id="22" w:author="Stephy" w:date="2022-04-18T16:49:00Z">
        <w:r w:rsidRPr="000C17BA" w:rsidDel="00755559">
          <w:rPr>
            <w:rFonts w:asciiTheme="minorHAnsi" w:eastAsiaTheme="minorHAnsi" w:hAnsiTheme="minorHAnsi" w:cs="Times New Roman (Body CS)"/>
            <w:b w:val="0"/>
            <w:color w:val="4D4D4C"/>
            <w14:cntxtAlts/>
          </w:rPr>
          <w:delText>lead</w:delText>
        </w:r>
      </w:del>
      <w:ins w:id="23" w:author="Stephy" w:date="2022-04-18T16:49:00Z">
        <w:r w:rsidR="00755559" w:rsidRPr="000C17BA">
          <w:rPr>
            <w:rFonts w:asciiTheme="minorHAnsi" w:eastAsiaTheme="minorHAnsi" w:hAnsiTheme="minorHAnsi" w:cs="Times New Roman (Body CS)"/>
            <w:b w:val="0"/>
            <w:color w:val="4D4D4C"/>
            <w14:cntxtAlts/>
          </w:rPr>
          <w:t>led</w:t>
        </w:r>
      </w:ins>
      <w:r w:rsidRPr="000C17BA">
        <w:rPr>
          <w:rFonts w:asciiTheme="minorHAnsi" w:eastAsiaTheme="minorHAnsi" w:hAnsiTheme="minorHAnsi" w:cs="Times New Roman (Body CS)"/>
          <w:b w:val="0"/>
          <w:color w:val="4D4D4C"/>
          <w14:cntxtAlts/>
        </w:rPr>
        <w:t xml:space="preserve"> to further intensification of the problem. A trend of forests turning into open scrubs has been observed. Degradation of forest lands has exacerbated the already existing problem of desertification. There is a need to maintain adequate forest cover in the state to mitigate climate change effects</w:t>
      </w:r>
      <w:r w:rsidRPr="000C17BA">
        <w:rPr>
          <w:rFonts w:ascii="Avenir Book" w:hAnsi="Avenir Book"/>
          <w:b w:val="0"/>
        </w:rPr>
        <w:t>.</w:t>
      </w:r>
    </w:p>
    <w:p w14:paraId="28F6E508" w14:textId="77777777" w:rsidR="004B4BFB" w:rsidRPr="000C17BA" w:rsidRDefault="004B4BFB" w:rsidP="004B4BFB">
      <w:pPr>
        <w:pStyle w:val="SDMPDDPoASubSection1"/>
        <w:rPr>
          <w:rFonts w:ascii="Avenir Book" w:hAnsi="Avenir Book"/>
        </w:rPr>
      </w:pPr>
      <w:r w:rsidRPr="000C17BA">
        <w:rPr>
          <w:rFonts w:asciiTheme="minorHAnsi" w:eastAsiaTheme="minorHAnsi" w:hAnsiTheme="minorHAnsi" w:cs="Times New Roman (Body CS)"/>
          <w:bCs/>
          <w:color w:val="4D4D4C"/>
          <w14:cntxtAlts/>
        </w:rPr>
        <w:t>Project Scenario</w:t>
      </w:r>
      <w:r w:rsidRPr="000C17BA">
        <w:rPr>
          <w:rFonts w:ascii="Avenir Book" w:hAnsi="Avenir Book"/>
        </w:rPr>
        <w:t>:</w:t>
      </w:r>
    </w:p>
    <w:p w14:paraId="22BD3462" w14:textId="4BFE3D6C" w:rsidR="004B4BFB" w:rsidRPr="000C17BA" w:rsidRDefault="004B4BFB" w:rsidP="004B4BFB">
      <w:pPr>
        <w:pStyle w:val="SDMPDDPoASubSection1"/>
        <w:spacing w:before="120"/>
        <w:rPr>
          <w:rFonts w:ascii="Avenir Book" w:hAnsi="Avenir Book"/>
          <w:b w:val="0"/>
        </w:rPr>
      </w:pPr>
      <w:r w:rsidRPr="000C17BA">
        <w:rPr>
          <w:rFonts w:asciiTheme="minorHAnsi" w:eastAsiaTheme="minorHAnsi" w:hAnsiTheme="minorHAnsi" w:cs="Times New Roman (Body CS)"/>
          <w:b w:val="0"/>
          <w:color w:val="4D4D4C"/>
          <w14:cntxtAlts/>
        </w:rPr>
        <w:t xml:space="preserve">Project activity </w:t>
      </w:r>
      <w:r w:rsidR="00ED5E94" w:rsidRPr="000C17BA">
        <w:rPr>
          <w:rFonts w:asciiTheme="minorHAnsi" w:eastAsiaTheme="minorHAnsi" w:hAnsiTheme="minorHAnsi" w:cs="Times New Roman (Body CS)"/>
          <w:b w:val="0"/>
          <w:color w:val="4D4D4C"/>
          <w14:cntxtAlts/>
        </w:rPr>
        <w:t xml:space="preserve">is targeting to bundle </w:t>
      </w:r>
      <w:r w:rsidR="00040E7E" w:rsidRPr="000C17BA">
        <w:rPr>
          <w:rFonts w:asciiTheme="minorHAnsi" w:eastAsiaTheme="minorHAnsi" w:hAnsiTheme="minorHAnsi" w:cs="Times New Roman (Body CS)"/>
          <w:b w:val="0"/>
          <w:color w:val="4D4D4C"/>
          <w14:cntxtAlts/>
        </w:rPr>
        <w:t>9,</w:t>
      </w:r>
      <w:del w:id="24" w:author="Stephy" w:date="2022-04-16T16:58:00Z">
        <w:r w:rsidR="00040E7E" w:rsidRPr="000C17BA" w:rsidDel="00DF46E4">
          <w:rPr>
            <w:rFonts w:asciiTheme="minorHAnsi" w:eastAsiaTheme="minorHAnsi" w:hAnsiTheme="minorHAnsi" w:cs="Times New Roman (Body CS)"/>
            <w:b w:val="0"/>
            <w:color w:val="4D4D4C"/>
            <w14:cntxtAlts/>
          </w:rPr>
          <w:delText xml:space="preserve"> </w:delText>
        </w:r>
      </w:del>
      <w:r w:rsidR="00040E7E" w:rsidRPr="000C17BA">
        <w:rPr>
          <w:rFonts w:asciiTheme="minorHAnsi" w:eastAsiaTheme="minorHAnsi" w:hAnsiTheme="minorHAnsi" w:cs="Times New Roman (Body CS)"/>
          <w:b w:val="0"/>
          <w:color w:val="4D4D4C"/>
          <w14:cntxtAlts/>
        </w:rPr>
        <w:t xml:space="preserve">237 </w:t>
      </w:r>
      <w:r w:rsidRPr="000C17BA">
        <w:rPr>
          <w:rFonts w:asciiTheme="minorHAnsi" w:eastAsiaTheme="minorHAnsi" w:hAnsiTheme="minorHAnsi" w:cs="Times New Roman (Body CS)"/>
          <w:b w:val="0"/>
          <w:color w:val="4D4D4C"/>
          <w14:cntxtAlts/>
        </w:rPr>
        <w:t xml:space="preserve">household biogas plants installed in rural areas of </w:t>
      </w:r>
      <w:r w:rsidR="001B63F7" w:rsidRPr="000C17BA">
        <w:rPr>
          <w:rFonts w:asciiTheme="minorHAnsi" w:eastAsiaTheme="minorHAnsi" w:hAnsiTheme="minorHAnsi" w:cs="Times New Roman (Body CS)"/>
          <w:b w:val="0"/>
          <w:color w:val="4D4D4C"/>
          <w14:cntxtAlts/>
        </w:rPr>
        <w:t>Chhattisgarh and Bihar</w:t>
      </w:r>
      <w:r w:rsidR="00ED5E94" w:rsidRPr="000C17BA">
        <w:rPr>
          <w:rFonts w:asciiTheme="minorHAnsi" w:eastAsiaTheme="minorHAnsi" w:hAnsiTheme="minorHAnsi" w:cs="Times New Roman (Body CS)"/>
          <w:b w:val="0"/>
          <w:color w:val="4D4D4C"/>
          <w14:cntxtAlts/>
        </w:rPr>
        <w:t xml:space="preserve">. </w:t>
      </w:r>
    </w:p>
    <w:p w14:paraId="345A0A86" w14:textId="3DD167B3" w:rsidR="00F751F2" w:rsidRPr="000C17BA" w:rsidRDefault="00F751F2" w:rsidP="009823F5">
      <w:pPr>
        <w:rPr>
          <w:lang w:eastAsia="de-DE"/>
        </w:rPr>
      </w:pPr>
    </w:p>
    <w:p w14:paraId="4021C8B9" w14:textId="143B9610" w:rsidR="00040E7E" w:rsidRPr="000C17BA" w:rsidRDefault="00040E7E" w:rsidP="00040E7E">
      <w:pPr>
        <w:pStyle w:val="SDMPDDPoASubSection1"/>
        <w:rPr>
          <w:rFonts w:asciiTheme="minorHAnsi" w:eastAsiaTheme="minorHAnsi" w:hAnsiTheme="minorHAnsi" w:cs="Times New Roman (Body CS)"/>
          <w:bCs/>
          <w:color w:val="4D4D4C"/>
          <w14:cntxtAlts/>
        </w:rPr>
      </w:pPr>
      <w:r w:rsidRPr="000C17BA">
        <w:rPr>
          <w:rFonts w:asciiTheme="minorHAnsi" w:eastAsiaTheme="minorHAnsi" w:hAnsiTheme="minorHAnsi" w:cs="Times New Roman (Body CS)"/>
          <w:bCs/>
          <w:color w:val="4D4D4C"/>
          <w14:cntxtAlts/>
        </w:rPr>
        <w:t xml:space="preserve">Expected Implementation Schedule  </w:t>
      </w:r>
    </w:p>
    <w:p w14:paraId="4CF896EA" w14:textId="77777777" w:rsidR="00040E7E" w:rsidRPr="000C17BA" w:rsidRDefault="00040E7E" w:rsidP="000419C8">
      <w:pPr>
        <w:pStyle w:val="SDMPDDPoASubSection1"/>
        <w:rPr>
          <w:rFonts w:asciiTheme="minorHAnsi" w:eastAsiaTheme="minorHAnsi" w:hAnsiTheme="minorHAnsi" w:cs="Times New Roman (Body CS)"/>
          <w:bCs/>
          <w:color w:val="4D4D4C"/>
          <w14:cntxtAlts/>
        </w:rPr>
      </w:pPr>
    </w:p>
    <w:tbl>
      <w:tblPr>
        <w:tblStyle w:val="TableGrid"/>
        <w:tblW w:w="0" w:type="auto"/>
        <w:tblLook w:val="04A0" w:firstRow="1" w:lastRow="0" w:firstColumn="1" w:lastColumn="0" w:noHBand="0" w:noVBand="1"/>
      </w:tblPr>
      <w:tblGrid>
        <w:gridCol w:w="2405"/>
        <w:gridCol w:w="2405"/>
        <w:gridCol w:w="2406"/>
      </w:tblGrid>
      <w:tr w:rsidR="00040E7E" w:rsidRPr="000C17BA" w14:paraId="77E1E710" w14:textId="77777777" w:rsidTr="00040E7E">
        <w:tc>
          <w:tcPr>
            <w:tcW w:w="2405" w:type="dxa"/>
          </w:tcPr>
          <w:p w14:paraId="22835E8B" w14:textId="77777777" w:rsidR="00040E7E" w:rsidRPr="000C17BA" w:rsidRDefault="00040E7E" w:rsidP="00040E7E"/>
        </w:tc>
        <w:tc>
          <w:tcPr>
            <w:tcW w:w="2405" w:type="dxa"/>
          </w:tcPr>
          <w:p w14:paraId="24CEB8EA" w14:textId="797B4328" w:rsidR="00040E7E" w:rsidRPr="000C17BA" w:rsidRDefault="00040E7E" w:rsidP="00040E7E">
            <w:pPr>
              <w:rPr>
                <w:b/>
                <w:bCs/>
              </w:rPr>
            </w:pPr>
            <w:r w:rsidRPr="000C17BA">
              <w:rPr>
                <w:b/>
                <w:bCs/>
              </w:rPr>
              <w:t>2021</w:t>
            </w:r>
          </w:p>
        </w:tc>
        <w:tc>
          <w:tcPr>
            <w:tcW w:w="2406" w:type="dxa"/>
          </w:tcPr>
          <w:p w14:paraId="2998A840" w14:textId="1097297F" w:rsidR="00040E7E" w:rsidRPr="000C17BA" w:rsidRDefault="00040E7E" w:rsidP="00040E7E">
            <w:pPr>
              <w:rPr>
                <w:b/>
                <w:bCs/>
              </w:rPr>
            </w:pPr>
            <w:r w:rsidRPr="000C17BA">
              <w:rPr>
                <w:b/>
                <w:bCs/>
              </w:rPr>
              <w:t>2022</w:t>
            </w:r>
          </w:p>
        </w:tc>
      </w:tr>
      <w:tr w:rsidR="00040E7E" w:rsidRPr="000C17BA" w14:paraId="01A8A4B6" w14:textId="77777777" w:rsidTr="00040E7E">
        <w:tc>
          <w:tcPr>
            <w:tcW w:w="2405" w:type="dxa"/>
          </w:tcPr>
          <w:p w14:paraId="306A59DC" w14:textId="38F0525C" w:rsidR="00040E7E" w:rsidRPr="000C17BA" w:rsidRDefault="00040E7E" w:rsidP="00040E7E">
            <w:r w:rsidRPr="000C17BA">
              <w:t>Chhattisgarh</w:t>
            </w:r>
          </w:p>
        </w:tc>
        <w:tc>
          <w:tcPr>
            <w:tcW w:w="2405" w:type="dxa"/>
          </w:tcPr>
          <w:p w14:paraId="7B0608F0" w14:textId="52E16DFD" w:rsidR="00040E7E" w:rsidRPr="000C17BA" w:rsidRDefault="00040E7E" w:rsidP="00040E7E">
            <w:del w:id="25" w:author="Stephy" w:date="2022-04-18T16:50:00Z">
              <w:r w:rsidRPr="000C17BA" w:rsidDel="00755559">
                <w:delText>3000</w:delText>
              </w:r>
            </w:del>
            <w:ins w:id="26" w:author="Stephy" w:date="2022-04-18T16:50:00Z">
              <w:r w:rsidR="00755559">
                <w:t>5448</w:t>
              </w:r>
            </w:ins>
          </w:p>
        </w:tc>
        <w:tc>
          <w:tcPr>
            <w:tcW w:w="2406" w:type="dxa"/>
          </w:tcPr>
          <w:p w14:paraId="3191CBFC" w14:textId="541729A9" w:rsidR="00040E7E" w:rsidRPr="000C17BA" w:rsidRDefault="00040E7E" w:rsidP="00040E7E">
            <w:del w:id="27" w:author="Stephy" w:date="2022-04-18T16:50:00Z">
              <w:r w:rsidRPr="000C17BA" w:rsidDel="00755559">
                <w:delText>3500</w:delText>
              </w:r>
            </w:del>
            <w:ins w:id="28" w:author="Stephy" w:date="2022-04-18T16:50:00Z">
              <w:r w:rsidR="00755559">
                <w:t>1052</w:t>
              </w:r>
            </w:ins>
          </w:p>
        </w:tc>
      </w:tr>
      <w:tr w:rsidR="00040E7E" w:rsidRPr="000C17BA" w14:paraId="11AEC720" w14:textId="77777777" w:rsidTr="00040E7E">
        <w:tc>
          <w:tcPr>
            <w:tcW w:w="2405" w:type="dxa"/>
          </w:tcPr>
          <w:p w14:paraId="5525BCC7" w14:textId="25A111F9" w:rsidR="00040E7E" w:rsidRPr="000C17BA" w:rsidRDefault="00040E7E" w:rsidP="00040E7E">
            <w:r w:rsidRPr="000C17BA">
              <w:t>Bihar</w:t>
            </w:r>
          </w:p>
        </w:tc>
        <w:tc>
          <w:tcPr>
            <w:tcW w:w="2405" w:type="dxa"/>
          </w:tcPr>
          <w:p w14:paraId="23C7FF1A" w14:textId="34998927" w:rsidR="00040E7E" w:rsidRPr="000C17BA" w:rsidRDefault="00040E7E" w:rsidP="00040E7E">
            <w:del w:id="29" w:author="Stephy" w:date="2022-04-18T16:51:00Z">
              <w:r w:rsidRPr="000C17BA" w:rsidDel="00755559">
                <w:delText>2000</w:delText>
              </w:r>
            </w:del>
            <w:ins w:id="30" w:author="Stephy" w:date="2022-04-18T16:51:00Z">
              <w:r w:rsidR="00755559">
                <w:t>2418</w:t>
              </w:r>
            </w:ins>
          </w:p>
        </w:tc>
        <w:tc>
          <w:tcPr>
            <w:tcW w:w="2406" w:type="dxa"/>
          </w:tcPr>
          <w:p w14:paraId="4A9255FF" w14:textId="67E83D59" w:rsidR="00040E7E" w:rsidRPr="000C17BA" w:rsidRDefault="00040E7E" w:rsidP="00040E7E">
            <w:del w:id="31" w:author="Stephy" w:date="2022-04-18T16:51:00Z">
              <w:r w:rsidRPr="000C17BA" w:rsidDel="00755559">
                <w:delText>737</w:delText>
              </w:r>
            </w:del>
            <w:ins w:id="32" w:author="Stephy" w:date="2022-04-18T16:51:00Z">
              <w:r w:rsidR="00755559">
                <w:t>319</w:t>
              </w:r>
            </w:ins>
          </w:p>
        </w:tc>
      </w:tr>
    </w:tbl>
    <w:p w14:paraId="25841A1E" w14:textId="517BA1C2" w:rsidR="00040E7E" w:rsidRPr="000C17BA" w:rsidRDefault="00040E7E" w:rsidP="009823F5">
      <w:pPr>
        <w:rPr>
          <w:lang w:eastAsia="de-DE"/>
        </w:rPr>
      </w:pPr>
    </w:p>
    <w:p w14:paraId="0EF96965" w14:textId="114CF9F9" w:rsidR="00425C4E" w:rsidRPr="000C17BA" w:rsidRDefault="00425C4E" w:rsidP="009823F5">
      <w:pPr>
        <w:rPr>
          <w:lang w:eastAsia="de-DE"/>
        </w:rPr>
      </w:pPr>
    </w:p>
    <w:p w14:paraId="511E745D" w14:textId="1862E263" w:rsidR="00425C4E" w:rsidRPr="000C17BA" w:rsidRDefault="00425C4E" w:rsidP="009823F5">
      <w:pPr>
        <w:rPr>
          <w:lang w:eastAsia="de-DE"/>
        </w:rPr>
      </w:pPr>
    </w:p>
    <w:p w14:paraId="2493B833" w14:textId="520E33E6" w:rsidR="00425C4E" w:rsidRPr="000C17BA" w:rsidRDefault="00425C4E" w:rsidP="009823F5">
      <w:pPr>
        <w:rPr>
          <w:lang w:eastAsia="de-DE"/>
        </w:rPr>
      </w:pPr>
    </w:p>
    <w:p w14:paraId="05E9E150" w14:textId="78757CF8" w:rsidR="00425C4E" w:rsidRPr="000C17BA" w:rsidRDefault="00425C4E" w:rsidP="009823F5">
      <w:pPr>
        <w:rPr>
          <w:lang w:eastAsia="de-DE"/>
        </w:rPr>
      </w:pPr>
    </w:p>
    <w:p w14:paraId="4E483E2A" w14:textId="4485A5B4" w:rsidR="00425C4E" w:rsidRPr="000C17BA" w:rsidRDefault="00425C4E" w:rsidP="009823F5">
      <w:pPr>
        <w:rPr>
          <w:lang w:eastAsia="de-DE"/>
        </w:rPr>
      </w:pPr>
    </w:p>
    <w:p w14:paraId="5632B910" w14:textId="72F2905F" w:rsidR="00425C4E" w:rsidRPr="000C17BA" w:rsidRDefault="00425C4E" w:rsidP="009823F5">
      <w:pPr>
        <w:rPr>
          <w:lang w:eastAsia="de-DE"/>
        </w:rPr>
      </w:pPr>
    </w:p>
    <w:p w14:paraId="5E998C7D" w14:textId="43AF7A8A" w:rsidR="00425C4E" w:rsidRPr="000C17BA" w:rsidRDefault="00425C4E" w:rsidP="009823F5">
      <w:pPr>
        <w:rPr>
          <w:lang w:eastAsia="de-DE"/>
        </w:rPr>
      </w:pPr>
    </w:p>
    <w:p w14:paraId="3DFCE5E3" w14:textId="2A0C0291" w:rsidR="00425C4E" w:rsidRPr="000C17BA" w:rsidRDefault="00425C4E" w:rsidP="009823F5">
      <w:pPr>
        <w:rPr>
          <w:lang w:eastAsia="de-DE"/>
        </w:rPr>
      </w:pPr>
    </w:p>
    <w:p w14:paraId="29CB4AFF" w14:textId="7708D5B3" w:rsidR="00425C4E" w:rsidRPr="000C17BA" w:rsidRDefault="00425C4E" w:rsidP="009823F5">
      <w:pPr>
        <w:rPr>
          <w:lang w:eastAsia="de-DE"/>
        </w:rPr>
      </w:pPr>
    </w:p>
    <w:p w14:paraId="28FB35A8" w14:textId="48462ACC" w:rsidR="00425C4E" w:rsidRPr="000C17BA" w:rsidRDefault="00425C4E" w:rsidP="009823F5">
      <w:pPr>
        <w:rPr>
          <w:lang w:eastAsia="de-DE"/>
        </w:rPr>
      </w:pPr>
    </w:p>
    <w:p w14:paraId="46E4B9DD" w14:textId="4FBB2063" w:rsidR="00425C4E" w:rsidRPr="000C17BA" w:rsidRDefault="00425C4E" w:rsidP="009823F5">
      <w:pPr>
        <w:rPr>
          <w:lang w:eastAsia="de-DE"/>
        </w:rPr>
      </w:pPr>
    </w:p>
    <w:p w14:paraId="58D64C48" w14:textId="30394996" w:rsidR="00425C4E" w:rsidRPr="000C17BA" w:rsidRDefault="00425C4E" w:rsidP="009823F5">
      <w:pPr>
        <w:rPr>
          <w:lang w:eastAsia="de-DE"/>
        </w:rPr>
      </w:pPr>
    </w:p>
    <w:p w14:paraId="20C8DAC2" w14:textId="547D0118" w:rsidR="00425C4E" w:rsidRPr="000C17BA" w:rsidRDefault="00425C4E" w:rsidP="009823F5">
      <w:pPr>
        <w:rPr>
          <w:lang w:eastAsia="de-DE"/>
        </w:rPr>
      </w:pPr>
    </w:p>
    <w:p w14:paraId="5A9FCD89" w14:textId="3F9CD61D" w:rsidR="00425C4E" w:rsidRPr="000C17BA" w:rsidRDefault="00425C4E" w:rsidP="009823F5">
      <w:pPr>
        <w:rPr>
          <w:lang w:eastAsia="de-DE"/>
        </w:rPr>
      </w:pPr>
    </w:p>
    <w:p w14:paraId="7ECEEC1A" w14:textId="77777777" w:rsidR="00425C4E" w:rsidRPr="000C17BA" w:rsidRDefault="00425C4E" w:rsidP="009823F5">
      <w:pPr>
        <w:rPr>
          <w:lang w:eastAsia="de-DE"/>
        </w:rPr>
      </w:pPr>
    </w:p>
    <w:p w14:paraId="224C5E82" w14:textId="78222C7D" w:rsidR="009823F5" w:rsidRPr="000C17BA" w:rsidRDefault="009823F5" w:rsidP="009823F5">
      <w:pPr>
        <w:pStyle w:val="SectionList2nd"/>
      </w:pPr>
      <w:r w:rsidRPr="000C17BA">
        <w:lastRenderedPageBreak/>
        <w:t xml:space="preserve">Eligibility of the project under </w:t>
      </w:r>
      <w:r w:rsidR="00535750" w:rsidRPr="000C17BA">
        <w:t>Gold Standard</w:t>
      </w:r>
    </w:p>
    <w:p w14:paraId="392FB799" w14:textId="2B71493C" w:rsidR="004B4BFB" w:rsidRPr="000C17BA" w:rsidDel="00DF46E4" w:rsidRDefault="009823F5" w:rsidP="00DF46E4">
      <w:pPr>
        <w:pStyle w:val="SDMPDDPoASubSection1"/>
        <w:tabs>
          <w:tab w:val="left" w:pos="720"/>
        </w:tabs>
        <w:rPr>
          <w:del w:id="33" w:author="Stephy" w:date="2022-04-16T16:59:00Z"/>
          <w:rFonts w:ascii="Avenir Book" w:hAnsi="Avenir Book"/>
          <w:b w:val="0"/>
          <w:i/>
        </w:rPr>
      </w:pPr>
      <w:r w:rsidRPr="000C17BA">
        <w:t>&gt;&gt;</w:t>
      </w:r>
      <w:ins w:id="34" w:author="Stephy" w:date="2022-04-16T16:59:00Z">
        <w:r w:rsidR="00DF46E4" w:rsidRPr="00DF46E4">
          <w:rPr>
            <w:rFonts w:asciiTheme="minorHAnsi" w:eastAsiaTheme="minorHAnsi" w:hAnsiTheme="minorHAnsi" w:cs="Times New Roman (Body CS)"/>
            <w:b w:val="0"/>
            <w:color w:val="4D4D4C"/>
            <w14:cntxtAlts/>
          </w:rPr>
          <w:t xml:space="preserve"> The project is eligibility under GS4GG as the project activity involves dissemination of household biogas which is eligible under Gold Standard pursuant to clause 3.1.1 of the GS4GG Principles and Requirements document. The eligibility compliance under GS4GG is detailed as follows;</w:t>
        </w:r>
      </w:ins>
      <w:del w:id="35" w:author="Stephy" w:date="2022-04-16T16:59:00Z">
        <w:r w:rsidR="004B4BFB" w:rsidRPr="000C17BA" w:rsidDel="00DF46E4">
          <w:rPr>
            <w:rFonts w:asciiTheme="minorHAnsi" w:eastAsiaTheme="minorHAnsi" w:hAnsiTheme="minorHAnsi" w:cs="Times New Roman (Body CS)"/>
            <w:b w:val="0"/>
            <w:color w:val="4D4D4C"/>
            <w14:cntxtAlts/>
          </w:rPr>
          <w:delText>As per section 4.1.3 of GS4GG Principles &amp; Requirements version 1.2 of October 2019 ‘A Project type is automatically eligible for Gold Standard Certification if there are Gold Standard published Activity Requirements and/or Gold Standard Approved Methodologies associated with it or as referenced in Gold Standard Product Requirements’</w:delText>
        </w:r>
        <w:r w:rsidR="004B4BFB" w:rsidRPr="000C17BA" w:rsidDel="00DF46E4">
          <w:rPr>
            <w:rFonts w:ascii="Avenir Book" w:hAnsi="Avenir Book"/>
            <w:b w:val="0"/>
          </w:rPr>
          <w:delText>.</w:delText>
        </w:r>
      </w:del>
    </w:p>
    <w:p w14:paraId="76A33E26" w14:textId="0315B8B3" w:rsidR="004B4BFB" w:rsidDel="00DF46E4" w:rsidRDefault="004B4BFB" w:rsidP="00DF46E4">
      <w:pPr>
        <w:pStyle w:val="SDMPDDPoASubSection1"/>
        <w:tabs>
          <w:tab w:val="left" w:pos="720"/>
        </w:tabs>
        <w:rPr>
          <w:del w:id="36" w:author="Stephy" w:date="2022-04-16T16:59:00Z"/>
          <w:rFonts w:ascii="Avenir Book" w:hAnsi="Avenir Book"/>
          <w:b w:val="0"/>
        </w:rPr>
      </w:pPr>
      <w:del w:id="37" w:author="Stephy" w:date="2022-04-16T16:59:00Z">
        <w:r w:rsidRPr="000C17BA" w:rsidDel="00DF46E4">
          <w:rPr>
            <w:rFonts w:asciiTheme="minorHAnsi" w:eastAsiaTheme="minorHAnsi" w:hAnsiTheme="minorHAnsi" w:cs="Times New Roman (Body CS)"/>
            <w:b w:val="0"/>
            <w:color w:val="4D4D4C"/>
            <w14:cntxtAlts/>
          </w:rPr>
          <w:delText>The project falls under GG4GG Community Services Activity Requirements as described below</w:delText>
        </w:r>
        <w:r w:rsidRPr="000C17BA" w:rsidDel="00DF46E4">
          <w:rPr>
            <w:rFonts w:ascii="Avenir Book" w:hAnsi="Avenir Book"/>
            <w:b w:val="0"/>
          </w:rPr>
          <w:delText>:</w:delText>
        </w:r>
      </w:del>
    </w:p>
    <w:tbl>
      <w:tblPr>
        <w:tblStyle w:val="TableGrid"/>
        <w:tblW w:w="0" w:type="auto"/>
        <w:tblLook w:val="04A0" w:firstRow="1" w:lastRow="0" w:firstColumn="1" w:lastColumn="0" w:noHBand="0" w:noVBand="1"/>
      </w:tblPr>
      <w:tblGrid>
        <w:gridCol w:w="2141"/>
        <w:gridCol w:w="3696"/>
        <w:gridCol w:w="3785"/>
      </w:tblGrid>
      <w:tr w:rsidR="00DF46E4" w14:paraId="7CB58D89" w14:textId="77777777" w:rsidTr="00DF46E4">
        <w:trPr>
          <w:ins w:id="38" w:author="Stephy" w:date="2022-04-16T17:00:00Z"/>
        </w:trPr>
        <w:tc>
          <w:tcPr>
            <w:tcW w:w="2141" w:type="dxa"/>
          </w:tcPr>
          <w:p w14:paraId="5613DB14" w14:textId="77777777" w:rsidR="00DF46E4" w:rsidRDefault="00DF46E4" w:rsidP="00DF46E4">
            <w:pPr>
              <w:jc w:val="both"/>
              <w:rPr>
                <w:ins w:id="39" w:author="Stephy" w:date="2022-04-16T17:00:00Z"/>
                <w:color w:val="auto"/>
                <w:sz w:val="20"/>
              </w:rPr>
            </w:pPr>
            <w:ins w:id="40" w:author="Stephy" w:date="2022-04-16T17:00:00Z">
              <w:r w:rsidRPr="00C272D0">
                <w:rPr>
                  <w:color w:val="auto"/>
                  <w:sz w:val="20"/>
                </w:rPr>
                <w:t>Eligibility Criteria</w:t>
              </w:r>
              <w:r>
                <w:rPr>
                  <w:color w:val="auto"/>
                  <w:sz w:val="20"/>
                </w:rPr>
                <w:t xml:space="preserve"> </w:t>
              </w:r>
              <w:r w:rsidRPr="00C272D0">
                <w:rPr>
                  <w:color w:val="auto"/>
                  <w:sz w:val="20"/>
                </w:rPr>
                <w:t>Category</w:t>
              </w:r>
            </w:ins>
          </w:p>
        </w:tc>
        <w:tc>
          <w:tcPr>
            <w:tcW w:w="3696" w:type="dxa"/>
          </w:tcPr>
          <w:p w14:paraId="52C882A1" w14:textId="77777777" w:rsidR="00DF46E4" w:rsidRDefault="00DF46E4" w:rsidP="00DF46E4">
            <w:pPr>
              <w:jc w:val="both"/>
              <w:rPr>
                <w:ins w:id="41" w:author="Stephy" w:date="2022-04-16T17:00:00Z"/>
                <w:color w:val="auto"/>
                <w:sz w:val="20"/>
              </w:rPr>
            </w:pPr>
            <w:ins w:id="42" w:author="Stephy" w:date="2022-04-16T17:00:00Z">
              <w:r w:rsidRPr="00C272D0">
                <w:rPr>
                  <w:color w:val="auto"/>
                  <w:sz w:val="20"/>
                </w:rPr>
                <w:t>Eligibility criterion -</w:t>
              </w:r>
              <w:r>
                <w:rPr>
                  <w:color w:val="auto"/>
                  <w:sz w:val="20"/>
                </w:rPr>
                <w:t xml:space="preserve"> </w:t>
              </w:r>
              <w:r w:rsidRPr="00C272D0">
                <w:rPr>
                  <w:color w:val="auto"/>
                  <w:sz w:val="20"/>
                </w:rPr>
                <w:t>Required condition</w:t>
              </w:r>
            </w:ins>
          </w:p>
        </w:tc>
        <w:tc>
          <w:tcPr>
            <w:tcW w:w="3785" w:type="dxa"/>
          </w:tcPr>
          <w:p w14:paraId="71484615" w14:textId="77777777" w:rsidR="00DF46E4" w:rsidRDefault="00DF46E4" w:rsidP="00DF46E4">
            <w:pPr>
              <w:jc w:val="both"/>
              <w:rPr>
                <w:ins w:id="43" w:author="Stephy" w:date="2022-04-16T17:00:00Z"/>
                <w:color w:val="auto"/>
                <w:sz w:val="20"/>
              </w:rPr>
            </w:pPr>
            <w:ins w:id="44" w:author="Stephy" w:date="2022-04-16T17:00:00Z">
              <w:r w:rsidRPr="00C272D0">
                <w:rPr>
                  <w:color w:val="auto"/>
                  <w:sz w:val="20"/>
                </w:rPr>
                <w:t>Justification</w:t>
              </w:r>
            </w:ins>
          </w:p>
        </w:tc>
      </w:tr>
      <w:tr w:rsidR="00DF46E4" w14:paraId="44C8057B" w14:textId="77777777" w:rsidTr="00DF46E4">
        <w:trPr>
          <w:ins w:id="45" w:author="Stephy" w:date="2022-04-16T17:00:00Z"/>
        </w:trPr>
        <w:tc>
          <w:tcPr>
            <w:tcW w:w="2141" w:type="dxa"/>
          </w:tcPr>
          <w:p w14:paraId="5C03AEFD" w14:textId="77777777" w:rsidR="00DF46E4" w:rsidRDefault="00DF46E4" w:rsidP="00DF46E4">
            <w:pPr>
              <w:jc w:val="both"/>
              <w:rPr>
                <w:ins w:id="46" w:author="Stephy" w:date="2022-04-16T17:00:00Z"/>
                <w:color w:val="auto"/>
                <w:sz w:val="20"/>
              </w:rPr>
            </w:pPr>
            <w:ins w:id="47" w:author="Stephy" w:date="2022-04-16T17:00:00Z">
              <w:r w:rsidRPr="00C272D0">
                <w:rPr>
                  <w:color w:val="auto"/>
                  <w:sz w:val="20"/>
                </w:rPr>
                <w:t>1. Types of</w:t>
              </w:r>
              <w:r>
                <w:rPr>
                  <w:color w:val="auto"/>
                  <w:sz w:val="20"/>
                </w:rPr>
                <w:t xml:space="preserve"> </w:t>
              </w:r>
              <w:r w:rsidRPr="00C272D0">
                <w:rPr>
                  <w:color w:val="auto"/>
                  <w:sz w:val="20"/>
                </w:rPr>
                <w:t>Project</w:t>
              </w:r>
            </w:ins>
          </w:p>
        </w:tc>
        <w:tc>
          <w:tcPr>
            <w:tcW w:w="3696" w:type="dxa"/>
          </w:tcPr>
          <w:p w14:paraId="145D013F" w14:textId="77777777" w:rsidR="00DF46E4" w:rsidRDefault="00DF46E4" w:rsidP="00DF46E4">
            <w:pPr>
              <w:jc w:val="both"/>
              <w:rPr>
                <w:ins w:id="48" w:author="Stephy" w:date="2022-04-16T17:00:00Z"/>
                <w:color w:val="auto"/>
                <w:sz w:val="20"/>
              </w:rPr>
            </w:pPr>
            <w:ins w:id="49" w:author="Stephy" w:date="2022-04-16T17:00:00Z">
              <w:r w:rsidRPr="00C272D0">
                <w:rPr>
                  <w:color w:val="auto"/>
                  <w:sz w:val="20"/>
                </w:rPr>
                <w:t>Eligible projects shall include</w:t>
              </w:r>
              <w:r>
                <w:rPr>
                  <w:color w:val="auto"/>
                  <w:sz w:val="20"/>
                </w:rPr>
                <w:t xml:space="preserve"> </w:t>
              </w:r>
              <w:r w:rsidRPr="00C272D0">
                <w:rPr>
                  <w:color w:val="auto"/>
                  <w:sz w:val="20"/>
                </w:rPr>
                <w:t>ph</w:t>
              </w:r>
              <w:r>
                <w:rPr>
                  <w:color w:val="auto"/>
                  <w:sz w:val="20"/>
                </w:rPr>
                <w:t xml:space="preserve">ysical action/implementation on </w:t>
              </w:r>
              <w:r w:rsidRPr="00C272D0">
                <w:rPr>
                  <w:color w:val="auto"/>
                  <w:sz w:val="20"/>
                </w:rPr>
                <w:t xml:space="preserve">the </w:t>
              </w:r>
              <w:r>
                <w:rPr>
                  <w:color w:val="auto"/>
                  <w:sz w:val="20"/>
                </w:rPr>
                <w:t xml:space="preserve">ground. Pre-identified eligible </w:t>
              </w:r>
              <w:r w:rsidRPr="00C272D0">
                <w:rPr>
                  <w:color w:val="auto"/>
                  <w:sz w:val="20"/>
                </w:rPr>
                <w:t>proj</w:t>
              </w:r>
              <w:r>
                <w:rPr>
                  <w:color w:val="auto"/>
                  <w:sz w:val="20"/>
                </w:rPr>
                <w:t xml:space="preserve">ect types are identified in the Eligibility Principles and </w:t>
              </w:r>
              <w:r w:rsidRPr="00C272D0">
                <w:rPr>
                  <w:color w:val="auto"/>
                  <w:sz w:val="20"/>
                </w:rPr>
                <w:t>Requirements section.</w:t>
              </w:r>
            </w:ins>
          </w:p>
        </w:tc>
        <w:tc>
          <w:tcPr>
            <w:tcW w:w="3785" w:type="dxa"/>
          </w:tcPr>
          <w:p w14:paraId="4F057F7D" w14:textId="77777777" w:rsidR="00DF46E4" w:rsidRPr="00C272D0" w:rsidRDefault="00DF46E4" w:rsidP="00DF46E4">
            <w:pPr>
              <w:jc w:val="both"/>
              <w:rPr>
                <w:ins w:id="50" w:author="Stephy" w:date="2022-04-16T17:00:00Z"/>
                <w:color w:val="auto"/>
                <w:sz w:val="20"/>
              </w:rPr>
            </w:pPr>
            <w:ins w:id="51" w:author="Stephy" w:date="2022-04-16T17:00:00Z">
              <w:r>
                <w:rPr>
                  <w:color w:val="auto"/>
                  <w:sz w:val="20"/>
                </w:rPr>
                <w:t xml:space="preserve">The project is already implemented since </w:t>
              </w:r>
              <w:r w:rsidRPr="00C272D0">
                <w:rPr>
                  <w:color w:val="auto"/>
                  <w:sz w:val="20"/>
                </w:rPr>
                <w:t>its start date.</w:t>
              </w:r>
            </w:ins>
          </w:p>
          <w:p w14:paraId="20F8C1B1" w14:textId="77777777" w:rsidR="00DF46E4" w:rsidRPr="00C272D0" w:rsidRDefault="00DF46E4" w:rsidP="00DF46E4">
            <w:pPr>
              <w:jc w:val="both"/>
              <w:rPr>
                <w:ins w:id="52" w:author="Stephy" w:date="2022-04-16T17:00:00Z"/>
                <w:color w:val="auto"/>
                <w:sz w:val="20"/>
              </w:rPr>
            </w:pPr>
            <w:ins w:id="53" w:author="Stephy" w:date="2022-04-16T17:00:00Z">
              <w:r w:rsidRPr="00C272D0">
                <w:rPr>
                  <w:color w:val="auto"/>
                  <w:sz w:val="20"/>
                </w:rPr>
                <w:t>As per section 3.1.1 (</w:t>
              </w:r>
              <w:r>
                <w:rPr>
                  <w:color w:val="auto"/>
                  <w:sz w:val="20"/>
                </w:rPr>
                <w:t>a</w:t>
              </w:r>
              <w:r w:rsidRPr="00C272D0">
                <w:rPr>
                  <w:color w:val="auto"/>
                  <w:sz w:val="20"/>
                </w:rPr>
                <w:t>) of GG4GG</w:t>
              </w:r>
            </w:ins>
          </w:p>
          <w:p w14:paraId="022B70A2" w14:textId="77777777" w:rsidR="00DF46E4" w:rsidRPr="00E64C5A" w:rsidRDefault="00DF46E4" w:rsidP="00DF46E4">
            <w:pPr>
              <w:jc w:val="both"/>
              <w:rPr>
                <w:ins w:id="54" w:author="Stephy" w:date="2022-04-16T17:00:00Z"/>
                <w:color w:val="auto"/>
                <w:sz w:val="20"/>
              </w:rPr>
            </w:pPr>
            <w:ins w:id="55" w:author="Stephy" w:date="2022-04-16T17:00:00Z">
              <w:r w:rsidRPr="00C272D0">
                <w:rPr>
                  <w:color w:val="auto"/>
                  <w:sz w:val="20"/>
                </w:rPr>
                <w:t>Community Services Activity</w:t>
              </w:r>
              <w:r>
                <w:rPr>
                  <w:color w:val="auto"/>
                  <w:sz w:val="20"/>
                </w:rPr>
                <w:t xml:space="preserve"> Requirements ver.1.2,” Renewable</w:t>
              </w:r>
              <w:r w:rsidRPr="00F41B15">
                <w:rPr>
                  <w:color w:val="auto"/>
                  <w:sz w:val="20"/>
                </w:rPr>
                <w:t xml:space="preserve"> energy types such as solar</w:t>
              </w:r>
              <w:r>
                <w:rPr>
                  <w:color w:val="auto"/>
                  <w:sz w:val="20"/>
                </w:rPr>
                <w:t xml:space="preserve"> </w:t>
              </w:r>
              <w:r w:rsidRPr="00F41B15">
                <w:rPr>
                  <w:color w:val="auto"/>
                  <w:sz w:val="20"/>
                </w:rPr>
                <w:t>(photovoltaic and solar thermal electricity generation), tidal/wave, wind,</w:t>
              </w:r>
              <w:r>
                <w:rPr>
                  <w:color w:val="auto"/>
                  <w:sz w:val="20"/>
                </w:rPr>
                <w:t xml:space="preserve"> </w:t>
              </w:r>
              <w:r w:rsidRPr="00F41B15">
                <w:rPr>
                  <w:color w:val="auto"/>
                  <w:sz w:val="20"/>
                </w:rPr>
                <w:t>hydropower, geothermal, waste to en</w:t>
              </w:r>
              <w:r>
                <w:rPr>
                  <w:color w:val="auto"/>
                  <w:sz w:val="20"/>
                </w:rPr>
                <w:t xml:space="preserve">ergy and renewable biomass that </w:t>
              </w:r>
              <w:r w:rsidRPr="00F41B15">
                <w:rPr>
                  <w:color w:val="auto"/>
                  <w:sz w:val="20"/>
                </w:rPr>
                <w:t>are connected to mini grid3 or off grid solutions for targeted users</w:t>
              </w:r>
              <w:r>
                <w:rPr>
                  <w:color w:val="auto"/>
                  <w:sz w:val="20"/>
                </w:rPr>
                <w:t xml:space="preserve"> </w:t>
              </w:r>
              <w:r w:rsidRPr="00F41B15">
                <w:rPr>
                  <w:color w:val="auto"/>
                  <w:sz w:val="20"/>
                </w:rPr>
                <w:t>and/or applications.</w:t>
              </w:r>
              <w:r w:rsidRPr="00C272D0">
                <w:rPr>
                  <w:color w:val="auto"/>
                  <w:sz w:val="20"/>
                </w:rPr>
                <w:t xml:space="preserve">” </w:t>
              </w:r>
              <w:r w:rsidRPr="00E64C5A">
                <w:rPr>
                  <w:color w:val="auto"/>
                  <w:sz w:val="20"/>
                </w:rPr>
                <w:t xml:space="preserve">Since, project activity includes utilization of cow dung as feed to </w:t>
              </w:r>
              <w:r>
                <w:rPr>
                  <w:color w:val="auto"/>
                  <w:sz w:val="20"/>
                </w:rPr>
                <w:t>bio-</w:t>
              </w:r>
              <w:r w:rsidRPr="00E64C5A">
                <w:rPr>
                  <w:color w:val="auto"/>
                  <w:sz w:val="20"/>
                </w:rPr>
                <w:t xml:space="preserve">digesters along with other organic waste to generate biogas </w:t>
              </w:r>
            </w:ins>
          </w:p>
          <w:p w14:paraId="578C9559" w14:textId="77777777" w:rsidR="00DF46E4" w:rsidRDefault="00DF46E4" w:rsidP="00DF46E4">
            <w:pPr>
              <w:jc w:val="both"/>
              <w:rPr>
                <w:ins w:id="56" w:author="Stephy" w:date="2022-04-16T17:00:00Z"/>
                <w:color w:val="auto"/>
                <w:sz w:val="20"/>
              </w:rPr>
            </w:pPr>
            <w:ins w:id="57" w:author="Stephy" w:date="2022-04-16T17:00:00Z">
              <w:r w:rsidRPr="00E64C5A">
                <w:rPr>
                  <w:color w:val="auto"/>
                  <w:sz w:val="20"/>
                </w:rPr>
                <w:t>Hence, it meets the criterion</w:t>
              </w:r>
              <w:r>
                <w:rPr>
                  <w:color w:val="auto"/>
                  <w:sz w:val="20"/>
                </w:rPr>
                <w:t>.</w:t>
              </w:r>
            </w:ins>
          </w:p>
          <w:p w14:paraId="474A4E67" w14:textId="77777777" w:rsidR="00DF46E4" w:rsidRDefault="00DF46E4" w:rsidP="00DF46E4">
            <w:pPr>
              <w:jc w:val="both"/>
              <w:rPr>
                <w:ins w:id="58" w:author="Stephy" w:date="2022-04-16T17:00:00Z"/>
                <w:color w:val="auto"/>
                <w:sz w:val="20"/>
              </w:rPr>
            </w:pPr>
          </w:p>
          <w:p w14:paraId="08AE9273" w14:textId="77777777" w:rsidR="00DF46E4" w:rsidRDefault="00DF46E4" w:rsidP="00DF46E4">
            <w:pPr>
              <w:jc w:val="both"/>
              <w:rPr>
                <w:ins w:id="59" w:author="Stephy" w:date="2022-04-16T17:00:00Z"/>
                <w:color w:val="auto"/>
                <w:sz w:val="20"/>
              </w:rPr>
            </w:pPr>
            <w:ins w:id="60" w:author="Stephy" w:date="2022-04-16T17:00:00Z">
              <w:r w:rsidRPr="00C272D0">
                <w:rPr>
                  <w:color w:val="auto"/>
                  <w:sz w:val="20"/>
                </w:rPr>
                <w:t>Thus, the project</w:t>
              </w:r>
              <w:r>
                <w:rPr>
                  <w:color w:val="auto"/>
                  <w:sz w:val="20"/>
                </w:rPr>
                <w:t xml:space="preserve"> </w:t>
              </w:r>
              <w:r w:rsidRPr="00C272D0">
                <w:rPr>
                  <w:color w:val="auto"/>
                  <w:sz w:val="20"/>
                </w:rPr>
                <w:t>technology/measure falls under</w:t>
              </w:r>
              <w:r>
                <w:rPr>
                  <w:color w:val="auto"/>
                  <w:sz w:val="20"/>
                </w:rPr>
                <w:t xml:space="preserve"> GG4GG Community Services </w:t>
              </w:r>
              <w:r w:rsidRPr="00C272D0">
                <w:rPr>
                  <w:color w:val="auto"/>
                  <w:sz w:val="20"/>
                </w:rPr>
                <w:t>Activity Requirements.</w:t>
              </w:r>
            </w:ins>
          </w:p>
          <w:p w14:paraId="2C34EEC4" w14:textId="77777777" w:rsidR="00DF46E4" w:rsidRDefault="00DF46E4" w:rsidP="00DF46E4">
            <w:pPr>
              <w:jc w:val="both"/>
              <w:rPr>
                <w:ins w:id="61" w:author="Stephy" w:date="2022-04-16T17:00:00Z"/>
                <w:color w:val="auto"/>
                <w:sz w:val="20"/>
              </w:rPr>
            </w:pPr>
          </w:p>
          <w:p w14:paraId="05B89665" w14:textId="77777777" w:rsidR="00DF46E4" w:rsidRPr="00C272D0" w:rsidRDefault="00DF46E4" w:rsidP="00DF46E4">
            <w:pPr>
              <w:jc w:val="both"/>
              <w:rPr>
                <w:ins w:id="62" w:author="Stephy" w:date="2022-04-16T17:00:00Z"/>
                <w:color w:val="auto"/>
                <w:sz w:val="20"/>
              </w:rPr>
            </w:pPr>
            <w:ins w:id="63" w:author="Stephy" w:date="2022-04-16T17:00:00Z">
              <w:r>
                <w:rPr>
                  <w:color w:val="auto"/>
                  <w:sz w:val="20"/>
                </w:rPr>
                <w:lastRenderedPageBreak/>
                <w:t xml:space="preserve">Section 4.1.3 of the GS4GG Principles and Requirements document states following for </w:t>
              </w:r>
              <w:r w:rsidRPr="00C272D0">
                <w:rPr>
                  <w:color w:val="auto"/>
                  <w:sz w:val="20"/>
                </w:rPr>
                <w:t>auto</w:t>
              </w:r>
              <w:r>
                <w:rPr>
                  <w:color w:val="auto"/>
                  <w:sz w:val="20"/>
                </w:rPr>
                <w:t xml:space="preserve">matic eligibility for a project </w:t>
              </w:r>
              <w:r w:rsidRPr="00C272D0">
                <w:rPr>
                  <w:color w:val="auto"/>
                  <w:sz w:val="20"/>
                </w:rPr>
                <w:t>“A Project type is automatically</w:t>
              </w:r>
              <w:r>
                <w:rPr>
                  <w:color w:val="auto"/>
                  <w:sz w:val="20"/>
                </w:rPr>
                <w:t xml:space="preserve"> </w:t>
              </w:r>
              <w:r w:rsidRPr="00C272D0">
                <w:rPr>
                  <w:color w:val="auto"/>
                  <w:sz w:val="20"/>
                </w:rPr>
                <w:t>eligible for Gold Standard</w:t>
              </w:r>
              <w:r>
                <w:rPr>
                  <w:color w:val="auto"/>
                  <w:sz w:val="20"/>
                </w:rPr>
                <w:t xml:space="preserve"> </w:t>
              </w:r>
              <w:r w:rsidRPr="00C272D0">
                <w:rPr>
                  <w:color w:val="auto"/>
                  <w:sz w:val="20"/>
                </w:rPr>
                <w:t>Certification if there are Gold</w:t>
              </w:r>
              <w:r>
                <w:rPr>
                  <w:color w:val="auto"/>
                  <w:sz w:val="20"/>
                </w:rPr>
                <w:t xml:space="preserve"> </w:t>
              </w:r>
              <w:r w:rsidRPr="00C272D0">
                <w:rPr>
                  <w:color w:val="auto"/>
                  <w:sz w:val="20"/>
                </w:rPr>
                <w:t>Standard approved Activity</w:t>
              </w:r>
              <w:r>
                <w:rPr>
                  <w:color w:val="auto"/>
                  <w:sz w:val="20"/>
                </w:rPr>
                <w:t xml:space="preserve"> </w:t>
              </w:r>
              <w:r w:rsidRPr="00C272D0">
                <w:rPr>
                  <w:color w:val="auto"/>
                  <w:sz w:val="20"/>
                </w:rPr>
                <w:t>Requirements and/or Impact</w:t>
              </w:r>
              <w:r>
                <w:rPr>
                  <w:color w:val="auto"/>
                  <w:sz w:val="20"/>
                </w:rPr>
                <w:t xml:space="preserve"> </w:t>
              </w:r>
              <w:r w:rsidRPr="00C272D0">
                <w:rPr>
                  <w:color w:val="auto"/>
                  <w:sz w:val="20"/>
                </w:rPr>
                <w:t>Quantification Methodologies</w:t>
              </w:r>
              <w:r>
                <w:rPr>
                  <w:color w:val="auto"/>
                  <w:sz w:val="20"/>
                </w:rPr>
                <w:t xml:space="preserve"> </w:t>
              </w:r>
              <w:r w:rsidRPr="00C272D0">
                <w:rPr>
                  <w:color w:val="auto"/>
                  <w:sz w:val="20"/>
                </w:rPr>
                <w:t>associated with it or it’s referenced</w:t>
              </w:r>
              <w:r>
                <w:rPr>
                  <w:color w:val="auto"/>
                  <w:sz w:val="20"/>
                </w:rPr>
                <w:t xml:space="preserve"> </w:t>
              </w:r>
              <w:r w:rsidRPr="00C272D0">
                <w:rPr>
                  <w:color w:val="auto"/>
                  <w:sz w:val="20"/>
                </w:rPr>
                <w:t>in the Gold Standard Product</w:t>
              </w:r>
              <w:r>
                <w:rPr>
                  <w:color w:val="auto"/>
                  <w:sz w:val="20"/>
                </w:rPr>
                <w:t xml:space="preserve"> </w:t>
              </w:r>
              <w:r w:rsidRPr="00C272D0">
                <w:rPr>
                  <w:color w:val="auto"/>
                  <w:sz w:val="20"/>
                </w:rPr>
                <w:t>Requirements.” The Gold Standard</w:t>
              </w:r>
              <w:r>
                <w:rPr>
                  <w:color w:val="auto"/>
                  <w:sz w:val="20"/>
                </w:rPr>
                <w:t xml:space="preserve"> </w:t>
              </w:r>
              <w:r w:rsidRPr="00C272D0">
                <w:rPr>
                  <w:color w:val="auto"/>
                  <w:sz w:val="20"/>
                </w:rPr>
                <w:t>has published Community</w:t>
              </w:r>
            </w:ins>
          </w:p>
          <w:p w14:paraId="156E5538" w14:textId="77777777" w:rsidR="00DF46E4" w:rsidRDefault="00DF46E4" w:rsidP="00DF46E4">
            <w:pPr>
              <w:jc w:val="both"/>
              <w:rPr>
                <w:ins w:id="64" w:author="Stephy" w:date="2022-04-16T17:00:00Z"/>
                <w:color w:val="auto"/>
                <w:sz w:val="20"/>
              </w:rPr>
            </w:pPr>
            <w:ins w:id="65" w:author="Stephy" w:date="2022-04-16T17:00:00Z">
              <w:r w:rsidRPr="00C272D0">
                <w:rPr>
                  <w:color w:val="auto"/>
                  <w:sz w:val="20"/>
                </w:rPr>
                <w:t>Services Activity Requirements;</w:t>
              </w:r>
              <w:r>
                <w:rPr>
                  <w:color w:val="auto"/>
                  <w:sz w:val="20"/>
                </w:rPr>
                <w:t xml:space="preserve"> </w:t>
              </w:r>
              <w:r w:rsidRPr="00C272D0">
                <w:rPr>
                  <w:color w:val="auto"/>
                  <w:sz w:val="20"/>
                </w:rPr>
                <w:t>theref</w:t>
              </w:r>
              <w:r>
                <w:rPr>
                  <w:color w:val="auto"/>
                  <w:sz w:val="20"/>
                </w:rPr>
                <w:t xml:space="preserve">ore, the project activity falls </w:t>
              </w:r>
              <w:r w:rsidRPr="00C272D0">
                <w:rPr>
                  <w:color w:val="auto"/>
                  <w:sz w:val="20"/>
                </w:rPr>
                <w:t>u</w:t>
              </w:r>
              <w:r>
                <w:rPr>
                  <w:color w:val="auto"/>
                  <w:sz w:val="20"/>
                </w:rPr>
                <w:t xml:space="preserve">nder the list of Pre-identified eligible project and is </w:t>
              </w:r>
              <w:r w:rsidRPr="00C272D0">
                <w:rPr>
                  <w:color w:val="auto"/>
                  <w:sz w:val="20"/>
                </w:rPr>
                <w:t>automatically eligible for Gold</w:t>
              </w:r>
              <w:r>
                <w:rPr>
                  <w:color w:val="auto"/>
                  <w:sz w:val="20"/>
                </w:rPr>
                <w:t xml:space="preserve"> </w:t>
              </w:r>
              <w:r w:rsidRPr="00C272D0">
                <w:rPr>
                  <w:color w:val="auto"/>
                  <w:sz w:val="20"/>
                </w:rPr>
                <w:t>standard certification.</w:t>
              </w:r>
            </w:ins>
          </w:p>
        </w:tc>
      </w:tr>
      <w:tr w:rsidR="00DF46E4" w14:paraId="50211D81" w14:textId="77777777" w:rsidTr="00DF46E4">
        <w:trPr>
          <w:ins w:id="66" w:author="Stephy" w:date="2022-04-16T17:00:00Z"/>
        </w:trPr>
        <w:tc>
          <w:tcPr>
            <w:tcW w:w="2141" w:type="dxa"/>
          </w:tcPr>
          <w:p w14:paraId="48872C1B" w14:textId="77777777" w:rsidR="00DF46E4" w:rsidRPr="00C272D0" w:rsidRDefault="00DF46E4" w:rsidP="00DF46E4">
            <w:pPr>
              <w:jc w:val="both"/>
              <w:rPr>
                <w:ins w:id="67" w:author="Stephy" w:date="2022-04-16T17:00:00Z"/>
                <w:color w:val="auto"/>
                <w:sz w:val="20"/>
              </w:rPr>
            </w:pPr>
            <w:ins w:id="68" w:author="Stephy" w:date="2022-04-16T17:00:00Z">
              <w:r w:rsidRPr="00C272D0">
                <w:rPr>
                  <w:color w:val="auto"/>
                  <w:sz w:val="20"/>
                </w:rPr>
                <w:lastRenderedPageBreak/>
                <w:t>2. Location of</w:t>
              </w:r>
              <w:r>
                <w:rPr>
                  <w:color w:val="auto"/>
                  <w:sz w:val="20"/>
                </w:rPr>
                <w:t xml:space="preserve"> </w:t>
              </w:r>
              <w:r w:rsidRPr="00C272D0">
                <w:rPr>
                  <w:color w:val="auto"/>
                  <w:sz w:val="20"/>
                </w:rPr>
                <w:t>Project</w:t>
              </w:r>
            </w:ins>
          </w:p>
        </w:tc>
        <w:tc>
          <w:tcPr>
            <w:tcW w:w="3696" w:type="dxa"/>
          </w:tcPr>
          <w:p w14:paraId="04B3DB48" w14:textId="77777777" w:rsidR="00DF46E4" w:rsidRPr="00C272D0" w:rsidRDefault="00DF46E4" w:rsidP="00DF46E4">
            <w:pPr>
              <w:jc w:val="both"/>
              <w:rPr>
                <w:ins w:id="69" w:author="Stephy" w:date="2022-04-16T17:00:00Z"/>
                <w:color w:val="auto"/>
                <w:sz w:val="20"/>
              </w:rPr>
            </w:pPr>
            <w:ins w:id="70" w:author="Stephy" w:date="2022-04-16T17:00:00Z">
              <w:r w:rsidRPr="00C272D0">
                <w:rPr>
                  <w:color w:val="auto"/>
                  <w:sz w:val="20"/>
                </w:rPr>
                <w:t>Projects may be located in any</w:t>
              </w:r>
              <w:r>
                <w:rPr>
                  <w:color w:val="auto"/>
                  <w:sz w:val="20"/>
                </w:rPr>
                <w:t xml:space="preserve"> </w:t>
              </w:r>
              <w:r w:rsidRPr="00C272D0">
                <w:rPr>
                  <w:color w:val="auto"/>
                  <w:sz w:val="20"/>
                </w:rPr>
                <w:t>part of the world.</w:t>
              </w:r>
            </w:ins>
          </w:p>
        </w:tc>
        <w:tc>
          <w:tcPr>
            <w:tcW w:w="3785" w:type="dxa"/>
          </w:tcPr>
          <w:p w14:paraId="02F019F9" w14:textId="5C2AD47F" w:rsidR="00DF46E4" w:rsidRDefault="00DF46E4" w:rsidP="00DF46E4">
            <w:pPr>
              <w:jc w:val="both"/>
              <w:rPr>
                <w:ins w:id="71" w:author="Stephy" w:date="2022-04-16T17:00:00Z"/>
                <w:color w:val="auto"/>
                <w:sz w:val="20"/>
              </w:rPr>
            </w:pPr>
            <w:ins w:id="72" w:author="Stephy" w:date="2022-04-16T17:00:00Z">
              <w:r w:rsidRPr="00C272D0">
                <w:rPr>
                  <w:color w:val="auto"/>
                  <w:sz w:val="20"/>
                </w:rPr>
                <w:t>Location of the project is the</w:t>
              </w:r>
              <w:r>
                <w:rPr>
                  <w:color w:val="auto"/>
                  <w:sz w:val="20"/>
                </w:rPr>
                <w:t xml:space="preserve"> state</w:t>
              </w:r>
            </w:ins>
            <w:ins w:id="73" w:author="Stephy" w:date="2022-04-16T17:01:00Z">
              <w:r>
                <w:rPr>
                  <w:color w:val="auto"/>
                  <w:sz w:val="20"/>
                </w:rPr>
                <w:t>s</w:t>
              </w:r>
            </w:ins>
            <w:ins w:id="74" w:author="Stephy" w:date="2022-04-16T17:00:00Z">
              <w:r>
                <w:rPr>
                  <w:color w:val="auto"/>
                  <w:sz w:val="20"/>
                </w:rPr>
                <w:t xml:space="preserve"> of </w:t>
              </w:r>
            </w:ins>
            <w:ins w:id="75" w:author="Stephy" w:date="2022-04-16T17:01:00Z">
              <w:r w:rsidRPr="00DF46E4">
                <w:rPr>
                  <w:color w:val="auto"/>
                  <w:sz w:val="20"/>
                </w:rPr>
                <w:t>Chhattisgarh</w:t>
              </w:r>
              <w:r>
                <w:rPr>
                  <w:color w:val="auto"/>
                  <w:sz w:val="20"/>
                </w:rPr>
                <w:t xml:space="preserve"> and Bihar</w:t>
              </w:r>
            </w:ins>
            <w:ins w:id="76" w:author="Stephy" w:date="2022-04-16T17:00:00Z">
              <w:r>
                <w:rPr>
                  <w:color w:val="auto"/>
                  <w:sz w:val="20"/>
                </w:rPr>
                <w:t>, India.</w:t>
              </w:r>
            </w:ins>
          </w:p>
        </w:tc>
      </w:tr>
      <w:tr w:rsidR="00DF46E4" w14:paraId="291E1133" w14:textId="77777777" w:rsidTr="00DF46E4">
        <w:trPr>
          <w:ins w:id="77" w:author="Stephy" w:date="2022-04-16T17:00:00Z"/>
        </w:trPr>
        <w:tc>
          <w:tcPr>
            <w:tcW w:w="2141" w:type="dxa"/>
          </w:tcPr>
          <w:p w14:paraId="2175B29D" w14:textId="77777777" w:rsidR="00DF46E4" w:rsidRPr="00C272D0" w:rsidRDefault="00DF46E4" w:rsidP="00DF46E4">
            <w:pPr>
              <w:jc w:val="both"/>
              <w:rPr>
                <w:ins w:id="78" w:author="Stephy" w:date="2022-04-16T17:00:00Z"/>
                <w:color w:val="auto"/>
                <w:sz w:val="20"/>
              </w:rPr>
            </w:pPr>
            <w:ins w:id="79" w:author="Stephy" w:date="2022-04-16T17:00:00Z">
              <w:r w:rsidRPr="00C272D0">
                <w:rPr>
                  <w:color w:val="auto"/>
                  <w:sz w:val="20"/>
                </w:rPr>
                <w:t>3. Project Area,</w:t>
              </w:r>
              <w:r>
                <w:rPr>
                  <w:color w:val="auto"/>
                  <w:sz w:val="20"/>
                </w:rPr>
                <w:t xml:space="preserve"> Project </w:t>
              </w:r>
              <w:r w:rsidRPr="00C272D0">
                <w:rPr>
                  <w:color w:val="auto"/>
                  <w:sz w:val="20"/>
                </w:rPr>
                <w:t>Boundary and</w:t>
              </w:r>
              <w:r>
                <w:rPr>
                  <w:color w:val="auto"/>
                  <w:sz w:val="20"/>
                </w:rPr>
                <w:t xml:space="preserve"> </w:t>
              </w:r>
              <w:r w:rsidRPr="00C272D0">
                <w:rPr>
                  <w:color w:val="auto"/>
                  <w:sz w:val="20"/>
                </w:rPr>
                <w:t>Scale</w:t>
              </w:r>
            </w:ins>
          </w:p>
        </w:tc>
        <w:tc>
          <w:tcPr>
            <w:tcW w:w="3696" w:type="dxa"/>
          </w:tcPr>
          <w:p w14:paraId="3B51E5DC" w14:textId="77777777" w:rsidR="00DF46E4" w:rsidRPr="00C272D0" w:rsidRDefault="00DF46E4" w:rsidP="00DF46E4">
            <w:pPr>
              <w:jc w:val="both"/>
              <w:rPr>
                <w:ins w:id="80" w:author="Stephy" w:date="2022-04-16T17:00:00Z"/>
                <w:color w:val="auto"/>
                <w:sz w:val="20"/>
              </w:rPr>
            </w:pPr>
            <w:ins w:id="81" w:author="Stephy" w:date="2022-04-16T17:00:00Z">
              <w:r w:rsidRPr="00C272D0">
                <w:rPr>
                  <w:color w:val="auto"/>
                  <w:sz w:val="20"/>
                </w:rPr>
                <w:t>The Project Area and Project</w:t>
              </w:r>
              <w:r>
                <w:rPr>
                  <w:color w:val="auto"/>
                  <w:sz w:val="20"/>
                </w:rPr>
                <w:t xml:space="preserve"> Boundary shall be defined. </w:t>
              </w:r>
              <w:r w:rsidRPr="00C272D0">
                <w:rPr>
                  <w:color w:val="auto"/>
                  <w:sz w:val="20"/>
                </w:rPr>
                <w:t>Projects may be developed at any</w:t>
              </w:r>
              <w:r>
                <w:rPr>
                  <w:color w:val="auto"/>
                  <w:sz w:val="20"/>
                </w:rPr>
                <w:t xml:space="preserve"> </w:t>
              </w:r>
              <w:r w:rsidRPr="00C272D0">
                <w:rPr>
                  <w:color w:val="auto"/>
                  <w:sz w:val="20"/>
                </w:rPr>
                <w:t>scale although certain rules,</w:t>
              </w:r>
              <w:r>
                <w:rPr>
                  <w:color w:val="auto"/>
                  <w:sz w:val="20"/>
                </w:rPr>
                <w:t xml:space="preserve"> </w:t>
              </w:r>
              <w:r w:rsidRPr="00C272D0">
                <w:rPr>
                  <w:color w:val="auto"/>
                  <w:sz w:val="20"/>
                </w:rPr>
                <w:t>requirements and limitations may</w:t>
              </w:r>
              <w:r>
                <w:rPr>
                  <w:color w:val="auto"/>
                  <w:sz w:val="20"/>
                </w:rPr>
                <w:t xml:space="preserve"> </w:t>
              </w:r>
              <w:r w:rsidRPr="00C272D0">
                <w:rPr>
                  <w:color w:val="auto"/>
                  <w:sz w:val="20"/>
                </w:rPr>
                <w:t>apply under specific Activity</w:t>
              </w:r>
              <w:r>
                <w:rPr>
                  <w:color w:val="auto"/>
                  <w:sz w:val="20"/>
                </w:rPr>
                <w:t xml:space="preserve"> </w:t>
              </w:r>
              <w:r w:rsidRPr="00C272D0">
                <w:rPr>
                  <w:color w:val="auto"/>
                  <w:sz w:val="20"/>
                </w:rPr>
                <w:t>Requirements, Impact</w:t>
              </w:r>
              <w:r>
                <w:rPr>
                  <w:color w:val="auto"/>
                  <w:sz w:val="20"/>
                </w:rPr>
                <w:t xml:space="preserve"> </w:t>
              </w:r>
              <w:r w:rsidRPr="00C272D0">
                <w:rPr>
                  <w:color w:val="auto"/>
                  <w:sz w:val="20"/>
                </w:rPr>
                <w:t>Quantification Methodologies and</w:t>
              </w:r>
              <w:r>
                <w:rPr>
                  <w:color w:val="auto"/>
                  <w:sz w:val="20"/>
                </w:rPr>
                <w:t xml:space="preserve"> </w:t>
              </w:r>
              <w:r w:rsidRPr="00C272D0">
                <w:rPr>
                  <w:color w:val="auto"/>
                  <w:sz w:val="20"/>
                </w:rPr>
                <w:t>Products Requirements. In order</w:t>
              </w:r>
            </w:ins>
          </w:p>
          <w:p w14:paraId="4FEC04EF" w14:textId="77777777" w:rsidR="00DF46E4" w:rsidRPr="00C272D0" w:rsidRDefault="00DF46E4" w:rsidP="00DF46E4">
            <w:pPr>
              <w:jc w:val="both"/>
              <w:rPr>
                <w:ins w:id="82" w:author="Stephy" w:date="2022-04-16T17:00:00Z"/>
                <w:color w:val="auto"/>
                <w:sz w:val="20"/>
              </w:rPr>
            </w:pPr>
            <w:ins w:id="83" w:author="Stephy" w:date="2022-04-16T17:00:00Z">
              <w:r w:rsidRPr="00C272D0">
                <w:rPr>
                  <w:color w:val="auto"/>
                  <w:sz w:val="20"/>
                </w:rPr>
                <w:t>to avoid double counting the</w:t>
              </w:r>
              <w:r>
                <w:rPr>
                  <w:color w:val="auto"/>
                  <w:sz w:val="20"/>
                </w:rPr>
                <w:t xml:space="preserve"> </w:t>
              </w:r>
              <w:r w:rsidRPr="00C272D0">
                <w:rPr>
                  <w:color w:val="auto"/>
                  <w:sz w:val="20"/>
                </w:rPr>
                <w:t>Project shall not be included in any</w:t>
              </w:r>
              <w:r>
                <w:rPr>
                  <w:color w:val="auto"/>
                  <w:sz w:val="20"/>
                </w:rPr>
                <w:t xml:space="preserve"> </w:t>
              </w:r>
              <w:r w:rsidRPr="00C272D0">
                <w:rPr>
                  <w:color w:val="auto"/>
                  <w:sz w:val="20"/>
                </w:rPr>
                <w:t>other voluntary or compliance</w:t>
              </w:r>
              <w:r>
                <w:rPr>
                  <w:color w:val="auto"/>
                  <w:sz w:val="20"/>
                </w:rPr>
                <w:t xml:space="preserve"> </w:t>
              </w:r>
              <w:r w:rsidRPr="00C272D0">
                <w:rPr>
                  <w:color w:val="auto"/>
                  <w:sz w:val="20"/>
                </w:rPr>
                <w:t>standards programme unless</w:t>
              </w:r>
              <w:r>
                <w:rPr>
                  <w:color w:val="auto"/>
                  <w:sz w:val="20"/>
                </w:rPr>
                <w:t xml:space="preserve"> </w:t>
              </w:r>
              <w:r w:rsidRPr="00C272D0">
                <w:rPr>
                  <w:color w:val="auto"/>
                  <w:sz w:val="20"/>
                </w:rPr>
                <w:t>approved by Gold Standard (for</w:t>
              </w:r>
              <w:r>
                <w:rPr>
                  <w:color w:val="auto"/>
                  <w:sz w:val="20"/>
                </w:rPr>
                <w:t xml:space="preserve"> </w:t>
              </w:r>
              <w:r w:rsidRPr="00C272D0">
                <w:rPr>
                  <w:color w:val="auto"/>
                  <w:sz w:val="20"/>
                </w:rPr>
                <w:t>or compliance standard</w:t>
              </w:r>
              <w:r>
                <w:rPr>
                  <w:color w:val="auto"/>
                  <w:sz w:val="20"/>
                </w:rPr>
                <w:t xml:space="preserve"> </w:t>
              </w:r>
              <w:r w:rsidRPr="00C272D0">
                <w:rPr>
                  <w:color w:val="auto"/>
                  <w:sz w:val="20"/>
                </w:rPr>
                <w:t>programme of a similar nature,</w:t>
              </w:r>
              <w:r>
                <w:rPr>
                  <w:color w:val="auto"/>
                  <w:sz w:val="20"/>
                </w:rPr>
                <w:t xml:space="preserve"> </w:t>
              </w:r>
              <w:r w:rsidRPr="00C272D0">
                <w:rPr>
                  <w:color w:val="auto"/>
                  <w:sz w:val="20"/>
                </w:rPr>
                <w:t>the Project shall demonstrate that</w:t>
              </w:r>
              <w:r>
                <w:rPr>
                  <w:color w:val="auto"/>
                  <w:sz w:val="20"/>
                </w:rPr>
                <w:t xml:space="preserve"> </w:t>
              </w:r>
              <w:r w:rsidRPr="00C272D0">
                <w:rPr>
                  <w:color w:val="auto"/>
                  <w:sz w:val="20"/>
                </w:rPr>
                <w:t xml:space="preserve">there is no </w:t>
              </w:r>
              <w:r w:rsidRPr="00C272D0">
                <w:rPr>
                  <w:color w:val="auto"/>
                  <w:sz w:val="20"/>
                </w:rPr>
                <w:lastRenderedPageBreak/>
                <w:t>double counting of</w:t>
              </w:r>
              <w:r>
                <w:rPr>
                  <w:color w:val="auto"/>
                  <w:sz w:val="20"/>
                </w:rPr>
                <w:t xml:space="preserve"> </w:t>
              </w:r>
              <w:r w:rsidRPr="00C272D0">
                <w:rPr>
                  <w:color w:val="auto"/>
                  <w:sz w:val="20"/>
                </w:rPr>
                <w:t>impacts at design and</w:t>
              </w:r>
              <w:r>
                <w:rPr>
                  <w:color w:val="auto"/>
                  <w:sz w:val="20"/>
                </w:rPr>
                <w:t xml:space="preserve"> </w:t>
              </w:r>
              <w:r w:rsidRPr="00C272D0">
                <w:rPr>
                  <w:color w:val="auto"/>
                  <w:sz w:val="20"/>
                </w:rPr>
                <w:t>performance certification (for</w:t>
              </w:r>
              <w:r>
                <w:rPr>
                  <w:color w:val="auto"/>
                  <w:sz w:val="20"/>
                </w:rPr>
                <w:t xml:space="preserve"> </w:t>
              </w:r>
              <w:r w:rsidRPr="00C272D0">
                <w:rPr>
                  <w:color w:val="auto"/>
                  <w:sz w:val="20"/>
                </w:rPr>
                <w:t>ex</w:t>
              </w:r>
              <w:r>
                <w:rPr>
                  <w:color w:val="auto"/>
                  <w:sz w:val="20"/>
                </w:rPr>
                <w:t xml:space="preserve">ample use of similar technology </w:t>
              </w:r>
              <w:r w:rsidRPr="00C272D0">
                <w:rPr>
                  <w:color w:val="auto"/>
                  <w:sz w:val="20"/>
                </w:rPr>
                <w:t>or practices through which the</w:t>
              </w:r>
              <w:r>
                <w:rPr>
                  <w:color w:val="auto"/>
                  <w:sz w:val="20"/>
                </w:rPr>
                <w:t xml:space="preserve"> potential arises for double </w:t>
              </w:r>
              <w:r w:rsidRPr="00C272D0">
                <w:rPr>
                  <w:color w:val="auto"/>
                  <w:sz w:val="20"/>
                </w:rPr>
                <w:t>counting or misestimation of</w:t>
              </w:r>
              <w:r>
                <w:rPr>
                  <w:color w:val="auto"/>
                  <w:sz w:val="20"/>
                </w:rPr>
                <w:t xml:space="preserve"> </w:t>
              </w:r>
              <w:r w:rsidRPr="00C272D0">
                <w:rPr>
                  <w:color w:val="auto"/>
                  <w:sz w:val="20"/>
                </w:rPr>
                <w:t>impacts amongst projects)</w:t>
              </w:r>
              <w:r>
                <w:rPr>
                  <w:color w:val="auto"/>
                  <w:sz w:val="20"/>
                </w:rPr>
                <w:t xml:space="preserve"> </w:t>
              </w:r>
              <w:r w:rsidRPr="00C272D0">
                <w:rPr>
                  <w:color w:val="auto"/>
                  <w:sz w:val="20"/>
                </w:rPr>
                <w:t>example through dual</w:t>
              </w:r>
              <w:r>
                <w:rPr>
                  <w:color w:val="auto"/>
                  <w:sz w:val="20"/>
                </w:rPr>
                <w:t xml:space="preserve"> </w:t>
              </w:r>
              <w:r w:rsidRPr="00C272D0">
                <w:rPr>
                  <w:color w:val="auto"/>
                  <w:sz w:val="20"/>
                </w:rPr>
                <w:t xml:space="preserve">certification). </w:t>
              </w:r>
              <w:r>
                <w:rPr>
                  <w:color w:val="auto"/>
                  <w:sz w:val="20"/>
                </w:rPr>
                <w:t xml:space="preserve">Also, if the Project </w:t>
              </w:r>
              <w:r w:rsidRPr="00C272D0">
                <w:rPr>
                  <w:color w:val="auto"/>
                  <w:sz w:val="20"/>
                </w:rPr>
                <w:t>Are</w:t>
              </w:r>
              <w:r>
                <w:rPr>
                  <w:color w:val="auto"/>
                  <w:sz w:val="20"/>
                </w:rPr>
                <w:t xml:space="preserve">a overlaps with that of another </w:t>
              </w:r>
              <w:r w:rsidRPr="00C272D0">
                <w:rPr>
                  <w:color w:val="auto"/>
                  <w:sz w:val="20"/>
                </w:rPr>
                <w:t>Gold Standard or other voluntary</w:t>
              </w:r>
            </w:ins>
          </w:p>
        </w:tc>
        <w:tc>
          <w:tcPr>
            <w:tcW w:w="3785" w:type="dxa"/>
          </w:tcPr>
          <w:p w14:paraId="2C8620C3" w14:textId="06D01EFA" w:rsidR="00DF46E4" w:rsidRDefault="00DF46E4" w:rsidP="00DF46E4">
            <w:pPr>
              <w:jc w:val="both"/>
              <w:rPr>
                <w:ins w:id="84" w:author="Stephy" w:date="2022-04-16T17:00:00Z"/>
                <w:color w:val="auto"/>
                <w:sz w:val="20"/>
              </w:rPr>
            </w:pPr>
            <w:ins w:id="85" w:author="Stephy" w:date="2022-04-16T17:00:00Z">
              <w:r w:rsidRPr="0071192F">
                <w:rPr>
                  <w:color w:val="auto"/>
                  <w:sz w:val="20"/>
                </w:rPr>
                <w:lastRenderedPageBreak/>
                <w:t xml:space="preserve">The boundary for the </w:t>
              </w:r>
              <w:r>
                <w:rPr>
                  <w:color w:val="auto"/>
                  <w:sz w:val="20"/>
                </w:rPr>
                <w:t xml:space="preserve">project activity in terms </w:t>
              </w:r>
              <w:r w:rsidRPr="0071192F">
                <w:rPr>
                  <w:color w:val="auto"/>
                  <w:sz w:val="20"/>
                </w:rPr>
                <w:t>of a geographical area is defined</w:t>
              </w:r>
              <w:r>
                <w:rPr>
                  <w:color w:val="auto"/>
                  <w:sz w:val="20"/>
                </w:rPr>
                <w:t xml:space="preserve"> </w:t>
              </w:r>
              <w:r w:rsidRPr="0071192F">
                <w:rPr>
                  <w:color w:val="auto"/>
                  <w:sz w:val="20"/>
                </w:rPr>
                <w:t>as the territorial boundary of the</w:t>
              </w:r>
              <w:r>
                <w:rPr>
                  <w:color w:val="auto"/>
                  <w:sz w:val="20"/>
                </w:rPr>
                <w:t xml:space="preserve"> state</w:t>
              </w:r>
            </w:ins>
            <w:ins w:id="86" w:author="Stephy" w:date="2022-04-16T17:02:00Z">
              <w:r>
                <w:rPr>
                  <w:color w:val="auto"/>
                  <w:sz w:val="20"/>
                </w:rPr>
                <w:t>s</w:t>
              </w:r>
            </w:ins>
            <w:ins w:id="87" w:author="Stephy" w:date="2022-04-16T17:00:00Z">
              <w:r>
                <w:rPr>
                  <w:color w:val="auto"/>
                  <w:sz w:val="20"/>
                </w:rPr>
                <w:t xml:space="preserve"> of </w:t>
              </w:r>
            </w:ins>
            <w:ins w:id="88" w:author="Stephy" w:date="2022-04-16T17:02:00Z">
              <w:r w:rsidRPr="00DF46E4">
                <w:rPr>
                  <w:color w:val="auto"/>
                  <w:sz w:val="20"/>
                </w:rPr>
                <w:t>Chhattisgarh</w:t>
              </w:r>
              <w:r>
                <w:rPr>
                  <w:color w:val="auto"/>
                  <w:sz w:val="20"/>
                </w:rPr>
                <w:t xml:space="preserve"> and Bihar</w:t>
              </w:r>
            </w:ins>
            <w:ins w:id="89" w:author="Stephy" w:date="2022-04-16T17:00:00Z">
              <w:r>
                <w:rPr>
                  <w:color w:val="auto"/>
                  <w:sz w:val="20"/>
                </w:rPr>
                <w:t>, India</w:t>
              </w:r>
              <w:r w:rsidRPr="0071192F">
                <w:rPr>
                  <w:color w:val="auto"/>
                  <w:sz w:val="20"/>
                </w:rPr>
                <w:t>.</w:t>
              </w:r>
            </w:ins>
          </w:p>
          <w:p w14:paraId="30A3ADCF" w14:textId="77777777" w:rsidR="00DF46E4" w:rsidRDefault="00DF46E4" w:rsidP="00DF46E4">
            <w:pPr>
              <w:jc w:val="both"/>
              <w:rPr>
                <w:ins w:id="90" w:author="Stephy" w:date="2022-04-16T17:00:00Z"/>
                <w:color w:val="auto"/>
                <w:sz w:val="20"/>
              </w:rPr>
            </w:pPr>
          </w:p>
          <w:p w14:paraId="124FB74B" w14:textId="39D0DA39" w:rsidR="00DF46E4" w:rsidRDefault="00DF46E4" w:rsidP="00DF46E4">
            <w:pPr>
              <w:jc w:val="both"/>
              <w:rPr>
                <w:ins w:id="91" w:author="Stephy" w:date="2022-04-16T17:00:00Z"/>
                <w:color w:val="auto"/>
                <w:sz w:val="20"/>
              </w:rPr>
            </w:pPr>
            <w:ins w:id="92" w:author="Stephy" w:date="2022-04-16T17:00:00Z">
              <w:r w:rsidRPr="00A93EFA">
                <w:rPr>
                  <w:color w:val="auto"/>
                  <w:sz w:val="20"/>
                </w:rPr>
                <w:t>The project falls under waste handling and disposal with emission reductions 3</w:t>
              </w:r>
            </w:ins>
            <w:ins w:id="93" w:author="Stephy" w:date="2022-04-16T17:02:00Z">
              <w:r>
                <w:rPr>
                  <w:color w:val="auto"/>
                  <w:sz w:val="20"/>
                </w:rPr>
                <w:t>6</w:t>
              </w:r>
            </w:ins>
            <w:ins w:id="94" w:author="Stephy" w:date="2022-04-16T17:00:00Z">
              <w:r w:rsidRPr="00A93EFA">
                <w:rPr>
                  <w:color w:val="auto"/>
                  <w:sz w:val="20"/>
                </w:rPr>
                <w:t>,00</w:t>
              </w:r>
            </w:ins>
            <w:ins w:id="95" w:author="Stephy" w:date="2022-04-16T17:02:00Z">
              <w:r>
                <w:rPr>
                  <w:color w:val="auto"/>
                  <w:sz w:val="20"/>
                </w:rPr>
                <w:t>2</w:t>
              </w:r>
            </w:ins>
            <w:ins w:id="96" w:author="Stephy" w:date="2022-04-16T17:00:00Z">
              <w:r w:rsidRPr="00A93EFA">
                <w:rPr>
                  <w:color w:val="auto"/>
                  <w:sz w:val="20"/>
                </w:rPr>
                <w:t xml:space="preserve"> tCO</w:t>
              </w:r>
              <w:r w:rsidRPr="00A93EFA">
                <w:rPr>
                  <w:color w:val="auto"/>
                  <w:sz w:val="20"/>
                  <w:vertAlign w:val="subscript"/>
                </w:rPr>
                <w:t>2</w:t>
              </w:r>
              <w:r w:rsidRPr="00A93EFA">
                <w:rPr>
                  <w:color w:val="auto"/>
                  <w:sz w:val="20"/>
                </w:rPr>
                <w:t xml:space="preserve"> with installed energy output of </w:t>
              </w:r>
            </w:ins>
            <w:ins w:id="97" w:author="Stephy" w:date="2022-04-16T17:03:00Z">
              <w:r>
                <w:rPr>
                  <w:color w:val="auto"/>
                  <w:sz w:val="20"/>
                </w:rPr>
                <w:t>20</w:t>
              </w:r>
            </w:ins>
            <w:ins w:id="98" w:author="Stephy" w:date="2022-04-16T17:00:00Z">
              <w:r>
                <w:rPr>
                  <w:color w:val="auto"/>
                  <w:sz w:val="20"/>
                </w:rPr>
                <w:t>.</w:t>
              </w:r>
            </w:ins>
            <w:ins w:id="99" w:author="Stephy" w:date="2022-04-16T17:03:00Z">
              <w:r>
                <w:rPr>
                  <w:color w:val="auto"/>
                  <w:sz w:val="20"/>
                </w:rPr>
                <w:t>80</w:t>
              </w:r>
            </w:ins>
            <w:ins w:id="100" w:author="Stephy" w:date="2022-04-16T17:00:00Z">
              <w:r w:rsidRPr="00A93EFA">
                <w:rPr>
                  <w:color w:val="auto"/>
                  <w:sz w:val="20"/>
                </w:rPr>
                <w:t xml:space="preserve"> MWth (Below the threshold of 45 MWth). Hence, the project falls under small scale projects.</w:t>
              </w:r>
            </w:ins>
          </w:p>
          <w:p w14:paraId="17376A9A" w14:textId="77777777" w:rsidR="00DF46E4" w:rsidRPr="0071192F" w:rsidRDefault="00DF46E4" w:rsidP="00DF46E4">
            <w:pPr>
              <w:jc w:val="both"/>
              <w:rPr>
                <w:ins w:id="101" w:author="Stephy" w:date="2022-04-16T17:00:00Z"/>
                <w:color w:val="auto"/>
                <w:sz w:val="20"/>
              </w:rPr>
            </w:pPr>
          </w:p>
          <w:p w14:paraId="44014BD2" w14:textId="77777777" w:rsidR="00DF46E4" w:rsidRPr="0071192F" w:rsidRDefault="00DF46E4" w:rsidP="00DF46E4">
            <w:pPr>
              <w:jc w:val="both"/>
              <w:rPr>
                <w:ins w:id="102" w:author="Stephy" w:date="2022-04-16T17:00:00Z"/>
                <w:color w:val="auto"/>
                <w:sz w:val="20"/>
              </w:rPr>
            </w:pPr>
            <w:ins w:id="103" w:author="Stephy" w:date="2022-04-16T17:00:00Z">
              <w:r w:rsidRPr="0071192F">
                <w:rPr>
                  <w:color w:val="auto"/>
                  <w:sz w:val="20"/>
                </w:rPr>
                <w:t xml:space="preserve">To avoid inclusion of any </w:t>
              </w:r>
              <w:r>
                <w:rPr>
                  <w:color w:val="auto"/>
                  <w:sz w:val="20"/>
                </w:rPr>
                <w:t xml:space="preserve">bio-digester </w:t>
              </w:r>
              <w:r w:rsidRPr="0071192F">
                <w:rPr>
                  <w:color w:val="auto"/>
                  <w:sz w:val="20"/>
                </w:rPr>
                <w:t>which is a part of another</w:t>
              </w:r>
            </w:ins>
          </w:p>
          <w:p w14:paraId="00C681C6" w14:textId="292F09FA" w:rsidR="00DF46E4" w:rsidRPr="0071192F" w:rsidRDefault="00DF46E4" w:rsidP="00DF46E4">
            <w:pPr>
              <w:jc w:val="both"/>
              <w:rPr>
                <w:ins w:id="104" w:author="Stephy" w:date="2022-04-16T17:00:00Z"/>
                <w:color w:val="auto"/>
                <w:sz w:val="20"/>
              </w:rPr>
            </w:pPr>
            <w:ins w:id="105" w:author="Stephy" w:date="2022-04-16T17:00:00Z">
              <w:r w:rsidRPr="0071192F">
                <w:rPr>
                  <w:color w:val="auto"/>
                  <w:sz w:val="20"/>
                </w:rPr>
                <w:lastRenderedPageBreak/>
                <w:t>registered carbon project/</w:t>
              </w:r>
              <w:r>
                <w:rPr>
                  <w:color w:val="auto"/>
                  <w:sz w:val="20"/>
                </w:rPr>
                <w:t xml:space="preserve"> </w:t>
              </w:r>
              <w:r w:rsidRPr="0071192F">
                <w:rPr>
                  <w:color w:val="auto"/>
                  <w:sz w:val="20"/>
                </w:rPr>
                <w:t xml:space="preserve">programme, all </w:t>
              </w:r>
              <w:r>
                <w:rPr>
                  <w:color w:val="auto"/>
                  <w:sz w:val="20"/>
                </w:rPr>
                <w:t xml:space="preserve">the </w:t>
              </w:r>
            </w:ins>
            <w:ins w:id="106" w:author="Stephy" w:date="2022-04-16T17:03:00Z">
              <w:r>
                <w:rPr>
                  <w:color w:val="auto"/>
                  <w:sz w:val="20"/>
                </w:rPr>
                <w:t>9,237</w:t>
              </w:r>
            </w:ins>
            <w:ins w:id="107" w:author="Stephy" w:date="2022-04-16T17:00:00Z">
              <w:r>
                <w:rPr>
                  <w:color w:val="auto"/>
                  <w:sz w:val="20"/>
                </w:rPr>
                <w:t xml:space="preserve"> bio-digesters</w:t>
              </w:r>
              <w:r w:rsidRPr="0071192F">
                <w:rPr>
                  <w:color w:val="auto"/>
                  <w:sz w:val="20"/>
                </w:rPr>
                <w:t xml:space="preserve"> under this </w:t>
              </w:r>
              <w:r>
                <w:rPr>
                  <w:color w:val="auto"/>
                  <w:sz w:val="20"/>
                </w:rPr>
                <w:t>project activity</w:t>
              </w:r>
            </w:ins>
          </w:p>
          <w:p w14:paraId="5A6D2B2C" w14:textId="77777777" w:rsidR="00DF46E4" w:rsidRPr="00C272D0" w:rsidRDefault="00DF46E4" w:rsidP="00DF46E4">
            <w:pPr>
              <w:jc w:val="both"/>
              <w:rPr>
                <w:ins w:id="108" w:author="Stephy" w:date="2022-04-16T17:00:00Z"/>
                <w:color w:val="auto"/>
                <w:sz w:val="20"/>
              </w:rPr>
            </w:pPr>
            <w:ins w:id="109" w:author="Stephy" w:date="2022-04-16T17:00:00Z">
              <w:r w:rsidRPr="0071192F">
                <w:rPr>
                  <w:color w:val="auto"/>
                  <w:sz w:val="20"/>
                </w:rPr>
                <w:t>have a unique ID number to</w:t>
              </w:r>
              <w:r>
                <w:rPr>
                  <w:color w:val="auto"/>
                  <w:sz w:val="20"/>
                </w:rPr>
                <w:t xml:space="preserve"> </w:t>
              </w:r>
              <w:r w:rsidRPr="0071192F">
                <w:rPr>
                  <w:color w:val="auto"/>
                  <w:sz w:val="20"/>
                </w:rPr>
                <w:t xml:space="preserve">uniquely identify the </w:t>
              </w:r>
              <w:r>
                <w:rPr>
                  <w:color w:val="auto"/>
                  <w:sz w:val="20"/>
                </w:rPr>
                <w:t>bio-digesters</w:t>
              </w:r>
              <w:r w:rsidRPr="0071192F">
                <w:rPr>
                  <w:color w:val="auto"/>
                  <w:sz w:val="20"/>
                </w:rPr>
                <w:t xml:space="preserve"> avoiding</w:t>
              </w:r>
              <w:r>
                <w:rPr>
                  <w:color w:val="auto"/>
                  <w:sz w:val="20"/>
                </w:rPr>
                <w:t xml:space="preserve"> </w:t>
              </w:r>
              <w:r w:rsidRPr="0071192F">
                <w:rPr>
                  <w:color w:val="auto"/>
                  <w:sz w:val="20"/>
                </w:rPr>
                <w:t>any double counting and trace its</w:t>
              </w:r>
              <w:r>
                <w:rPr>
                  <w:color w:val="auto"/>
                  <w:sz w:val="20"/>
                </w:rPr>
                <w:t xml:space="preserve"> </w:t>
              </w:r>
              <w:r w:rsidRPr="0071192F">
                <w:rPr>
                  <w:color w:val="auto"/>
                  <w:sz w:val="20"/>
                </w:rPr>
                <w:t>user, later during monitoring and</w:t>
              </w:r>
              <w:r>
                <w:rPr>
                  <w:color w:val="auto"/>
                  <w:sz w:val="20"/>
                </w:rPr>
                <w:t xml:space="preserve"> </w:t>
              </w:r>
              <w:r w:rsidRPr="0071192F">
                <w:rPr>
                  <w:color w:val="auto"/>
                  <w:sz w:val="20"/>
                </w:rPr>
                <w:t>verification.</w:t>
              </w:r>
            </w:ins>
          </w:p>
        </w:tc>
      </w:tr>
      <w:tr w:rsidR="00DF46E4" w14:paraId="66CFBE84" w14:textId="77777777" w:rsidTr="00DF46E4">
        <w:trPr>
          <w:ins w:id="110" w:author="Stephy" w:date="2022-04-16T17:00:00Z"/>
        </w:trPr>
        <w:tc>
          <w:tcPr>
            <w:tcW w:w="2141" w:type="dxa"/>
          </w:tcPr>
          <w:p w14:paraId="0186AB25" w14:textId="77777777" w:rsidR="00DF46E4" w:rsidRPr="00C272D0" w:rsidRDefault="00DF46E4" w:rsidP="00DF46E4">
            <w:pPr>
              <w:jc w:val="both"/>
              <w:rPr>
                <w:ins w:id="111" w:author="Stephy" w:date="2022-04-16T17:00:00Z"/>
                <w:color w:val="auto"/>
                <w:sz w:val="20"/>
              </w:rPr>
            </w:pPr>
            <w:ins w:id="112" w:author="Stephy" w:date="2022-04-16T17:00:00Z">
              <w:r w:rsidRPr="00C272D0">
                <w:rPr>
                  <w:color w:val="auto"/>
                  <w:sz w:val="20"/>
                </w:rPr>
                <w:lastRenderedPageBreak/>
                <w:t>4. Host Country</w:t>
              </w:r>
              <w:r>
                <w:rPr>
                  <w:color w:val="auto"/>
                  <w:sz w:val="20"/>
                </w:rPr>
                <w:t xml:space="preserve"> </w:t>
              </w:r>
              <w:r w:rsidRPr="00C272D0">
                <w:rPr>
                  <w:color w:val="auto"/>
                  <w:sz w:val="20"/>
                </w:rPr>
                <w:t>Requirements</w:t>
              </w:r>
            </w:ins>
          </w:p>
        </w:tc>
        <w:tc>
          <w:tcPr>
            <w:tcW w:w="3696" w:type="dxa"/>
          </w:tcPr>
          <w:p w14:paraId="26606736" w14:textId="77777777" w:rsidR="00DF46E4" w:rsidRPr="00C272D0" w:rsidRDefault="00DF46E4" w:rsidP="00DF46E4">
            <w:pPr>
              <w:jc w:val="both"/>
              <w:rPr>
                <w:ins w:id="113" w:author="Stephy" w:date="2022-04-16T17:00:00Z"/>
                <w:color w:val="auto"/>
                <w:sz w:val="20"/>
              </w:rPr>
            </w:pPr>
            <w:ins w:id="114" w:author="Stephy" w:date="2022-04-16T17:00:00Z">
              <w:r w:rsidRPr="00C272D0">
                <w:rPr>
                  <w:color w:val="auto"/>
                  <w:sz w:val="20"/>
                </w:rPr>
                <w:t>Projects shall be in compliance</w:t>
              </w:r>
              <w:r>
                <w:rPr>
                  <w:color w:val="auto"/>
                  <w:sz w:val="20"/>
                </w:rPr>
                <w:t xml:space="preserve"> </w:t>
              </w:r>
              <w:r w:rsidRPr="00C272D0">
                <w:rPr>
                  <w:color w:val="auto"/>
                  <w:sz w:val="20"/>
                </w:rPr>
                <w:t>with applicable Host Country’s</w:t>
              </w:r>
              <w:r>
                <w:rPr>
                  <w:color w:val="auto"/>
                  <w:sz w:val="20"/>
                </w:rPr>
                <w:t xml:space="preserve"> </w:t>
              </w:r>
              <w:r w:rsidRPr="00C272D0">
                <w:rPr>
                  <w:color w:val="auto"/>
                  <w:sz w:val="20"/>
                </w:rPr>
                <w:t>legal, environmental, ecological</w:t>
              </w:r>
              <w:r>
                <w:rPr>
                  <w:color w:val="auto"/>
                  <w:sz w:val="20"/>
                </w:rPr>
                <w:t xml:space="preserve"> </w:t>
              </w:r>
              <w:r w:rsidRPr="00C272D0">
                <w:rPr>
                  <w:color w:val="auto"/>
                  <w:sz w:val="20"/>
                </w:rPr>
                <w:t>and social regulations.</w:t>
              </w:r>
            </w:ins>
          </w:p>
        </w:tc>
        <w:tc>
          <w:tcPr>
            <w:tcW w:w="3785" w:type="dxa"/>
          </w:tcPr>
          <w:p w14:paraId="5B644202" w14:textId="77777777" w:rsidR="00DF46E4" w:rsidRPr="00C272D0" w:rsidRDefault="00DF46E4" w:rsidP="00DF46E4">
            <w:pPr>
              <w:jc w:val="both"/>
              <w:rPr>
                <w:ins w:id="115" w:author="Stephy" w:date="2022-04-16T17:00:00Z"/>
                <w:color w:val="auto"/>
                <w:sz w:val="20"/>
              </w:rPr>
            </w:pPr>
            <w:ins w:id="116" w:author="Stephy" w:date="2022-04-16T17:00:00Z">
              <w:r w:rsidRPr="00C272D0">
                <w:rPr>
                  <w:color w:val="auto"/>
                  <w:sz w:val="20"/>
                </w:rPr>
                <w:t xml:space="preserve">The </w:t>
              </w:r>
              <w:r>
                <w:rPr>
                  <w:color w:val="auto"/>
                  <w:sz w:val="20"/>
                </w:rPr>
                <w:t>project activity</w:t>
              </w:r>
              <w:r w:rsidRPr="00C272D0">
                <w:rPr>
                  <w:color w:val="auto"/>
                  <w:sz w:val="20"/>
                </w:rPr>
                <w:t xml:space="preserve"> is in compliance with the</w:t>
              </w:r>
              <w:r>
                <w:rPr>
                  <w:color w:val="auto"/>
                  <w:sz w:val="20"/>
                </w:rPr>
                <w:t xml:space="preserve"> </w:t>
              </w:r>
              <w:r w:rsidRPr="00C272D0">
                <w:rPr>
                  <w:color w:val="auto"/>
                  <w:sz w:val="20"/>
                </w:rPr>
                <w:t>host country’s legal,</w:t>
              </w:r>
              <w:r>
                <w:rPr>
                  <w:color w:val="auto"/>
                  <w:sz w:val="20"/>
                </w:rPr>
                <w:t xml:space="preserve"> </w:t>
              </w:r>
              <w:r w:rsidRPr="00C272D0">
                <w:rPr>
                  <w:color w:val="auto"/>
                  <w:sz w:val="20"/>
                </w:rPr>
                <w:t>environmental, ecological &amp; social</w:t>
              </w:r>
            </w:ins>
          </w:p>
          <w:p w14:paraId="30451F55" w14:textId="77777777" w:rsidR="00DF46E4" w:rsidRPr="00C272D0" w:rsidRDefault="00DF46E4" w:rsidP="00DF46E4">
            <w:pPr>
              <w:jc w:val="both"/>
              <w:rPr>
                <w:ins w:id="117" w:author="Stephy" w:date="2022-04-16T17:00:00Z"/>
                <w:color w:val="auto"/>
                <w:sz w:val="20"/>
              </w:rPr>
            </w:pPr>
            <w:ins w:id="118" w:author="Stephy" w:date="2022-04-16T17:00:00Z">
              <w:r w:rsidRPr="00C272D0">
                <w:rPr>
                  <w:color w:val="auto"/>
                  <w:sz w:val="20"/>
                </w:rPr>
                <w:t>regulation.</w:t>
              </w:r>
            </w:ins>
          </w:p>
        </w:tc>
      </w:tr>
      <w:tr w:rsidR="00DF46E4" w14:paraId="4D305325" w14:textId="77777777" w:rsidTr="00DF46E4">
        <w:trPr>
          <w:ins w:id="119" w:author="Stephy" w:date="2022-04-16T17:00:00Z"/>
        </w:trPr>
        <w:tc>
          <w:tcPr>
            <w:tcW w:w="2141" w:type="dxa"/>
          </w:tcPr>
          <w:p w14:paraId="4ACCC876" w14:textId="77777777" w:rsidR="00DF46E4" w:rsidRPr="00C272D0" w:rsidRDefault="00DF46E4" w:rsidP="00DF46E4">
            <w:pPr>
              <w:jc w:val="both"/>
              <w:rPr>
                <w:ins w:id="120" w:author="Stephy" w:date="2022-04-16T17:00:00Z"/>
                <w:color w:val="auto"/>
                <w:sz w:val="20"/>
              </w:rPr>
            </w:pPr>
            <w:ins w:id="121" w:author="Stephy" w:date="2022-04-16T17:00:00Z">
              <w:r>
                <w:rPr>
                  <w:color w:val="auto"/>
                  <w:sz w:val="20"/>
                </w:rPr>
                <w:t xml:space="preserve">5. </w:t>
              </w:r>
              <w:r w:rsidRPr="00C272D0">
                <w:rPr>
                  <w:color w:val="auto"/>
                  <w:sz w:val="20"/>
                </w:rPr>
                <w:t>Contact Details</w:t>
              </w:r>
            </w:ins>
          </w:p>
        </w:tc>
        <w:tc>
          <w:tcPr>
            <w:tcW w:w="3696" w:type="dxa"/>
          </w:tcPr>
          <w:p w14:paraId="2D333009" w14:textId="77777777" w:rsidR="00DF46E4" w:rsidRPr="00C272D0" w:rsidRDefault="00DF46E4" w:rsidP="00DF46E4">
            <w:pPr>
              <w:jc w:val="both"/>
              <w:rPr>
                <w:ins w:id="122" w:author="Stephy" w:date="2022-04-16T17:00:00Z"/>
                <w:color w:val="auto"/>
                <w:sz w:val="20"/>
              </w:rPr>
            </w:pPr>
            <w:ins w:id="123" w:author="Stephy" w:date="2022-04-16T17:00:00Z">
              <w:r w:rsidRPr="00C272D0">
                <w:rPr>
                  <w:color w:val="auto"/>
                  <w:sz w:val="20"/>
                </w:rPr>
                <w:t>As part of the Project</w:t>
              </w:r>
              <w:r>
                <w:rPr>
                  <w:color w:val="auto"/>
                  <w:sz w:val="20"/>
                </w:rPr>
                <w:t xml:space="preserve"> </w:t>
              </w:r>
              <w:r w:rsidRPr="00C272D0">
                <w:rPr>
                  <w:color w:val="auto"/>
                  <w:sz w:val="20"/>
                </w:rPr>
                <w:t>Documentation the Project</w:t>
              </w:r>
              <w:r>
                <w:rPr>
                  <w:color w:val="auto"/>
                  <w:sz w:val="20"/>
                </w:rPr>
                <w:t xml:space="preserve"> </w:t>
              </w:r>
              <w:r w:rsidRPr="00C272D0">
                <w:rPr>
                  <w:color w:val="auto"/>
                  <w:sz w:val="20"/>
                </w:rPr>
                <w:t>Developer shall provide (i) name</w:t>
              </w:r>
              <w:r>
                <w:rPr>
                  <w:color w:val="auto"/>
                  <w:sz w:val="20"/>
                </w:rPr>
                <w:t xml:space="preserve"> </w:t>
              </w:r>
              <w:r w:rsidRPr="00C272D0">
                <w:rPr>
                  <w:color w:val="auto"/>
                  <w:sz w:val="20"/>
                </w:rPr>
                <w:t>and (ii) contact details of all</w:t>
              </w:r>
              <w:r>
                <w:rPr>
                  <w:color w:val="auto"/>
                  <w:sz w:val="20"/>
                </w:rPr>
                <w:t xml:space="preserve"> </w:t>
              </w:r>
              <w:r w:rsidRPr="00C272D0">
                <w:rPr>
                  <w:color w:val="auto"/>
                  <w:sz w:val="20"/>
                </w:rPr>
                <w:t>Project Participants; AND in case</w:t>
              </w:r>
            </w:ins>
          </w:p>
          <w:p w14:paraId="1FC68298" w14:textId="77777777" w:rsidR="00DF46E4" w:rsidRPr="00C272D0" w:rsidRDefault="00DF46E4" w:rsidP="00DF46E4">
            <w:pPr>
              <w:jc w:val="both"/>
              <w:rPr>
                <w:ins w:id="124" w:author="Stephy" w:date="2022-04-16T17:00:00Z"/>
                <w:color w:val="auto"/>
                <w:sz w:val="20"/>
              </w:rPr>
            </w:pPr>
            <w:ins w:id="125" w:author="Stephy" w:date="2022-04-16T17:00:00Z">
              <w:r w:rsidRPr="00C272D0">
                <w:rPr>
                  <w:color w:val="auto"/>
                  <w:sz w:val="20"/>
                </w:rPr>
                <w:t>of an organisation (iii) the legal</w:t>
              </w:r>
              <w:r>
                <w:rPr>
                  <w:color w:val="auto"/>
                  <w:sz w:val="20"/>
                </w:rPr>
                <w:t xml:space="preserve"> registration details and (iv) documentation by the governing </w:t>
              </w:r>
              <w:r w:rsidRPr="00C272D0">
                <w:rPr>
                  <w:color w:val="auto"/>
                  <w:sz w:val="20"/>
                </w:rPr>
                <w:t>ju</w:t>
              </w:r>
              <w:r>
                <w:rPr>
                  <w:color w:val="auto"/>
                  <w:sz w:val="20"/>
                </w:rPr>
                <w:t xml:space="preserve">risdiction that proves that the </w:t>
              </w:r>
              <w:r w:rsidRPr="00C272D0">
                <w:rPr>
                  <w:color w:val="auto"/>
                  <w:sz w:val="20"/>
                </w:rPr>
                <w:t>enti</w:t>
              </w:r>
              <w:r>
                <w:rPr>
                  <w:color w:val="auto"/>
                  <w:sz w:val="20"/>
                </w:rPr>
                <w:t xml:space="preserve">ty is in good standing (defined as being a legal or other </w:t>
              </w:r>
              <w:r w:rsidRPr="00C272D0">
                <w:rPr>
                  <w:color w:val="auto"/>
                  <w:sz w:val="20"/>
                </w:rPr>
                <w:t>appropriate entity registered in or</w:t>
              </w:r>
              <w:r>
                <w:rPr>
                  <w:color w:val="auto"/>
                  <w:sz w:val="20"/>
                </w:rPr>
                <w:t xml:space="preserve"> </w:t>
              </w:r>
              <w:r w:rsidRPr="00C272D0">
                <w:rPr>
                  <w:color w:val="auto"/>
                  <w:sz w:val="20"/>
                </w:rPr>
                <w:t>allowed to operate within the</w:t>
              </w:r>
              <w:r>
                <w:rPr>
                  <w:color w:val="auto"/>
                  <w:sz w:val="20"/>
                </w:rPr>
                <w:t xml:space="preserve"> </w:t>
              </w:r>
              <w:r w:rsidRPr="00C272D0">
                <w:rPr>
                  <w:color w:val="auto"/>
                  <w:sz w:val="20"/>
                </w:rPr>
                <w:t>required jurisdiction and with no</w:t>
              </w:r>
              <w:r>
                <w:rPr>
                  <w:color w:val="auto"/>
                  <w:sz w:val="20"/>
                </w:rPr>
                <w:t xml:space="preserve"> </w:t>
              </w:r>
              <w:r w:rsidRPr="00C272D0">
                <w:rPr>
                  <w:color w:val="auto"/>
                  <w:sz w:val="20"/>
                </w:rPr>
                <w:t>evidence of insolvency or</w:t>
              </w:r>
              <w:r>
                <w:rPr>
                  <w:color w:val="auto"/>
                  <w:sz w:val="20"/>
                </w:rPr>
                <w:t xml:space="preserve"> </w:t>
              </w:r>
              <w:r w:rsidRPr="00C272D0">
                <w:rPr>
                  <w:color w:val="auto"/>
                  <w:sz w:val="20"/>
                </w:rPr>
                <w:t>legal/criminal notices placed</w:t>
              </w:r>
              <w:r>
                <w:rPr>
                  <w:color w:val="auto"/>
                  <w:sz w:val="20"/>
                </w:rPr>
                <w:t xml:space="preserve"> </w:t>
              </w:r>
              <w:r w:rsidRPr="00C272D0">
                <w:rPr>
                  <w:color w:val="auto"/>
                  <w:sz w:val="20"/>
                </w:rPr>
                <w:t>against it or any of its Directors).</w:t>
              </w:r>
            </w:ins>
          </w:p>
          <w:p w14:paraId="1D8CB2F9" w14:textId="77777777" w:rsidR="00DF46E4" w:rsidRPr="00C272D0" w:rsidRDefault="00DF46E4" w:rsidP="00DF46E4">
            <w:pPr>
              <w:jc w:val="both"/>
              <w:rPr>
                <w:ins w:id="126" w:author="Stephy" w:date="2022-04-16T17:00:00Z"/>
                <w:color w:val="auto"/>
                <w:sz w:val="20"/>
              </w:rPr>
            </w:pPr>
            <w:ins w:id="127" w:author="Stephy" w:date="2022-04-16T17:00:00Z">
              <w:r w:rsidRPr="00C272D0">
                <w:rPr>
                  <w:color w:val="auto"/>
                  <w:sz w:val="20"/>
                </w:rPr>
                <w:t>Gold</w:t>
              </w:r>
              <w:r>
                <w:rPr>
                  <w:color w:val="auto"/>
                  <w:sz w:val="20"/>
                </w:rPr>
                <w:t xml:space="preserve"> Standard retains the right (at </w:t>
              </w:r>
              <w:r w:rsidRPr="00C272D0">
                <w:rPr>
                  <w:color w:val="auto"/>
                  <w:sz w:val="20"/>
                </w:rPr>
                <w:t>its o</w:t>
              </w:r>
              <w:r>
                <w:rPr>
                  <w:color w:val="auto"/>
                  <w:sz w:val="20"/>
                </w:rPr>
                <w:t xml:space="preserve">wn discretion) to refuse use of the Standard where reputational </w:t>
              </w:r>
              <w:r w:rsidRPr="00C272D0">
                <w:rPr>
                  <w:color w:val="auto"/>
                  <w:sz w:val="20"/>
                </w:rPr>
                <w:t>concerns are highlighted.</w:t>
              </w:r>
            </w:ins>
          </w:p>
        </w:tc>
        <w:tc>
          <w:tcPr>
            <w:tcW w:w="3785" w:type="dxa"/>
          </w:tcPr>
          <w:p w14:paraId="39BAC550" w14:textId="77777777" w:rsidR="00DF46E4" w:rsidRPr="00C272D0" w:rsidRDefault="00DF46E4" w:rsidP="00DF46E4">
            <w:pPr>
              <w:jc w:val="both"/>
              <w:rPr>
                <w:ins w:id="128" w:author="Stephy" w:date="2022-04-16T17:00:00Z"/>
                <w:color w:val="auto"/>
                <w:sz w:val="20"/>
              </w:rPr>
            </w:pPr>
            <w:ins w:id="129" w:author="Stephy" w:date="2022-04-16T17:00:00Z">
              <w:r w:rsidRPr="00C272D0">
                <w:rPr>
                  <w:color w:val="auto"/>
                  <w:sz w:val="20"/>
                </w:rPr>
                <w:t>Name and Contact details of</w:t>
              </w:r>
              <w:r>
                <w:rPr>
                  <w:color w:val="auto"/>
                  <w:sz w:val="20"/>
                </w:rPr>
                <w:t xml:space="preserve"> organisation is given in the </w:t>
              </w:r>
              <w:r w:rsidRPr="00C272D0">
                <w:rPr>
                  <w:color w:val="auto"/>
                  <w:sz w:val="20"/>
                </w:rPr>
                <w:t>Appendix 1.</w:t>
              </w:r>
            </w:ins>
          </w:p>
        </w:tc>
      </w:tr>
      <w:tr w:rsidR="00DF46E4" w14:paraId="6B87F304" w14:textId="77777777" w:rsidTr="00DF46E4">
        <w:trPr>
          <w:ins w:id="130" w:author="Stephy" w:date="2022-04-16T17:00:00Z"/>
        </w:trPr>
        <w:tc>
          <w:tcPr>
            <w:tcW w:w="2141" w:type="dxa"/>
          </w:tcPr>
          <w:p w14:paraId="51F29E6A" w14:textId="77777777" w:rsidR="00DF46E4" w:rsidRDefault="00DF46E4" w:rsidP="00DF46E4">
            <w:pPr>
              <w:jc w:val="both"/>
              <w:rPr>
                <w:ins w:id="131" w:author="Stephy" w:date="2022-04-16T17:00:00Z"/>
                <w:color w:val="auto"/>
                <w:sz w:val="20"/>
              </w:rPr>
            </w:pPr>
            <w:ins w:id="132" w:author="Stephy" w:date="2022-04-16T17:00:00Z">
              <w:r w:rsidRPr="00C272D0">
                <w:rPr>
                  <w:color w:val="auto"/>
                  <w:sz w:val="20"/>
                </w:rPr>
                <w:t>6. Legal</w:t>
              </w:r>
              <w:r>
                <w:rPr>
                  <w:color w:val="auto"/>
                  <w:sz w:val="20"/>
                </w:rPr>
                <w:t xml:space="preserve"> </w:t>
              </w:r>
              <w:r w:rsidRPr="00C272D0">
                <w:rPr>
                  <w:color w:val="auto"/>
                  <w:sz w:val="20"/>
                </w:rPr>
                <w:t>Ownership</w:t>
              </w:r>
            </w:ins>
          </w:p>
        </w:tc>
        <w:tc>
          <w:tcPr>
            <w:tcW w:w="3696" w:type="dxa"/>
          </w:tcPr>
          <w:p w14:paraId="63B41888" w14:textId="77777777" w:rsidR="00DF46E4" w:rsidRPr="00C272D0" w:rsidRDefault="00DF46E4" w:rsidP="00DF46E4">
            <w:pPr>
              <w:jc w:val="both"/>
              <w:rPr>
                <w:ins w:id="133" w:author="Stephy" w:date="2022-04-16T17:00:00Z"/>
                <w:color w:val="auto"/>
                <w:sz w:val="20"/>
              </w:rPr>
            </w:pPr>
            <w:ins w:id="134" w:author="Stephy" w:date="2022-04-16T17:00:00Z">
              <w:r w:rsidRPr="00C173F6">
                <w:rPr>
                  <w:color w:val="auto"/>
                  <w:sz w:val="20"/>
                </w:rPr>
                <w:t>Full and uncontested legal</w:t>
              </w:r>
              <w:r>
                <w:rPr>
                  <w:color w:val="auto"/>
                  <w:sz w:val="20"/>
                </w:rPr>
                <w:t xml:space="preserve"> </w:t>
              </w:r>
              <w:r w:rsidRPr="00C173F6">
                <w:rPr>
                  <w:color w:val="auto"/>
                  <w:sz w:val="20"/>
                </w:rPr>
                <w:t>own</w:t>
              </w:r>
              <w:r>
                <w:rPr>
                  <w:color w:val="auto"/>
                  <w:sz w:val="20"/>
                </w:rPr>
                <w:t xml:space="preserve">ership of any Products that are </w:t>
              </w:r>
              <w:r>
                <w:rPr>
                  <w:color w:val="auto"/>
                  <w:sz w:val="20"/>
                </w:rPr>
                <w:lastRenderedPageBreak/>
                <w:t xml:space="preserve">generated under Gold Standard </w:t>
              </w:r>
              <w:r w:rsidRPr="00C173F6">
                <w:rPr>
                  <w:color w:val="auto"/>
                  <w:sz w:val="20"/>
                </w:rPr>
                <w:t>Cer</w:t>
              </w:r>
              <w:r>
                <w:rPr>
                  <w:color w:val="auto"/>
                  <w:sz w:val="20"/>
                </w:rPr>
                <w:t xml:space="preserve">tification, (for example carbon credits) shall be demonstrated. Where such ownership is transferred from project beneficiaries this must be demonstrated transparently and with full, prior and informed </w:t>
              </w:r>
              <w:r w:rsidRPr="00C173F6">
                <w:rPr>
                  <w:color w:val="auto"/>
                  <w:sz w:val="20"/>
                </w:rPr>
                <w:t>consent (FPIC). Note t</w:t>
              </w:r>
              <w:r>
                <w:rPr>
                  <w:color w:val="auto"/>
                  <w:sz w:val="20"/>
                </w:rPr>
                <w:t xml:space="preserve">hat for </w:t>
              </w:r>
              <w:r w:rsidRPr="00C173F6">
                <w:rPr>
                  <w:color w:val="auto"/>
                  <w:sz w:val="20"/>
                </w:rPr>
                <w:t>c</w:t>
              </w:r>
              <w:r>
                <w:rPr>
                  <w:color w:val="auto"/>
                  <w:sz w:val="20"/>
                </w:rPr>
                <w:t xml:space="preserve">ertain Project types there is a requirement for full and </w:t>
              </w:r>
              <w:r w:rsidRPr="00C173F6">
                <w:rPr>
                  <w:color w:val="auto"/>
                  <w:sz w:val="20"/>
                </w:rPr>
                <w:t>uncontested legal land title/tenure</w:t>
              </w:r>
              <w:r>
                <w:rPr>
                  <w:color w:val="auto"/>
                  <w:sz w:val="20"/>
                </w:rPr>
                <w:t xml:space="preserve"> </w:t>
              </w:r>
              <w:r w:rsidRPr="00C173F6">
                <w:rPr>
                  <w:color w:val="auto"/>
                  <w:sz w:val="20"/>
                </w:rPr>
                <w:t>to be demonstrated. These are</w:t>
              </w:r>
              <w:r>
                <w:rPr>
                  <w:color w:val="auto"/>
                  <w:sz w:val="20"/>
                </w:rPr>
                <w:t xml:space="preserve"> </w:t>
              </w:r>
              <w:r w:rsidRPr="00C173F6">
                <w:rPr>
                  <w:color w:val="auto"/>
                  <w:sz w:val="20"/>
                </w:rPr>
                <w:t>con</w:t>
              </w:r>
              <w:r>
                <w:rPr>
                  <w:color w:val="auto"/>
                  <w:sz w:val="20"/>
                </w:rPr>
                <w:t xml:space="preserve">tained within specific Activity </w:t>
              </w:r>
              <w:r w:rsidRPr="00C173F6">
                <w:rPr>
                  <w:color w:val="auto"/>
                  <w:sz w:val="20"/>
                </w:rPr>
                <w:t>or Product Requirements. All</w:t>
              </w:r>
              <w:r>
                <w:rPr>
                  <w:color w:val="auto"/>
                  <w:sz w:val="20"/>
                </w:rPr>
                <w:t xml:space="preserve"> </w:t>
              </w:r>
              <w:r w:rsidRPr="00C173F6">
                <w:rPr>
                  <w:color w:val="auto"/>
                  <w:sz w:val="20"/>
                </w:rPr>
                <w:t>projects shall immediately report</w:t>
              </w:r>
              <w:r>
                <w:rPr>
                  <w:color w:val="auto"/>
                  <w:sz w:val="20"/>
                </w:rPr>
                <w:t xml:space="preserve"> </w:t>
              </w:r>
              <w:r w:rsidRPr="00C173F6">
                <w:rPr>
                  <w:color w:val="auto"/>
                  <w:sz w:val="20"/>
                </w:rPr>
                <w:t>to Gold Standard any land</w:t>
              </w:r>
              <w:r>
                <w:rPr>
                  <w:color w:val="auto"/>
                  <w:sz w:val="20"/>
                </w:rPr>
                <w:t xml:space="preserve"> </w:t>
              </w:r>
              <w:r w:rsidRPr="00C173F6">
                <w:rPr>
                  <w:color w:val="auto"/>
                  <w:sz w:val="20"/>
                </w:rPr>
                <w:t>title/tenure disputes arising.</w:t>
              </w:r>
            </w:ins>
          </w:p>
        </w:tc>
        <w:tc>
          <w:tcPr>
            <w:tcW w:w="3785" w:type="dxa"/>
          </w:tcPr>
          <w:p w14:paraId="0F1DF2F3" w14:textId="18F135BB" w:rsidR="00DF46E4" w:rsidRDefault="00DF46E4" w:rsidP="00DF46E4">
            <w:pPr>
              <w:jc w:val="both"/>
              <w:rPr>
                <w:ins w:id="135" w:author="Stephy" w:date="2022-04-16T17:00:00Z"/>
                <w:color w:val="auto"/>
                <w:sz w:val="20"/>
              </w:rPr>
            </w:pPr>
            <w:ins w:id="136" w:author="Stephy" w:date="2022-04-16T17:00:00Z">
              <w:r w:rsidRPr="000D4E29">
                <w:rPr>
                  <w:color w:val="auto"/>
                  <w:sz w:val="20"/>
                </w:rPr>
                <w:lastRenderedPageBreak/>
                <w:t xml:space="preserve">The project activity includes installation of household biogas </w:t>
              </w:r>
              <w:r w:rsidRPr="000D4E29">
                <w:rPr>
                  <w:color w:val="auto"/>
                  <w:sz w:val="20"/>
                </w:rPr>
                <w:lastRenderedPageBreak/>
                <w:t xml:space="preserve">plants in the rural areas of </w:t>
              </w:r>
            </w:ins>
            <w:ins w:id="137" w:author="Stephy" w:date="2022-04-16T17:04:00Z">
              <w:r w:rsidRPr="00DF46E4">
                <w:rPr>
                  <w:color w:val="auto"/>
                  <w:sz w:val="20"/>
                </w:rPr>
                <w:t>Chhattisgarh</w:t>
              </w:r>
              <w:r>
                <w:rPr>
                  <w:color w:val="auto"/>
                  <w:sz w:val="20"/>
                </w:rPr>
                <w:t xml:space="preserve"> and Bihar</w:t>
              </w:r>
            </w:ins>
            <w:ins w:id="138" w:author="Stephy" w:date="2022-04-16T17:00:00Z">
              <w:r w:rsidRPr="000D4E29">
                <w:rPr>
                  <w:color w:val="auto"/>
                  <w:sz w:val="20"/>
                </w:rPr>
                <w:t xml:space="preserve">. The </w:t>
              </w:r>
            </w:ins>
            <w:ins w:id="139" w:author="Stephy" w:date="2022-04-16T17:04:00Z">
              <w:r w:rsidRPr="000D4E29">
                <w:rPr>
                  <w:color w:val="auto"/>
                  <w:sz w:val="20"/>
                </w:rPr>
                <w:t>owners of</w:t>
              </w:r>
            </w:ins>
            <w:ins w:id="140" w:author="Stephy" w:date="2022-04-16T17:00:00Z">
              <w:r w:rsidRPr="000D4E29">
                <w:rPr>
                  <w:color w:val="auto"/>
                  <w:sz w:val="20"/>
                </w:rPr>
                <w:t xml:space="preserve"> the biodigester have transferred their all legal rights, interests, credits, entitlements, benefits or allowances arising from or in connection with any greenhouse gas emissions reductions arising from the operation of the digester (Emission </w:t>
              </w:r>
            </w:ins>
            <w:ins w:id="141" w:author="Stephy" w:date="2022-04-16T17:04:00Z">
              <w:r w:rsidRPr="000D4E29">
                <w:rPr>
                  <w:color w:val="auto"/>
                  <w:sz w:val="20"/>
                </w:rPr>
                <w:t>Reduction) in</w:t>
              </w:r>
            </w:ins>
            <w:ins w:id="142" w:author="Stephy" w:date="2022-04-16T17:00:00Z">
              <w:r w:rsidRPr="000D4E29">
                <w:rPr>
                  <w:color w:val="auto"/>
                  <w:sz w:val="20"/>
                </w:rPr>
                <w:t xml:space="preserve"> the lieu of free operation and maintenance of the plant to </w:t>
              </w:r>
            </w:ins>
            <w:ins w:id="143" w:author="Stephy" w:date="2022-04-16T17:04:00Z">
              <w:r w:rsidRPr="00DF46E4">
                <w:rPr>
                  <w:color w:val="auto"/>
                  <w:sz w:val="20"/>
                </w:rPr>
                <w:t>Samagra Vikas Mission</w:t>
              </w:r>
            </w:ins>
            <w:ins w:id="144" w:author="Stephy" w:date="2022-04-16T17:00:00Z">
              <w:r w:rsidRPr="000D4E29">
                <w:rPr>
                  <w:color w:val="auto"/>
                  <w:sz w:val="20"/>
                </w:rPr>
                <w:t>.</w:t>
              </w:r>
              <w:r>
                <w:rPr>
                  <w:color w:val="auto"/>
                  <w:sz w:val="20"/>
                </w:rPr>
                <w:t xml:space="preserve"> </w:t>
              </w:r>
              <w:r w:rsidRPr="00816CE6">
                <w:rPr>
                  <w:color w:val="auto"/>
                  <w:sz w:val="20"/>
                </w:rPr>
                <w:t xml:space="preserve">Same is mentioned in the Commissioning certificates co-signed by the respective plant owners. Also, </w:t>
              </w:r>
            </w:ins>
            <w:ins w:id="145" w:author="Stephy" w:date="2022-04-16T17:04:00Z">
              <w:r w:rsidRPr="00DF46E4">
                <w:rPr>
                  <w:color w:val="auto"/>
                  <w:sz w:val="20"/>
                </w:rPr>
                <w:t>Samagra Vikas Mission</w:t>
              </w:r>
            </w:ins>
            <w:ins w:id="146" w:author="Stephy" w:date="2022-04-16T17:00:00Z">
              <w:r w:rsidRPr="00816CE6">
                <w:rPr>
                  <w:color w:val="auto"/>
                  <w:sz w:val="20"/>
                </w:rPr>
                <w:t xml:space="preserve"> has signed agreement with Greneity Infocom Service Pvt Ltd to take all necessary action required for registering the project under suitable Voluntary Standard along with complete assistance during operation and maintenance of the biogas plants included in the project activity.</w:t>
              </w:r>
            </w:ins>
          </w:p>
          <w:p w14:paraId="0AFE0A14" w14:textId="77777777" w:rsidR="00DF46E4" w:rsidRDefault="00DF46E4" w:rsidP="00DF46E4">
            <w:pPr>
              <w:jc w:val="both"/>
              <w:rPr>
                <w:ins w:id="147" w:author="Stephy" w:date="2022-04-16T17:00:00Z"/>
                <w:color w:val="auto"/>
                <w:sz w:val="20"/>
              </w:rPr>
            </w:pPr>
          </w:p>
          <w:p w14:paraId="4ED564C7" w14:textId="77777777" w:rsidR="00DF46E4" w:rsidRPr="00C272D0" w:rsidRDefault="00DF46E4" w:rsidP="00DF46E4">
            <w:pPr>
              <w:pStyle w:val="Default"/>
              <w:jc w:val="both"/>
              <w:rPr>
                <w:ins w:id="148" w:author="Stephy" w:date="2022-04-16T17:00:00Z"/>
                <w:color w:val="auto"/>
                <w:sz w:val="20"/>
              </w:rPr>
            </w:pPr>
            <w:ins w:id="149" w:author="Stephy" w:date="2022-04-16T17:00:00Z">
              <w:r w:rsidRPr="006B2B04">
                <w:rPr>
                  <w:rFonts w:cs="Times New Roman (Body CS)"/>
                  <w:color w:val="auto"/>
                  <w:sz w:val="20"/>
                  <w:lang w:val="en-US"/>
                  <w14:cntxtAlts/>
                </w:rPr>
                <w:t>Also feedback has been collected during the physical local stakeholder consultation meeting as well as SFR round for the project activity.</w:t>
              </w:r>
              <w:r>
                <w:rPr>
                  <w:color w:val="auto"/>
                  <w:sz w:val="20"/>
                </w:rPr>
                <w:t xml:space="preserve"> </w:t>
              </w:r>
            </w:ins>
          </w:p>
        </w:tc>
      </w:tr>
      <w:tr w:rsidR="00DF46E4" w14:paraId="4DFD48C6" w14:textId="77777777" w:rsidTr="00DF46E4">
        <w:trPr>
          <w:ins w:id="150" w:author="Stephy" w:date="2022-04-16T17:00:00Z"/>
        </w:trPr>
        <w:tc>
          <w:tcPr>
            <w:tcW w:w="2141" w:type="dxa"/>
          </w:tcPr>
          <w:p w14:paraId="5982E0A7" w14:textId="77777777" w:rsidR="00DF46E4" w:rsidRPr="00C272D0" w:rsidRDefault="00DF46E4" w:rsidP="00DF46E4">
            <w:pPr>
              <w:jc w:val="both"/>
              <w:rPr>
                <w:ins w:id="151" w:author="Stephy" w:date="2022-04-16T17:00:00Z"/>
                <w:color w:val="auto"/>
                <w:sz w:val="20"/>
              </w:rPr>
            </w:pPr>
            <w:ins w:id="152" w:author="Stephy" w:date="2022-04-16T17:00:00Z">
              <w:r w:rsidRPr="00262840">
                <w:rPr>
                  <w:color w:val="auto"/>
                  <w:sz w:val="20"/>
                </w:rPr>
                <w:lastRenderedPageBreak/>
                <w:t>7. Other Rights</w:t>
              </w:r>
            </w:ins>
          </w:p>
        </w:tc>
        <w:tc>
          <w:tcPr>
            <w:tcW w:w="3696" w:type="dxa"/>
          </w:tcPr>
          <w:p w14:paraId="0CF15EC8" w14:textId="77777777" w:rsidR="00DF46E4" w:rsidRPr="00C173F6" w:rsidRDefault="00DF46E4" w:rsidP="00DF46E4">
            <w:pPr>
              <w:jc w:val="both"/>
              <w:rPr>
                <w:ins w:id="153" w:author="Stephy" w:date="2022-04-16T17:00:00Z"/>
                <w:color w:val="auto"/>
                <w:sz w:val="20"/>
              </w:rPr>
            </w:pPr>
            <w:ins w:id="154" w:author="Stephy" w:date="2022-04-16T17:00:00Z">
              <w:r w:rsidRPr="00262840">
                <w:rPr>
                  <w:color w:val="auto"/>
                  <w:sz w:val="20"/>
                </w:rPr>
                <w:t>As well as legal title and</w:t>
              </w:r>
              <w:r>
                <w:rPr>
                  <w:color w:val="auto"/>
                  <w:sz w:val="20"/>
                </w:rPr>
                <w:t xml:space="preserve"> </w:t>
              </w:r>
              <w:r w:rsidRPr="00262840">
                <w:rPr>
                  <w:color w:val="auto"/>
                  <w:sz w:val="20"/>
                </w:rPr>
                <w:t>o</w:t>
              </w:r>
              <w:r>
                <w:rPr>
                  <w:color w:val="auto"/>
                  <w:sz w:val="20"/>
                </w:rPr>
                <w:t xml:space="preserve">wnership, the Project Developer shall also demonstrate where </w:t>
              </w:r>
              <w:r w:rsidRPr="00262840">
                <w:rPr>
                  <w:color w:val="auto"/>
                  <w:sz w:val="20"/>
                </w:rPr>
                <w:t>re</w:t>
              </w:r>
              <w:r>
                <w:rPr>
                  <w:color w:val="auto"/>
                  <w:sz w:val="20"/>
                </w:rPr>
                <w:t xml:space="preserve">quired uncontested legal rights and/or permissions concerning </w:t>
              </w:r>
              <w:r w:rsidRPr="00262840">
                <w:rPr>
                  <w:color w:val="auto"/>
                  <w:sz w:val="20"/>
                </w:rPr>
                <w:t>ch</w:t>
              </w:r>
              <w:r>
                <w:rPr>
                  <w:color w:val="auto"/>
                  <w:sz w:val="20"/>
                </w:rPr>
                <w:t xml:space="preserve">anges in use of other resources </w:t>
              </w:r>
              <w:r w:rsidRPr="00262840">
                <w:rPr>
                  <w:color w:val="auto"/>
                  <w:sz w:val="20"/>
                </w:rPr>
                <w:t>requi</w:t>
              </w:r>
              <w:r>
                <w:rPr>
                  <w:color w:val="auto"/>
                  <w:sz w:val="20"/>
                </w:rPr>
                <w:t xml:space="preserve">red to service the Project (for example, access rights, water </w:t>
              </w:r>
              <w:r w:rsidRPr="00262840">
                <w:rPr>
                  <w:color w:val="auto"/>
                  <w:sz w:val="20"/>
                </w:rPr>
                <w:lastRenderedPageBreak/>
                <w:t>r</w:t>
              </w:r>
              <w:r>
                <w:rPr>
                  <w:color w:val="auto"/>
                  <w:sz w:val="20"/>
                </w:rPr>
                <w:t xml:space="preserve">ights etc.). Any known disputes </w:t>
              </w:r>
              <w:r w:rsidRPr="00262840">
                <w:rPr>
                  <w:color w:val="auto"/>
                  <w:sz w:val="20"/>
                </w:rPr>
                <w:t>or contested rights must be</w:t>
              </w:r>
              <w:r>
                <w:rPr>
                  <w:color w:val="auto"/>
                  <w:sz w:val="20"/>
                </w:rPr>
                <w:t xml:space="preserve"> </w:t>
              </w:r>
              <w:r w:rsidRPr="00262840">
                <w:rPr>
                  <w:color w:val="auto"/>
                  <w:sz w:val="20"/>
                </w:rPr>
                <w:t>declared immediately to Gold</w:t>
              </w:r>
              <w:r>
                <w:rPr>
                  <w:color w:val="auto"/>
                  <w:sz w:val="20"/>
                </w:rPr>
                <w:t xml:space="preserve"> </w:t>
              </w:r>
              <w:r w:rsidRPr="00262840">
                <w:rPr>
                  <w:color w:val="auto"/>
                  <w:sz w:val="20"/>
                </w:rPr>
                <w:t>Standard by the Project Developer</w:t>
              </w:r>
              <w:r>
                <w:rPr>
                  <w:color w:val="auto"/>
                  <w:sz w:val="20"/>
                </w:rPr>
                <w:t xml:space="preserve"> </w:t>
              </w:r>
              <w:r w:rsidRPr="00262840">
                <w:rPr>
                  <w:color w:val="auto"/>
                  <w:sz w:val="20"/>
                </w:rPr>
                <w:t>and resolved prior to further</w:t>
              </w:r>
              <w:r>
                <w:rPr>
                  <w:color w:val="auto"/>
                  <w:sz w:val="20"/>
                </w:rPr>
                <w:t xml:space="preserve"> </w:t>
              </w:r>
              <w:r w:rsidRPr="00262840">
                <w:rPr>
                  <w:color w:val="auto"/>
                  <w:sz w:val="20"/>
                </w:rPr>
                <w:t>project implementation in affected</w:t>
              </w:r>
              <w:r>
                <w:rPr>
                  <w:color w:val="auto"/>
                  <w:sz w:val="20"/>
                </w:rPr>
                <w:t xml:space="preserve"> </w:t>
              </w:r>
              <w:r w:rsidRPr="00262840">
                <w:rPr>
                  <w:color w:val="auto"/>
                  <w:sz w:val="20"/>
                </w:rPr>
                <w:t>areas.</w:t>
              </w:r>
            </w:ins>
          </w:p>
        </w:tc>
        <w:tc>
          <w:tcPr>
            <w:tcW w:w="3785" w:type="dxa"/>
          </w:tcPr>
          <w:p w14:paraId="22CDD8A7" w14:textId="77777777" w:rsidR="00DF46E4" w:rsidRPr="00C272D0" w:rsidRDefault="00DF46E4" w:rsidP="00DF46E4">
            <w:pPr>
              <w:jc w:val="both"/>
              <w:rPr>
                <w:ins w:id="155" w:author="Stephy" w:date="2022-04-16T17:00:00Z"/>
                <w:color w:val="auto"/>
                <w:sz w:val="20"/>
              </w:rPr>
            </w:pPr>
            <w:ins w:id="156" w:author="Stephy" w:date="2022-04-16T17:00:00Z">
              <w:r>
                <w:rPr>
                  <w:color w:val="auto"/>
                  <w:sz w:val="20"/>
                </w:rPr>
                <w:lastRenderedPageBreak/>
                <w:t>Not Applicable.</w:t>
              </w:r>
            </w:ins>
          </w:p>
        </w:tc>
      </w:tr>
      <w:tr w:rsidR="00DF46E4" w14:paraId="645F7B00" w14:textId="77777777" w:rsidTr="00DF46E4">
        <w:trPr>
          <w:ins w:id="157" w:author="Stephy" w:date="2022-04-16T17:00:00Z"/>
        </w:trPr>
        <w:tc>
          <w:tcPr>
            <w:tcW w:w="2141" w:type="dxa"/>
          </w:tcPr>
          <w:p w14:paraId="08DDA00F" w14:textId="77777777" w:rsidR="00DF46E4" w:rsidRPr="00262840" w:rsidRDefault="00DF46E4" w:rsidP="00DF46E4">
            <w:pPr>
              <w:jc w:val="both"/>
              <w:rPr>
                <w:ins w:id="158" w:author="Stephy" w:date="2022-04-16T17:00:00Z"/>
                <w:color w:val="auto"/>
                <w:sz w:val="20"/>
              </w:rPr>
            </w:pPr>
            <w:ins w:id="159" w:author="Stephy" w:date="2022-04-16T17:00:00Z">
              <w:r>
                <w:rPr>
                  <w:color w:val="auto"/>
                  <w:sz w:val="20"/>
                </w:rPr>
                <w:t xml:space="preserve">8. </w:t>
              </w:r>
              <w:r w:rsidRPr="00262840">
                <w:rPr>
                  <w:color w:val="auto"/>
                  <w:sz w:val="20"/>
                </w:rPr>
                <w:t>Official</w:t>
              </w:r>
              <w:r>
                <w:rPr>
                  <w:color w:val="auto"/>
                  <w:sz w:val="20"/>
                </w:rPr>
                <w:t xml:space="preserve"> Development Assistance </w:t>
              </w:r>
              <w:r w:rsidRPr="00262840">
                <w:rPr>
                  <w:color w:val="auto"/>
                  <w:sz w:val="20"/>
                </w:rPr>
                <w:t>(ODA)</w:t>
              </w:r>
              <w:r>
                <w:rPr>
                  <w:color w:val="auto"/>
                  <w:sz w:val="20"/>
                </w:rPr>
                <w:t xml:space="preserve"> </w:t>
              </w:r>
              <w:r w:rsidRPr="00262840">
                <w:rPr>
                  <w:color w:val="auto"/>
                  <w:sz w:val="20"/>
                </w:rPr>
                <w:t>Declaration</w:t>
              </w:r>
            </w:ins>
          </w:p>
        </w:tc>
        <w:tc>
          <w:tcPr>
            <w:tcW w:w="3696" w:type="dxa"/>
          </w:tcPr>
          <w:p w14:paraId="395227E8" w14:textId="77777777" w:rsidR="00DF46E4" w:rsidRPr="00262840" w:rsidRDefault="00DF46E4" w:rsidP="00DF46E4">
            <w:pPr>
              <w:jc w:val="both"/>
              <w:rPr>
                <w:ins w:id="160" w:author="Stephy" w:date="2022-04-16T17:00:00Z"/>
                <w:color w:val="auto"/>
                <w:sz w:val="20"/>
              </w:rPr>
            </w:pPr>
            <w:ins w:id="161" w:author="Stephy" w:date="2022-04-16T17:00:00Z">
              <w:r w:rsidRPr="00262840">
                <w:rPr>
                  <w:color w:val="auto"/>
                  <w:sz w:val="20"/>
                </w:rPr>
                <w:t>All Project Developers applying for</w:t>
              </w:r>
              <w:r>
                <w:rPr>
                  <w:color w:val="auto"/>
                  <w:sz w:val="20"/>
                </w:rPr>
                <w:t xml:space="preserve"> </w:t>
              </w:r>
              <w:r w:rsidRPr="00262840">
                <w:rPr>
                  <w:color w:val="auto"/>
                  <w:sz w:val="20"/>
                </w:rPr>
                <w:t>p</w:t>
              </w:r>
              <w:r>
                <w:rPr>
                  <w:color w:val="auto"/>
                  <w:sz w:val="20"/>
                </w:rPr>
                <w:t xml:space="preserve">roject activities located in a country named by the OECD Development Assistance </w:t>
              </w:r>
              <w:r w:rsidRPr="00262840">
                <w:rPr>
                  <w:color w:val="auto"/>
                  <w:sz w:val="20"/>
                </w:rPr>
                <w:t>Com</w:t>
              </w:r>
              <w:r>
                <w:rPr>
                  <w:color w:val="auto"/>
                  <w:sz w:val="20"/>
                </w:rPr>
                <w:t xml:space="preserve">mittee’s ODA recipient list and seeking Gold Standard </w:t>
              </w:r>
              <w:r w:rsidRPr="00262840">
                <w:rPr>
                  <w:color w:val="auto"/>
                  <w:sz w:val="20"/>
                </w:rPr>
                <w:t>Certification for carbon credits</w:t>
              </w:r>
              <w:r>
                <w:rPr>
                  <w:color w:val="auto"/>
                  <w:sz w:val="20"/>
                </w:rPr>
                <w:t xml:space="preserve"> </w:t>
              </w:r>
              <w:r w:rsidRPr="00262840">
                <w:rPr>
                  <w:color w:val="auto"/>
                  <w:sz w:val="20"/>
                </w:rPr>
                <w:t>shall declare the Official</w:t>
              </w:r>
              <w:r>
                <w:rPr>
                  <w:color w:val="auto"/>
                  <w:sz w:val="20"/>
                </w:rPr>
                <w:t xml:space="preserve"> </w:t>
              </w:r>
              <w:r w:rsidRPr="00262840">
                <w:rPr>
                  <w:color w:val="auto"/>
                  <w:sz w:val="20"/>
                </w:rPr>
                <w:t>Development Assistance (ODA)</w:t>
              </w:r>
              <w:r>
                <w:rPr>
                  <w:color w:val="auto"/>
                  <w:sz w:val="20"/>
                </w:rPr>
                <w:t xml:space="preserve"> </w:t>
              </w:r>
              <w:r w:rsidRPr="00262840">
                <w:rPr>
                  <w:color w:val="auto"/>
                  <w:sz w:val="20"/>
                </w:rPr>
                <w:t>support. The Project Developer</w:t>
              </w:r>
              <w:r>
                <w:rPr>
                  <w:color w:val="auto"/>
                  <w:sz w:val="20"/>
                </w:rPr>
                <w:t xml:space="preserve"> </w:t>
              </w:r>
              <w:r w:rsidRPr="00262840">
                <w:rPr>
                  <w:color w:val="auto"/>
                  <w:sz w:val="20"/>
                </w:rPr>
                <w:t>shall follow the GHG Emissions</w:t>
              </w:r>
              <w:r>
                <w:rPr>
                  <w:color w:val="auto"/>
                  <w:sz w:val="20"/>
                </w:rPr>
                <w:t xml:space="preserve"> </w:t>
              </w:r>
              <w:r w:rsidRPr="00262840">
                <w:rPr>
                  <w:color w:val="auto"/>
                  <w:sz w:val="20"/>
                </w:rPr>
                <w:t>Reduction &amp; Sequestration</w:t>
              </w:r>
              <w:r>
                <w:rPr>
                  <w:color w:val="auto"/>
                  <w:sz w:val="20"/>
                </w:rPr>
                <w:t xml:space="preserve"> </w:t>
              </w:r>
              <w:r w:rsidRPr="00262840">
                <w:rPr>
                  <w:color w:val="auto"/>
                  <w:sz w:val="20"/>
                </w:rPr>
                <w:t>Product Requirements and submit</w:t>
              </w:r>
              <w:r>
                <w:rPr>
                  <w:color w:val="auto"/>
                  <w:sz w:val="20"/>
                </w:rPr>
                <w:t xml:space="preserve"> </w:t>
              </w:r>
              <w:r w:rsidRPr="00262840">
                <w:rPr>
                  <w:color w:val="auto"/>
                  <w:sz w:val="20"/>
                </w:rPr>
                <w:t>the declaration at the time of</w:t>
              </w:r>
              <w:r>
                <w:rPr>
                  <w:color w:val="auto"/>
                  <w:sz w:val="20"/>
                </w:rPr>
                <w:t xml:space="preserve"> </w:t>
              </w:r>
              <w:r w:rsidRPr="00262840">
                <w:rPr>
                  <w:color w:val="auto"/>
                  <w:sz w:val="20"/>
                </w:rPr>
                <w:t>Design Certification.</w:t>
              </w:r>
            </w:ins>
          </w:p>
        </w:tc>
        <w:tc>
          <w:tcPr>
            <w:tcW w:w="3785" w:type="dxa"/>
          </w:tcPr>
          <w:p w14:paraId="1FD1BB8F" w14:textId="77777777" w:rsidR="00DF46E4" w:rsidRPr="00F41B15" w:rsidRDefault="00DF46E4" w:rsidP="00DF46E4">
            <w:pPr>
              <w:jc w:val="both"/>
              <w:rPr>
                <w:ins w:id="162" w:author="Stephy" w:date="2022-04-16T17:00:00Z"/>
                <w:color w:val="auto"/>
                <w:sz w:val="20"/>
              </w:rPr>
            </w:pPr>
            <w:ins w:id="163" w:author="Stephy" w:date="2022-04-16T17:00:00Z">
              <w:r w:rsidRPr="00F41B15">
                <w:rPr>
                  <w:color w:val="auto"/>
                  <w:sz w:val="20"/>
                </w:rPr>
                <w:t xml:space="preserve">No ODA is involved in the </w:t>
              </w:r>
              <w:r>
                <w:rPr>
                  <w:color w:val="auto"/>
                  <w:sz w:val="20"/>
                </w:rPr>
                <w:t>Project activity</w:t>
              </w:r>
              <w:r w:rsidRPr="00F41B15">
                <w:rPr>
                  <w:color w:val="auto"/>
                  <w:sz w:val="20"/>
                </w:rPr>
                <w:t xml:space="preserve">. A declaration is being submitted. </w:t>
              </w:r>
            </w:ins>
          </w:p>
          <w:p w14:paraId="4C153357" w14:textId="77777777" w:rsidR="00DF46E4" w:rsidRPr="00C272D0" w:rsidRDefault="00DF46E4" w:rsidP="00DF46E4">
            <w:pPr>
              <w:jc w:val="both"/>
              <w:rPr>
                <w:ins w:id="164" w:author="Stephy" w:date="2022-04-16T17:00:00Z"/>
                <w:color w:val="auto"/>
                <w:sz w:val="20"/>
              </w:rPr>
            </w:pPr>
          </w:p>
        </w:tc>
      </w:tr>
    </w:tbl>
    <w:p w14:paraId="222B58BC" w14:textId="77777777" w:rsidR="00DF46E4" w:rsidRDefault="00DF46E4" w:rsidP="00DF46E4">
      <w:pPr>
        <w:jc w:val="both"/>
        <w:rPr>
          <w:ins w:id="165" w:author="Stephy" w:date="2022-04-16T17:06:00Z"/>
          <w:color w:val="auto"/>
          <w:sz w:val="20"/>
        </w:rPr>
      </w:pPr>
    </w:p>
    <w:p w14:paraId="2B184290" w14:textId="1169C806" w:rsidR="00DF46E4" w:rsidRPr="00C73EE0" w:rsidRDefault="00DF46E4" w:rsidP="00DF46E4">
      <w:pPr>
        <w:jc w:val="both"/>
        <w:rPr>
          <w:ins w:id="166" w:author="Stephy" w:date="2022-04-16T17:06:00Z"/>
          <w:color w:val="auto"/>
          <w:sz w:val="20"/>
        </w:rPr>
      </w:pPr>
      <w:ins w:id="167" w:author="Stephy" w:date="2022-04-16T17:06:00Z">
        <w:r w:rsidRPr="00C73EE0">
          <w:rPr>
            <w:color w:val="auto"/>
            <w:sz w:val="20"/>
          </w:rPr>
          <w:t>Eligibility under Gold Standard Community Services Activity (CSA)</w:t>
        </w:r>
        <w:r>
          <w:rPr>
            <w:color w:val="auto"/>
            <w:sz w:val="20"/>
          </w:rPr>
          <w:t xml:space="preserve"> </w:t>
        </w:r>
        <w:r w:rsidRPr="00C73EE0">
          <w:rPr>
            <w:color w:val="auto"/>
            <w:sz w:val="20"/>
          </w:rPr>
          <w:t>Requirements</w:t>
        </w:r>
      </w:ins>
    </w:p>
    <w:p w14:paraId="5CBE63CE" w14:textId="77777777" w:rsidR="00DF46E4" w:rsidRPr="00C73EE0" w:rsidRDefault="00DF46E4" w:rsidP="00DF46E4">
      <w:pPr>
        <w:jc w:val="both"/>
        <w:rPr>
          <w:ins w:id="168" w:author="Stephy" w:date="2022-04-16T17:06:00Z"/>
          <w:color w:val="auto"/>
          <w:sz w:val="20"/>
        </w:rPr>
      </w:pPr>
      <w:ins w:id="169" w:author="Stephy" w:date="2022-04-16T17:06:00Z">
        <w:r w:rsidRPr="00C73EE0">
          <w:rPr>
            <w:color w:val="auto"/>
            <w:sz w:val="20"/>
          </w:rPr>
          <w:t>&gt;&gt;</w:t>
        </w:r>
      </w:ins>
    </w:p>
    <w:p w14:paraId="0F07B958" w14:textId="77777777" w:rsidR="00DF46E4" w:rsidRDefault="00DF46E4" w:rsidP="00DF46E4">
      <w:pPr>
        <w:jc w:val="both"/>
        <w:rPr>
          <w:ins w:id="170" w:author="Stephy" w:date="2022-04-16T17:06:00Z"/>
          <w:color w:val="auto"/>
          <w:sz w:val="20"/>
        </w:rPr>
      </w:pPr>
      <w:ins w:id="171" w:author="Stephy" w:date="2022-04-16T17:06:00Z">
        <w:r w:rsidRPr="00C73EE0">
          <w:rPr>
            <w:color w:val="auto"/>
            <w:sz w:val="20"/>
          </w:rPr>
          <w:t xml:space="preserve">As per section 3.1.1 of GS4GG Principles &amp; Requirements, </w:t>
        </w:r>
        <w:r>
          <w:rPr>
            <w:color w:val="auto"/>
            <w:sz w:val="20"/>
          </w:rPr>
          <w:t xml:space="preserve">Eligibility criteria is defined </w:t>
        </w:r>
        <w:r w:rsidRPr="00C73EE0">
          <w:rPr>
            <w:color w:val="auto"/>
            <w:sz w:val="20"/>
          </w:rPr>
          <w:t>below:</w:t>
        </w:r>
      </w:ins>
    </w:p>
    <w:tbl>
      <w:tblPr>
        <w:tblStyle w:val="TableGrid"/>
        <w:tblW w:w="0" w:type="auto"/>
        <w:tblLook w:val="04A0" w:firstRow="1" w:lastRow="0" w:firstColumn="1" w:lastColumn="0" w:noHBand="0" w:noVBand="1"/>
      </w:tblPr>
      <w:tblGrid>
        <w:gridCol w:w="2142"/>
        <w:gridCol w:w="3696"/>
        <w:gridCol w:w="3784"/>
      </w:tblGrid>
      <w:tr w:rsidR="00DF46E4" w14:paraId="5875DC89" w14:textId="77777777" w:rsidTr="00DF46E4">
        <w:trPr>
          <w:ins w:id="172" w:author="Stephy" w:date="2022-04-16T17:06:00Z"/>
        </w:trPr>
        <w:tc>
          <w:tcPr>
            <w:tcW w:w="2178" w:type="dxa"/>
          </w:tcPr>
          <w:p w14:paraId="365E20D6" w14:textId="77777777" w:rsidR="00DF46E4" w:rsidRDefault="00DF46E4" w:rsidP="00DF46E4">
            <w:pPr>
              <w:jc w:val="both"/>
              <w:rPr>
                <w:ins w:id="173" w:author="Stephy" w:date="2022-04-16T17:06:00Z"/>
                <w:color w:val="auto"/>
                <w:sz w:val="20"/>
              </w:rPr>
            </w:pPr>
            <w:ins w:id="174" w:author="Stephy" w:date="2022-04-16T17:06:00Z">
              <w:r w:rsidRPr="00C73EE0">
                <w:rPr>
                  <w:color w:val="auto"/>
                  <w:sz w:val="20"/>
                </w:rPr>
                <w:t>Eligibility Criteria</w:t>
              </w:r>
              <w:r>
                <w:rPr>
                  <w:color w:val="auto"/>
                  <w:sz w:val="20"/>
                </w:rPr>
                <w:t xml:space="preserve"> </w:t>
              </w:r>
              <w:r w:rsidRPr="00C73EE0">
                <w:rPr>
                  <w:color w:val="auto"/>
                  <w:sz w:val="20"/>
                </w:rPr>
                <w:t>Category</w:t>
              </w:r>
            </w:ins>
          </w:p>
        </w:tc>
        <w:tc>
          <w:tcPr>
            <w:tcW w:w="3780" w:type="dxa"/>
          </w:tcPr>
          <w:p w14:paraId="541E909A" w14:textId="77777777" w:rsidR="00DF46E4" w:rsidRDefault="00DF46E4" w:rsidP="00DF46E4">
            <w:pPr>
              <w:jc w:val="both"/>
              <w:rPr>
                <w:ins w:id="175" w:author="Stephy" w:date="2022-04-16T17:06:00Z"/>
                <w:color w:val="auto"/>
                <w:sz w:val="20"/>
              </w:rPr>
            </w:pPr>
            <w:ins w:id="176" w:author="Stephy" w:date="2022-04-16T17:06:00Z">
              <w:r w:rsidRPr="00C73EE0">
                <w:rPr>
                  <w:color w:val="auto"/>
                  <w:sz w:val="20"/>
                </w:rPr>
                <w:t>Eligibility criterion -</w:t>
              </w:r>
              <w:r>
                <w:rPr>
                  <w:color w:val="auto"/>
                  <w:sz w:val="20"/>
                </w:rPr>
                <w:t xml:space="preserve"> </w:t>
              </w:r>
              <w:r w:rsidRPr="00C73EE0">
                <w:rPr>
                  <w:color w:val="auto"/>
                  <w:sz w:val="20"/>
                </w:rPr>
                <w:t>Required condition</w:t>
              </w:r>
            </w:ins>
          </w:p>
        </w:tc>
        <w:tc>
          <w:tcPr>
            <w:tcW w:w="3890" w:type="dxa"/>
          </w:tcPr>
          <w:p w14:paraId="339E3C23" w14:textId="77777777" w:rsidR="00DF46E4" w:rsidRDefault="00DF46E4" w:rsidP="00DF46E4">
            <w:pPr>
              <w:jc w:val="both"/>
              <w:rPr>
                <w:ins w:id="177" w:author="Stephy" w:date="2022-04-16T17:06:00Z"/>
                <w:color w:val="auto"/>
                <w:sz w:val="20"/>
              </w:rPr>
            </w:pPr>
            <w:ins w:id="178" w:author="Stephy" w:date="2022-04-16T17:06:00Z">
              <w:r w:rsidRPr="00C73EE0">
                <w:rPr>
                  <w:color w:val="auto"/>
                  <w:sz w:val="20"/>
                </w:rPr>
                <w:t>Justification</w:t>
              </w:r>
            </w:ins>
          </w:p>
        </w:tc>
      </w:tr>
      <w:tr w:rsidR="00DF46E4" w14:paraId="2296786F" w14:textId="77777777" w:rsidTr="00DF46E4">
        <w:trPr>
          <w:ins w:id="179" w:author="Stephy" w:date="2022-04-16T17:06:00Z"/>
        </w:trPr>
        <w:tc>
          <w:tcPr>
            <w:tcW w:w="2178" w:type="dxa"/>
          </w:tcPr>
          <w:p w14:paraId="3C9A5B19" w14:textId="77777777" w:rsidR="00DF46E4" w:rsidRDefault="00DF46E4" w:rsidP="00DF46E4">
            <w:pPr>
              <w:jc w:val="both"/>
              <w:rPr>
                <w:ins w:id="180" w:author="Stephy" w:date="2022-04-16T17:06:00Z"/>
                <w:color w:val="auto"/>
                <w:sz w:val="20"/>
              </w:rPr>
            </w:pPr>
            <w:ins w:id="181" w:author="Stephy" w:date="2022-04-16T17:06:00Z">
              <w:r w:rsidRPr="00C73EE0">
                <w:rPr>
                  <w:color w:val="auto"/>
                  <w:sz w:val="20"/>
                </w:rPr>
                <w:t>1. Eligible</w:t>
              </w:r>
              <w:r>
                <w:rPr>
                  <w:color w:val="auto"/>
                  <w:sz w:val="20"/>
                </w:rPr>
                <w:t xml:space="preserve"> </w:t>
              </w:r>
              <w:r w:rsidRPr="00C73EE0">
                <w:rPr>
                  <w:color w:val="auto"/>
                  <w:sz w:val="20"/>
                </w:rPr>
                <w:t>Project Types</w:t>
              </w:r>
            </w:ins>
          </w:p>
        </w:tc>
        <w:tc>
          <w:tcPr>
            <w:tcW w:w="3780" w:type="dxa"/>
          </w:tcPr>
          <w:p w14:paraId="08A59412" w14:textId="77777777" w:rsidR="00DF46E4" w:rsidRDefault="00DF46E4" w:rsidP="00DF46E4">
            <w:pPr>
              <w:jc w:val="both"/>
              <w:rPr>
                <w:ins w:id="182" w:author="Stephy" w:date="2022-04-16T17:06:00Z"/>
                <w:color w:val="auto"/>
                <w:sz w:val="20"/>
              </w:rPr>
            </w:pPr>
            <w:ins w:id="183" w:author="Stephy" w:date="2022-04-16T17:06:00Z">
              <w:r w:rsidRPr="00C73EE0">
                <w:rPr>
                  <w:color w:val="auto"/>
                  <w:sz w:val="20"/>
                </w:rPr>
                <w:t>All CSA Projects shall lead to</w:t>
              </w:r>
              <w:r>
                <w:rPr>
                  <w:color w:val="auto"/>
                  <w:sz w:val="20"/>
                </w:rPr>
                <w:t xml:space="preserve"> </w:t>
              </w:r>
              <w:r w:rsidRPr="00C73EE0">
                <w:rPr>
                  <w:color w:val="auto"/>
                  <w:sz w:val="20"/>
                </w:rPr>
                <w:t>c</w:t>
              </w:r>
              <w:r>
                <w:rPr>
                  <w:color w:val="auto"/>
                  <w:sz w:val="20"/>
                </w:rPr>
                <w:t xml:space="preserve">limate change mitigation and/or adaptation by providing or improving access to </w:t>
              </w:r>
              <w:r w:rsidRPr="00C73EE0">
                <w:rPr>
                  <w:color w:val="auto"/>
                  <w:sz w:val="20"/>
                </w:rPr>
                <w:t>services/resources at the</w:t>
              </w:r>
              <w:r>
                <w:rPr>
                  <w:color w:val="auto"/>
                  <w:sz w:val="20"/>
                </w:rPr>
                <w:t xml:space="preserve"> </w:t>
              </w:r>
              <w:r w:rsidRPr="00C73EE0">
                <w:rPr>
                  <w:color w:val="auto"/>
                  <w:sz w:val="20"/>
                </w:rPr>
                <w:t>household or community or</w:t>
              </w:r>
              <w:r>
                <w:rPr>
                  <w:color w:val="auto"/>
                  <w:sz w:val="20"/>
                </w:rPr>
                <w:t xml:space="preserve"> </w:t>
              </w:r>
              <w:r w:rsidRPr="00C73EE0">
                <w:rPr>
                  <w:color w:val="auto"/>
                  <w:sz w:val="20"/>
                </w:rPr>
                <w:t>insti</w:t>
              </w:r>
              <w:r>
                <w:rPr>
                  <w:color w:val="auto"/>
                  <w:sz w:val="20"/>
                </w:rPr>
                <w:t xml:space="preserve">tution level. Eligible services include electricity and energy, water and sanitation, waste </w:t>
              </w:r>
              <w:r w:rsidRPr="00C73EE0">
                <w:rPr>
                  <w:color w:val="auto"/>
                  <w:sz w:val="20"/>
                </w:rPr>
                <w:t>management, housing, etc.</w:t>
              </w:r>
            </w:ins>
          </w:p>
        </w:tc>
        <w:tc>
          <w:tcPr>
            <w:tcW w:w="3890" w:type="dxa"/>
          </w:tcPr>
          <w:p w14:paraId="532E1CAD" w14:textId="77777777" w:rsidR="00DF46E4" w:rsidRPr="00C272D0" w:rsidRDefault="00DF46E4" w:rsidP="00DF46E4">
            <w:pPr>
              <w:jc w:val="both"/>
              <w:rPr>
                <w:ins w:id="184" w:author="Stephy" w:date="2022-04-16T17:06:00Z"/>
                <w:color w:val="auto"/>
                <w:sz w:val="20"/>
              </w:rPr>
            </w:pPr>
            <w:ins w:id="185" w:author="Stephy" w:date="2022-04-16T17:06:00Z">
              <w:r>
                <w:rPr>
                  <w:color w:val="auto"/>
                  <w:sz w:val="20"/>
                </w:rPr>
                <w:t xml:space="preserve">The project is already implemented since </w:t>
              </w:r>
              <w:r w:rsidRPr="00C272D0">
                <w:rPr>
                  <w:color w:val="auto"/>
                  <w:sz w:val="20"/>
                </w:rPr>
                <w:t>its start date.</w:t>
              </w:r>
            </w:ins>
          </w:p>
          <w:p w14:paraId="2B0F0426" w14:textId="77777777" w:rsidR="00DF46E4" w:rsidRPr="00C272D0" w:rsidRDefault="00DF46E4" w:rsidP="00DF46E4">
            <w:pPr>
              <w:jc w:val="both"/>
              <w:rPr>
                <w:ins w:id="186" w:author="Stephy" w:date="2022-04-16T17:06:00Z"/>
                <w:color w:val="auto"/>
                <w:sz w:val="20"/>
              </w:rPr>
            </w:pPr>
            <w:ins w:id="187" w:author="Stephy" w:date="2022-04-16T17:06:00Z">
              <w:r w:rsidRPr="00C272D0">
                <w:rPr>
                  <w:color w:val="auto"/>
                  <w:sz w:val="20"/>
                </w:rPr>
                <w:t>As per section 3.1.1 (</w:t>
              </w:r>
              <w:r>
                <w:rPr>
                  <w:color w:val="auto"/>
                  <w:sz w:val="20"/>
                </w:rPr>
                <w:t>a</w:t>
              </w:r>
              <w:r w:rsidRPr="00C272D0">
                <w:rPr>
                  <w:color w:val="auto"/>
                  <w:sz w:val="20"/>
                </w:rPr>
                <w:t>) of GG4GG</w:t>
              </w:r>
            </w:ins>
          </w:p>
          <w:p w14:paraId="7A1EDD79" w14:textId="77777777" w:rsidR="00DF46E4" w:rsidRPr="00E64C5A" w:rsidRDefault="00DF46E4" w:rsidP="00DF46E4">
            <w:pPr>
              <w:jc w:val="both"/>
              <w:rPr>
                <w:ins w:id="188" w:author="Stephy" w:date="2022-04-16T17:06:00Z"/>
                <w:color w:val="auto"/>
                <w:sz w:val="20"/>
              </w:rPr>
            </w:pPr>
            <w:ins w:id="189" w:author="Stephy" w:date="2022-04-16T17:06:00Z">
              <w:r w:rsidRPr="00C272D0">
                <w:rPr>
                  <w:color w:val="auto"/>
                  <w:sz w:val="20"/>
                </w:rPr>
                <w:t>Community Services Activity</w:t>
              </w:r>
              <w:r>
                <w:rPr>
                  <w:color w:val="auto"/>
                  <w:sz w:val="20"/>
                </w:rPr>
                <w:t xml:space="preserve"> Requirements ver.1.2,” Renewable</w:t>
              </w:r>
              <w:r w:rsidRPr="00F41B15">
                <w:rPr>
                  <w:color w:val="auto"/>
                  <w:sz w:val="20"/>
                </w:rPr>
                <w:t xml:space="preserve"> energy types such as solar</w:t>
              </w:r>
              <w:r>
                <w:rPr>
                  <w:color w:val="auto"/>
                  <w:sz w:val="20"/>
                </w:rPr>
                <w:t xml:space="preserve"> </w:t>
              </w:r>
              <w:r w:rsidRPr="00F41B15">
                <w:rPr>
                  <w:color w:val="auto"/>
                  <w:sz w:val="20"/>
                </w:rPr>
                <w:t>(photovoltaic and solar thermal electricity generation), tidal/wave, wind,</w:t>
              </w:r>
              <w:r>
                <w:rPr>
                  <w:color w:val="auto"/>
                  <w:sz w:val="20"/>
                </w:rPr>
                <w:t xml:space="preserve"> </w:t>
              </w:r>
              <w:r w:rsidRPr="00F41B15">
                <w:rPr>
                  <w:color w:val="auto"/>
                  <w:sz w:val="20"/>
                </w:rPr>
                <w:t>hydropower, geothermal, waste to en</w:t>
              </w:r>
              <w:r>
                <w:rPr>
                  <w:color w:val="auto"/>
                  <w:sz w:val="20"/>
                </w:rPr>
                <w:t xml:space="preserve">ergy and renewable biomass that </w:t>
              </w:r>
              <w:r w:rsidRPr="00F41B15">
                <w:rPr>
                  <w:color w:val="auto"/>
                  <w:sz w:val="20"/>
                </w:rPr>
                <w:t xml:space="preserve">are connected to mini </w:t>
              </w:r>
              <w:r w:rsidRPr="00F41B15">
                <w:rPr>
                  <w:color w:val="auto"/>
                  <w:sz w:val="20"/>
                </w:rPr>
                <w:lastRenderedPageBreak/>
                <w:t>grid3 or off grid solutions for targeted users</w:t>
              </w:r>
              <w:r>
                <w:rPr>
                  <w:color w:val="auto"/>
                  <w:sz w:val="20"/>
                </w:rPr>
                <w:t xml:space="preserve"> </w:t>
              </w:r>
              <w:r w:rsidRPr="00F41B15">
                <w:rPr>
                  <w:color w:val="auto"/>
                  <w:sz w:val="20"/>
                </w:rPr>
                <w:t>and/or applications.</w:t>
              </w:r>
              <w:r w:rsidRPr="00C272D0">
                <w:rPr>
                  <w:color w:val="auto"/>
                  <w:sz w:val="20"/>
                </w:rPr>
                <w:t xml:space="preserve">” </w:t>
              </w:r>
              <w:r w:rsidRPr="00E64C5A">
                <w:rPr>
                  <w:color w:val="auto"/>
                  <w:sz w:val="20"/>
                </w:rPr>
                <w:t xml:space="preserve">Since, project activity includes utilization of cow dung as feed to </w:t>
              </w:r>
              <w:r>
                <w:rPr>
                  <w:color w:val="auto"/>
                  <w:sz w:val="20"/>
                </w:rPr>
                <w:t>bio-</w:t>
              </w:r>
              <w:r w:rsidRPr="00E64C5A">
                <w:rPr>
                  <w:color w:val="auto"/>
                  <w:sz w:val="20"/>
                </w:rPr>
                <w:t xml:space="preserve">digesters along with other organic waste to generate biogas </w:t>
              </w:r>
            </w:ins>
          </w:p>
          <w:p w14:paraId="0D236997" w14:textId="77777777" w:rsidR="00DF46E4" w:rsidRDefault="00DF46E4" w:rsidP="00DF46E4">
            <w:pPr>
              <w:jc w:val="both"/>
              <w:rPr>
                <w:ins w:id="190" w:author="Stephy" w:date="2022-04-16T17:06:00Z"/>
                <w:color w:val="auto"/>
                <w:sz w:val="20"/>
              </w:rPr>
            </w:pPr>
            <w:ins w:id="191" w:author="Stephy" w:date="2022-04-16T17:06:00Z">
              <w:r w:rsidRPr="00E64C5A">
                <w:rPr>
                  <w:color w:val="auto"/>
                  <w:sz w:val="20"/>
                </w:rPr>
                <w:t>Hence, it meets the criterion</w:t>
              </w:r>
              <w:r>
                <w:rPr>
                  <w:color w:val="auto"/>
                  <w:sz w:val="20"/>
                </w:rPr>
                <w:t>.</w:t>
              </w:r>
            </w:ins>
          </w:p>
        </w:tc>
      </w:tr>
      <w:tr w:rsidR="00DF46E4" w14:paraId="53E28D5F" w14:textId="77777777" w:rsidTr="00DF46E4">
        <w:trPr>
          <w:ins w:id="192" w:author="Stephy" w:date="2022-04-16T17:06:00Z"/>
        </w:trPr>
        <w:tc>
          <w:tcPr>
            <w:tcW w:w="2178" w:type="dxa"/>
          </w:tcPr>
          <w:p w14:paraId="0197051B" w14:textId="77777777" w:rsidR="00DF46E4" w:rsidRPr="00C73EE0" w:rsidRDefault="00DF46E4" w:rsidP="00DF46E4">
            <w:pPr>
              <w:jc w:val="both"/>
              <w:rPr>
                <w:ins w:id="193" w:author="Stephy" w:date="2022-04-16T17:06:00Z"/>
                <w:color w:val="auto"/>
                <w:sz w:val="20"/>
              </w:rPr>
            </w:pPr>
            <w:ins w:id="194" w:author="Stephy" w:date="2022-04-16T17:06:00Z">
              <w:r w:rsidRPr="00C73EE0">
                <w:rPr>
                  <w:color w:val="auto"/>
                  <w:sz w:val="20"/>
                </w:rPr>
                <w:lastRenderedPageBreak/>
                <w:t>2. GENERAL</w:t>
              </w:r>
              <w:r>
                <w:rPr>
                  <w:color w:val="auto"/>
                  <w:sz w:val="20"/>
                </w:rPr>
                <w:t xml:space="preserve"> ELIGIBILITY CRITERIA - </w:t>
              </w:r>
              <w:r w:rsidRPr="00C73EE0">
                <w:rPr>
                  <w:color w:val="auto"/>
                  <w:sz w:val="20"/>
                </w:rPr>
                <w:t>Type of</w:t>
              </w:r>
            </w:ins>
          </w:p>
          <w:p w14:paraId="19AB9AED" w14:textId="77777777" w:rsidR="00DF46E4" w:rsidRDefault="00DF46E4" w:rsidP="00DF46E4">
            <w:pPr>
              <w:jc w:val="both"/>
              <w:rPr>
                <w:ins w:id="195" w:author="Stephy" w:date="2022-04-16T17:06:00Z"/>
                <w:color w:val="auto"/>
                <w:sz w:val="20"/>
              </w:rPr>
            </w:pPr>
            <w:ins w:id="196" w:author="Stephy" w:date="2022-04-16T17:06:00Z">
              <w:r w:rsidRPr="00C73EE0">
                <w:rPr>
                  <w:color w:val="auto"/>
                  <w:sz w:val="20"/>
                </w:rPr>
                <w:t>project</w:t>
              </w:r>
            </w:ins>
          </w:p>
        </w:tc>
        <w:tc>
          <w:tcPr>
            <w:tcW w:w="3780" w:type="dxa"/>
          </w:tcPr>
          <w:p w14:paraId="67633FD4" w14:textId="77777777" w:rsidR="00DF46E4" w:rsidRDefault="00DF46E4" w:rsidP="00DF46E4">
            <w:pPr>
              <w:jc w:val="both"/>
              <w:rPr>
                <w:ins w:id="197" w:author="Stephy" w:date="2022-04-16T17:06:00Z"/>
                <w:color w:val="auto"/>
                <w:sz w:val="20"/>
              </w:rPr>
            </w:pPr>
            <w:ins w:id="198" w:author="Stephy" w:date="2022-04-16T17:06:00Z">
              <w:r w:rsidRPr="00C73EE0">
                <w:rPr>
                  <w:color w:val="auto"/>
                  <w:sz w:val="20"/>
                </w:rPr>
                <w:t>(a) Renewable energy: Renewable energy types such as solar</w:t>
              </w:r>
              <w:r>
                <w:rPr>
                  <w:color w:val="auto"/>
                  <w:sz w:val="20"/>
                </w:rPr>
                <w:t xml:space="preserve"> </w:t>
              </w:r>
              <w:r w:rsidRPr="00C73EE0">
                <w:rPr>
                  <w:color w:val="auto"/>
                  <w:sz w:val="20"/>
                </w:rPr>
                <w:t>(photovoltaic and solar thermal electricity</w:t>
              </w:r>
              <w:r>
                <w:rPr>
                  <w:color w:val="auto"/>
                  <w:sz w:val="20"/>
                </w:rPr>
                <w:t xml:space="preserve"> generation), tidal/wave, wind, </w:t>
              </w:r>
              <w:r w:rsidRPr="00C73EE0">
                <w:rPr>
                  <w:color w:val="auto"/>
                  <w:sz w:val="20"/>
                </w:rPr>
                <w:t>hydropower, geothermal, waste to energy and renewable biomass that</w:t>
              </w:r>
              <w:r>
                <w:rPr>
                  <w:color w:val="auto"/>
                  <w:sz w:val="20"/>
                </w:rPr>
                <w:t xml:space="preserve"> </w:t>
              </w:r>
              <w:r w:rsidRPr="00C73EE0">
                <w:rPr>
                  <w:color w:val="auto"/>
                  <w:sz w:val="20"/>
                </w:rPr>
                <w:t>are connected to mini grid3 or off grid solutions for targeted users</w:t>
              </w:r>
              <w:r>
                <w:rPr>
                  <w:color w:val="auto"/>
                  <w:sz w:val="20"/>
                </w:rPr>
                <w:t xml:space="preserve"> </w:t>
              </w:r>
              <w:r w:rsidRPr="00C73EE0">
                <w:rPr>
                  <w:color w:val="auto"/>
                  <w:sz w:val="20"/>
                </w:rPr>
                <w:t>and/or applications.</w:t>
              </w:r>
            </w:ins>
          </w:p>
        </w:tc>
        <w:tc>
          <w:tcPr>
            <w:tcW w:w="3890" w:type="dxa"/>
          </w:tcPr>
          <w:p w14:paraId="6594832A" w14:textId="77777777" w:rsidR="00DF46E4" w:rsidRPr="00C73EE0" w:rsidRDefault="00DF46E4" w:rsidP="00DF46E4">
            <w:pPr>
              <w:jc w:val="both"/>
              <w:rPr>
                <w:ins w:id="199" w:author="Stephy" w:date="2022-04-16T17:06:00Z"/>
                <w:color w:val="auto"/>
                <w:sz w:val="20"/>
              </w:rPr>
            </w:pPr>
            <w:ins w:id="200" w:author="Stephy" w:date="2022-04-16T17:06:00Z">
              <w:r w:rsidRPr="00C73EE0">
                <w:rPr>
                  <w:color w:val="auto"/>
                  <w:sz w:val="20"/>
                </w:rPr>
                <w:t>As per section 3.1.1 (a) of GG4GG</w:t>
              </w:r>
            </w:ins>
          </w:p>
          <w:p w14:paraId="0D78CE02" w14:textId="77777777" w:rsidR="00DF46E4" w:rsidRPr="00C73EE0" w:rsidRDefault="00DF46E4" w:rsidP="00DF46E4">
            <w:pPr>
              <w:jc w:val="both"/>
              <w:rPr>
                <w:ins w:id="201" w:author="Stephy" w:date="2022-04-16T17:06:00Z"/>
                <w:color w:val="auto"/>
                <w:sz w:val="20"/>
              </w:rPr>
            </w:pPr>
            <w:ins w:id="202" w:author="Stephy" w:date="2022-04-16T17:06:00Z">
              <w:r w:rsidRPr="00C73EE0">
                <w:rPr>
                  <w:color w:val="auto"/>
                  <w:sz w:val="20"/>
                </w:rPr>
                <w:t xml:space="preserve">Community Services Activity Requirements ver.1.2,” Renewable energy types such as solar (photovoltaic and solar thermal electricity generation), tidal/wave, wind, hydropower, geothermal, waste to energy and renewable biomass that are connected to mini grid3 or off grid solutions for targeted users and/or applications.” Since, project activity includes utilization of cow dung as feed to bio-digesters along with other organic waste to generate biogas </w:t>
              </w:r>
            </w:ins>
          </w:p>
          <w:p w14:paraId="6E83DDD8" w14:textId="77777777" w:rsidR="00DF46E4" w:rsidRDefault="00DF46E4" w:rsidP="00DF46E4">
            <w:pPr>
              <w:jc w:val="both"/>
              <w:rPr>
                <w:ins w:id="203" w:author="Stephy" w:date="2022-04-16T17:06:00Z"/>
                <w:color w:val="auto"/>
                <w:sz w:val="20"/>
              </w:rPr>
            </w:pPr>
            <w:ins w:id="204" w:author="Stephy" w:date="2022-04-16T17:06:00Z">
              <w:r w:rsidRPr="00C73EE0">
                <w:rPr>
                  <w:color w:val="auto"/>
                  <w:sz w:val="20"/>
                </w:rPr>
                <w:t>Hence, it meets the criterion.</w:t>
              </w:r>
            </w:ins>
          </w:p>
        </w:tc>
      </w:tr>
      <w:tr w:rsidR="00DF46E4" w14:paraId="1AC1B51F" w14:textId="77777777" w:rsidTr="00DF46E4">
        <w:trPr>
          <w:ins w:id="205" w:author="Stephy" w:date="2022-04-16T17:06:00Z"/>
        </w:trPr>
        <w:tc>
          <w:tcPr>
            <w:tcW w:w="2178" w:type="dxa"/>
          </w:tcPr>
          <w:p w14:paraId="3556508D" w14:textId="77777777" w:rsidR="00DF46E4" w:rsidRPr="00C73EE0" w:rsidRDefault="00DF46E4" w:rsidP="00DF46E4">
            <w:pPr>
              <w:jc w:val="both"/>
              <w:rPr>
                <w:ins w:id="206" w:author="Stephy" w:date="2022-04-16T17:06:00Z"/>
                <w:color w:val="auto"/>
                <w:sz w:val="20"/>
              </w:rPr>
            </w:pPr>
            <w:ins w:id="207" w:author="Stephy" w:date="2022-04-16T17:06:00Z">
              <w:r w:rsidRPr="00C73EE0">
                <w:rPr>
                  <w:color w:val="auto"/>
                  <w:sz w:val="20"/>
                </w:rPr>
                <w:t>3. GENERAL</w:t>
              </w:r>
              <w:r>
                <w:rPr>
                  <w:color w:val="auto"/>
                  <w:sz w:val="20"/>
                </w:rPr>
                <w:t xml:space="preserve"> ELIGIBILITY CRITERIA – </w:t>
              </w:r>
              <w:r w:rsidRPr="00C73EE0">
                <w:rPr>
                  <w:color w:val="auto"/>
                  <w:sz w:val="20"/>
                </w:rPr>
                <w:t>Project Area,</w:t>
              </w:r>
              <w:r>
                <w:rPr>
                  <w:color w:val="auto"/>
                  <w:sz w:val="20"/>
                </w:rPr>
                <w:t xml:space="preserve"> </w:t>
              </w:r>
              <w:r w:rsidRPr="00C73EE0">
                <w:rPr>
                  <w:color w:val="auto"/>
                  <w:sz w:val="20"/>
                </w:rPr>
                <w:t>Boundary and</w:t>
              </w:r>
              <w:r>
                <w:rPr>
                  <w:color w:val="auto"/>
                  <w:sz w:val="20"/>
                </w:rPr>
                <w:t xml:space="preserve"> </w:t>
              </w:r>
              <w:r w:rsidRPr="00C73EE0">
                <w:rPr>
                  <w:color w:val="auto"/>
                  <w:sz w:val="20"/>
                </w:rPr>
                <w:t>scale</w:t>
              </w:r>
            </w:ins>
          </w:p>
        </w:tc>
        <w:tc>
          <w:tcPr>
            <w:tcW w:w="3780" w:type="dxa"/>
          </w:tcPr>
          <w:p w14:paraId="4B5CFF4C" w14:textId="77777777" w:rsidR="00DF46E4" w:rsidRPr="00C73EE0" w:rsidRDefault="00DF46E4" w:rsidP="00DF46E4">
            <w:pPr>
              <w:jc w:val="both"/>
              <w:rPr>
                <w:ins w:id="208" w:author="Stephy" w:date="2022-04-16T17:06:00Z"/>
                <w:color w:val="auto"/>
                <w:sz w:val="20"/>
              </w:rPr>
            </w:pPr>
            <w:ins w:id="209" w:author="Stephy" w:date="2022-04-16T17:06:00Z">
              <w:r w:rsidRPr="00C73EE0">
                <w:rPr>
                  <w:color w:val="auto"/>
                  <w:sz w:val="20"/>
                </w:rPr>
                <w:t>Project Area and Boundary shall</w:t>
              </w:r>
              <w:r>
                <w:rPr>
                  <w:color w:val="auto"/>
                  <w:sz w:val="20"/>
                </w:rPr>
                <w:t xml:space="preserve"> </w:t>
              </w:r>
              <w:r w:rsidRPr="00C73EE0">
                <w:rPr>
                  <w:color w:val="auto"/>
                  <w:sz w:val="20"/>
                </w:rPr>
                <w:t>be defined in line with the</w:t>
              </w:r>
              <w:r>
                <w:rPr>
                  <w:color w:val="auto"/>
                  <w:sz w:val="20"/>
                </w:rPr>
                <w:t xml:space="preserve"> </w:t>
              </w:r>
              <w:r w:rsidRPr="00C73EE0">
                <w:rPr>
                  <w:color w:val="auto"/>
                  <w:sz w:val="20"/>
                </w:rPr>
                <w:t>applicable Impact Quantification</w:t>
              </w:r>
              <w:r>
                <w:rPr>
                  <w:color w:val="auto"/>
                  <w:sz w:val="20"/>
                </w:rPr>
                <w:t xml:space="preserve"> Methodologies and Product </w:t>
              </w:r>
              <w:r w:rsidRPr="00C73EE0">
                <w:rPr>
                  <w:color w:val="auto"/>
                  <w:sz w:val="20"/>
                </w:rPr>
                <w:t>Requirements.</w:t>
              </w:r>
            </w:ins>
          </w:p>
        </w:tc>
        <w:tc>
          <w:tcPr>
            <w:tcW w:w="3890" w:type="dxa"/>
          </w:tcPr>
          <w:p w14:paraId="49BAEACA" w14:textId="2FB261D2" w:rsidR="00DF46E4" w:rsidRDefault="00DF46E4" w:rsidP="00DF46E4">
            <w:pPr>
              <w:jc w:val="both"/>
              <w:rPr>
                <w:ins w:id="210" w:author="Stephy" w:date="2022-04-16T17:06:00Z"/>
                <w:color w:val="auto"/>
                <w:sz w:val="20"/>
              </w:rPr>
            </w:pPr>
            <w:ins w:id="211" w:author="Stephy" w:date="2022-04-16T17:06:00Z">
              <w:r w:rsidRPr="0071192F">
                <w:rPr>
                  <w:color w:val="auto"/>
                  <w:sz w:val="20"/>
                </w:rPr>
                <w:t xml:space="preserve">The boundary for the </w:t>
              </w:r>
              <w:r>
                <w:rPr>
                  <w:color w:val="auto"/>
                  <w:sz w:val="20"/>
                </w:rPr>
                <w:t xml:space="preserve">project activity in terms </w:t>
              </w:r>
              <w:r w:rsidRPr="0071192F">
                <w:rPr>
                  <w:color w:val="auto"/>
                  <w:sz w:val="20"/>
                </w:rPr>
                <w:t>of a geographical area is defined</w:t>
              </w:r>
              <w:r>
                <w:rPr>
                  <w:color w:val="auto"/>
                  <w:sz w:val="20"/>
                </w:rPr>
                <w:t xml:space="preserve"> </w:t>
              </w:r>
              <w:r w:rsidRPr="0071192F">
                <w:rPr>
                  <w:color w:val="auto"/>
                  <w:sz w:val="20"/>
                </w:rPr>
                <w:t>as the territorial boundary of the</w:t>
              </w:r>
              <w:r>
                <w:rPr>
                  <w:color w:val="auto"/>
                  <w:sz w:val="20"/>
                </w:rPr>
                <w:t xml:space="preserve"> state</w:t>
              </w:r>
            </w:ins>
            <w:ins w:id="212" w:author="Stephy" w:date="2022-04-16T17:07:00Z">
              <w:r w:rsidR="007A2C94">
                <w:rPr>
                  <w:color w:val="auto"/>
                  <w:sz w:val="20"/>
                </w:rPr>
                <w:t>s</w:t>
              </w:r>
            </w:ins>
            <w:ins w:id="213" w:author="Stephy" w:date="2022-04-16T17:06:00Z">
              <w:r>
                <w:rPr>
                  <w:color w:val="auto"/>
                  <w:sz w:val="20"/>
                </w:rPr>
                <w:t xml:space="preserve"> of </w:t>
              </w:r>
            </w:ins>
            <w:ins w:id="214" w:author="Stephy" w:date="2022-04-16T17:07:00Z">
              <w:r w:rsidR="007A2C94" w:rsidRPr="007A2C94">
                <w:rPr>
                  <w:color w:val="auto"/>
                  <w:sz w:val="20"/>
                </w:rPr>
                <w:t>Chhattisgarh and Bihar</w:t>
              </w:r>
            </w:ins>
            <w:ins w:id="215" w:author="Stephy" w:date="2022-04-16T17:06:00Z">
              <w:r>
                <w:rPr>
                  <w:color w:val="auto"/>
                  <w:sz w:val="20"/>
                </w:rPr>
                <w:t>, India</w:t>
              </w:r>
              <w:r w:rsidRPr="0071192F">
                <w:rPr>
                  <w:color w:val="auto"/>
                  <w:sz w:val="20"/>
                </w:rPr>
                <w:t>.</w:t>
              </w:r>
            </w:ins>
          </w:p>
          <w:p w14:paraId="22CE1B9B" w14:textId="77777777" w:rsidR="00DF46E4" w:rsidRDefault="00DF46E4" w:rsidP="00DF46E4">
            <w:pPr>
              <w:jc w:val="both"/>
              <w:rPr>
                <w:ins w:id="216" w:author="Stephy" w:date="2022-04-16T17:06:00Z"/>
                <w:color w:val="auto"/>
                <w:sz w:val="20"/>
              </w:rPr>
            </w:pPr>
          </w:p>
          <w:p w14:paraId="5805C314" w14:textId="12E25284" w:rsidR="00DF46E4" w:rsidRDefault="00DF46E4" w:rsidP="00DF46E4">
            <w:pPr>
              <w:jc w:val="both"/>
              <w:rPr>
                <w:ins w:id="217" w:author="Stephy" w:date="2022-04-16T17:06:00Z"/>
                <w:color w:val="auto"/>
                <w:sz w:val="20"/>
              </w:rPr>
            </w:pPr>
            <w:ins w:id="218" w:author="Stephy" w:date="2022-04-16T17:06:00Z">
              <w:r w:rsidRPr="00A93EFA">
                <w:rPr>
                  <w:color w:val="auto"/>
                  <w:sz w:val="20"/>
                </w:rPr>
                <w:t>The project falls under waste handling and disposal with emission reductions 3</w:t>
              </w:r>
            </w:ins>
            <w:ins w:id="219" w:author="Stephy" w:date="2022-04-16T17:07:00Z">
              <w:r w:rsidR="007A2C94">
                <w:rPr>
                  <w:color w:val="auto"/>
                  <w:sz w:val="20"/>
                </w:rPr>
                <w:t>6</w:t>
              </w:r>
            </w:ins>
            <w:ins w:id="220" w:author="Stephy" w:date="2022-04-16T17:06:00Z">
              <w:r w:rsidRPr="00A93EFA">
                <w:rPr>
                  <w:color w:val="auto"/>
                  <w:sz w:val="20"/>
                </w:rPr>
                <w:t>,00</w:t>
              </w:r>
            </w:ins>
            <w:ins w:id="221" w:author="Stephy" w:date="2022-04-16T17:07:00Z">
              <w:r w:rsidR="007A2C94">
                <w:rPr>
                  <w:color w:val="auto"/>
                  <w:sz w:val="20"/>
                </w:rPr>
                <w:t>2</w:t>
              </w:r>
            </w:ins>
            <w:ins w:id="222" w:author="Stephy" w:date="2022-04-16T17:06:00Z">
              <w:r w:rsidRPr="00A93EFA">
                <w:rPr>
                  <w:color w:val="auto"/>
                  <w:sz w:val="20"/>
                </w:rPr>
                <w:t xml:space="preserve"> tCO</w:t>
              </w:r>
              <w:r w:rsidRPr="00A93EFA">
                <w:rPr>
                  <w:color w:val="auto"/>
                  <w:sz w:val="20"/>
                  <w:vertAlign w:val="subscript"/>
                </w:rPr>
                <w:t>2</w:t>
              </w:r>
              <w:r w:rsidRPr="00A93EFA">
                <w:rPr>
                  <w:color w:val="auto"/>
                  <w:sz w:val="20"/>
                </w:rPr>
                <w:t xml:space="preserve"> with installed energy output of </w:t>
              </w:r>
            </w:ins>
            <w:ins w:id="223" w:author="Stephy" w:date="2022-04-16T17:07:00Z">
              <w:r w:rsidR="007A2C94">
                <w:rPr>
                  <w:color w:val="auto"/>
                  <w:sz w:val="20"/>
                </w:rPr>
                <w:t>20</w:t>
              </w:r>
            </w:ins>
            <w:ins w:id="224" w:author="Stephy" w:date="2022-04-16T17:06:00Z">
              <w:r>
                <w:rPr>
                  <w:color w:val="auto"/>
                  <w:sz w:val="20"/>
                </w:rPr>
                <w:t>.</w:t>
              </w:r>
            </w:ins>
            <w:ins w:id="225" w:author="Stephy" w:date="2022-04-16T17:07:00Z">
              <w:r w:rsidR="007A2C94">
                <w:rPr>
                  <w:color w:val="auto"/>
                  <w:sz w:val="20"/>
                </w:rPr>
                <w:t>80</w:t>
              </w:r>
            </w:ins>
            <w:ins w:id="226" w:author="Stephy" w:date="2022-04-16T17:06:00Z">
              <w:r w:rsidRPr="00A93EFA">
                <w:rPr>
                  <w:color w:val="auto"/>
                  <w:sz w:val="20"/>
                </w:rPr>
                <w:t xml:space="preserve"> MWth (Below the threshold of 45 MWth). Hence, the project falls under small scale projects.</w:t>
              </w:r>
            </w:ins>
          </w:p>
          <w:p w14:paraId="7019B1D3" w14:textId="77777777" w:rsidR="00DF46E4" w:rsidRPr="0071192F" w:rsidRDefault="00DF46E4" w:rsidP="00DF46E4">
            <w:pPr>
              <w:jc w:val="both"/>
              <w:rPr>
                <w:ins w:id="227" w:author="Stephy" w:date="2022-04-16T17:06:00Z"/>
                <w:color w:val="auto"/>
                <w:sz w:val="20"/>
              </w:rPr>
            </w:pPr>
          </w:p>
          <w:p w14:paraId="24C7EA82" w14:textId="77777777" w:rsidR="00DF46E4" w:rsidRPr="0071192F" w:rsidRDefault="00DF46E4" w:rsidP="00DF46E4">
            <w:pPr>
              <w:jc w:val="both"/>
              <w:rPr>
                <w:ins w:id="228" w:author="Stephy" w:date="2022-04-16T17:06:00Z"/>
                <w:color w:val="auto"/>
                <w:sz w:val="20"/>
              </w:rPr>
            </w:pPr>
            <w:ins w:id="229" w:author="Stephy" w:date="2022-04-16T17:06:00Z">
              <w:r w:rsidRPr="0071192F">
                <w:rPr>
                  <w:color w:val="auto"/>
                  <w:sz w:val="20"/>
                </w:rPr>
                <w:t xml:space="preserve">To avoid inclusion of any </w:t>
              </w:r>
              <w:r>
                <w:rPr>
                  <w:color w:val="auto"/>
                  <w:sz w:val="20"/>
                </w:rPr>
                <w:t xml:space="preserve">bio-digester </w:t>
              </w:r>
              <w:r w:rsidRPr="0071192F">
                <w:rPr>
                  <w:color w:val="auto"/>
                  <w:sz w:val="20"/>
                </w:rPr>
                <w:t>which is a part of another</w:t>
              </w:r>
            </w:ins>
          </w:p>
          <w:p w14:paraId="247C44A3" w14:textId="3EB34902" w:rsidR="00DF46E4" w:rsidRPr="0071192F" w:rsidRDefault="00DF46E4" w:rsidP="00DF46E4">
            <w:pPr>
              <w:jc w:val="both"/>
              <w:rPr>
                <w:ins w:id="230" w:author="Stephy" w:date="2022-04-16T17:06:00Z"/>
                <w:color w:val="auto"/>
                <w:sz w:val="20"/>
              </w:rPr>
            </w:pPr>
            <w:ins w:id="231" w:author="Stephy" w:date="2022-04-16T17:06:00Z">
              <w:r w:rsidRPr="0071192F">
                <w:rPr>
                  <w:color w:val="auto"/>
                  <w:sz w:val="20"/>
                </w:rPr>
                <w:t>registered carbon project/</w:t>
              </w:r>
              <w:r>
                <w:rPr>
                  <w:color w:val="auto"/>
                  <w:sz w:val="20"/>
                </w:rPr>
                <w:t xml:space="preserve"> </w:t>
              </w:r>
              <w:r w:rsidRPr="0071192F">
                <w:rPr>
                  <w:color w:val="auto"/>
                  <w:sz w:val="20"/>
                </w:rPr>
                <w:t xml:space="preserve">programme, all </w:t>
              </w:r>
              <w:r>
                <w:rPr>
                  <w:color w:val="auto"/>
                  <w:sz w:val="20"/>
                </w:rPr>
                <w:t xml:space="preserve">the </w:t>
              </w:r>
            </w:ins>
            <w:ins w:id="232" w:author="Stephy" w:date="2022-04-16T17:07:00Z">
              <w:r w:rsidR="007A2C94">
                <w:rPr>
                  <w:color w:val="auto"/>
                  <w:sz w:val="20"/>
                </w:rPr>
                <w:t>9237</w:t>
              </w:r>
            </w:ins>
            <w:ins w:id="233" w:author="Stephy" w:date="2022-04-16T17:06:00Z">
              <w:r>
                <w:rPr>
                  <w:color w:val="auto"/>
                  <w:sz w:val="20"/>
                </w:rPr>
                <w:t xml:space="preserve"> bio-digesters</w:t>
              </w:r>
              <w:r w:rsidRPr="0071192F">
                <w:rPr>
                  <w:color w:val="auto"/>
                  <w:sz w:val="20"/>
                </w:rPr>
                <w:t xml:space="preserve"> under this </w:t>
              </w:r>
              <w:r>
                <w:rPr>
                  <w:color w:val="auto"/>
                  <w:sz w:val="20"/>
                </w:rPr>
                <w:t>project activity</w:t>
              </w:r>
            </w:ins>
          </w:p>
          <w:p w14:paraId="4E61D8A9" w14:textId="77777777" w:rsidR="00DF46E4" w:rsidRPr="00C73EE0" w:rsidRDefault="00DF46E4" w:rsidP="00DF46E4">
            <w:pPr>
              <w:jc w:val="both"/>
              <w:rPr>
                <w:ins w:id="234" w:author="Stephy" w:date="2022-04-16T17:06:00Z"/>
                <w:color w:val="auto"/>
                <w:sz w:val="20"/>
              </w:rPr>
            </w:pPr>
            <w:ins w:id="235" w:author="Stephy" w:date="2022-04-16T17:06:00Z">
              <w:r w:rsidRPr="0071192F">
                <w:rPr>
                  <w:color w:val="auto"/>
                  <w:sz w:val="20"/>
                </w:rPr>
                <w:t>have a unique ID number to</w:t>
              </w:r>
              <w:r>
                <w:rPr>
                  <w:color w:val="auto"/>
                  <w:sz w:val="20"/>
                </w:rPr>
                <w:t xml:space="preserve"> </w:t>
              </w:r>
              <w:r w:rsidRPr="0071192F">
                <w:rPr>
                  <w:color w:val="auto"/>
                  <w:sz w:val="20"/>
                </w:rPr>
                <w:t xml:space="preserve">uniquely identify the </w:t>
              </w:r>
              <w:r>
                <w:rPr>
                  <w:color w:val="auto"/>
                  <w:sz w:val="20"/>
                </w:rPr>
                <w:t>bio-digesters</w:t>
              </w:r>
              <w:r w:rsidRPr="0071192F">
                <w:rPr>
                  <w:color w:val="auto"/>
                  <w:sz w:val="20"/>
                </w:rPr>
                <w:t xml:space="preserve"> avoiding</w:t>
              </w:r>
              <w:r>
                <w:rPr>
                  <w:color w:val="auto"/>
                  <w:sz w:val="20"/>
                </w:rPr>
                <w:t xml:space="preserve"> </w:t>
              </w:r>
              <w:r w:rsidRPr="0071192F">
                <w:rPr>
                  <w:color w:val="auto"/>
                  <w:sz w:val="20"/>
                </w:rPr>
                <w:t>any double counting and trace its</w:t>
              </w:r>
              <w:r>
                <w:rPr>
                  <w:color w:val="auto"/>
                  <w:sz w:val="20"/>
                </w:rPr>
                <w:t xml:space="preserve"> </w:t>
              </w:r>
              <w:r w:rsidRPr="0071192F">
                <w:rPr>
                  <w:color w:val="auto"/>
                  <w:sz w:val="20"/>
                </w:rPr>
                <w:t>user, later during monitoring and</w:t>
              </w:r>
              <w:r>
                <w:rPr>
                  <w:color w:val="auto"/>
                  <w:sz w:val="20"/>
                </w:rPr>
                <w:t xml:space="preserve"> </w:t>
              </w:r>
              <w:r w:rsidRPr="0071192F">
                <w:rPr>
                  <w:color w:val="auto"/>
                  <w:sz w:val="20"/>
                </w:rPr>
                <w:t>verification.</w:t>
              </w:r>
            </w:ins>
          </w:p>
        </w:tc>
      </w:tr>
      <w:tr w:rsidR="00DF46E4" w14:paraId="4D60F7C2" w14:textId="77777777" w:rsidTr="00DF46E4">
        <w:trPr>
          <w:ins w:id="236" w:author="Stephy" w:date="2022-04-16T17:06:00Z"/>
        </w:trPr>
        <w:tc>
          <w:tcPr>
            <w:tcW w:w="2178" w:type="dxa"/>
          </w:tcPr>
          <w:p w14:paraId="144E250E" w14:textId="77777777" w:rsidR="00DF46E4" w:rsidRPr="00C73EE0" w:rsidRDefault="00DF46E4" w:rsidP="00DF46E4">
            <w:pPr>
              <w:jc w:val="both"/>
              <w:rPr>
                <w:ins w:id="237" w:author="Stephy" w:date="2022-04-16T17:06:00Z"/>
                <w:color w:val="auto"/>
                <w:sz w:val="20"/>
              </w:rPr>
            </w:pPr>
            <w:ins w:id="238" w:author="Stephy" w:date="2022-04-16T17:06:00Z">
              <w:r w:rsidRPr="00C73EE0">
                <w:rPr>
                  <w:color w:val="auto"/>
                  <w:sz w:val="20"/>
                </w:rPr>
                <w:lastRenderedPageBreak/>
                <w:t>4. GENERAL</w:t>
              </w:r>
              <w:r>
                <w:rPr>
                  <w:color w:val="auto"/>
                  <w:sz w:val="20"/>
                </w:rPr>
                <w:t xml:space="preserve"> ELIGIBILITY CRITERIA – </w:t>
              </w:r>
              <w:r w:rsidRPr="00C73EE0">
                <w:rPr>
                  <w:color w:val="auto"/>
                  <w:sz w:val="20"/>
                </w:rPr>
                <w:t>Legal</w:t>
              </w:r>
            </w:ins>
          </w:p>
          <w:p w14:paraId="14F045CF" w14:textId="77777777" w:rsidR="00DF46E4" w:rsidRPr="00C73EE0" w:rsidRDefault="00DF46E4" w:rsidP="00DF46E4">
            <w:pPr>
              <w:jc w:val="both"/>
              <w:rPr>
                <w:ins w:id="239" w:author="Stephy" w:date="2022-04-16T17:06:00Z"/>
                <w:color w:val="auto"/>
                <w:sz w:val="20"/>
              </w:rPr>
            </w:pPr>
            <w:ins w:id="240" w:author="Stephy" w:date="2022-04-16T17:06:00Z">
              <w:r w:rsidRPr="00C73EE0">
                <w:rPr>
                  <w:color w:val="auto"/>
                  <w:sz w:val="20"/>
                </w:rPr>
                <w:t>Ownership</w:t>
              </w:r>
            </w:ins>
          </w:p>
        </w:tc>
        <w:tc>
          <w:tcPr>
            <w:tcW w:w="3780" w:type="dxa"/>
          </w:tcPr>
          <w:p w14:paraId="60B2C0C2" w14:textId="77777777" w:rsidR="00DF46E4" w:rsidRPr="00C73EE0" w:rsidRDefault="00DF46E4" w:rsidP="00DF46E4">
            <w:pPr>
              <w:jc w:val="both"/>
              <w:rPr>
                <w:ins w:id="241" w:author="Stephy" w:date="2022-04-16T17:06:00Z"/>
                <w:color w:val="auto"/>
                <w:sz w:val="20"/>
              </w:rPr>
            </w:pPr>
            <w:ins w:id="242" w:author="Stephy" w:date="2022-04-16T17:06:00Z">
              <w:r w:rsidRPr="00C73EE0">
                <w:rPr>
                  <w:color w:val="auto"/>
                  <w:sz w:val="20"/>
                </w:rPr>
                <w:t>(a) Projects involving the</w:t>
              </w:r>
              <w:r>
                <w:rPr>
                  <w:color w:val="auto"/>
                  <w:sz w:val="20"/>
                </w:rPr>
                <w:t xml:space="preserve"> distribution of a large number </w:t>
              </w:r>
              <w:r w:rsidRPr="00C73EE0">
                <w:rPr>
                  <w:color w:val="auto"/>
                  <w:sz w:val="20"/>
                </w:rPr>
                <w:t>of devices for services such as</w:t>
              </w:r>
              <w:r>
                <w:rPr>
                  <w:color w:val="auto"/>
                  <w:sz w:val="20"/>
                </w:rPr>
                <w:t xml:space="preserve"> heating, cooking, lighting, electricity generation, water treatment technology such as </w:t>
              </w:r>
              <w:r w:rsidRPr="00C73EE0">
                <w:rPr>
                  <w:color w:val="auto"/>
                  <w:sz w:val="20"/>
                </w:rPr>
                <w:t>wat</w:t>
              </w:r>
              <w:r>
                <w:rPr>
                  <w:color w:val="auto"/>
                  <w:sz w:val="20"/>
                </w:rPr>
                <w:t xml:space="preserve">er filter, etc. shall provide a clear description of the </w:t>
              </w:r>
              <w:r w:rsidRPr="00C73EE0">
                <w:rPr>
                  <w:color w:val="auto"/>
                  <w:sz w:val="20"/>
                </w:rPr>
                <w:t>ownership of the Products that</w:t>
              </w:r>
              <w:r>
                <w:rPr>
                  <w:color w:val="auto"/>
                  <w:sz w:val="20"/>
                </w:rPr>
                <w:t xml:space="preserve"> </w:t>
              </w:r>
              <w:r w:rsidRPr="00C73EE0">
                <w:rPr>
                  <w:color w:val="auto"/>
                  <w:sz w:val="20"/>
                </w:rPr>
                <w:t>are generated under Gold</w:t>
              </w:r>
              <w:r>
                <w:rPr>
                  <w:color w:val="auto"/>
                  <w:sz w:val="20"/>
                </w:rPr>
                <w:t xml:space="preserve"> </w:t>
              </w:r>
              <w:r w:rsidRPr="00C73EE0">
                <w:rPr>
                  <w:color w:val="auto"/>
                  <w:sz w:val="20"/>
                </w:rPr>
                <w:t>Standard Certification all along</w:t>
              </w:r>
              <w:r>
                <w:rPr>
                  <w:color w:val="auto"/>
                  <w:sz w:val="20"/>
                </w:rPr>
                <w:t xml:space="preserve"> </w:t>
              </w:r>
              <w:r w:rsidRPr="00C73EE0">
                <w:rPr>
                  <w:color w:val="auto"/>
                  <w:sz w:val="20"/>
                </w:rPr>
                <w:t>the investment chain. In line</w:t>
              </w:r>
              <w:r>
                <w:rPr>
                  <w:color w:val="auto"/>
                  <w:sz w:val="20"/>
                </w:rPr>
                <w:t xml:space="preserve"> </w:t>
              </w:r>
              <w:r w:rsidRPr="00C73EE0">
                <w:rPr>
                  <w:color w:val="auto"/>
                  <w:sz w:val="20"/>
                </w:rPr>
                <w:t>with the FPIC requirement, the</w:t>
              </w:r>
            </w:ins>
          </w:p>
          <w:p w14:paraId="4499B2E9" w14:textId="77777777" w:rsidR="00DF46E4" w:rsidRPr="00C73EE0" w:rsidRDefault="00DF46E4" w:rsidP="00DF46E4">
            <w:pPr>
              <w:jc w:val="both"/>
              <w:rPr>
                <w:ins w:id="243" w:author="Stephy" w:date="2022-04-16T17:06:00Z"/>
                <w:color w:val="auto"/>
                <w:sz w:val="20"/>
              </w:rPr>
            </w:pPr>
            <w:ins w:id="244" w:author="Stephy" w:date="2022-04-16T17:06:00Z">
              <w:r w:rsidRPr="00C73EE0">
                <w:rPr>
                  <w:color w:val="auto"/>
                  <w:sz w:val="20"/>
                </w:rPr>
                <w:t>proofs that end-users are</w:t>
              </w:r>
              <w:r>
                <w:rPr>
                  <w:color w:val="auto"/>
                  <w:sz w:val="20"/>
                </w:rPr>
                <w:t xml:space="preserve"> </w:t>
              </w:r>
              <w:r w:rsidRPr="00C73EE0">
                <w:rPr>
                  <w:color w:val="auto"/>
                  <w:sz w:val="20"/>
                </w:rPr>
                <w:t>aware of and willing to give up</w:t>
              </w:r>
              <w:r>
                <w:rPr>
                  <w:color w:val="auto"/>
                  <w:sz w:val="20"/>
                </w:rPr>
                <w:t xml:space="preserve"> </w:t>
              </w:r>
              <w:r w:rsidRPr="00C73EE0">
                <w:rPr>
                  <w:color w:val="auto"/>
                  <w:sz w:val="20"/>
                </w:rPr>
                <w:t>their rights on Products shall be</w:t>
              </w:r>
              <w:r>
                <w:rPr>
                  <w:color w:val="auto"/>
                  <w:sz w:val="20"/>
                </w:rPr>
                <w:t xml:space="preserve"> </w:t>
              </w:r>
              <w:r w:rsidRPr="00C73EE0">
                <w:rPr>
                  <w:color w:val="auto"/>
                  <w:sz w:val="20"/>
                </w:rPr>
                <w:t>provided.</w:t>
              </w:r>
            </w:ins>
          </w:p>
          <w:p w14:paraId="577165B7" w14:textId="77777777" w:rsidR="00DF46E4" w:rsidRPr="00C73EE0" w:rsidRDefault="00DF46E4" w:rsidP="00DF46E4">
            <w:pPr>
              <w:jc w:val="both"/>
              <w:rPr>
                <w:ins w:id="245" w:author="Stephy" w:date="2022-04-16T17:06:00Z"/>
                <w:color w:val="auto"/>
                <w:sz w:val="20"/>
              </w:rPr>
            </w:pPr>
            <w:ins w:id="246" w:author="Stephy" w:date="2022-04-16T17:06:00Z">
              <w:r w:rsidRPr="00C73EE0">
                <w:rPr>
                  <w:color w:val="auto"/>
                  <w:sz w:val="20"/>
                </w:rPr>
                <w:t>(b) The transfer of Product</w:t>
              </w:r>
              <w:r>
                <w:rPr>
                  <w:color w:val="auto"/>
                  <w:sz w:val="20"/>
                </w:rPr>
                <w:t xml:space="preserve"> ownership shall be discussed during local stakeholder </w:t>
              </w:r>
              <w:r w:rsidRPr="00C73EE0">
                <w:rPr>
                  <w:color w:val="auto"/>
                  <w:sz w:val="20"/>
                </w:rPr>
                <w:t>consultations for projects.</w:t>
              </w:r>
            </w:ins>
          </w:p>
        </w:tc>
        <w:tc>
          <w:tcPr>
            <w:tcW w:w="3890" w:type="dxa"/>
          </w:tcPr>
          <w:p w14:paraId="34580BDA" w14:textId="211B3C1A" w:rsidR="00DF46E4" w:rsidRPr="00C73EE0" w:rsidRDefault="00DF46E4" w:rsidP="00DF46E4">
            <w:pPr>
              <w:jc w:val="both"/>
              <w:rPr>
                <w:ins w:id="247" w:author="Stephy" w:date="2022-04-16T17:06:00Z"/>
                <w:color w:val="auto"/>
                <w:sz w:val="20"/>
              </w:rPr>
            </w:pPr>
            <w:ins w:id="248" w:author="Stephy" w:date="2022-04-16T17:06:00Z">
              <w:r w:rsidRPr="00C73EE0">
                <w:rPr>
                  <w:color w:val="auto"/>
                  <w:sz w:val="20"/>
                </w:rPr>
                <w:t xml:space="preserve">The project activity includes installation of household biogas plants in the rural areas of </w:t>
              </w:r>
            </w:ins>
            <w:ins w:id="249" w:author="Stephy" w:date="2022-04-16T17:08:00Z">
              <w:r w:rsidR="007A2C94" w:rsidRPr="007A2C94">
                <w:rPr>
                  <w:color w:val="auto"/>
                  <w:sz w:val="20"/>
                </w:rPr>
                <w:t>Chhattisgarh and Bihar</w:t>
              </w:r>
            </w:ins>
            <w:ins w:id="250" w:author="Stephy" w:date="2022-04-16T17:06:00Z">
              <w:r w:rsidRPr="00C73EE0">
                <w:rPr>
                  <w:color w:val="auto"/>
                  <w:sz w:val="20"/>
                </w:rPr>
                <w:t xml:space="preserve">. The </w:t>
              </w:r>
            </w:ins>
            <w:ins w:id="251" w:author="Stephy" w:date="2022-04-16T17:07:00Z">
              <w:r w:rsidR="007A2C94" w:rsidRPr="00C73EE0">
                <w:rPr>
                  <w:color w:val="auto"/>
                  <w:sz w:val="20"/>
                </w:rPr>
                <w:t>owners of</w:t>
              </w:r>
            </w:ins>
            <w:ins w:id="252" w:author="Stephy" w:date="2022-04-16T17:06:00Z">
              <w:r w:rsidRPr="00C73EE0">
                <w:rPr>
                  <w:color w:val="auto"/>
                  <w:sz w:val="20"/>
                </w:rPr>
                <w:t xml:space="preserve"> the </w:t>
              </w:r>
            </w:ins>
            <w:ins w:id="253" w:author="Stephy" w:date="2022-04-16T17:07:00Z">
              <w:r w:rsidR="007A2C94">
                <w:rPr>
                  <w:color w:val="auto"/>
                  <w:sz w:val="20"/>
                </w:rPr>
                <w:t>bio-</w:t>
              </w:r>
              <w:r w:rsidR="007A2C94" w:rsidRPr="00C73EE0">
                <w:rPr>
                  <w:color w:val="auto"/>
                  <w:sz w:val="20"/>
                </w:rPr>
                <w:t>digester</w:t>
              </w:r>
            </w:ins>
            <w:ins w:id="254" w:author="Stephy" w:date="2022-04-16T17:06:00Z">
              <w:r w:rsidRPr="00C73EE0">
                <w:rPr>
                  <w:color w:val="auto"/>
                  <w:sz w:val="20"/>
                </w:rPr>
                <w:t xml:space="preserve"> have transferred their all legal rights, interests, credits, entitlements, benefits or allowances arising from or in connection with any greenhouse gas emissions reductions arising from the operation of the digester (Emission Reduction)in the lieu of free operation and maintenance of the plant to </w:t>
              </w:r>
            </w:ins>
            <w:ins w:id="255" w:author="Stephy" w:date="2022-04-16T17:08:00Z">
              <w:r w:rsidR="007A2C94">
                <w:rPr>
                  <w:color w:val="auto"/>
                  <w:sz w:val="20"/>
                </w:rPr>
                <w:t>Samagra Vikas Mission</w:t>
              </w:r>
            </w:ins>
            <w:ins w:id="256" w:author="Stephy" w:date="2022-04-16T17:06:00Z">
              <w:r w:rsidRPr="00C73EE0">
                <w:rPr>
                  <w:color w:val="auto"/>
                  <w:sz w:val="20"/>
                </w:rPr>
                <w:t xml:space="preserve">. Same is mentioned in the Commissioning certificates co-signed by the respective plant owners. Also, </w:t>
              </w:r>
            </w:ins>
            <w:ins w:id="257" w:author="Stephy" w:date="2022-04-16T17:08:00Z">
              <w:r w:rsidR="007A2C94">
                <w:rPr>
                  <w:color w:val="auto"/>
                  <w:sz w:val="20"/>
                </w:rPr>
                <w:t xml:space="preserve">Samagra </w:t>
              </w:r>
            </w:ins>
            <w:ins w:id="258" w:author="Stephy" w:date="2022-04-16T17:09:00Z">
              <w:r w:rsidR="007A2C94">
                <w:rPr>
                  <w:color w:val="auto"/>
                  <w:sz w:val="20"/>
                </w:rPr>
                <w:t>Vikas Mission</w:t>
              </w:r>
            </w:ins>
            <w:ins w:id="259" w:author="Stephy" w:date="2022-04-16T17:06:00Z">
              <w:r w:rsidRPr="00C73EE0">
                <w:rPr>
                  <w:color w:val="auto"/>
                  <w:sz w:val="20"/>
                </w:rPr>
                <w:t xml:space="preserve"> has signed agreement with Greneity Infocom Service Pvt Ltd to take all necessary action required for registering the project under suitable Voluntary Standard along with complete assistance during operation and maintenance of the biogas plants included in the project activity.</w:t>
              </w:r>
            </w:ins>
          </w:p>
          <w:p w14:paraId="30CB7307" w14:textId="77777777" w:rsidR="00DF46E4" w:rsidRPr="00C73EE0" w:rsidRDefault="00DF46E4" w:rsidP="00DF46E4">
            <w:pPr>
              <w:jc w:val="both"/>
              <w:rPr>
                <w:ins w:id="260" w:author="Stephy" w:date="2022-04-16T17:06:00Z"/>
                <w:color w:val="auto"/>
                <w:sz w:val="20"/>
              </w:rPr>
            </w:pPr>
          </w:p>
          <w:p w14:paraId="08089C4D" w14:textId="77777777" w:rsidR="00DF46E4" w:rsidRPr="0071192F" w:rsidRDefault="00DF46E4" w:rsidP="00DF46E4">
            <w:pPr>
              <w:jc w:val="both"/>
              <w:rPr>
                <w:ins w:id="261" w:author="Stephy" w:date="2022-04-16T17:06:00Z"/>
                <w:color w:val="auto"/>
                <w:sz w:val="20"/>
              </w:rPr>
            </w:pPr>
            <w:ins w:id="262" w:author="Stephy" w:date="2022-04-16T17:06:00Z">
              <w:r w:rsidRPr="00C73EE0">
                <w:rPr>
                  <w:color w:val="auto"/>
                  <w:sz w:val="20"/>
                </w:rPr>
                <w:t>Also feedback has been collected during the physical local stakeholder consultation meeting as well as SFR round for the project activity.</w:t>
              </w:r>
            </w:ins>
          </w:p>
        </w:tc>
      </w:tr>
    </w:tbl>
    <w:p w14:paraId="1C0DB9C0" w14:textId="4F0429D6" w:rsidR="00DF46E4" w:rsidRDefault="00DF46E4" w:rsidP="00DF46E4">
      <w:pPr>
        <w:jc w:val="both"/>
        <w:rPr>
          <w:ins w:id="263" w:author="Stephy" w:date="2022-04-25T16:30:00Z"/>
          <w:color w:val="auto"/>
          <w:sz w:val="20"/>
        </w:rPr>
      </w:pPr>
    </w:p>
    <w:p w14:paraId="735B4E3E" w14:textId="3C76DAA7" w:rsidR="00DF46E4" w:rsidRPr="000C17BA" w:rsidRDefault="006F70F4" w:rsidP="008F3920">
      <w:pPr>
        <w:jc w:val="both"/>
        <w:rPr>
          <w:ins w:id="264" w:author="Stephy" w:date="2022-04-16T17:00:00Z"/>
          <w:rFonts w:ascii="Avenir Book" w:hAnsi="Avenir Book"/>
        </w:rPr>
      </w:pPr>
      <w:ins w:id="265" w:author="Stephy" w:date="2022-04-25T16:30:00Z">
        <w:r>
          <w:rPr>
            <w:color w:val="auto"/>
            <w:sz w:val="20"/>
          </w:rPr>
          <w:t xml:space="preserve">PP </w:t>
        </w:r>
        <w:r w:rsidRPr="006F70F4">
          <w:rPr>
            <w:color w:val="auto"/>
            <w:sz w:val="20"/>
          </w:rPr>
          <w:t>confirms that the host country, region, locality or state does not have an emission reduction cap enforced OR have the possibility to trade emissions that include the scope of the proposed project</w:t>
        </w:r>
        <w:r>
          <w:rPr>
            <w:color w:val="auto"/>
            <w:sz w:val="20"/>
          </w:rPr>
          <w:t xml:space="preserve"> activity.</w:t>
        </w:r>
      </w:ins>
    </w:p>
    <w:p w14:paraId="6F942246" w14:textId="5C7BF2E4" w:rsidR="004B4BFB" w:rsidRPr="000C17BA" w:rsidDel="00DF46E4" w:rsidRDefault="004B4BFB" w:rsidP="004B4BFB">
      <w:pPr>
        <w:pStyle w:val="SDMPDDPoASubSection1"/>
        <w:tabs>
          <w:tab w:val="left" w:pos="720"/>
        </w:tabs>
        <w:rPr>
          <w:del w:id="266" w:author="Stephy" w:date="2022-04-16T17:00:00Z"/>
          <w:rFonts w:ascii="Avenir Book" w:hAnsi="Avenir Book"/>
          <w:b w:val="0"/>
          <w:i/>
        </w:rPr>
      </w:pPr>
      <w:del w:id="267" w:author="Stephy" w:date="2022-04-16T17:00:00Z">
        <w:r w:rsidRPr="000C17BA" w:rsidDel="00DF46E4">
          <w:rPr>
            <w:rFonts w:ascii="Avenir Book" w:hAnsi="Avenir Book"/>
            <w:i/>
          </w:rPr>
          <w:delText>Eligible Project Types &amp; Scope</w:delText>
        </w:r>
        <w:r w:rsidRPr="000C17BA" w:rsidDel="00DF46E4">
          <w:rPr>
            <w:rFonts w:ascii="Avenir Book" w:hAnsi="Avenir Book"/>
            <w:b w:val="0"/>
            <w:i/>
          </w:rPr>
          <w:delText>:</w:delText>
        </w:r>
      </w:del>
    </w:p>
    <w:p w14:paraId="20F3DBFB" w14:textId="7073E58F" w:rsidR="004B4BFB" w:rsidRPr="000C17BA" w:rsidDel="00DF46E4" w:rsidRDefault="004B4BFB" w:rsidP="0055588C">
      <w:pPr>
        <w:pStyle w:val="SDMPDDPoASubSection1"/>
        <w:tabs>
          <w:tab w:val="left" w:pos="720"/>
        </w:tabs>
        <w:rPr>
          <w:del w:id="268" w:author="Stephy" w:date="2022-04-16T17:00:00Z"/>
          <w:rFonts w:asciiTheme="minorHAnsi" w:eastAsiaTheme="minorHAnsi" w:hAnsiTheme="minorHAnsi" w:cs="Times New Roman (Body CS)"/>
          <w:b w:val="0"/>
          <w:color w:val="4D4D4C"/>
          <w14:cntxtAlts/>
        </w:rPr>
      </w:pPr>
      <w:del w:id="269" w:author="Stephy" w:date="2022-04-16T17:00:00Z">
        <w:r w:rsidRPr="000C17BA" w:rsidDel="00DF46E4">
          <w:rPr>
            <w:rFonts w:asciiTheme="minorHAnsi" w:eastAsiaTheme="minorHAnsi" w:hAnsiTheme="minorHAnsi" w:cs="Times New Roman (Body CS)"/>
            <w:b w:val="0"/>
            <w:color w:val="4D4D4C"/>
            <w14:cntxtAlts/>
          </w:rPr>
          <w:delText xml:space="preserve">The projects </w:delText>
        </w:r>
        <w:r w:rsidR="00227C74" w:rsidRPr="000C17BA" w:rsidDel="00DF46E4">
          <w:rPr>
            <w:rFonts w:asciiTheme="minorHAnsi" w:eastAsiaTheme="minorHAnsi" w:hAnsiTheme="minorHAnsi" w:cs="Times New Roman (Body CS)"/>
            <w:b w:val="0"/>
            <w:color w:val="4D4D4C"/>
            <w14:cntxtAlts/>
          </w:rPr>
          <w:delText>lead</w:delText>
        </w:r>
        <w:r w:rsidRPr="000C17BA" w:rsidDel="00DF46E4">
          <w:rPr>
            <w:rFonts w:asciiTheme="minorHAnsi" w:eastAsiaTheme="minorHAnsi" w:hAnsiTheme="minorHAnsi" w:cs="Times New Roman (Body CS)"/>
            <w:b w:val="0"/>
            <w:color w:val="4D4D4C"/>
            <w14:cntxtAlts/>
          </w:rPr>
          <w:delText xml:space="preserve"> to climate change mitigation by providing access to resources (biogas) to households. </w:delText>
        </w:r>
      </w:del>
    </w:p>
    <w:p w14:paraId="464AEC19" w14:textId="6CE8E7EC" w:rsidR="004B4BFB" w:rsidRPr="000C17BA" w:rsidDel="00DF46E4" w:rsidRDefault="004B4BFB" w:rsidP="0055588C">
      <w:pPr>
        <w:pStyle w:val="SDMPDDPoASubSection1"/>
        <w:tabs>
          <w:tab w:val="left" w:pos="720"/>
        </w:tabs>
        <w:rPr>
          <w:del w:id="270" w:author="Stephy" w:date="2022-04-16T17:00:00Z"/>
          <w:rFonts w:ascii="Avenir Book" w:hAnsi="Avenir Book"/>
          <w:b w:val="0"/>
        </w:rPr>
      </w:pPr>
      <w:del w:id="271" w:author="Stephy" w:date="2022-04-16T17:00:00Z">
        <w:r w:rsidRPr="000C17BA" w:rsidDel="00DF46E4">
          <w:rPr>
            <w:rFonts w:asciiTheme="minorHAnsi" w:eastAsiaTheme="minorHAnsi" w:hAnsiTheme="minorHAnsi" w:cs="Times New Roman (Body CS)"/>
            <w:b w:val="0"/>
            <w:color w:val="4D4D4C"/>
            <w14:cntxtAlts/>
          </w:rPr>
          <w:delText>Types of project: The project falls under ‘Renewable energy” type: Waste management and handling:  Management of animal waste (cattle dung) to deliver biogas</w:delText>
        </w:r>
        <w:r w:rsidRPr="000C17BA" w:rsidDel="00DF46E4">
          <w:rPr>
            <w:rFonts w:ascii="Avenir Book" w:hAnsi="Avenir Book"/>
            <w:b w:val="0"/>
          </w:rPr>
          <w:delText>.</w:delText>
        </w:r>
      </w:del>
    </w:p>
    <w:p w14:paraId="43505299" w14:textId="74E83450" w:rsidR="004B4BFB" w:rsidRPr="000C17BA" w:rsidDel="00DF46E4" w:rsidRDefault="004B4BFB" w:rsidP="004B4BFB">
      <w:pPr>
        <w:pStyle w:val="SDMPDDPoASubSection1"/>
        <w:tabs>
          <w:tab w:val="left" w:pos="720"/>
        </w:tabs>
        <w:rPr>
          <w:del w:id="272" w:author="Stephy" w:date="2022-04-16T17:00:00Z"/>
          <w:rFonts w:ascii="Avenir Book" w:hAnsi="Avenir Book"/>
          <w:i/>
        </w:rPr>
      </w:pPr>
      <w:del w:id="273" w:author="Stephy" w:date="2022-04-16T17:00:00Z">
        <w:r w:rsidRPr="000C17BA" w:rsidDel="00DF46E4">
          <w:rPr>
            <w:rFonts w:ascii="Avenir Book" w:hAnsi="Avenir Book"/>
            <w:i/>
          </w:rPr>
          <w:delText xml:space="preserve">Project Area, Boundary and Scale: </w:delText>
        </w:r>
      </w:del>
    </w:p>
    <w:p w14:paraId="7B7D9769" w14:textId="2B9374DD" w:rsidR="004B4BFB" w:rsidRPr="000C17BA" w:rsidDel="00DF46E4" w:rsidRDefault="004B4BFB" w:rsidP="0055588C">
      <w:pPr>
        <w:pStyle w:val="SDMPDDPoASubSection1"/>
        <w:tabs>
          <w:tab w:val="left" w:pos="720"/>
        </w:tabs>
        <w:rPr>
          <w:del w:id="274" w:author="Stephy" w:date="2022-04-16T17:00:00Z"/>
          <w:rFonts w:asciiTheme="minorHAnsi" w:eastAsiaTheme="minorHAnsi" w:hAnsiTheme="minorHAnsi" w:cs="Times New Roman (Body CS)"/>
          <w:b w:val="0"/>
          <w:color w:val="4D4D4C"/>
          <w14:cntxtAlts/>
        </w:rPr>
      </w:pPr>
      <w:del w:id="275" w:author="Stephy" w:date="2022-04-16T17:00:00Z">
        <w:r w:rsidRPr="000C17BA" w:rsidDel="00DF46E4">
          <w:rPr>
            <w:rFonts w:asciiTheme="minorHAnsi" w:eastAsiaTheme="minorHAnsi" w:hAnsiTheme="minorHAnsi" w:cs="Times New Roman (Body CS)"/>
            <w:b w:val="0"/>
            <w:color w:val="4D4D4C"/>
            <w14:cntxtAlts/>
          </w:rPr>
          <w:delText xml:space="preserve">Project Area and Boundary is described under section A.4 below. </w:delText>
        </w:r>
      </w:del>
    </w:p>
    <w:p w14:paraId="1C26A390" w14:textId="04C0906C" w:rsidR="004B4BFB" w:rsidRPr="000C17BA" w:rsidDel="00DF46E4" w:rsidRDefault="004B4BFB" w:rsidP="0055588C">
      <w:pPr>
        <w:pStyle w:val="SDMPDDPoASubSection1"/>
        <w:tabs>
          <w:tab w:val="left" w:pos="720"/>
        </w:tabs>
        <w:rPr>
          <w:del w:id="276" w:author="Stephy" w:date="2022-04-16T17:00:00Z"/>
          <w:rFonts w:asciiTheme="minorHAnsi" w:eastAsiaTheme="minorHAnsi" w:hAnsiTheme="minorHAnsi" w:cs="Times New Roman (Body CS)"/>
          <w:b w:val="0"/>
          <w:color w:val="4D4D4C"/>
          <w14:cntxtAlts/>
        </w:rPr>
      </w:pPr>
      <w:del w:id="277" w:author="Stephy" w:date="2022-04-16T17:00:00Z">
        <w:r w:rsidRPr="000C17BA" w:rsidDel="00DF46E4">
          <w:rPr>
            <w:rFonts w:asciiTheme="minorHAnsi" w:eastAsiaTheme="minorHAnsi" w:hAnsiTheme="minorHAnsi" w:cs="Times New Roman (Body CS)"/>
            <w:b w:val="0"/>
            <w:color w:val="4D4D4C"/>
            <w14:cntxtAlts/>
          </w:rPr>
          <w:delText>Scale:</w:delText>
        </w:r>
        <w:r w:rsidR="002D7511" w:rsidRPr="000C17BA" w:rsidDel="00DF46E4">
          <w:rPr>
            <w:rFonts w:asciiTheme="minorHAnsi" w:eastAsiaTheme="minorHAnsi" w:hAnsiTheme="minorHAnsi" w:cs="Times New Roman (Body CS)"/>
            <w:b w:val="0"/>
            <w:color w:val="4D4D4C"/>
            <w14:cntxtAlts/>
          </w:rPr>
          <w:delText xml:space="preserve"> </w:delText>
        </w:r>
        <w:r w:rsidRPr="000C17BA" w:rsidDel="00DF46E4">
          <w:rPr>
            <w:rFonts w:asciiTheme="minorHAnsi" w:eastAsiaTheme="minorHAnsi" w:hAnsiTheme="minorHAnsi" w:cs="Times New Roman (Body CS)"/>
            <w:b w:val="0"/>
            <w:color w:val="4D4D4C"/>
            <w14:cntxtAlts/>
          </w:rPr>
          <w:delText>The project falls unde</w:delText>
        </w:r>
        <w:r w:rsidR="00FD2192" w:rsidRPr="000C17BA" w:rsidDel="00DF46E4">
          <w:rPr>
            <w:rFonts w:asciiTheme="minorHAnsi" w:eastAsiaTheme="minorHAnsi" w:hAnsiTheme="minorHAnsi" w:cs="Times New Roman (Body CS)"/>
            <w:b w:val="0"/>
            <w:color w:val="4D4D4C"/>
            <w14:cntxtAlts/>
          </w:rPr>
          <w:delText>r</w:delText>
        </w:r>
        <w:r w:rsidRPr="000C17BA" w:rsidDel="00DF46E4">
          <w:rPr>
            <w:rFonts w:asciiTheme="minorHAnsi" w:eastAsiaTheme="minorHAnsi" w:hAnsiTheme="minorHAnsi" w:cs="Times New Roman (Body CS)"/>
            <w:b w:val="0"/>
            <w:color w:val="4D4D4C"/>
            <w14:cntxtAlts/>
          </w:rPr>
          <w:delText xml:space="preserve"> waste handling and disposal with emission reductions </w:delText>
        </w:r>
        <w:r w:rsidR="00D36E48" w:rsidRPr="000C17BA" w:rsidDel="00DF46E4">
          <w:rPr>
            <w:rFonts w:asciiTheme="minorHAnsi" w:eastAsiaTheme="minorHAnsi" w:hAnsiTheme="minorHAnsi" w:cs="Times New Roman (Body CS)"/>
            <w:b w:val="0"/>
            <w:color w:val="4D4D4C"/>
            <w14:cntxtAlts/>
          </w:rPr>
          <w:delText xml:space="preserve">  3</w:delText>
        </w:r>
        <w:r w:rsidR="00AB6778" w:rsidRPr="000C17BA" w:rsidDel="00DF46E4">
          <w:rPr>
            <w:rFonts w:asciiTheme="minorHAnsi" w:eastAsiaTheme="minorHAnsi" w:hAnsiTheme="minorHAnsi" w:cs="Times New Roman (Body CS)"/>
            <w:b w:val="0"/>
            <w:color w:val="4D4D4C"/>
            <w14:cntxtAlts/>
          </w:rPr>
          <w:delText xml:space="preserve">6, </w:delText>
        </w:r>
        <w:r w:rsidR="00AD65F1" w:rsidRPr="000C17BA" w:rsidDel="00DF46E4">
          <w:rPr>
            <w:rFonts w:asciiTheme="minorHAnsi" w:eastAsiaTheme="minorHAnsi" w:hAnsiTheme="minorHAnsi" w:cs="Times New Roman (Body CS)"/>
            <w:b w:val="0"/>
            <w:color w:val="4D4D4C"/>
            <w14:cntxtAlts/>
          </w:rPr>
          <w:delText>002 tCO</w:delText>
        </w:r>
        <w:r w:rsidRPr="000C17BA" w:rsidDel="00DF46E4">
          <w:rPr>
            <w:rFonts w:asciiTheme="minorHAnsi" w:eastAsiaTheme="minorHAnsi" w:hAnsiTheme="minorHAnsi" w:cs="Times New Roman (Body CS)"/>
            <w:b w:val="0"/>
            <w:color w:val="4D4D4C"/>
            <w14:cntxtAlts/>
          </w:rPr>
          <w:delText>2</w:delText>
        </w:r>
        <w:r w:rsidR="00EC2BB0" w:rsidRPr="000C17BA" w:rsidDel="00DF46E4">
          <w:rPr>
            <w:rFonts w:asciiTheme="minorHAnsi" w:eastAsiaTheme="minorHAnsi" w:hAnsiTheme="minorHAnsi" w:cs="Times New Roman (Body CS)"/>
            <w:b w:val="0"/>
            <w:color w:val="4D4D4C"/>
            <w14:cntxtAlts/>
          </w:rPr>
          <w:delText xml:space="preserve"> </w:delText>
        </w:r>
        <w:r w:rsidRPr="000C17BA" w:rsidDel="00DF46E4">
          <w:rPr>
            <w:rFonts w:asciiTheme="minorHAnsi" w:eastAsiaTheme="minorHAnsi" w:hAnsiTheme="minorHAnsi" w:cs="Times New Roman (Body CS)"/>
            <w:b w:val="0"/>
            <w:color w:val="4D4D4C"/>
            <w14:cntxtAlts/>
          </w:rPr>
          <w:delText xml:space="preserve">with installed energy output of </w:delText>
        </w:r>
        <w:r w:rsidR="00AB6778" w:rsidRPr="000C17BA" w:rsidDel="00DF46E4">
          <w:rPr>
            <w:rFonts w:asciiTheme="minorHAnsi" w:eastAsiaTheme="minorHAnsi" w:hAnsiTheme="minorHAnsi" w:cs="Times New Roman (Body CS)"/>
            <w:b w:val="0"/>
            <w:color w:val="4D4D4C"/>
            <w14:cntxtAlts/>
          </w:rPr>
          <w:delText xml:space="preserve">20.80 </w:delText>
        </w:r>
        <w:r w:rsidRPr="000C17BA" w:rsidDel="00DF46E4">
          <w:rPr>
            <w:rFonts w:asciiTheme="minorHAnsi" w:eastAsiaTheme="minorHAnsi" w:hAnsiTheme="minorHAnsi" w:cs="Times New Roman (Body CS)"/>
            <w:b w:val="0"/>
            <w:color w:val="4D4D4C"/>
            <w14:cntxtAlts/>
          </w:rPr>
          <w:delText>MW</w:delText>
        </w:r>
        <w:r w:rsidRPr="000C17BA" w:rsidDel="00DF46E4">
          <w:rPr>
            <w:rFonts w:asciiTheme="minorHAnsi" w:eastAsiaTheme="minorHAnsi" w:hAnsiTheme="minorHAnsi" w:cs="Times New Roman (Body CS)"/>
            <w:b w:val="0"/>
            <w:color w:val="4D4D4C"/>
            <w:vertAlign w:val="subscript"/>
            <w14:cntxtAlts/>
          </w:rPr>
          <w:delText xml:space="preserve">thermal </w:delText>
        </w:r>
        <w:r w:rsidRPr="000C17BA" w:rsidDel="00DF46E4">
          <w:rPr>
            <w:rFonts w:asciiTheme="minorHAnsi" w:eastAsiaTheme="minorHAnsi" w:hAnsiTheme="minorHAnsi" w:cs="Times New Roman (Body CS)"/>
            <w:b w:val="0"/>
            <w:color w:val="4D4D4C"/>
            <w14:cntxtAlts/>
          </w:rPr>
          <w:delText>(Below the threshold of 45 MW</w:delText>
        </w:r>
        <w:r w:rsidRPr="000C17BA" w:rsidDel="00DF46E4">
          <w:rPr>
            <w:rFonts w:asciiTheme="minorHAnsi" w:eastAsiaTheme="minorHAnsi" w:hAnsiTheme="minorHAnsi" w:cs="Times New Roman (Body CS)"/>
            <w:b w:val="0"/>
            <w:color w:val="4D4D4C"/>
            <w:vertAlign w:val="subscript"/>
            <w14:cntxtAlts/>
          </w:rPr>
          <w:delText>thermal</w:delText>
        </w:r>
        <w:r w:rsidRPr="000C17BA" w:rsidDel="00DF46E4">
          <w:rPr>
            <w:rFonts w:asciiTheme="minorHAnsi" w:eastAsiaTheme="minorHAnsi" w:hAnsiTheme="minorHAnsi" w:cs="Times New Roman (Body CS)"/>
            <w:b w:val="0"/>
            <w:color w:val="4D4D4C"/>
            <w14:cntxtAlts/>
          </w:rPr>
          <w:delText xml:space="preserve">). Hence, the project falls under small scale projects. </w:delText>
        </w:r>
      </w:del>
    </w:p>
    <w:p w14:paraId="115D8E14" w14:textId="4EFE8B2F" w:rsidR="004B4BFB" w:rsidRPr="000C17BA" w:rsidDel="00DF46E4" w:rsidRDefault="004B4BFB" w:rsidP="0055588C">
      <w:pPr>
        <w:pStyle w:val="SDMPDDPoASubSection1"/>
        <w:tabs>
          <w:tab w:val="left" w:pos="720"/>
        </w:tabs>
        <w:rPr>
          <w:del w:id="278" w:author="Stephy" w:date="2022-04-16T17:00:00Z"/>
          <w:rFonts w:ascii="Avenir Book" w:hAnsi="Avenir Book"/>
          <w:b w:val="0"/>
        </w:rPr>
      </w:pPr>
      <w:del w:id="279" w:author="Stephy" w:date="2022-04-16T17:00:00Z">
        <w:r w:rsidRPr="000C17BA" w:rsidDel="00DF46E4">
          <w:rPr>
            <w:rFonts w:asciiTheme="minorHAnsi" w:eastAsiaTheme="minorHAnsi" w:hAnsiTheme="minorHAnsi" w:cs="Times New Roman (Body CS)"/>
            <w:b w:val="0"/>
            <w:color w:val="4D4D4C"/>
            <w14:cntxtAlts/>
          </w:rPr>
          <w:delText>The project activity as a whole or any project digester is not part of any other registered carbon credit project (such as CDM, VCS etc.) project. This is confirmed through end user agreement and can be cross checked from publicly available sources such as UNFCCC, VCS etc</w:delText>
        </w:r>
        <w:r w:rsidRPr="000C17BA" w:rsidDel="00DF46E4">
          <w:rPr>
            <w:rFonts w:ascii="Avenir Book" w:hAnsi="Avenir Book"/>
            <w:b w:val="0"/>
          </w:rPr>
          <w:delText xml:space="preserve">. </w:delText>
        </w:r>
      </w:del>
    </w:p>
    <w:p w14:paraId="5F57ED7E" w14:textId="4D2042AC" w:rsidR="009823F5" w:rsidRPr="000C17BA" w:rsidRDefault="009823F5" w:rsidP="009823F5"/>
    <w:p w14:paraId="6C4869E3" w14:textId="77777777" w:rsidR="009823F5" w:rsidRPr="000C17BA" w:rsidRDefault="009823F5" w:rsidP="009823F5">
      <w:pPr>
        <w:pStyle w:val="SectionList2nd"/>
      </w:pPr>
      <w:r w:rsidRPr="000C17BA">
        <w:t>Legal ownership of products generated by the project and legal rights to alter use of resources required to service the project</w:t>
      </w:r>
    </w:p>
    <w:p w14:paraId="3CF19762" w14:textId="21AAEFAE" w:rsidR="006D4A43" w:rsidRPr="000C17BA" w:rsidDel="007A2C94" w:rsidRDefault="007A2C94" w:rsidP="0055588C">
      <w:pPr>
        <w:jc w:val="both"/>
        <w:rPr>
          <w:del w:id="280" w:author="Stephy" w:date="2022-04-16T17:09:00Z"/>
          <w:rFonts w:ascii="Avenir Book" w:eastAsia="MS Mincho" w:hAnsi="Avenir Book" w:cs="Times New Roman"/>
          <w:i/>
          <w:color w:val="auto"/>
          <w:szCs w:val="20"/>
          <w:lang w:val="en-GB" w:eastAsia="de-DE"/>
          <w14:cntxtAlts w14:val="0"/>
        </w:rPr>
      </w:pPr>
      <w:ins w:id="281" w:author="Stephy" w:date="2022-04-16T17:09:00Z">
        <w:r w:rsidRPr="007A2C94">
          <w:rPr>
            <w:rFonts w:asciiTheme="minorHAnsi" w:hAnsiTheme="minorHAnsi"/>
            <w:lang w:val="en-GB" w:eastAsia="de-DE"/>
          </w:rPr>
          <w:t>&gt;&gt;</w:t>
        </w:r>
        <w:r>
          <w:rPr>
            <w:rFonts w:asciiTheme="minorHAnsi" w:hAnsiTheme="minorHAnsi"/>
            <w:lang w:val="en-GB" w:eastAsia="de-DE"/>
          </w:rPr>
          <w:t xml:space="preserve"> </w:t>
        </w:r>
        <w:r w:rsidRPr="007A2C94">
          <w:rPr>
            <w:rFonts w:asciiTheme="minorHAnsi" w:hAnsiTheme="minorHAnsi"/>
            <w:lang w:val="en-GB" w:eastAsia="de-DE"/>
          </w:rPr>
          <w:t>The project activity is the household level biogas plants and the owner of the technology is the particular household using biogas plants. The owners of a digester signed an agreement</w:t>
        </w:r>
      </w:ins>
      <w:ins w:id="282" w:author="Stephy" w:date="2022-04-16T17:11:00Z">
        <w:r w:rsidR="00544618">
          <w:rPr>
            <w:rStyle w:val="FootnoteReference"/>
            <w:rFonts w:asciiTheme="minorHAnsi" w:hAnsiTheme="minorHAnsi"/>
            <w:lang w:val="en-GB" w:eastAsia="de-DE"/>
          </w:rPr>
          <w:footnoteReference w:id="1"/>
        </w:r>
      </w:ins>
      <w:ins w:id="284" w:author="Stephy" w:date="2022-04-16T17:09:00Z">
        <w:r w:rsidRPr="007A2C94">
          <w:rPr>
            <w:rFonts w:asciiTheme="minorHAnsi" w:hAnsiTheme="minorHAnsi"/>
            <w:lang w:val="en-GB" w:eastAsia="de-DE"/>
          </w:rPr>
          <w:t xml:space="preserve">  with </w:t>
        </w:r>
      </w:ins>
      <w:ins w:id="285" w:author="Stephy" w:date="2022-04-16T17:10:00Z">
        <w:r w:rsidRPr="007A2C94">
          <w:rPr>
            <w:rFonts w:asciiTheme="minorHAnsi" w:hAnsiTheme="minorHAnsi"/>
            <w:lang w:val="en-GB" w:eastAsia="de-DE"/>
          </w:rPr>
          <w:t>Samagra Vikas Mission</w:t>
        </w:r>
        <w:r>
          <w:rPr>
            <w:rFonts w:asciiTheme="minorHAnsi" w:hAnsiTheme="minorHAnsi"/>
            <w:lang w:val="en-GB" w:eastAsia="de-DE"/>
          </w:rPr>
          <w:t xml:space="preserve"> </w:t>
        </w:r>
      </w:ins>
      <w:ins w:id="286" w:author="Stephy" w:date="2022-04-16T17:09:00Z">
        <w:r w:rsidRPr="007A2C94">
          <w:rPr>
            <w:rFonts w:asciiTheme="minorHAnsi" w:hAnsiTheme="minorHAnsi"/>
            <w:lang w:val="en-GB" w:eastAsia="de-DE"/>
          </w:rPr>
          <w:t xml:space="preserve">by transferring all legal rights, interests, credits, entitlements, benefits or allowances arising from or in connection with </w:t>
        </w:r>
        <w:r w:rsidRPr="007A2C94">
          <w:rPr>
            <w:rFonts w:asciiTheme="minorHAnsi" w:hAnsiTheme="minorHAnsi"/>
            <w:lang w:val="en-GB" w:eastAsia="de-DE"/>
          </w:rPr>
          <w:lastRenderedPageBreak/>
          <w:t xml:space="preserve">any greenhouse gas emissions reductions arising from the operation of the digester (Emission Reduction), and agrees to take all necessary action required to ensure the transfer of those Emission Reductions to the </w:t>
        </w:r>
      </w:ins>
      <w:ins w:id="287" w:author="Stephy" w:date="2022-04-16T17:10:00Z">
        <w:r w:rsidRPr="007A2C94">
          <w:rPr>
            <w:rFonts w:asciiTheme="minorHAnsi" w:hAnsiTheme="minorHAnsi"/>
            <w:lang w:val="en-GB" w:eastAsia="de-DE"/>
          </w:rPr>
          <w:t>Samagra Vikas Mission</w:t>
        </w:r>
        <w:r>
          <w:rPr>
            <w:rFonts w:asciiTheme="minorHAnsi" w:hAnsiTheme="minorHAnsi"/>
            <w:lang w:val="en-GB" w:eastAsia="de-DE"/>
          </w:rPr>
          <w:t xml:space="preserve"> </w:t>
        </w:r>
      </w:ins>
      <w:ins w:id="288" w:author="Stephy" w:date="2022-04-16T17:09:00Z">
        <w:r w:rsidRPr="007A2C94">
          <w:rPr>
            <w:rFonts w:asciiTheme="minorHAnsi" w:hAnsiTheme="minorHAnsi"/>
            <w:lang w:val="en-GB" w:eastAsia="de-DE"/>
          </w:rPr>
          <w:t>or its nominee, including executing any relevant documents.</w:t>
        </w:r>
      </w:ins>
      <w:del w:id="289" w:author="Stephy" w:date="2022-04-16T17:09:00Z">
        <w:r w:rsidR="006D4A43" w:rsidRPr="000C17BA" w:rsidDel="007A2C94">
          <w:rPr>
            <w:rFonts w:asciiTheme="minorHAnsi" w:hAnsiTheme="minorHAnsi"/>
            <w:lang w:val="en-GB" w:eastAsia="de-DE"/>
          </w:rPr>
          <w:delText xml:space="preserve">Implementation of the proposed project doesn’t involve any activity that causes alteration of any resource; </w:delText>
        </w:r>
        <w:r w:rsidR="00FD2192" w:rsidRPr="000C17BA" w:rsidDel="007A2C94">
          <w:rPr>
            <w:rFonts w:asciiTheme="minorHAnsi" w:hAnsiTheme="minorHAnsi"/>
            <w:lang w:val="en-GB" w:eastAsia="de-DE"/>
          </w:rPr>
          <w:delText>therefore,</w:delText>
        </w:r>
        <w:r w:rsidR="006D4A43" w:rsidRPr="000C17BA" w:rsidDel="007A2C94">
          <w:rPr>
            <w:rFonts w:asciiTheme="minorHAnsi" w:hAnsiTheme="minorHAnsi"/>
            <w:lang w:val="en-GB" w:eastAsia="de-DE"/>
          </w:rPr>
          <w:delText xml:space="preserve"> acquiring any specific legal right to do so is not applicable. However, the entitlement of the emission reductions generated by the project shall be transferred to the project developer from the beneficiary households through a signed covenant</w:delText>
        </w:r>
        <w:r w:rsidR="006D4A43" w:rsidRPr="000C17BA" w:rsidDel="007A2C94">
          <w:rPr>
            <w:rFonts w:ascii="Avenir Book" w:eastAsia="MS Mincho" w:hAnsi="Avenir Book" w:cs="Times New Roman"/>
            <w:color w:val="auto"/>
            <w:szCs w:val="20"/>
            <w:lang w:val="en-GB" w:eastAsia="de-DE"/>
            <w14:cntxtAlts w14:val="0"/>
          </w:rPr>
          <w:delText>.</w:delText>
        </w:r>
      </w:del>
    </w:p>
    <w:p w14:paraId="3CB0F8DF" w14:textId="1B495801" w:rsidR="009823F5" w:rsidRPr="000C17BA" w:rsidRDefault="009823F5" w:rsidP="004E361A"/>
    <w:p w14:paraId="47F6E317" w14:textId="7446D76B" w:rsidR="004E361A" w:rsidRPr="000C17BA" w:rsidRDefault="007F21DA" w:rsidP="00B01408">
      <w:pPr>
        <w:pStyle w:val="Heading5"/>
      </w:pPr>
      <w:r w:rsidRPr="000C17BA">
        <w:t xml:space="preserve">A.2 </w:t>
      </w:r>
      <w:r w:rsidR="004E361A" w:rsidRPr="000C17BA">
        <w:t>Location of project</w:t>
      </w:r>
    </w:p>
    <w:p w14:paraId="2C4C8F3B" w14:textId="5B45A3E0" w:rsidR="00C27AC9" w:rsidRPr="000C17BA" w:rsidRDefault="00C27AC9" w:rsidP="00C27AC9">
      <w:pPr>
        <w:pStyle w:val="SDMPDDPoASubSection2"/>
        <w:tabs>
          <w:tab w:val="left" w:pos="720"/>
        </w:tabs>
        <w:rPr>
          <w:rFonts w:ascii="Avenir Book" w:eastAsia="MS Mincho" w:hAnsi="Avenir Book"/>
        </w:rPr>
      </w:pPr>
      <w:r w:rsidRPr="000C17BA">
        <w:rPr>
          <w:rFonts w:ascii="Avenir Book" w:eastAsia="MS Mincho" w:hAnsi="Avenir Book"/>
        </w:rPr>
        <w:t>A.2.1.</w:t>
      </w:r>
      <w:r w:rsidRPr="000C17BA">
        <w:rPr>
          <w:rFonts w:ascii="Avenir Book" w:eastAsia="MS Mincho" w:hAnsi="Avenir Book"/>
        </w:rPr>
        <w:tab/>
        <w:t>Host Country</w:t>
      </w:r>
    </w:p>
    <w:p w14:paraId="101F8674" w14:textId="77777777" w:rsidR="00C27AC9" w:rsidRPr="000C17BA" w:rsidRDefault="00C27AC9" w:rsidP="00C27AC9">
      <w:pPr>
        <w:spacing w:after="0" w:line="240" w:lineRule="auto"/>
        <w:contextualSpacing w:val="0"/>
        <w:jc w:val="both"/>
        <w:rPr>
          <w:rFonts w:ascii="Avenir Book" w:eastAsia="MS Mincho" w:hAnsi="Avenir Book" w:cs="Times New Roman"/>
          <w:color w:val="auto"/>
          <w:szCs w:val="20"/>
          <w:lang w:val="en-GB" w:eastAsia="de-DE"/>
          <w14:cntxtAlts w14:val="0"/>
        </w:rPr>
      </w:pPr>
      <w:r w:rsidRPr="000C17BA">
        <w:rPr>
          <w:rFonts w:ascii="Avenir Book" w:eastAsia="MS Mincho" w:hAnsi="Avenir Book" w:cs="Times New Roman"/>
          <w:color w:val="auto"/>
          <w:szCs w:val="20"/>
          <w:lang w:val="en-GB" w:eastAsia="de-DE"/>
          <w14:cntxtAlts w14:val="0"/>
        </w:rPr>
        <w:t xml:space="preserve">&gt;&gt; </w:t>
      </w:r>
      <w:r w:rsidRPr="000C17BA">
        <w:rPr>
          <w:rFonts w:asciiTheme="minorHAnsi" w:hAnsiTheme="minorHAnsi"/>
          <w:lang w:val="en-GB" w:eastAsia="de-DE"/>
        </w:rPr>
        <w:t>India</w:t>
      </w:r>
    </w:p>
    <w:p w14:paraId="2475D693" w14:textId="38F8E653" w:rsidR="00C27AC9" w:rsidRPr="000C17BA" w:rsidRDefault="00C27AC9" w:rsidP="00C27AC9">
      <w:pPr>
        <w:keepNext/>
        <w:keepLines/>
        <w:tabs>
          <w:tab w:val="left" w:pos="720"/>
          <w:tab w:val="left" w:pos="1474"/>
        </w:tabs>
        <w:suppressAutoHyphens/>
        <w:spacing w:before="240" w:after="60" w:line="240" w:lineRule="auto"/>
        <w:contextualSpacing w:val="0"/>
        <w:jc w:val="both"/>
        <w:outlineLvl w:val="2"/>
        <w:rPr>
          <w:rFonts w:ascii="Avenir Book" w:eastAsia="MS Mincho" w:hAnsi="Avenir Book" w:cs="Arial"/>
          <w:b/>
          <w:color w:val="auto"/>
          <w:lang w:val="en-GB" w:eastAsia="de-DE"/>
          <w14:cntxtAlts w14:val="0"/>
        </w:rPr>
      </w:pPr>
      <w:r w:rsidRPr="000C17BA">
        <w:rPr>
          <w:rFonts w:ascii="Avenir Book" w:eastAsia="MS Mincho" w:hAnsi="Avenir Book" w:cs="Arial"/>
          <w:b/>
          <w:color w:val="auto"/>
          <w:lang w:val="en-GB" w:eastAsia="de-DE"/>
          <w14:cntxtAlts w14:val="0"/>
        </w:rPr>
        <w:t>A.2.2. Region/State/Province etc.</w:t>
      </w:r>
    </w:p>
    <w:p w14:paraId="6572C836" w14:textId="4C1DC2C0" w:rsidR="004E361A" w:rsidRPr="000C17BA" w:rsidRDefault="00C27AC9" w:rsidP="00C27AC9">
      <w:pPr>
        <w:rPr>
          <w:rFonts w:asciiTheme="minorHAnsi" w:hAnsiTheme="minorHAnsi"/>
          <w:lang w:val="en-GB" w:eastAsia="de-DE"/>
        </w:rPr>
      </w:pPr>
      <w:r w:rsidRPr="000C17BA">
        <w:rPr>
          <w:rFonts w:ascii="Avenir Book" w:eastAsia="MS Mincho" w:hAnsi="Avenir Book" w:cs="Times New Roman"/>
          <w:color w:val="auto"/>
          <w:szCs w:val="20"/>
          <w:lang w:val="en-GB" w:eastAsia="de-DE"/>
          <w14:cntxtAlts w14:val="0"/>
        </w:rPr>
        <w:t xml:space="preserve">&gt;&gt; </w:t>
      </w:r>
      <w:r w:rsidRPr="000C17BA">
        <w:rPr>
          <w:rFonts w:asciiTheme="minorHAnsi" w:hAnsiTheme="minorHAnsi"/>
          <w:lang w:val="en-GB" w:eastAsia="de-DE"/>
        </w:rPr>
        <w:t xml:space="preserve">State: </w:t>
      </w:r>
      <w:r w:rsidR="007E7DD7" w:rsidRPr="000C17BA">
        <w:rPr>
          <w:rFonts w:asciiTheme="minorHAnsi" w:hAnsiTheme="minorHAnsi"/>
          <w:lang w:val="en-GB" w:eastAsia="de-DE"/>
        </w:rPr>
        <w:t>Chhattisgarh</w:t>
      </w:r>
      <w:r w:rsidR="001B63F7" w:rsidRPr="000C17BA">
        <w:rPr>
          <w:rFonts w:asciiTheme="minorHAnsi" w:hAnsiTheme="minorHAnsi"/>
          <w:lang w:val="en-GB" w:eastAsia="de-DE"/>
        </w:rPr>
        <w:t xml:space="preserve"> and Bihar</w:t>
      </w:r>
    </w:p>
    <w:p w14:paraId="7E0F69F3" w14:textId="505E6FB5" w:rsidR="000419C8" w:rsidRPr="000C17BA" w:rsidRDefault="000419C8" w:rsidP="000419C8">
      <w:pPr>
        <w:rPr>
          <w:rFonts w:asciiTheme="minorHAnsi" w:hAnsiTheme="minorHAnsi"/>
          <w:lang w:val="en-GB" w:eastAsia="de-DE"/>
        </w:rPr>
      </w:pPr>
      <w:r w:rsidRPr="000C17BA">
        <w:rPr>
          <w:rFonts w:asciiTheme="minorHAnsi" w:hAnsiTheme="minorHAnsi"/>
          <w:lang w:val="en-GB" w:eastAsia="de-DE"/>
        </w:rPr>
        <w:t>Geo coordinates for Bihar is 25° 36' 45.6372'' N and 85° 9' 31.9500'' E and Chhattisgarh is  21° 17' 42.4752'' N and 81° 49' 41.6352'' E.</w:t>
      </w:r>
    </w:p>
    <w:p w14:paraId="2CC52C5C" w14:textId="77777777" w:rsidR="000419C8" w:rsidRPr="000C17BA" w:rsidRDefault="000419C8" w:rsidP="00C27AC9">
      <w:pPr>
        <w:rPr>
          <w:lang w:eastAsia="de-DE"/>
        </w:rPr>
      </w:pPr>
    </w:p>
    <w:p w14:paraId="7F77BE2B" w14:textId="1869116C" w:rsidR="004E361A" w:rsidRPr="000C17BA" w:rsidRDefault="007F21DA" w:rsidP="00B01408">
      <w:pPr>
        <w:pStyle w:val="Heading5"/>
      </w:pPr>
      <w:r w:rsidRPr="000C17BA">
        <w:t xml:space="preserve">A.3 </w:t>
      </w:r>
      <w:r w:rsidR="004E361A" w:rsidRPr="000C17BA">
        <w:t>Technologies and/or measures</w:t>
      </w:r>
    </w:p>
    <w:p w14:paraId="03210484" w14:textId="4111A0BF" w:rsidR="00C27AC9" w:rsidRPr="000C17BA" w:rsidRDefault="004E361A" w:rsidP="00C27AC9">
      <w:pPr>
        <w:pStyle w:val="SDMPDDPoASubSection1"/>
        <w:tabs>
          <w:tab w:val="left" w:pos="720"/>
        </w:tabs>
        <w:spacing w:before="0"/>
      </w:pPr>
      <w:r w:rsidRPr="000C17BA">
        <w:t>&gt;&gt;</w:t>
      </w:r>
    </w:p>
    <w:p w14:paraId="71877767" w14:textId="77777777" w:rsidR="0045206A" w:rsidRPr="000C17BA" w:rsidRDefault="0045206A" w:rsidP="0045206A">
      <w:pPr>
        <w:jc w:val="both"/>
        <w:rPr>
          <w:color w:val="auto"/>
          <w:sz w:val="20"/>
          <w:szCs w:val="22"/>
        </w:rPr>
      </w:pPr>
      <w:r w:rsidRPr="000C17BA">
        <w:rPr>
          <w:color w:val="auto"/>
          <w:sz w:val="20"/>
          <w:szCs w:val="22"/>
        </w:rPr>
        <w:t xml:space="preserve">The existing traditional stoves used in the baseline are simple structures made from clay or having stone or metal tripods with poor combustion air supply or flue gas ventilation system i.e. without a grate or a chimney. These stoves use non-renewable biomass (firewood). The target group of the project are households with at least one head of cattle (generally cows or buffalos) who currently use non-renewable woody biomass (firewood) for cooking purposes. The project aims to utilize the methane produced from household biogas digesters to replace the current non-renewable energy sources that is used by households. </w:t>
      </w:r>
    </w:p>
    <w:p w14:paraId="74FCA4A0" w14:textId="77777777" w:rsidR="0045206A" w:rsidRPr="000C17BA" w:rsidRDefault="0045206A" w:rsidP="0045206A">
      <w:pPr>
        <w:jc w:val="both"/>
        <w:rPr>
          <w:color w:val="auto"/>
          <w:sz w:val="20"/>
        </w:rPr>
      </w:pPr>
    </w:p>
    <w:p w14:paraId="1B4471DB" w14:textId="35176FD4" w:rsidR="0045206A" w:rsidRPr="000C17BA" w:rsidRDefault="0045206A" w:rsidP="0045206A">
      <w:pPr>
        <w:jc w:val="both"/>
        <w:rPr>
          <w:rFonts w:eastAsia="MS Mincho"/>
          <w:b/>
          <w:color w:val="auto"/>
          <w:sz w:val="20"/>
        </w:rPr>
      </w:pPr>
      <w:r w:rsidRPr="000C17BA">
        <w:rPr>
          <w:color w:val="auto"/>
          <w:sz w:val="20"/>
        </w:rPr>
        <w:t>The</w:t>
      </w:r>
      <w:r w:rsidRPr="000C17BA">
        <w:rPr>
          <w:color w:val="auto"/>
          <w:sz w:val="20"/>
          <w:szCs w:val="22"/>
        </w:rPr>
        <w:t xml:space="preserve"> project activity involves bundling of household bio-digesters with </w:t>
      </w:r>
      <w:r w:rsidR="008C145D" w:rsidRPr="000C17BA">
        <w:rPr>
          <w:color w:val="auto"/>
          <w:sz w:val="20"/>
          <w:szCs w:val="22"/>
        </w:rPr>
        <w:t>Deenbandhu</w:t>
      </w:r>
      <w:r w:rsidR="008268CB" w:rsidRPr="000C17BA">
        <w:rPr>
          <w:color w:val="auto"/>
          <w:sz w:val="20"/>
          <w:szCs w:val="22"/>
        </w:rPr>
        <w:t xml:space="preserve"> </w:t>
      </w:r>
      <w:r w:rsidRPr="000C17BA">
        <w:rPr>
          <w:color w:val="auto"/>
          <w:sz w:val="20"/>
          <w:szCs w:val="22"/>
        </w:rPr>
        <w:t xml:space="preserve">model technology installed in </w:t>
      </w:r>
      <w:r w:rsidRPr="000C17BA">
        <w:rPr>
          <w:color w:val="auto"/>
          <w:sz w:val="20"/>
        </w:rPr>
        <w:t xml:space="preserve">the state of </w:t>
      </w:r>
      <w:r w:rsidR="002D7849" w:rsidRPr="000C17BA">
        <w:rPr>
          <w:color w:val="auto"/>
          <w:sz w:val="20"/>
        </w:rPr>
        <w:t>Chhattisgarh and Bihar</w:t>
      </w:r>
      <w:r w:rsidRPr="000C17BA">
        <w:rPr>
          <w:color w:val="auto"/>
          <w:sz w:val="20"/>
          <w:szCs w:val="22"/>
        </w:rPr>
        <w:t xml:space="preserve">. </w:t>
      </w:r>
      <w:r w:rsidRPr="000C17BA">
        <w:rPr>
          <w:color w:val="auto"/>
          <w:sz w:val="20"/>
        </w:rPr>
        <w:t xml:space="preserve">The bio-digester </w:t>
      </w:r>
      <w:r w:rsidRPr="000C17BA">
        <w:rPr>
          <w:color w:val="auto"/>
          <w:sz w:val="20"/>
          <w:szCs w:val="22"/>
        </w:rPr>
        <w:t>model</w:t>
      </w:r>
      <w:r w:rsidRPr="000C17BA">
        <w:rPr>
          <w:color w:val="auto"/>
          <w:sz w:val="20"/>
        </w:rPr>
        <w:t>s</w:t>
      </w:r>
      <w:r w:rsidRPr="000C17BA">
        <w:rPr>
          <w:color w:val="auto"/>
          <w:sz w:val="20"/>
          <w:szCs w:val="22"/>
        </w:rPr>
        <w:t xml:space="preserve"> of various sizes (2m</w:t>
      </w:r>
      <w:r w:rsidRPr="000C17BA">
        <w:rPr>
          <w:color w:val="auto"/>
          <w:sz w:val="20"/>
          <w:szCs w:val="22"/>
          <w:vertAlign w:val="superscript"/>
        </w:rPr>
        <w:t>3</w:t>
      </w:r>
      <w:r w:rsidRPr="000C17BA">
        <w:rPr>
          <w:color w:val="auto"/>
          <w:sz w:val="20"/>
          <w:szCs w:val="22"/>
        </w:rPr>
        <w:t>,3m</w:t>
      </w:r>
      <w:r w:rsidRPr="000C17BA">
        <w:rPr>
          <w:color w:val="auto"/>
          <w:sz w:val="20"/>
          <w:szCs w:val="22"/>
          <w:vertAlign w:val="superscript"/>
        </w:rPr>
        <w:t>3</w:t>
      </w:r>
      <w:r w:rsidRPr="000C17BA">
        <w:rPr>
          <w:color w:val="auto"/>
          <w:sz w:val="20"/>
          <w:szCs w:val="22"/>
        </w:rPr>
        <w:t>). The major feed cattle dung is mixed with water and fed into the plant through the inlet chamber of the plant. This waste is converted into biogas with the help of a special type of anaerobic bacteria. The digested material, which comes out of the plant, is enriched manure.</w:t>
      </w:r>
    </w:p>
    <w:p w14:paraId="2BD0AF68" w14:textId="77777777" w:rsidR="0045206A" w:rsidRPr="000C17BA" w:rsidRDefault="0045206A" w:rsidP="0045206A">
      <w:pPr>
        <w:jc w:val="both"/>
        <w:rPr>
          <w:rFonts w:eastAsia="MS Mincho"/>
          <w:b/>
          <w:color w:val="auto"/>
          <w:sz w:val="20"/>
        </w:rPr>
      </w:pPr>
    </w:p>
    <w:p w14:paraId="6763EDE7" w14:textId="77777777" w:rsidR="008268CB" w:rsidRPr="000C17BA" w:rsidRDefault="008268CB" w:rsidP="008268CB">
      <w:pPr>
        <w:jc w:val="both"/>
        <w:rPr>
          <w:rFonts w:eastAsia="MS Mincho"/>
          <w:b/>
        </w:rPr>
      </w:pPr>
      <w:r w:rsidRPr="000C17BA">
        <w:rPr>
          <w:rFonts w:eastAsia="MS Mincho"/>
          <w:b/>
        </w:rPr>
        <w:t>Deenbandhu Model:</w:t>
      </w:r>
    </w:p>
    <w:p w14:paraId="7FAA92DA" w14:textId="77777777" w:rsidR="008268CB" w:rsidRPr="000C17BA" w:rsidRDefault="008268CB" w:rsidP="008268CB">
      <w:pPr>
        <w:jc w:val="both"/>
        <w:rPr>
          <w:rFonts w:eastAsia="MS Mincho"/>
        </w:rPr>
      </w:pPr>
    </w:p>
    <w:p w14:paraId="4DD0B087" w14:textId="77777777" w:rsidR="008268CB" w:rsidRPr="000C17BA" w:rsidRDefault="008268CB" w:rsidP="008268CB">
      <w:pPr>
        <w:jc w:val="both"/>
        <w:rPr>
          <w:rFonts w:eastAsia="MS Mincho"/>
          <w:sz w:val="20"/>
          <w:szCs w:val="22"/>
        </w:rPr>
      </w:pPr>
      <w:r w:rsidRPr="000C17BA">
        <w:rPr>
          <w:rFonts w:eastAsia="MS Mincho"/>
          <w:sz w:val="20"/>
          <w:szCs w:val="22"/>
        </w:rPr>
        <w:t>The major feed cow dung and other organic waste material is mixed with water and fed into the plant through the inlet chamber of the plant. This waste is converted into biogas with the help of a special type of anaerobic bacteria. The digested material, which comes out of the plant, is enriched manure.</w:t>
      </w:r>
    </w:p>
    <w:p w14:paraId="5A110448" w14:textId="77777777" w:rsidR="008268CB" w:rsidRPr="000C17BA" w:rsidRDefault="008268CB" w:rsidP="008268CB">
      <w:pPr>
        <w:jc w:val="both"/>
        <w:rPr>
          <w:rFonts w:eastAsia="MS Mincho"/>
          <w:sz w:val="20"/>
          <w:szCs w:val="22"/>
        </w:rPr>
      </w:pPr>
    </w:p>
    <w:p w14:paraId="59DE24CF" w14:textId="77777777" w:rsidR="008268CB" w:rsidRPr="000C17BA" w:rsidRDefault="008268CB" w:rsidP="008268CB">
      <w:pPr>
        <w:jc w:val="both"/>
        <w:rPr>
          <w:rFonts w:eastAsia="MS Mincho"/>
          <w:sz w:val="20"/>
          <w:szCs w:val="22"/>
        </w:rPr>
      </w:pPr>
      <w:r w:rsidRPr="000C17BA">
        <w:rPr>
          <w:rFonts w:eastAsia="MS Mincho"/>
          <w:sz w:val="20"/>
          <w:szCs w:val="22"/>
        </w:rPr>
        <w:t>The main feature of a Deenbandhu biogas plant is the fixed underground digester chamber, constructed with a layer of bricks and an additional layer of cement mortar forming the roof above. Connected to the underground chamber is an inlet tank (labelled on diagram as “Mixing Tank”), through which manure is fed into the plant. The manure then ferments separating the slurry from the methane gas which rises and collects at the top of the digester tank, and is released through the gas outlet pipe. The slurry passes into the outlet tank where it is ejected from the plant and can be used as fertilizer on the field</w:t>
      </w:r>
    </w:p>
    <w:p w14:paraId="3A36ED32" w14:textId="77777777" w:rsidR="008268CB" w:rsidRPr="000C17BA" w:rsidRDefault="008268CB" w:rsidP="008268CB">
      <w:pPr>
        <w:rPr>
          <w:rFonts w:eastAsia="MS Mincho"/>
        </w:rPr>
      </w:pPr>
    </w:p>
    <w:p w14:paraId="68366264" w14:textId="77777777" w:rsidR="008268CB" w:rsidRPr="000C17BA" w:rsidRDefault="008268CB" w:rsidP="008268CB">
      <w:pPr>
        <w:rPr>
          <w:rFonts w:eastAsia="MS Mincho"/>
          <w:b/>
        </w:rPr>
      </w:pPr>
      <w:r w:rsidRPr="000C17BA">
        <w:rPr>
          <w:rFonts w:eastAsia="MS Mincho"/>
          <w:b/>
        </w:rPr>
        <w:t>Figure1: Deenbandhu type Biogas plant</w:t>
      </w:r>
    </w:p>
    <w:p w14:paraId="09697E42" w14:textId="77777777" w:rsidR="008268CB" w:rsidRPr="000C17BA" w:rsidRDefault="008268CB" w:rsidP="008268CB">
      <w:pPr>
        <w:rPr>
          <w:rFonts w:eastAsia="MS Mincho"/>
        </w:rPr>
      </w:pPr>
    </w:p>
    <w:p w14:paraId="2F1D5AFB" w14:textId="77777777" w:rsidR="008268CB" w:rsidRPr="000C17BA" w:rsidRDefault="00817E73" w:rsidP="00F43982">
      <w:pPr>
        <w:jc w:val="center"/>
        <w:rPr>
          <w:rFonts w:eastAsia="MS Mincho"/>
        </w:rPr>
      </w:pPr>
      <w:r>
        <w:rPr>
          <w:noProof/>
          <w:sz w:val="20"/>
          <w:szCs w:val="20"/>
        </w:rPr>
        <w:fldChar w:fldCharType="begin"/>
      </w:r>
      <w:r>
        <w:rPr>
          <w:noProof/>
          <w:sz w:val="20"/>
          <w:szCs w:val="20"/>
        </w:rPr>
        <w:instrText xml:space="preserve"> INCLUDEPICTURE  "http://www.grassrootsindia.com/wpimages/wpa9037ac5_0f.jpg" \* MERGEFORMATINET </w:instrText>
      </w:r>
      <w:r>
        <w:rPr>
          <w:noProof/>
          <w:sz w:val="20"/>
          <w:szCs w:val="20"/>
        </w:rPr>
        <w:fldChar w:fldCharType="separate"/>
      </w:r>
      <w:r w:rsidR="00A10DD2">
        <w:rPr>
          <w:noProof/>
          <w:sz w:val="20"/>
          <w:szCs w:val="20"/>
        </w:rPr>
        <w:fldChar w:fldCharType="begin"/>
      </w:r>
      <w:r w:rsidR="00A10DD2">
        <w:rPr>
          <w:noProof/>
          <w:sz w:val="20"/>
          <w:szCs w:val="20"/>
        </w:rPr>
        <w:instrText xml:space="preserve"> </w:instrText>
      </w:r>
      <w:r w:rsidR="00A10DD2">
        <w:rPr>
          <w:noProof/>
          <w:sz w:val="20"/>
          <w:szCs w:val="20"/>
        </w:rPr>
        <w:instrText>INCLUDEPICTURE  "http://www.grassrootsindia.com/wpimages/wpa9037ac5_0f.jpg" \* MERGEFORMATINET</w:instrText>
      </w:r>
      <w:r w:rsidR="00A10DD2">
        <w:rPr>
          <w:noProof/>
          <w:sz w:val="20"/>
          <w:szCs w:val="20"/>
        </w:rPr>
        <w:instrText xml:space="preserve"> </w:instrText>
      </w:r>
      <w:r w:rsidR="00A10DD2">
        <w:rPr>
          <w:noProof/>
          <w:sz w:val="20"/>
          <w:szCs w:val="20"/>
        </w:rPr>
        <w:fldChar w:fldCharType="separate"/>
      </w:r>
      <w:r w:rsidR="007A7003">
        <w:rPr>
          <w:noProof/>
          <w:sz w:val="20"/>
          <w:szCs w:val="20"/>
        </w:rPr>
        <w:pict w14:anchorId="5F29F334">
          <v:shape id="_x0000_i1028" type="#_x0000_t75" style="width:255.8pt;height:168pt" o:bordertopcolor="this" o:borderleftcolor="this" o:borderbottomcolor="this" o:borderrightcolor="this" filled="t" fillcolor="black">
            <v:imagedata r:id="rId12" r:href="rId13"/>
            <w10:bordertop type="single" width="4"/>
            <w10:borderleft type="single" width="4"/>
            <w10:borderbottom type="single" width="4"/>
            <w10:borderright type="single" width="4"/>
          </v:shape>
        </w:pict>
      </w:r>
      <w:r w:rsidR="00A10DD2">
        <w:rPr>
          <w:noProof/>
          <w:sz w:val="20"/>
          <w:szCs w:val="20"/>
        </w:rPr>
        <w:fldChar w:fldCharType="end"/>
      </w:r>
      <w:r>
        <w:rPr>
          <w:noProof/>
          <w:sz w:val="20"/>
          <w:szCs w:val="20"/>
        </w:rPr>
        <w:fldChar w:fldCharType="end"/>
      </w:r>
    </w:p>
    <w:p w14:paraId="14382115" w14:textId="77777777" w:rsidR="008268CB" w:rsidRPr="000C17BA" w:rsidRDefault="008268CB" w:rsidP="008268CB">
      <w:pPr>
        <w:rPr>
          <w:rFonts w:eastAsia="MS Mincho"/>
        </w:rPr>
      </w:pPr>
    </w:p>
    <w:p w14:paraId="5F4D4216" w14:textId="77777777" w:rsidR="00137CA0" w:rsidRPr="000C17BA" w:rsidRDefault="00137CA0" w:rsidP="00137CA0">
      <w:pPr>
        <w:keepNext/>
        <w:keepLines/>
        <w:tabs>
          <w:tab w:val="left" w:pos="720"/>
          <w:tab w:val="left" w:pos="1474"/>
        </w:tabs>
        <w:suppressAutoHyphens/>
        <w:spacing w:after="0" w:line="240" w:lineRule="auto"/>
        <w:contextualSpacing w:val="0"/>
        <w:jc w:val="both"/>
        <w:outlineLvl w:val="1"/>
        <w:rPr>
          <w:rFonts w:ascii="Avenir Book" w:eastAsia="MS Mincho" w:hAnsi="Avenir Book" w:cs="Arial"/>
          <w:color w:val="auto"/>
          <w:lang w:val="en-GB" w:eastAsia="de-DE"/>
          <w14:cntxtAlts w14:val="0"/>
        </w:rPr>
      </w:pPr>
    </w:p>
    <w:p w14:paraId="7239E5C8" w14:textId="54E84F20" w:rsidR="00D55CE3" w:rsidRPr="000C17BA" w:rsidRDefault="00137CA0" w:rsidP="00137CA0">
      <w:pPr>
        <w:keepNext/>
        <w:keepLines/>
        <w:tabs>
          <w:tab w:val="left" w:pos="720"/>
          <w:tab w:val="left" w:pos="1474"/>
        </w:tabs>
        <w:suppressAutoHyphens/>
        <w:spacing w:after="0" w:line="240" w:lineRule="auto"/>
        <w:contextualSpacing w:val="0"/>
        <w:jc w:val="both"/>
        <w:outlineLvl w:val="1"/>
        <w:rPr>
          <w:rFonts w:asciiTheme="minorHAnsi" w:hAnsiTheme="minorHAnsi"/>
          <w:sz w:val="20"/>
          <w:szCs w:val="20"/>
          <w:lang w:val="en-GB" w:eastAsia="de-DE"/>
        </w:rPr>
      </w:pPr>
      <w:r w:rsidRPr="000C17BA">
        <w:rPr>
          <w:rFonts w:asciiTheme="minorHAnsi" w:hAnsiTheme="minorHAnsi"/>
          <w:sz w:val="20"/>
          <w:szCs w:val="20"/>
          <w:lang w:val="en-GB" w:eastAsia="de-DE"/>
        </w:rPr>
        <w:t xml:space="preserve">The cattle dung otherwise would have been left to decay in open which leads to methane emissions and by utilizing the same for generation of biogas </w:t>
      </w:r>
      <w:r w:rsidR="00441D36" w:rsidRPr="000C17BA">
        <w:rPr>
          <w:rFonts w:asciiTheme="minorHAnsi" w:hAnsiTheme="minorHAnsi"/>
          <w:sz w:val="20"/>
          <w:szCs w:val="20"/>
          <w:lang w:val="en-GB" w:eastAsia="de-DE"/>
        </w:rPr>
        <w:t>leads</w:t>
      </w:r>
      <w:r w:rsidRPr="000C17BA">
        <w:rPr>
          <w:rFonts w:asciiTheme="minorHAnsi" w:hAnsiTheme="minorHAnsi"/>
          <w:sz w:val="20"/>
          <w:szCs w:val="20"/>
          <w:lang w:val="en-GB" w:eastAsia="de-DE"/>
        </w:rPr>
        <w:t xml:space="preserve"> to capture of methane and utilize as fuel. The biogas thus generated replaces firewood that otherwise would have been used for cooking and heating purposes. The project is expected to reduce </w:t>
      </w:r>
      <w:r w:rsidR="005A1818" w:rsidRPr="000C17BA">
        <w:rPr>
          <w:rFonts w:asciiTheme="minorHAnsi" w:hAnsiTheme="minorHAnsi"/>
          <w:sz w:val="20"/>
          <w:szCs w:val="20"/>
          <w:lang w:val="en-GB" w:eastAsia="de-DE"/>
        </w:rPr>
        <w:t>36, 002</w:t>
      </w:r>
      <w:r w:rsidRPr="000C17BA">
        <w:rPr>
          <w:rFonts w:asciiTheme="minorHAnsi" w:hAnsiTheme="minorHAnsi"/>
          <w:sz w:val="20"/>
          <w:szCs w:val="20"/>
          <w:lang w:val="en-GB" w:eastAsia="de-DE"/>
        </w:rPr>
        <w:t xml:space="preserve"> tCO2 per annum.</w:t>
      </w:r>
      <w:ins w:id="290" w:author="Stephy" w:date="2022-04-16T17:12:00Z">
        <w:r w:rsidR="00D55CE3">
          <w:rPr>
            <w:rFonts w:asciiTheme="minorHAnsi" w:hAnsiTheme="minorHAnsi"/>
            <w:sz w:val="20"/>
            <w:szCs w:val="20"/>
            <w:lang w:val="en-GB" w:eastAsia="de-DE"/>
          </w:rPr>
          <w:t xml:space="preserve"> </w:t>
        </w:r>
        <w:r w:rsidR="00D55CE3" w:rsidRPr="00D55CE3">
          <w:rPr>
            <w:rFonts w:asciiTheme="minorHAnsi" w:hAnsiTheme="minorHAnsi"/>
            <w:sz w:val="20"/>
            <w:szCs w:val="20"/>
            <w:lang w:val="en-GB" w:eastAsia="de-DE"/>
          </w:rPr>
          <w:t>The projects operational life time is expected to be around 20 years</w:t>
        </w:r>
      </w:ins>
      <w:ins w:id="291" w:author="Stephy" w:date="2022-04-16T17:13:00Z">
        <w:r w:rsidR="00D55CE3">
          <w:rPr>
            <w:rStyle w:val="FootnoteReference"/>
            <w:rFonts w:asciiTheme="minorHAnsi" w:hAnsiTheme="minorHAnsi"/>
            <w:sz w:val="20"/>
            <w:szCs w:val="20"/>
            <w:lang w:val="en-GB" w:eastAsia="de-DE"/>
          </w:rPr>
          <w:footnoteReference w:id="2"/>
        </w:r>
        <w:r w:rsidR="00D55CE3">
          <w:rPr>
            <w:rFonts w:asciiTheme="minorHAnsi" w:hAnsiTheme="minorHAnsi"/>
            <w:sz w:val="20"/>
            <w:szCs w:val="20"/>
            <w:lang w:val="en-GB" w:eastAsia="de-DE"/>
          </w:rPr>
          <w:t>.</w:t>
        </w:r>
      </w:ins>
    </w:p>
    <w:p w14:paraId="66544B38" w14:textId="77777777" w:rsidR="00137CA0" w:rsidRPr="000C17BA" w:rsidRDefault="00137CA0" w:rsidP="00137CA0">
      <w:pPr>
        <w:spacing w:after="0" w:line="240" w:lineRule="auto"/>
        <w:contextualSpacing w:val="0"/>
        <w:jc w:val="both"/>
        <w:rPr>
          <w:rFonts w:ascii="Avenir Book" w:eastAsia="MS Mincho" w:hAnsi="Avenir Book" w:cs="Times New Roman"/>
          <w:color w:val="auto"/>
          <w:szCs w:val="20"/>
          <w:lang w:val="en-GB" w:eastAsia="de-DE"/>
          <w14:cntxtAlts w14:val="0"/>
        </w:rPr>
      </w:pPr>
    </w:p>
    <w:p w14:paraId="4AD68CEB" w14:textId="77777777" w:rsidR="00137CA0" w:rsidRPr="000C17BA" w:rsidRDefault="00137CA0" w:rsidP="00137CA0">
      <w:pPr>
        <w:spacing w:after="0" w:line="240" w:lineRule="auto"/>
        <w:contextualSpacing w:val="0"/>
        <w:jc w:val="both"/>
        <w:rPr>
          <w:rFonts w:asciiTheme="minorHAnsi" w:hAnsiTheme="minorHAnsi"/>
          <w:lang w:val="en-GB" w:eastAsia="de-DE"/>
        </w:rPr>
      </w:pPr>
      <w:r w:rsidRPr="000C17BA">
        <w:rPr>
          <w:rFonts w:asciiTheme="minorHAnsi" w:hAnsiTheme="minorHAnsi"/>
          <w:lang w:val="en-GB" w:eastAsia="de-DE"/>
        </w:rPr>
        <w:t>The project contributes directly in achieving the SDG#3 &amp; 7 in addition to SDG#13 as required by Principle-1 of GS4GG. The project will have following benefits:</w:t>
      </w:r>
    </w:p>
    <w:p w14:paraId="23E8EA97" w14:textId="71C995A4" w:rsidR="00137CA0" w:rsidRPr="000C17BA" w:rsidRDefault="00137CA0" w:rsidP="00137CA0">
      <w:pPr>
        <w:spacing w:after="0" w:line="240" w:lineRule="auto"/>
        <w:contextualSpacing w:val="0"/>
        <w:jc w:val="both"/>
        <w:rPr>
          <w:rFonts w:ascii="Avenir Book" w:eastAsia="MS Mincho" w:hAnsi="Avenir Book" w:cs="Times New Roman"/>
          <w:color w:val="auto"/>
          <w:szCs w:val="20"/>
          <w:lang w:val="en-GB" w:eastAsia="de-DE"/>
          <w14:cntxtAlts w14:val="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5089"/>
      </w:tblGrid>
      <w:tr w:rsidR="00137CA0" w:rsidRPr="000C17BA" w14:paraId="4DCC3701" w14:textId="77777777" w:rsidTr="00137CA0">
        <w:tc>
          <w:tcPr>
            <w:tcW w:w="4608" w:type="dxa"/>
            <w:hideMark/>
          </w:tcPr>
          <w:p w14:paraId="2E2323A6" w14:textId="45E53CC3" w:rsidR="00EC2BB0" w:rsidRPr="000C17BA" w:rsidRDefault="00137CA0" w:rsidP="0055588C">
            <w:pPr>
              <w:pStyle w:val="ListParagraph"/>
              <w:numPr>
                <w:ilvl w:val="0"/>
                <w:numId w:val="40"/>
              </w:numPr>
              <w:spacing w:line="240" w:lineRule="auto"/>
              <w:contextualSpacing w:val="0"/>
              <w:jc w:val="both"/>
              <w:rPr>
                <w:rFonts w:asciiTheme="minorHAnsi" w:hAnsiTheme="minorHAnsi"/>
                <w:lang w:val="en-GB" w:eastAsia="de-DE"/>
              </w:rPr>
            </w:pPr>
            <w:r w:rsidRPr="000C17BA">
              <w:rPr>
                <w:rFonts w:asciiTheme="minorHAnsi" w:hAnsiTheme="minorHAnsi"/>
                <w:lang w:val="en-GB" w:eastAsia="de-DE"/>
              </w:rPr>
              <w:t>Environmental Benefits: Reduction in firewood consumption and emission of greenhouse gases, forest and biodiversity conservation (SDG#13).</w:t>
            </w:r>
          </w:p>
          <w:p w14:paraId="5E7697B6" w14:textId="77777777" w:rsidR="00EC2BB0" w:rsidRPr="000C17BA" w:rsidRDefault="00EC2BB0" w:rsidP="0055588C">
            <w:pPr>
              <w:pStyle w:val="ListParagraph"/>
              <w:spacing w:line="240" w:lineRule="auto"/>
              <w:contextualSpacing w:val="0"/>
              <w:jc w:val="both"/>
              <w:rPr>
                <w:rFonts w:asciiTheme="minorHAnsi" w:hAnsiTheme="minorHAnsi"/>
                <w:lang w:val="en-GB" w:eastAsia="de-DE"/>
              </w:rPr>
            </w:pPr>
          </w:p>
          <w:p w14:paraId="42B1624B" w14:textId="616AF333" w:rsidR="00EC2BB0" w:rsidRPr="000C17BA" w:rsidRDefault="00137CA0" w:rsidP="0055588C">
            <w:pPr>
              <w:pStyle w:val="ListParagraph"/>
              <w:numPr>
                <w:ilvl w:val="0"/>
                <w:numId w:val="40"/>
              </w:numPr>
              <w:spacing w:line="240" w:lineRule="auto"/>
              <w:contextualSpacing w:val="0"/>
              <w:jc w:val="both"/>
              <w:rPr>
                <w:rFonts w:asciiTheme="minorHAnsi" w:hAnsiTheme="minorHAnsi"/>
                <w:lang w:val="en-GB" w:eastAsia="de-DE"/>
              </w:rPr>
            </w:pPr>
            <w:r w:rsidRPr="000C17BA">
              <w:rPr>
                <w:rFonts w:asciiTheme="minorHAnsi" w:hAnsiTheme="minorHAnsi"/>
                <w:lang w:val="en-GB" w:eastAsia="de-DE"/>
              </w:rPr>
              <w:t>Health Benefits: Sufficiently enhance indoor air quality thereby improving health of family members and reducing incidences of smoke and fire related injuries (SDG#3).</w:t>
            </w:r>
          </w:p>
          <w:p w14:paraId="2D7EA591" w14:textId="1E9264E8" w:rsidR="00EC2BB0" w:rsidRPr="000C17BA" w:rsidRDefault="00845146" w:rsidP="0055588C">
            <w:pPr>
              <w:pStyle w:val="ListParagraph"/>
              <w:spacing w:line="240" w:lineRule="auto"/>
              <w:contextualSpacing w:val="0"/>
              <w:jc w:val="both"/>
              <w:rPr>
                <w:rFonts w:asciiTheme="minorHAnsi" w:hAnsiTheme="minorHAnsi"/>
                <w:lang w:val="en-GB" w:eastAsia="de-DE"/>
              </w:rPr>
            </w:pPr>
            <w:r w:rsidRPr="000C17BA">
              <w:rPr>
                <w:rFonts w:asciiTheme="minorHAnsi" w:hAnsiTheme="minorHAnsi"/>
                <w:noProof/>
              </w:rPr>
              <w:drawing>
                <wp:anchor distT="0" distB="0" distL="114300" distR="114300" simplePos="0" relativeHeight="251659264" behindDoc="0" locked="0" layoutInCell="1" allowOverlap="1" wp14:anchorId="773D8CF9" wp14:editId="2313E820">
                  <wp:simplePos x="0" y="0"/>
                  <wp:positionH relativeFrom="column">
                    <wp:posOffset>2901315</wp:posOffset>
                  </wp:positionH>
                  <wp:positionV relativeFrom="paragraph">
                    <wp:posOffset>143510</wp:posOffset>
                  </wp:positionV>
                  <wp:extent cx="752475" cy="647700"/>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2475" cy="647700"/>
                          </a:xfrm>
                          <a:prstGeom prst="rect">
                            <a:avLst/>
                          </a:prstGeom>
                          <a:noFill/>
                        </pic:spPr>
                      </pic:pic>
                    </a:graphicData>
                  </a:graphic>
                  <wp14:sizeRelH relativeFrom="page">
                    <wp14:pctWidth>0</wp14:pctWidth>
                  </wp14:sizeRelH>
                  <wp14:sizeRelV relativeFrom="page">
                    <wp14:pctHeight>0</wp14:pctHeight>
                  </wp14:sizeRelV>
                </wp:anchor>
              </w:drawing>
            </w:r>
          </w:p>
          <w:p w14:paraId="1B1F1690" w14:textId="3C1F79DA" w:rsidR="00137CA0" w:rsidRPr="000C17BA" w:rsidRDefault="00137CA0" w:rsidP="0055588C">
            <w:pPr>
              <w:pStyle w:val="ListParagraph"/>
              <w:numPr>
                <w:ilvl w:val="0"/>
                <w:numId w:val="40"/>
              </w:numPr>
              <w:spacing w:line="240" w:lineRule="auto"/>
              <w:contextualSpacing w:val="0"/>
              <w:jc w:val="both"/>
              <w:rPr>
                <w:rFonts w:asciiTheme="minorHAnsi" w:hAnsiTheme="minorHAnsi"/>
                <w:lang w:val="en-GB" w:eastAsia="de-DE"/>
              </w:rPr>
            </w:pPr>
            <w:r w:rsidRPr="000C17BA">
              <w:rPr>
                <w:rFonts w:asciiTheme="minorHAnsi" w:hAnsiTheme="minorHAnsi"/>
                <w:lang w:val="en-GB" w:eastAsia="de-DE"/>
              </w:rPr>
              <w:t xml:space="preserve">Social </w:t>
            </w:r>
            <w:r w:rsidR="002D7849" w:rsidRPr="000C17BA">
              <w:rPr>
                <w:rFonts w:asciiTheme="minorHAnsi" w:hAnsiTheme="minorHAnsi"/>
                <w:lang w:val="en-GB" w:eastAsia="de-DE"/>
              </w:rPr>
              <w:t>Benefits: The</w:t>
            </w:r>
            <w:r w:rsidRPr="000C17BA">
              <w:rPr>
                <w:rFonts w:asciiTheme="minorHAnsi" w:hAnsiTheme="minorHAnsi"/>
                <w:lang w:val="en-GB" w:eastAsia="de-DE"/>
              </w:rPr>
              <w:t xml:space="preserve"> project will provide affordable and clean fuel compared to baseline scenario (SDG #7) </w:t>
            </w:r>
          </w:p>
        </w:tc>
        <w:tc>
          <w:tcPr>
            <w:tcW w:w="5247" w:type="dxa"/>
          </w:tcPr>
          <w:p w14:paraId="12B13FF2" w14:textId="6109342A" w:rsidR="00137CA0" w:rsidRPr="000C17BA" w:rsidRDefault="00EC2BB0" w:rsidP="00137CA0">
            <w:pPr>
              <w:spacing w:line="240" w:lineRule="auto"/>
              <w:contextualSpacing w:val="0"/>
              <w:jc w:val="center"/>
              <w:rPr>
                <w:rFonts w:asciiTheme="minorHAnsi" w:hAnsiTheme="minorHAnsi"/>
                <w:lang w:val="en-GB" w:eastAsia="de-DE"/>
              </w:rPr>
            </w:pPr>
            <w:r w:rsidRPr="000C17BA">
              <w:rPr>
                <w:rFonts w:ascii="Arial" w:eastAsia="Times New Roman" w:hAnsi="Arial" w:cs="Times New Roman"/>
                <w:noProof/>
                <w:color w:val="auto"/>
                <w14:cntxtAlts w14:val="0"/>
              </w:rPr>
              <w:drawing>
                <wp:anchor distT="0" distB="0" distL="114300" distR="114300" simplePos="0" relativeHeight="251661312" behindDoc="0" locked="0" layoutInCell="1" allowOverlap="1" wp14:anchorId="04DD8650" wp14:editId="3971118F">
                  <wp:simplePos x="0" y="0"/>
                  <wp:positionH relativeFrom="column">
                    <wp:posOffset>22225</wp:posOffset>
                  </wp:positionH>
                  <wp:positionV relativeFrom="paragraph">
                    <wp:posOffset>86789</wp:posOffset>
                  </wp:positionV>
                  <wp:extent cx="752475" cy="637540"/>
                  <wp:effectExtent l="0" t="0" r="9525" b="0"/>
                  <wp:wrapNone/>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2475" cy="637540"/>
                          </a:xfrm>
                          <a:prstGeom prst="rect">
                            <a:avLst/>
                          </a:prstGeom>
                          <a:noFill/>
                        </pic:spPr>
                      </pic:pic>
                    </a:graphicData>
                  </a:graphic>
                  <wp14:sizeRelH relativeFrom="page">
                    <wp14:pctWidth>0</wp14:pctWidth>
                  </wp14:sizeRelH>
                  <wp14:sizeRelV relativeFrom="page">
                    <wp14:pctHeight>0</wp14:pctHeight>
                  </wp14:sizeRelV>
                </wp:anchor>
              </w:drawing>
            </w:r>
          </w:p>
          <w:p w14:paraId="34EEF225" w14:textId="6EF01237" w:rsidR="00137CA0" w:rsidRPr="000C17BA" w:rsidRDefault="00EC2BB0" w:rsidP="00137CA0">
            <w:pPr>
              <w:spacing w:line="240" w:lineRule="auto"/>
              <w:contextualSpacing w:val="0"/>
              <w:jc w:val="center"/>
              <w:rPr>
                <w:rFonts w:asciiTheme="minorHAnsi" w:hAnsiTheme="minorHAnsi"/>
                <w:lang w:val="en-GB" w:eastAsia="de-DE"/>
              </w:rPr>
            </w:pPr>
            <w:r w:rsidRPr="000C17BA">
              <w:rPr>
                <w:rFonts w:asciiTheme="minorHAnsi" w:hAnsiTheme="minorHAnsi"/>
                <w:noProof/>
              </w:rPr>
              <w:drawing>
                <wp:anchor distT="0" distB="0" distL="114300" distR="114300" simplePos="0" relativeHeight="251660288" behindDoc="0" locked="0" layoutInCell="1" allowOverlap="1" wp14:anchorId="74530B4C" wp14:editId="656F326A">
                  <wp:simplePos x="0" y="0"/>
                  <wp:positionH relativeFrom="column">
                    <wp:posOffset>93168</wp:posOffset>
                  </wp:positionH>
                  <wp:positionV relativeFrom="paragraph">
                    <wp:posOffset>1113155</wp:posOffset>
                  </wp:positionV>
                  <wp:extent cx="752475" cy="628650"/>
                  <wp:effectExtent l="0" t="0" r="9525" b="0"/>
                  <wp:wrapNone/>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628650"/>
                          </a:xfrm>
                          <a:prstGeom prst="rect">
                            <a:avLst/>
                          </a:prstGeom>
                          <a:noFill/>
                        </pic:spPr>
                      </pic:pic>
                    </a:graphicData>
                  </a:graphic>
                  <wp14:sizeRelH relativeFrom="page">
                    <wp14:pctWidth>0</wp14:pctWidth>
                  </wp14:sizeRelH>
                  <wp14:sizeRelV relativeFrom="page">
                    <wp14:pctHeight>0</wp14:pctHeight>
                  </wp14:sizeRelV>
                </wp:anchor>
              </w:drawing>
            </w:r>
          </w:p>
        </w:tc>
      </w:tr>
    </w:tbl>
    <w:p w14:paraId="11B3D622" w14:textId="5138BA60" w:rsidR="00137CA0" w:rsidRPr="000C17BA" w:rsidRDefault="00137CA0" w:rsidP="00C27AC9">
      <w:pPr>
        <w:pStyle w:val="SDMPDDPoASubSection1"/>
        <w:tabs>
          <w:tab w:val="left" w:pos="720"/>
        </w:tabs>
        <w:spacing w:before="0" w:after="0"/>
        <w:rPr>
          <w:rFonts w:ascii="Avenir Book" w:hAnsi="Avenir Book"/>
          <w:b w:val="0"/>
        </w:rPr>
      </w:pPr>
    </w:p>
    <w:p w14:paraId="2FC76FCF" w14:textId="1A67F0FD" w:rsidR="004E361A" w:rsidRPr="000C17BA" w:rsidRDefault="004E361A" w:rsidP="004E361A">
      <w:pPr>
        <w:rPr>
          <w:lang w:eastAsia="de-DE"/>
        </w:rPr>
      </w:pPr>
    </w:p>
    <w:p w14:paraId="1119192A" w14:textId="53DCAC6C" w:rsidR="004E361A" w:rsidRPr="000C17BA" w:rsidRDefault="007F21DA" w:rsidP="00B01408">
      <w:pPr>
        <w:pStyle w:val="Heading5"/>
      </w:pPr>
      <w:r w:rsidRPr="000C17BA">
        <w:t xml:space="preserve">A.4 </w:t>
      </w:r>
      <w:r w:rsidR="004E361A" w:rsidRPr="000C17BA">
        <w:t>Scale of the project</w:t>
      </w:r>
    </w:p>
    <w:p w14:paraId="0AE7263F" w14:textId="08D5FFB1" w:rsidR="004E361A" w:rsidRPr="000C17BA" w:rsidRDefault="00137CA0" w:rsidP="0055588C">
      <w:pPr>
        <w:jc w:val="both"/>
        <w:rPr>
          <w:lang w:eastAsia="de-DE"/>
        </w:rPr>
      </w:pPr>
      <w:r w:rsidRPr="000C17BA">
        <w:rPr>
          <w:rFonts w:asciiTheme="minorHAnsi" w:hAnsiTheme="minorHAnsi"/>
          <w:lang w:val="en-GB" w:eastAsia="de-DE"/>
        </w:rPr>
        <w:t>The project falls unde</w:t>
      </w:r>
      <w:r w:rsidR="0045206A" w:rsidRPr="000C17BA">
        <w:rPr>
          <w:rFonts w:asciiTheme="minorHAnsi" w:hAnsiTheme="minorHAnsi"/>
          <w:lang w:val="en-GB" w:eastAsia="de-DE"/>
        </w:rPr>
        <w:t>r</w:t>
      </w:r>
      <w:r w:rsidRPr="000C17BA">
        <w:rPr>
          <w:rFonts w:asciiTheme="minorHAnsi" w:hAnsiTheme="minorHAnsi"/>
          <w:lang w:val="en-GB" w:eastAsia="de-DE"/>
        </w:rPr>
        <w:t xml:space="preserve"> waste handling and disposal with emission reductions of</w:t>
      </w:r>
      <w:r w:rsidR="00B4786D" w:rsidRPr="000C17BA">
        <w:rPr>
          <w:rFonts w:asciiTheme="minorHAnsi" w:hAnsiTheme="minorHAnsi"/>
          <w:lang w:val="en-GB" w:eastAsia="de-DE"/>
        </w:rPr>
        <w:t xml:space="preserve"> 3</w:t>
      </w:r>
      <w:r w:rsidR="00AB6778" w:rsidRPr="000C17BA">
        <w:rPr>
          <w:rFonts w:asciiTheme="minorHAnsi" w:hAnsiTheme="minorHAnsi"/>
          <w:lang w:val="en-GB" w:eastAsia="de-DE"/>
        </w:rPr>
        <w:t xml:space="preserve">6, 002 </w:t>
      </w:r>
      <w:r w:rsidR="00B4786D" w:rsidRPr="000C17BA">
        <w:rPr>
          <w:rFonts w:asciiTheme="minorHAnsi" w:hAnsiTheme="minorHAnsi"/>
          <w:lang w:val="en-GB" w:eastAsia="de-DE"/>
        </w:rPr>
        <w:t xml:space="preserve"> </w:t>
      </w:r>
      <w:r w:rsidRPr="000C17BA">
        <w:rPr>
          <w:rFonts w:asciiTheme="minorHAnsi" w:hAnsiTheme="minorHAnsi"/>
          <w:lang w:val="en-GB" w:eastAsia="de-DE"/>
        </w:rPr>
        <w:t>tCO2 per annum</w:t>
      </w:r>
      <w:r w:rsidR="00EC2BB0" w:rsidRPr="000C17BA">
        <w:rPr>
          <w:rFonts w:asciiTheme="minorHAnsi" w:hAnsiTheme="minorHAnsi"/>
          <w:lang w:val="en-GB" w:eastAsia="de-DE"/>
        </w:rPr>
        <w:t xml:space="preserve"> </w:t>
      </w:r>
      <w:r w:rsidRPr="000C17BA">
        <w:rPr>
          <w:rFonts w:asciiTheme="minorHAnsi" w:hAnsiTheme="minorHAnsi"/>
          <w:lang w:val="en-GB" w:eastAsia="de-DE"/>
        </w:rPr>
        <w:t xml:space="preserve">with installed energy output of </w:t>
      </w:r>
      <w:r w:rsidR="00AB6778" w:rsidRPr="000C17BA">
        <w:rPr>
          <w:rFonts w:asciiTheme="minorHAnsi" w:hAnsiTheme="minorHAnsi"/>
          <w:lang w:val="en-GB" w:eastAsia="de-DE"/>
        </w:rPr>
        <w:t xml:space="preserve">20.80 </w:t>
      </w:r>
      <w:r w:rsidR="0045206A" w:rsidRPr="000C17BA">
        <w:rPr>
          <w:rFonts w:asciiTheme="minorHAnsi" w:hAnsiTheme="minorHAnsi"/>
          <w:lang w:val="en-GB" w:eastAsia="de-DE"/>
        </w:rPr>
        <w:t xml:space="preserve"> </w:t>
      </w:r>
      <w:r w:rsidRPr="000C17BA">
        <w:rPr>
          <w:rFonts w:asciiTheme="minorHAnsi" w:hAnsiTheme="minorHAnsi"/>
          <w:lang w:val="en-GB" w:eastAsia="de-DE"/>
        </w:rPr>
        <w:t>MW</w:t>
      </w:r>
      <w:r w:rsidRPr="000C17BA">
        <w:rPr>
          <w:rFonts w:asciiTheme="minorHAnsi" w:hAnsiTheme="minorHAnsi"/>
          <w:vertAlign w:val="subscript"/>
          <w:lang w:val="en-GB" w:eastAsia="de-DE"/>
        </w:rPr>
        <w:t>thermal</w:t>
      </w:r>
      <w:r w:rsidRPr="000C17BA">
        <w:rPr>
          <w:rFonts w:asciiTheme="minorHAnsi" w:hAnsiTheme="minorHAnsi"/>
          <w:lang w:val="en-GB" w:eastAsia="de-DE"/>
        </w:rPr>
        <w:t xml:space="preserve"> (below the threshold of 45 MW</w:t>
      </w:r>
      <w:r w:rsidRPr="000C17BA">
        <w:rPr>
          <w:rFonts w:asciiTheme="minorHAnsi" w:hAnsiTheme="minorHAnsi"/>
          <w:vertAlign w:val="subscript"/>
          <w:lang w:val="en-GB" w:eastAsia="de-DE"/>
        </w:rPr>
        <w:t>thermal</w:t>
      </w:r>
      <w:r w:rsidRPr="000C17BA">
        <w:rPr>
          <w:rFonts w:asciiTheme="minorHAnsi" w:hAnsiTheme="minorHAnsi"/>
          <w:lang w:val="en-GB" w:eastAsia="de-DE"/>
        </w:rPr>
        <w:t>). Hence, the project falls under small scale projects</w:t>
      </w:r>
      <w:r w:rsidRPr="000C17BA">
        <w:rPr>
          <w:rFonts w:ascii="Avenir Book" w:eastAsia="MS Mincho" w:hAnsi="Avenir Book" w:cs="Times New Roman"/>
          <w:color w:val="auto"/>
          <w:szCs w:val="20"/>
          <w:lang w:val="en-GB" w:eastAsia="de-DE"/>
          <w14:cntxtAlts w14:val="0"/>
        </w:rPr>
        <w:t>.</w:t>
      </w:r>
    </w:p>
    <w:p w14:paraId="60B2E506" w14:textId="6A4A27D4" w:rsidR="004E361A" w:rsidRPr="000C17BA" w:rsidRDefault="007F21DA" w:rsidP="007F21DA">
      <w:pPr>
        <w:pStyle w:val="Heading5"/>
      </w:pPr>
      <w:r w:rsidRPr="000C17BA">
        <w:t xml:space="preserve">A.5 </w:t>
      </w:r>
      <w:r w:rsidR="004E361A" w:rsidRPr="000C17BA">
        <w:t xml:space="preserve">Funding sources of project </w:t>
      </w:r>
    </w:p>
    <w:p w14:paraId="14FF1CD4" w14:textId="345B4888" w:rsidR="00137CA0" w:rsidRPr="000C17BA" w:rsidRDefault="00137CA0" w:rsidP="0055588C">
      <w:pPr>
        <w:jc w:val="both"/>
        <w:rPr>
          <w:rFonts w:ascii="Avenir Book" w:hAnsi="Avenir Book"/>
          <w:b/>
          <w:bCs/>
          <w:lang w:eastAsia="de-DE"/>
        </w:rPr>
      </w:pPr>
      <w:r w:rsidRPr="000C17BA">
        <w:rPr>
          <w:rFonts w:asciiTheme="minorHAnsi" w:hAnsiTheme="minorHAnsi"/>
          <w:lang w:val="en-GB" w:eastAsia="de-DE"/>
        </w:rPr>
        <w:t>No public funding from parties included in Annex I to the UNFCCC, is available to the project. No Official Development Assistance involves in the project activity</w:t>
      </w:r>
      <w:r w:rsidRPr="000C17BA">
        <w:rPr>
          <w:rFonts w:ascii="Avenir Book" w:eastAsia="MS Mincho" w:hAnsi="Avenir Book"/>
        </w:rPr>
        <w:t>.</w:t>
      </w:r>
      <w:bookmarkStart w:id="301" w:name="_Ref49515954"/>
    </w:p>
    <w:p w14:paraId="2F651A0B" w14:textId="77777777" w:rsidR="00137CA0" w:rsidRPr="000C17BA" w:rsidRDefault="00137CA0" w:rsidP="00137CA0">
      <w:pPr>
        <w:rPr>
          <w:rFonts w:ascii="Avenir Book" w:hAnsi="Avenir Book"/>
          <w:b/>
          <w:bCs/>
          <w:lang w:eastAsia="de-DE"/>
        </w:rPr>
      </w:pPr>
    </w:p>
    <w:p w14:paraId="59A989CC" w14:textId="133690FE" w:rsidR="004E361A" w:rsidRPr="000C17BA" w:rsidRDefault="007F21DA" w:rsidP="0055588C">
      <w:pPr>
        <w:jc w:val="both"/>
        <w:rPr>
          <w:b/>
          <w:lang w:eastAsia="de-DE"/>
        </w:rPr>
      </w:pPr>
      <w:r w:rsidRPr="000C17BA">
        <w:t xml:space="preserve">SECTION B. </w:t>
      </w:r>
      <w:r w:rsidR="004E361A" w:rsidRPr="000C17BA">
        <w:t>APPLICATION OF APPROVED GOLD STANDARD METHODOLOGY (IES) AND/OR DEMONSTRATION OF SDG CONTRIBUTIONS</w:t>
      </w:r>
      <w:bookmarkEnd w:id="301"/>
      <w:r w:rsidR="004E361A" w:rsidRPr="000C17BA" w:rsidDel="002E5951">
        <w:t xml:space="preserve"> </w:t>
      </w:r>
    </w:p>
    <w:p w14:paraId="4BCAF7D3" w14:textId="51491FF4" w:rsidR="004E361A" w:rsidRPr="000C17BA" w:rsidRDefault="007F21DA" w:rsidP="00B01408">
      <w:pPr>
        <w:pStyle w:val="Heading5"/>
      </w:pPr>
      <w:r w:rsidRPr="000C17BA">
        <w:t xml:space="preserve">B.1. </w:t>
      </w:r>
      <w:r w:rsidR="004E361A" w:rsidRPr="000C17BA">
        <w:t xml:space="preserve">Reference of approved methodology (ies) </w:t>
      </w:r>
    </w:p>
    <w:p w14:paraId="64F45DC1" w14:textId="2CFA48DF" w:rsidR="0049179E" w:rsidRPr="000C17BA" w:rsidRDefault="0049179E" w:rsidP="0055588C">
      <w:pPr>
        <w:jc w:val="both"/>
        <w:rPr>
          <w:rFonts w:asciiTheme="minorHAnsi" w:hAnsiTheme="minorHAnsi"/>
          <w:lang w:val="en-GB" w:eastAsia="de-DE"/>
        </w:rPr>
      </w:pPr>
      <w:r w:rsidRPr="000C17BA">
        <w:rPr>
          <w:rFonts w:asciiTheme="minorHAnsi" w:hAnsiTheme="minorHAnsi"/>
          <w:lang w:val="en-GB" w:eastAsia="de-DE"/>
        </w:rPr>
        <w:t>Methodology</w:t>
      </w:r>
      <w:r w:rsidRPr="000C17BA">
        <w:rPr>
          <w:rFonts w:asciiTheme="minorHAnsi" w:hAnsiTheme="minorHAnsi"/>
          <w:lang w:val="en-GB" w:eastAsia="de-DE"/>
        </w:rPr>
        <w:tab/>
        <w:t xml:space="preserve">: AMS-I.E - Switch from non-renewable biomass for thermal applications by the user </w:t>
      </w:r>
    </w:p>
    <w:p w14:paraId="0DBD971F" w14:textId="3E2455DF" w:rsidR="0049179E" w:rsidRPr="000C17BA" w:rsidRDefault="0049179E" w:rsidP="0055588C">
      <w:pPr>
        <w:jc w:val="both"/>
        <w:rPr>
          <w:rFonts w:asciiTheme="minorHAnsi" w:hAnsiTheme="minorHAnsi"/>
          <w:lang w:val="en-GB" w:eastAsia="de-DE"/>
        </w:rPr>
      </w:pPr>
      <w:r w:rsidRPr="000C17BA">
        <w:rPr>
          <w:rFonts w:asciiTheme="minorHAnsi" w:hAnsiTheme="minorHAnsi"/>
          <w:lang w:val="en-GB" w:eastAsia="de-DE"/>
        </w:rPr>
        <w:t>Version</w:t>
      </w:r>
      <w:r w:rsidRPr="000C17BA">
        <w:rPr>
          <w:rFonts w:asciiTheme="minorHAnsi" w:hAnsiTheme="minorHAnsi"/>
          <w:lang w:val="en-GB" w:eastAsia="de-DE"/>
        </w:rPr>
        <w:tab/>
        <w:t>: Version 1</w:t>
      </w:r>
      <w:r w:rsidR="006F036D" w:rsidRPr="000C17BA">
        <w:rPr>
          <w:rFonts w:asciiTheme="minorHAnsi" w:hAnsiTheme="minorHAnsi"/>
          <w:lang w:val="en-GB" w:eastAsia="de-DE"/>
        </w:rPr>
        <w:t>2</w:t>
      </w:r>
    </w:p>
    <w:p w14:paraId="444C429B" w14:textId="77777777" w:rsidR="00F43982" w:rsidRPr="000C17BA" w:rsidRDefault="0049179E" w:rsidP="0055588C">
      <w:pPr>
        <w:jc w:val="both"/>
        <w:rPr>
          <w:rFonts w:asciiTheme="minorHAnsi" w:hAnsiTheme="minorHAnsi"/>
          <w:lang w:val="en-GB" w:eastAsia="de-DE"/>
        </w:rPr>
      </w:pPr>
      <w:r w:rsidRPr="000C17BA">
        <w:rPr>
          <w:rFonts w:asciiTheme="minorHAnsi" w:hAnsiTheme="minorHAnsi"/>
          <w:lang w:val="en-GB" w:eastAsia="de-DE"/>
        </w:rPr>
        <w:t>Reference:</w:t>
      </w:r>
      <w:r w:rsidRPr="000C17BA">
        <w:rPr>
          <w:rFonts w:asciiTheme="minorHAnsi" w:hAnsiTheme="minorHAnsi"/>
          <w:lang w:val="en-GB" w:eastAsia="de-DE"/>
        </w:rPr>
        <w:tab/>
      </w:r>
      <w:r w:rsidR="00845146" w:rsidRPr="000C17BA">
        <w:rPr>
          <w:rFonts w:asciiTheme="minorHAnsi" w:hAnsiTheme="minorHAnsi"/>
          <w:lang w:val="en-GB" w:eastAsia="de-DE"/>
        </w:rPr>
        <w:t xml:space="preserve"> </w:t>
      </w:r>
    </w:p>
    <w:p w14:paraId="61B6555A" w14:textId="5E97482B" w:rsidR="00F43982" w:rsidRPr="000C17BA" w:rsidRDefault="00F43982" w:rsidP="0055588C">
      <w:pPr>
        <w:jc w:val="both"/>
        <w:rPr>
          <w:rFonts w:asciiTheme="minorHAnsi" w:hAnsiTheme="minorHAnsi"/>
          <w:lang w:val="en-GB" w:eastAsia="de-DE"/>
        </w:rPr>
      </w:pPr>
    </w:p>
    <w:p w14:paraId="6CB8897A" w14:textId="105677DF" w:rsidR="00F43982" w:rsidRPr="000C17BA" w:rsidRDefault="00A10DD2" w:rsidP="0055588C">
      <w:pPr>
        <w:jc w:val="both"/>
        <w:rPr>
          <w:rFonts w:asciiTheme="minorHAnsi" w:hAnsiTheme="minorHAnsi"/>
          <w:lang w:val="en-GB" w:eastAsia="de-DE"/>
        </w:rPr>
      </w:pPr>
      <w:hyperlink r:id="rId17" w:history="1">
        <w:r w:rsidR="00F43982" w:rsidRPr="000C17BA">
          <w:rPr>
            <w:rStyle w:val="Hyperlink"/>
            <w:lang w:val="en-GB" w:eastAsia="de-DE"/>
          </w:rPr>
          <w:t>https://cdm.unfccc.int/methodologies/DB/BLVN9ULDP1FRUVS2LYWW6WPYN9W78E</w:t>
        </w:r>
      </w:hyperlink>
    </w:p>
    <w:p w14:paraId="314BA881" w14:textId="77777777" w:rsidR="00F43982" w:rsidRPr="000C17BA" w:rsidRDefault="00F43982" w:rsidP="0055588C">
      <w:pPr>
        <w:jc w:val="both"/>
        <w:rPr>
          <w:rFonts w:asciiTheme="minorHAnsi" w:hAnsiTheme="minorHAnsi"/>
          <w:lang w:val="en-GB" w:eastAsia="de-DE"/>
        </w:rPr>
      </w:pPr>
    </w:p>
    <w:p w14:paraId="3AC7F82D" w14:textId="78410465" w:rsidR="004E361A" w:rsidRPr="000C17BA" w:rsidRDefault="007F21DA" w:rsidP="00B01408">
      <w:pPr>
        <w:pStyle w:val="Heading5"/>
      </w:pPr>
      <w:r w:rsidRPr="000C17BA">
        <w:lastRenderedPageBreak/>
        <w:t xml:space="preserve">B.2. </w:t>
      </w:r>
      <w:r w:rsidR="004E361A" w:rsidRPr="000C17BA">
        <w:t>Applicability of methodology (ies)</w:t>
      </w:r>
    </w:p>
    <w:p w14:paraId="517FDEDF" w14:textId="045289BD" w:rsidR="0049179E" w:rsidRDefault="004E361A" w:rsidP="0049179E">
      <w:pPr>
        <w:rPr>
          <w:ins w:id="302" w:author="Stephy" w:date="2022-04-16T17:15:00Z"/>
        </w:rPr>
      </w:pPr>
      <w:r w:rsidRPr="000C17BA">
        <w:t>&gt;&gt;</w:t>
      </w:r>
    </w:p>
    <w:p w14:paraId="1CA7B469" w14:textId="77777777" w:rsidR="00AC750C" w:rsidRPr="00926EFE" w:rsidRDefault="00AC750C" w:rsidP="00AC750C">
      <w:pPr>
        <w:rPr>
          <w:ins w:id="303" w:author="Stephy" w:date="2022-04-16T17:15:00Z"/>
          <w:color w:val="auto"/>
          <w:sz w:val="20"/>
        </w:rPr>
      </w:pPr>
      <w:ins w:id="304" w:author="Stephy" w:date="2022-04-16T17:15:00Z">
        <w:r w:rsidRPr="00926EFE">
          <w:rPr>
            <w:color w:val="auto"/>
            <w:sz w:val="20"/>
          </w:rPr>
          <w:t>AMS-I. E. "Switch from Non-Renewable Biomass for Thermal Applications by the User" Version 12.0 is applicable to the proposed project because the project meets all applicability criteria. The applicability of the methodology is outlined as below:</w:t>
        </w:r>
      </w:ins>
    </w:p>
    <w:p w14:paraId="68C0D0EC" w14:textId="77777777" w:rsidR="00AC750C" w:rsidRPr="00926EFE" w:rsidRDefault="00AC750C" w:rsidP="00AC750C">
      <w:pPr>
        <w:rPr>
          <w:ins w:id="305" w:author="Stephy" w:date="2022-04-16T17:15:00Z"/>
          <w:sz w:val="20"/>
        </w:rPr>
      </w:pPr>
    </w:p>
    <w:tbl>
      <w:tblPr>
        <w:tblStyle w:val="TableGrid"/>
        <w:tblW w:w="0" w:type="auto"/>
        <w:tblLook w:val="04A0" w:firstRow="1" w:lastRow="0" w:firstColumn="1" w:lastColumn="0" w:noHBand="0" w:noVBand="1"/>
      </w:tblPr>
      <w:tblGrid>
        <w:gridCol w:w="4675"/>
        <w:gridCol w:w="4675"/>
      </w:tblGrid>
      <w:tr w:rsidR="00AC750C" w:rsidRPr="00926EFE" w14:paraId="70974E67" w14:textId="77777777" w:rsidTr="00755559">
        <w:trPr>
          <w:ins w:id="306" w:author="Stephy" w:date="2022-04-16T17:15:00Z"/>
        </w:trPr>
        <w:tc>
          <w:tcPr>
            <w:tcW w:w="4675" w:type="dxa"/>
          </w:tcPr>
          <w:p w14:paraId="481BD117" w14:textId="77777777" w:rsidR="00AC750C" w:rsidRPr="00926EFE" w:rsidRDefault="00AC750C" w:rsidP="00755559">
            <w:pPr>
              <w:rPr>
                <w:ins w:id="307" w:author="Stephy" w:date="2022-04-16T17:15:00Z"/>
                <w:rFonts w:eastAsia="MS Mincho"/>
                <w:color w:val="auto"/>
                <w:sz w:val="20"/>
              </w:rPr>
            </w:pPr>
            <w:ins w:id="308" w:author="Stephy" w:date="2022-04-16T17:15:00Z">
              <w:r w:rsidRPr="00926EFE">
                <w:rPr>
                  <w:rFonts w:eastAsia="MS Mincho"/>
                  <w:color w:val="auto"/>
                  <w:sz w:val="20"/>
                </w:rPr>
                <w:t>Criteria AMS-I.E.</w:t>
              </w:r>
            </w:ins>
          </w:p>
        </w:tc>
        <w:tc>
          <w:tcPr>
            <w:tcW w:w="4675" w:type="dxa"/>
          </w:tcPr>
          <w:p w14:paraId="6E3133A6" w14:textId="77777777" w:rsidR="00AC750C" w:rsidRPr="00926EFE" w:rsidRDefault="00AC750C" w:rsidP="00755559">
            <w:pPr>
              <w:rPr>
                <w:ins w:id="309" w:author="Stephy" w:date="2022-04-16T17:15:00Z"/>
                <w:rFonts w:eastAsia="MS Mincho"/>
                <w:color w:val="auto"/>
                <w:sz w:val="20"/>
              </w:rPr>
            </w:pPr>
            <w:ins w:id="310" w:author="Stephy" w:date="2022-04-16T17:15:00Z">
              <w:r w:rsidRPr="00926EFE">
                <w:rPr>
                  <w:rFonts w:eastAsia="MS Mincho"/>
                  <w:color w:val="auto"/>
                  <w:sz w:val="20"/>
                </w:rPr>
                <w:t>Applicability</w:t>
              </w:r>
            </w:ins>
          </w:p>
        </w:tc>
      </w:tr>
      <w:tr w:rsidR="00AC750C" w:rsidRPr="00926EFE" w14:paraId="694BBD28" w14:textId="77777777" w:rsidTr="00755559">
        <w:trPr>
          <w:ins w:id="311" w:author="Stephy" w:date="2022-04-16T17:15:00Z"/>
        </w:trPr>
        <w:tc>
          <w:tcPr>
            <w:tcW w:w="4675" w:type="dxa"/>
          </w:tcPr>
          <w:p w14:paraId="77A7C338" w14:textId="77777777" w:rsidR="00AC750C" w:rsidRPr="00926EFE" w:rsidRDefault="00AC750C" w:rsidP="00755559">
            <w:pPr>
              <w:jc w:val="both"/>
              <w:rPr>
                <w:ins w:id="312" w:author="Stephy" w:date="2022-04-16T17:15:00Z"/>
                <w:rFonts w:eastAsia="MS Mincho"/>
                <w:color w:val="auto"/>
                <w:sz w:val="20"/>
              </w:rPr>
            </w:pPr>
            <w:ins w:id="313" w:author="Stephy" w:date="2022-04-16T17:15:00Z">
              <w:r w:rsidRPr="00926EFE">
                <w:rPr>
                  <w:rFonts w:eastAsia="MS Mincho"/>
                  <w:color w:val="auto"/>
                  <w:sz w:val="20"/>
                </w:rPr>
                <w:t>Project participants4 are able to show that non-renewable biomass has been used in the project region since 31 December 1989, using survey methods or referring to published literature, official reports or statistics.</w:t>
              </w:r>
            </w:ins>
          </w:p>
        </w:tc>
        <w:tc>
          <w:tcPr>
            <w:tcW w:w="4675" w:type="dxa"/>
          </w:tcPr>
          <w:p w14:paraId="79F93AA5" w14:textId="77777777" w:rsidR="00AC750C" w:rsidRPr="00926EFE" w:rsidRDefault="00AC750C" w:rsidP="00755559">
            <w:pPr>
              <w:jc w:val="both"/>
              <w:rPr>
                <w:ins w:id="314" w:author="Stephy" w:date="2022-04-16T17:15:00Z"/>
                <w:rFonts w:eastAsia="MS Mincho"/>
                <w:color w:val="auto"/>
                <w:sz w:val="20"/>
              </w:rPr>
            </w:pPr>
            <w:ins w:id="315" w:author="Stephy" w:date="2022-04-16T17:15:00Z">
              <w:r w:rsidRPr="00926EFE">
                <w:rPr>
                  <w:rFonts w:eastAsia="MS Mincho"/>
                  <w:color w:val="auto"/>
                  <w:sz w:val="20"/>
                </w:rPr>
                <w:t xml:space="preserve">Survey was conducted to check since when villagers were using firewood. It is evident from the survey that all villagers have been using firewood </w:t>
              </w:r>
              <w:r>
                <w:rPr>
                  <w:rFonts w:eastAsia="MS Mincho"/>
                  <w:color w:val="auto"/>
                  <w:sz w:val="20"/>
                </w:rPr>
                <w:t>for more than 35 years hence meets the criteria</w:t>
              </w:r>
              <w:r w:rsidRPr="00926EFE">
                <w:rPr>
                  <w:rFonts w:eastAsia="MS Mincho"/>
                  <w:color w:val="auto"/>
                  <w:sz w:val="20"/>
                </w:rPr>
                <w:t>.</w:t>
              </w:r>
            </w:ins>
          </w:p>
        </w:tc>
      </w:tr>
      <w:tr w:rsidR="00AC750C" w:rsidRPr="00926EFE" w14:paraId="377FDED9" w14:textId="77777777" w:rsidTr="00755559">
        <w:trPr>
          <w:ins w:id="316" w:author="Stephy" w:date="2022-04-16T17:15:00Z"/>
        </w:trPr>
        <w:tc>
          <w:tcPr>
            <w:tcW w:w="4675" w:type="dxa"/>
          </w:tcPr>
          <w:p w14:paraId="19A4930E" w14:textId="77777777" w:rsidR="00AC750C" w:rsidRPr="00926EFE" w:rsidRDefault="00AC750C" w:rsidP="00755559">
            <w:pPr>
              <w:jc w:val="both"/>
              <w:rPr>
                <w:ins w:id="317" w:author="Stephy" w:date="2022-04-16T17:15:00Z"/>
                <w:rFonts w:eastAsia="MS Mincho"/>
                <w:color w:val="auto"/>
                <w:sz w:val="20"/>
              </w:rPr>
            </w:pPr>
            <w:ins w:id="318" w:author="Stephy" w:date="2022-04-16T17:15:00Z">
              <w:r w:rsidRPr="00926EFE">
                <w:rPr>
                  <w:rFonts w:eastAsia="MS Mincho"/>
                  <w:color w:val="auto"/>
                  <w:sz w:val="20"/>
                </w:rPr>
                <w:t xml:space="preserve">In the case that technologies using renewable biomass are used under the project activity, this methodology is applicable where all emissions related to processing of biomass are fully accounted for and biomass is sourced from biomass residues and/or a dedicated plantation of the CDM project activity, meeting the following conditions: </w:t>
              </w:r>
            </w:ins>
          </w:p>
          <w:p w14:paraId="59AA4CA9" w14:textId="77777777" w:rsidR="00AC750C" w:rsidRPr="00926EFE" w:rsidRDefault="00AC750C" w:rsidP="00755559">
            <w:pPr>
              <w:jc w:val="both"/>
              <w:rPr>
                <w:ins w:id="319" w:author="Stephy" w:date="2022-04-16T17:15:00Z"/>
                <w:rFonts w:eastAsia="MS Mincho"/>
                <w:color w:val="auto"/>
                <w:sz w:val="20"/>
              </w:rPr>
            </w:pPr>
            <w:ins w:id="320" w:author="Stephy" w:date="2022-04-16T17:15:00Z">
              <w:r w:rsidRPr="00926EFE">
                <w:rPr>
                  <w:rFonts w:eastAsia="MS Mincho"/>
                  <w:color w:val="auto"/>
                  <w:sz w:val="20"/>
                </w:rPr>
                <w:t xml:space="preserve">(a) For projects that use biomass residues, prior to the implementation of the project activity, the biomass residues have not been collected and used but been left for decay and would, in the absence of the project activity, continue to be left for decay; and </w:t>
              </w:r>
            </w:ins>
          </w:p>
          <w:p w14:paraId="754BE1A8" w14:textId="77777777" w:rsidR="00AC750C" w:rsidRPr="00926EFE" w:rsidRDefault="00AC750C" w:rsidP="00755559">
            <w:pPr>
              <w:jc w:val="both"/>
              <w:rPr>
                <w:ins w:id="321" w:author="Stephy" w:date="2022-04-16T17:15:00Z"/>
                <w:rFonts w:eastAsia="MS Mincho"/>
                <w:color w:val="auto"/>
                <w:sz w:val="20"/>
              </w:rPr>
            </w:pPr>
            <w:ins w:id="322" w:author="Stephy" w:date="2022-04-16T17:15:00Z">
              <w:r w:rsidRPr="00926EFE">
                <w:rPr>
                  <w:rFonts w:eastAsia="MS Mincho"/>
                  <w:color w:val="auto"/>
                  <w:sz w:val="20"/>
                </w:rPr>
                <w:t>(b) For projects that use biomass residues from a production process (e.g. production of sugar or wood panel boards), the implementation of the project does not result in an increase of the processing capacity of raw input (e.g. sugar, rice, logs, etc.) or in other substantial changes (e.g. product change) in this process; and</w:t>
              </w:r>
            </w:ins>
          </w:p>
          <w:p w14:paraId="7B1CEA4E" w14:textId="77777777" w:rsidR="00AC750C" w:rsidRPr="00926EFE" w:rsidRDefault="00AC750C" w:rsidP="00755559">
            <w:pPr>
              <w:jc w:val="both"/>
              <w:rPr>
                <w:ins w:id="323" w:author="Stephy" w:date="2022-04-16T17:15:00Z"/>
                <w:rFonts w:eastAsia="MS Mincho"/>
                <w:color w:val="auto"/>
                <w:sz w:val="20"/>
              </w:rPr>
            </w:pPr>
            <w:ins w:id="324" w:author="Stephy" w:date="2022-04-16T17:15:00Z">
              <w:r w:rsidRPr="00926EFE">
                <w:rPr>
                  <w:rFonts w:eastAsia="MS Mincho"/>
                  <w:color w:val="auto"/>
                  <w:sz w:val="20"/>
                </w:rPr>
                <w:lastRenderedPageBreak/>
                <w:t>(c) The biomass used by the project facility is not stored for more than one year; and</w:t>
              </w:r>
            </w:ins>
          </w:p>
          <w:p w14:paraId="1F55B157" w14:textId="77777777" w:rsidR="00AC750C" w:rsidRPr="00926EFE" w:rsidRDefault="00AC750C" w:rsidP="00755559">
            <w:pPr>
              <w:jc w:val="both"/>
              <w:rPr>
                <w:ins w:id="325" w:author="Stephy" w:date="2022-04-16T17:15:00Z"/>
                <w:rFonts w:eastAsia="MS Mincho"/>
                <w:color w:val="auto"/>
                <w:sz w:val="20"/>
              </w:rPr>
            </w:pPr>
            <w:ins w:id="326" w:author="Stephy" w:date="2022-04-16T17:15:00Z">
              <w:r w:rsidRPr="00926EFE">
                <w:rPr>
                  <w:rFonts w:eastAsia="MS Mincho"/>
                  <w:color w:val="auto"/>
                  <w:sz w:val="20"/>
                </w:rPr>
                <w:t>(d) In the case biomass from dedicated plantations are used, the applicability conditions of TOOL16 “Project and leakage emissions from biomass” are satisfied.</w:t>
              </w:r>
            </w:ins>
          </w:p>
        </w:tc>
        <w:tc>
          <w:tcPr>
            <w:tcW w:w="4675" w:type="dxa"/>
          </w:tcPr>
          <w:p w14:paraId="35812BF3" w14:textId="77777777" w:rsidR="00AC750C" w:rsidRPr="00926EFE" w:rsidRDefault="00AC750C" w:rsidP="00755559">
            <w:pPr>
              <w:jc w:val="both"/>
              <w:rPr>
                <w:ins w:id="327" w:author="Stephy" w:date="2022-04-16T17:15:00Z"/>
                <w:rFonts w:eastAsia="MS Mincho"/>
                <w:color w:val="auto"/>
                <w:sz w:val="20"/>
              </w:rPr>
            </w:pPr>
            <w:ins w:id="328" w:author="Stephy" w:date="2022-04-16T17:15:00Z">
              <w:r w:rsidRPr="00926EFE">
                <w:rPr>
                  <w:rFonts w:eastAsia="MS Mincho"/>
                  <w:color w:val="auto"/>
                  <w:sz w:val="20"/>
                </w:rPr>
                <w:lastRenderedPageBreak/>
                <w:t>Biomass is not used in the project activity. Hence, the conditions are not applicable.</w:t>
              </w:r>
            </w:ins>
          </w:p>
        </w:tc>
      </w:tr>
      <w:tr w:rsidR="00AC750C" w:rsidRPr="00926EFE" w14:paraId="32D83FA1" w14:textId="77777777" w:rsidTr="00755559">
        <w:trPr>
          <w:ins w:id="329" w:author="Stephy" w:date="2022-04-16T17:15:00Z"/>
        </w:trPr>
        <w:tc>
          <w:tcPr>
            <w:tcW w:w="4675" w:type="dxa"/>
          </w:tcPr>
          <w:p w14:paraId="3F94EEF1" w14:textId="77777777" w:rsidR="00AC750C" w:rsidRPr="00926EFE" w:rsidRDefault="00AC750C" w:rsidP="00755559">
            <w:pPr>
              <w:jc w:val="both"/>
              <w:rPr>
                <w:ins w:id="330" w:author="Stephy" w:date="2022-04-16T17:15:00Z"/>
                <w:rFonts w:eastAsia="MS Mincho"/>
                <w:color w:val="auto"/>
                <w:sz w:val="20"/>
              </w:rPr>
            </w:pPr>
            <w:ins w:id="331" w:author="Stephy" w:date="2022-04-16T17:15:00Z">
              <w:r w:rsidRPr="00926EFE">
                <w:rPr>
                  <w:rFonts w:eastAsia="MS Mincho"/>
                  <w:color w:val="auto"/>
                  <w:sz w:val="20"/>
                </w:rPr>
                <w:t>For electric cook stoves with integrated renewable energy device or with grid connected renewable energy system employing net metering, project participants shall demonstrate that, on an annual basis, at least 80% of the electricity generated is consumed by the electric cook stoves (i.e. 20% or less of electricity is consumed by other loads connected).</w:t>
              </w:r>
            </w:ins>
          </w:p>
        </w:tc>
        <w:tc>
          <w:tcPr>
            <w:tcW w:w="4675" w:type="dxa"/>
          </w:tcPr>
          <w:p w14:paraId="4F9F71A9" w14:textId="77777777" w:rsidR="00AC750C" w:rsidRPr="00926EFE" w:rsidRDefault="00AC750C" w:rsidP="00755559">
            <w:pPr>
              <w:jc w:val="both"/>
              <w:rPr>
                <w:ins w:id="332" w:author="Stephy" w:date="2022-04-16T17:15:00Z"/>
                <w:rFonts w:eastAsia="MS Mincho"/>
                <w:color w:val="auto"/>
                <w:sz w:val="20"/>
              </w:rPr>
            </w:pPr>
            <w:ins w:id="333" w:author="Stephy" w:date="2022-04-16T17:15:00Z">
              <w:r w:rsidRPr="00926EFE">
                <w:rPr>
                  <w:rFonts w:eastAsia="MS Mincho"/>
                  <w:color w:val="auto"/>
                  <w:sz w:val="20"/>
                </w:rPr>
                <w:t>The project does not involve any electric cook stove and hence the condition is not applicable for the project.</w:t>
              </w:r>
            </w:ins>
          </w:p>
        </w:tc>
      </w:tr>
      <w:tr w:rsidR="00AC750C" w:rsidRPr="00926EFE" w14:paraId="7ECFCD5E" w14:textId="77777777" w:rsidTr="00755559">
        <w:trPr>
          <w:ins w:id="334" w:author="Stephy" w:date="2022-04-16T17:15:00Z"/>
        </w:trPr>
        <w:tc>
          <w:tcPr>
            <w:tcW w:w="4675" w:type="dxa"/>
          </w:tcPr>
          <w:p w14:paraId="2D0DD829" w14:textId="77777777" w:rsidR="00AC750C" w:rsidRPr="00926EFE" w:rsidRDefault="00AC750C" w:rsidP="00755559">
            <w:pPr>
              <w:jc w:val="both"/>
              <w:rPr>
                <w:ins w:id="335" w:author="Stephy" w:date="2022-04-16T17:15:00Z"/>
                <w:rFonts w:eastAsia="MS Mincho"/>
                <w:color w:val="auto"/>
                <w:sz w:val="20"/>
              </w:rPr>
            </w:pPr>
            <w:ins w:id="336" w:author="Stephy" w:date="2022-04-16T17:15:00Z">
              <w:r w:rsidRPr="00926EFE">
                <w:rPr>
                  <w:rFonts w:eastAsia="MS Mincho"/>
                  <w:color w:val="auto"/>
                  <w:sz w:val="20"/>
                </w:rPr>
                <w:t>For electric cook stoves, in all cases under paragraph 2(d) above where back-up diesel generators are used, this methodology is only applicable when no more than 1% of total electricity supply occurs from back up diesel generators on an annual basis.</w:t>
              </w:r>
            </w:ins>
          </w:p>
        </w:tc>
        <w:tc>
          <w:tcPr>
            <w:tcW w:w="4675" w:type="dxa"/>
          </w:tcPr>
          <w:p w14:paraId="072A5A1D" w14:textId="77777777" w:rsidR="00AC750C" w:rsidRPr="00926EFE" w:rsidRDefault="00AC750C" w:rsidP="00755559">
            <w:pPr>
              <w:jc w:val="both"/>
              <w:rPr>
                <w:ins w:id="337" w:author="Stephy" w:date="2022-04-16T17:15:00Z"/>
                <w:rFonts w:eastAsia="MS Mincho"/>
                <w:color w:val="auto"/>
                <w:sz w:val="20"/>
              </w:rPr>
            </w:pPr>
            <w:ins w:id="338" w:author="Stephy" w:date="2022-04-16T17:15:00Z">
              <w:r w:rsidRPr="00926EFE">
                <w:rPr>
                  <w:rFonts w:eastAsia="MS Mincho"/>
                  <w:color w:val="auto"/>
                  <w:sz w:val="20"/>
                </w:rPr>
                <w:t>The project does not involve any electric cook stove and hence the condition is not applicable for the project.</w:t>
              </w:r>
            </w:ins>
          </w:p>
        </w:tc>
      </w:tr>
      <w:tr w:rsidR="00AC750C" w:rsidRPr="00926EFE" w14:paraId="045484B0" w14:textId="77777777" w:rsidTr="00755559">
        <w:trPr>
          <w:ins w:id="339" w:author="Stephy" w:date="2022-04-16T17:15:00Z"/>
        </w:trPr>
        <w:tc>
          <w:tcPr>
            <w:tcW w:w="4675" w:type="dxa"/>
          </w:tcPr>
          <w:p w14:paraId="05069041" w14:textId="77777777" w:rsidR="00AC750C" w:rsidRPr="00926EFE" w:rsidRDefault="00AC750C" w:rsidP="00755559">
            <w:pPr>
              <w:jc w:val="both"/>
              <w:rPr>
                <w:ins w:id="340" w:author="Stephy" w:date="2022-04-16T17:15:00Z"/>
                <w:rFonts w:eastAsia="MS Mincho"/>
                <w:color w:val="auto"/>
                <w:sz w:val="20"/>
              </w:rPr>
            </w:pPr>
            <w:ins w:id="341" w:author="Stephy" w:date="2022-04-16T17:15:00Z">
              <w:r w:rsidRPr="00926EFE">
                <w:rPr>
                  <w:rFonts w:eastAsia="MS Mincho"/>
                  <w:color w:val="auto"/>
                  <w:sz w:val="20"/>
                </w:rPr>
                <w:t>Under this methodology, emission reductions cannot be claimed only due to fuel-switch aspect and proposed project activities shall introduce new renewable energy based technologies, i.e. technology switch is also involved.</w:t>
              </w:r>
            </w:ins>
          </w:p>
        </w:tc>
        <w:tc>
          <w:tcPr>
            <w:tcW w:w="4675" w:type="dxa"/>
          </w:tcPr>
          <w:p w14:paraId="67D8BFE3" w14:textId="77777777" w:rsidR="00AC750C" w:rsidRPr="00926EFE" w:rsidRDefault="00AC750C" w:rsidP="00755559">
            <w:pPr>
              <w:jc w:val="both"/>
              <w:rPr>
                <w:ins w:id="342" w:author="Stephy" w:date="2022-04-16T17:15:00Z"/>
                <w:rFonts w:eastAsia="MS Mincho"/>
                <w:color w:val="auto"/>
                <w:sz w:val="20"/>
              </w:rPr>
            </w:pPr>
            <w:ins w:id="343" w:author="Stephy" w:date="2022-04-16T17:15:00Z">
              <w:r w:rsidRPr="00926EFE">
                <w:rPr>
                  <w:rFonts w:eastAsia="MS Mincho"/>
                  <w:color w:val="auto"/>
                  <w:sz w:val="20"/>
                </w:rPr>
                <w:t>The project activity involves technology switch from conventional firewood based cooking system to renewable biogas based cooking system. Hence, the criteria are met.</w:t>
              </w:r>
            </w:ins>
          </w:p>
          <w:p w14:paraId="0146631A" w14:textId="77777777" w:rsidR="00AC750C" w:rsidRPr="00926EFE" w:rsidRDefault="00AC750C" w:rsidP="00755559">
            <w:pPr>
              <w:jc w:val="both"/>
              <w:rPr>
                <w:ins w:id="344" w:author="Stephy" w:date="2022-04-16T17:15:00Z"/>
                <w:rFonts w:eastAsia="MS Mincho"/>
                <w:color w:val="auto"/>
                <w:sz w:val="20"/>
              </w:rPr>
            </w:pPr>
          </w:p>
        </w:tc>
      </w:tr>
      <w:tr w:rsidR="00AC750C" w:rsidRPr="00926EFE" w14:paraId="3ECA7AFA" w14:textId="77777777" w:rsidTr="00755559">
        <w:trPr>
          <w:ins w:id="345" w:author="Stephy" w:date="2022-04-16T17:15:00Z"/>
        </w:trPr>
        <w:tc>
          <w:tcPr>
            <w:tcW w:w="4675" w:type="dxa"/>
          </w:tcPr>
          <w:p w14:paraId="3972F5CF" w14:textId="77777777" w:rsidR="00AC750C" w:rsidRPr="00926EFE" w:rsidRDefault="00AC750C" w:rsidP="00755559">
            <w:pPr>
              <w:jc w:val="both"/>
              <w:rPr>
                <w:ins w:id="346" w:author="Stephy" w:date="2022-04-16T17:15:00Z"/>
                <w:rFonts w:eastAsia="MS Mincho"/>
                <w:color w:val="auto"/>
                <w:sz w:val="20"/>
              </w:rPr>
            </w:pPr>
            <w:ins w:id="347" w:author="Stephy" w:date="2022-04-16T17:15:00Z">
              <w:r w:rsidRPr="00926EFE">
                <w:rPr>
                  <w:rFonts w:eastAsia="MS Mincho"/>
                  <w:color w:val="auto"/>
                  <w:sz w:val="20"/>
                </w:rPr>
                <w:t xml:space="preserve">Project participants shall describe in the PDD/PoA-DD the proposed method for distribution of project devices and how the double counting of emission reductions has been addressed, for example, using methods such as unique identifications of product and end-user locations (e.g. programme logo), to prevent double counting of emission reductions from the project devices (e.g. between end users, distributors and producers of stoves, producers of renewable </w:t>
              </w:r>
              <w:r w:rsidRPr="00926EFE">
                <w:rPr>
                  <w:rFonts w:eastAsia="MS Mincho"/>
                  <w:color w:val="auto"/>
                  <w:sz w:val="20"/>
                </w:rPr>
                <w:lastRenderedPageBreak/>
                <w:t>energy, producers of processed renewable biomass).</w:t>
              </w:r>
            </w:ins>
          </w:p>
        </w:tc>
        <w:tc>
          <w:tcPr>
            <w:tcW w:w="4675" w:type="dxa"/>
          </w:tcPr>
          <w:p w14:paraId="0A4CC912" w14:textId="77777777" w:rsidR="00AC750C" w:rsidRPr="00926EFE" w:rsidRDefault="00AC750C" w:rsidP="00755559">
            <w:pPr>
              <w:jc w:val="both"/>
              <w:rPr>
                <w:ins w:id="348" w:author="Stephy" w:date="2022-04-16T17:15:00Z"/>
                <w:rFonts w:eastAsia="MS Mincho"/>
                <w:color w:val="auto"/>
                <w:sz w:val="20"/>
              </w:rPr>
            </w:pPr>
            <w:ins w:id="349" w:author="Stephy" w:date="2022-04-16T17:15:00Z">
              <w:r w:rsidRPr="00926EFE">
                <w:rPr>
                  <w:rFonts w:eastAsia="MS Mincho"/>
                  <w:color w:val="auto"/>
                  <w:sz w:val="20"/>
                </w:rPr>
                <w:lastRenderedPageBreak/>
                <w:t>Each of the bio-digesters shall be allocated a unique id against each end users. End user and project implementer shall have an agreement to avoid any double counting.</w:t>
              </w:r>
            </w:ins>
          </w:p>
        </w:tc>
      </w:tr>
      <w:tr w:rsidR="00AC750C" w:rsidRPr="00926EFE" w14:paraId="56872E04" w14:textId="77777777" w:rsidTr="00755559">
        <w:trPr>
          <w:ins w:id="350" w:author="Stephy" w:date="2022-04-16T17:15:00Z"/>
        </w:trPr>
        <w:tc>
          <w:tcPr>
            <w:tcW w:w="4675" w:type="dxa"/>
          </w:tcPr>
          <w:p w14:paraId="78DC8E93" w14:textId="77777777" w:rsidR="00AC750C" w:rsidRPr="00926EFE" w:rsidRDefault="00AC750C" w:rsidP="00755559">
            <w:pPr>
              <w:jc w:val="both"/>
              <w:rPr>
                <w:ins w:id="351" w:author="Stephy" w:date="2022-04-16T17:15:00Z"/>
                <w:rFonts w:eastAsia="MS Mincho"/>
                <w:color w:val="auto"/>
                <w:sz w:val="20"/>
              </w:rPr>
            </w:pPr>
            <w:ins w:id="352" w:author="Stephy" w:date="2022-04-16T17:15:00Z">
              <w:r w:rsidRPr="00926EFE">
                <w:rPr>
                  <w:rFonts w:eastAsia="MS Mincho"/>
                  <w:color w:val="auto"/>
                  <w:sz w:val="20"/>
                </w:rPr>
                <w:t>For project activities introducing bio ethanol cook stove, project participants shall demonstrate that the bioethanol cook stove are designed, constructed and operated to the requirements (e.g. with regard to safety) of a relevant national or local standard or comparable literature. Latest guidelines issued by a relevant national authority or an international organization may also be used.</w:t>
              </w:r>
            </w:ins>
          </w:p>
        </w:tc>
        <w:tc>
          <w:tcPr>
            <w:tcW w:w="4675" w:type="dxa"/>
          </w:tcPr>
          <w:p w14:paraId="4056A1BA" w14:textId="77777777" w:rsidR="00AC750C" w:rsidRPr="00926EFE" w:rsidRDefault="00AC750C" w:rsidP="00755559">
            <w:pPr>
              <w:jc w:val="both"/>
              <w:rPr>
                <w:ins w:id="353" w:author="Stephy" w:date="2022-04-16T17:15:00Z"/>
                <w:rFonts w:eastAsia="MS Mincho"/>
                <w:color w:val="auto"/>
                <w:sz w:val="20"/>
              </w:rPr>
            </w:pPr>
            <w:ins w:id="354" w:author="Stephy" w:date="2022-04-16T17:15:00Z">
              <w:r w:rsidRPr="00926EFE">
                <w:rPr>
                  <w:rFonts w:eastAsia="MS Mincho"/>
                  <w:color w:val="auto"/>
                  <w:sz w:val="20"/>
                </w:rPr>
                <w:t>The Project is using biogas digesters and bio- ethanol is not used and safety requirement does not arise here. Hence, the criteria is met.</w:t>
              </w:r>
            </w:ins>
          </w:p>
        </w:tc>
      </w:tr>
    </w:tbl>
    <w:p w14:paraId="1AFD3A4E" w14:textId="77777777" w:rsidR="00AC750C" w:rsidRDefault="00AC750C" w:rsidP="00AC750C">
      <w:pPr>
        <w:rPr>
          <w:ins w:id="355" w:author="Stephy" w:date="2022-04-16T17:15:00Z"/>
          <w:sz w:val="20"/>
        </w:rPr>
      </w:pPr>
    </w:p>
    <w:p w14:paraId="7FB2768F" w14:textId="77777777" w:rsidR="00AC750C" w:rsidRPr="00E6277C" w:rsidRDefault="00AC750C" w:rsidP="00AC750C">
      <w:pPr>
        <w:jc w:val="both"/>
        <w:rPr>
          <w:ins w:id="356" w:author="Stephy" w:date="2022-04-16T17:15:00Z"/>
          <w:sz w:val="20"/>
        </w:rPr>
      </w:pPr>
      <w:ins w:id="357" w:author="Stephy" w:date="2022-04-16T17:15:00Z">
        <w:r w:rsidRPr="00E6277C">
          <w:rPr>
            <w:sz w:val="20"/>
          </w:rPr>
          <w:t>The section 3.1.1 of GS4GG Principles &amp; Requirements states that ‘A Project type is automatically eligible for Gold Standard Certification if there are Gold Standard published Activity Requirements and/or Gold Standard Approved Methodologies associated with it or as referenced in Gold Standard Product Requirements’. The GS has published Community Services Activity Requirement (Version 1.2, October 2019) therefore the proposed project falls under the automatic eligibility list of projects. The projects lead to climate change mitigation by providing access to resources (biogas) to households. The project falls under ‘Renewable energy” type- Waste management and handling: Management of animal waste (cattle dung) to deliver biogas.</w:t>
        </w:r>
      </w:ins>
    </w:p>
    <w:p w14:paraId="1F5E5B72" w14:textId="77777777" w:rsidR="00AC750C" w:rsidRPr="000C17BA" w:rsidRDefault="00AC750C" w:rsidP="0049179E">
      <w:pPr>
        <w:rPr>
          <w:rFonts w:ascii="Avenir Book" w:eastAsia="Times New Roman" w:hAnsi="Avenir Book" w:cs="Times New Roman"/>
          <w:i/>
          <w:color w:val="auto"/>
          <w:szCs w:val="20"/>
          <w:lang w:val="en-GB" w:eastAsia="de-DE"/>
          <w14:cntxtAlts w14:val="0"/>
        </w:rPr>
      </w:pPr>
    </w:p>
    <w:tbl>
      <w:tblPr>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0"/>
        <w:gridCol w:w="4991"/>
      </w:tblGrid>
      <w:tr w:rsidR="0049179E" w:rsidRPr="000C17BA" w:rsidDel="00AC750C" w14:paraId="4A3ED4ED" w14:textId="7B896C13" w:rsidTr="0049179E">
        <w:trPr>
          <w:trHeight w:val="286"/>
          <w:jc w:val="center"/>
          <w:del w:id="358" w:author="Stephy" w:date="2022-04-16T17:15:00Z"/>
        </w:trPr>
        <w:tc>
          <w:tcPr>
            <w:tcW w:w="4390" w:type="dxa"/>
            <w:tcBorders>
              <w:top w:val="single" w:sz="4" w:space="0" w:color="auto"/>
              <w:left w:val="single" w:sz="4" w:space="0" w:color="auto"/>
              <w:bottom w:val="single" w:sz="4" w:space="0" w:color="auto"/>
              <w:right w:val="single" w:sz="4" w:space="0" w:color="auto"/>
            </w:tcBorders>
            <w:vAlign w:val="center"/>
            <w:hideMark/>
          </w:tcPr>
          <w:p w14:paraId="3195E622" w14:textId="0EA61206" w:rsidR="0049179E" w:rsidRPr="000C17BA" w:rsidDel="00AC750C" w:rsidRDefault="0049179E" w:rsidP="0049179E">
            <w:pPr>
              <w:spacing w:after="0" w:line="240" w:lineRule="auto"/>
              <w:contextualSpacing w:val="0"/>
              <w:jc w:val="both"/>
              <w:rPr>
                <w:del w:id="359" w:author="Stephy" w:date="2022-04-16T17:15:00Z"/>
                <w:rFonts w:asciiTheme="minorHAnsi" w:hAnsiTheme="minorHAnsi"/>
                <w:lang w:val="en-GB" w:eastAsia="de-DE"/>
              </w:rPr>
            </w:pPr>
            <w:del w:id="360" w:author="Stephy" w:date="2022-04-16T17:15:00Z">
              <w:r w:rsidRPr="000C17BA" w:rsidDel="00AC750C">
                <w:rPr>
                  <w:rFonts w:asciiTheme="minorHAnsi" w:hAnsiTheme="minorHAnsi"/>
                  <w:lang w:val="en-GB" w:eastAsia="de-DE"/>
                </w:rPr>
                <w:delText>Conditions</w:delText>
              </w:r>
            </w:del>
          </w:p>
        </w:tc>
        <w:tc>
          <w:tcPr>
            <w:tcW w:w="4991" w:type="dxa"/>
            <w:tcBorders>
              <w:top w:val="single" w:sz="4" w:space="0" w:color="auto"/>
              <w:left w:val="single" w:sz="4" w:space="0" w:color="auto"/>
              <w:bottom w:val="single" w:sz="4" w:space="0" w:color="auto"/>
              <w:right w:val="single" w:sz="4" w:space="0" w:color="auto"/>
            </w:tcBorders>
            <w:vAlign w:val="center"/>
            <w:hideMark/>
          </w:tcPr>
          <w:p w14:paraId="5EAA6703" w14:textId="140E16B2" w:rsidR="0049179E" w:rsidRPr="000C17BA" w:rsidDel="00AC750C" w:rsidRDefault="0049179E" w:rsidP="0049179E">
            <w:pPr>
              <w:spacing w:after="0" w:line="240" w:lineRule="auto"/>
              <w:contextualSpacing w:val="0"/>
              <w:jc w:val="both"/>
              <w:rPr>
                <w:del w:id="361" w:author="Stephy" w:date="2022-04-16T17:15:00Z"/>
                <w:rFonts w:asciiTheme="minorHAnsi" w:hAnsiTheme="minorHAnsi"/>
                <w:lang w:val="en-GB" w:eastAsia="de-DE"/>
              </w:rPr>
            </w:pPr>
            <w:del w:id="362" w:author="Stephy" w:date="2022-04-16T17:15:00Z">
              <w:r w:rsidRPr="000C17BA" w:rsidDel="00AC750C">
                <w:rPr>
                  <w:rFonts w:asciiTheme="minorHAnsi" w:hAnsiTheme="minorHAnsi"/>
                  <w:lang w:val="en-GB" w:eastAsia="de-DE"/>
                </w:rPr>
                <w:delText>Applicability</w:delText>
              </w:r>
            </w:del>
          </w:p>
        </w:tc>
      </w:tr>
      <w:tr w:rsidR="0049179E" w:rsidRPr="000C17BA" w:rsidDel="00AC750C" w14:paraId="436ECDCE" w14:textId="48553CAE" w:rsidTr="0049179E">
        <w:trPr>
          <w:trHeight w:val="1150"/>
          <w:jc w:val="center"/>
          <w:del w:id="363" w:author="Stephy" w:date="2022-04-16T17:15:00Z"/>
        </w:trPr>
        <w:tc>
          <w:tcPr>
            <w:tcW w:w="4390" w:type="dxa"/>
            <w:tcBorders>
              <w:top w:val="single" w:sz="4" w:space="0" w:color="auto"/>
              <w:left w:val="single" w:sz="4" w:space="0" w:color="auto"/>
              <w:bottom w:val="single" w:sz="4" w:space="0" w:color="auto"/>
              <w:right w:val="single" w:sz="4" w:space="0" w:color="auto"/>
            </w:tcBorders>
            <w:vAlign w:val="center"/>
            <w:hideMark/>
          </w:tcPr>
          <w:p w14:paraId="677B6515" w14:textId="4F34FACD" w:rsidR="0049179E" w:rsidRPr="000C17BA" w:rsidDel="00AC750C" w:rsidRDefault="0049179E" w:rsidP="0055588C">
            <w:pPr>
              <w:spacing w:after="0" w:line="240" w:lineRule="auto"/>
              <w:contextualSpacing w:val="0"/>
              <w:jc w:val="both"/>
              <w:rPr>
                <w:del w:id="364" w:author="Stephy" w:date="2022-04-16T17:15:00Z"/>
                <w:rFonts w:asciiTheme="minorHAnsi" w:hAnsiTheme="minorHAnsi"/>
                <w:lang w:val="en-GB" w:eastAsia="de-DE"/>
              </w:rPr>
            </w:pPr>
            <w:del w:id="365" w:author="Stephy" w:date="2022-04-16T17:15:00Z">
              <w:r w:rsidRPr="000C17BA" w:rsidDel="00AC750C">
                <w:rPr>
                  <w:rFonts w:asciiTheme="minorHAnsi" w:hAnsiTheme="minorHAnsi"/>
                  <w:lang w:val="en-GB" w:eastAsia="de-DE"/>
                </w:rPr>
                <w:delText>The methodology is applicable for technologies displacing use of non-renewable biomass</w:delText>
              </w:r>
            </w:del>
          </w:p>
          <w:p w14:paraId="03E1C06F" w14:textId="3E867805" w:rsidR="0049179E" w:rsidRPr="000C17BA" w:rsidDel="00AC750C" w:rsidRDefault="0049179E" w:rsidP="0055588C">
            <w:pPr>
              <w:spacing w:after="0" w:line="240" w:lineRule="auto"/>
              <w:contextualSpacing w:val="0"/>
              <w:jc w:val="both"/>
              <w:rPr>
                <w:del w:id="366" w:author="Stephy" w:date="2022-04-16T17:15:00Z"/>
                <w:rFonts w:asciiTheme="minorHAnsi" w:hAnsiTheme="minorHAnsi"/>
                <w:lang w:val="en-GB" w:eastAsia="de-DE"/>
              </w:rPr>
            </w:pPr>
            <w:del w:id="367" w:author="Stephy" w:date="2022-04-16T17:15:00Z">
              <w:r w:rsidRPr="000C17BA" w:rsidDel="00AC750C">
                <w:rPr>
                  <w:rFonts w:asciiTheme="minorHAnsi" w:hAnsiTheme="minorHAnsi"/>
                  <w:lang w:val="en-GB" w:eastAsia="de-DE"/>
                </w:rPr>
                <w:delText>by renewable energy</w:delText>
              </w:r>
            </w:del>
          </w:p>
        </w:tc>
        <w:tc>
          <w:tcPr>
            <w:tcW w:w="4991" w:type="dxa"/>
            <w:tcBorders>
              <w:top w:val="single" w:sz="4" w:space="0" w:color="auto"/>
              <w:left w:val="single" w:sz="4" w:space="0" w:color="auto"/>
              <w:bottom w:val="single" w:sz="4" w:space="0" w:color="auto"/>
              <w:right w:val="single" w:sz="4" w:space="0" w:color="auto"/>
            </w:tcBorders>
            <w:vAlign w:val="center"/>
            <w:hideMark/>
          </w:tcPr>
          <w:p w14:paraId="06A001B9" w14:textId="50E04F76" w:rsidR="0049179E" w:rsidRPr="000C17BA" w:rsidDel="00AC750C" w:rsidRDefault="0049179E" w:rsidP="006F036D">
            <w:pPr>
              <w:spacing w:after="0" w:line="240" w:lineRule="auto"/>
              <w:contextualSpacing w:val="0"/>
              <w:jc w:val="both"/>
              <w:rPr>
                <w:del w:id="368" w:author="Stephy" w:date="2022-04-16T17:15:00Z"/>
                <w:rFonts w:asciiTheme="minorHAnsi" w:hAnsiTheme="minorHAnsi"/>
                <w:lang w:val="en-GB" w:eastAsia="de-DE"/>
              </w:rPr>
            </w:pPr>
            <w:del w:id="369" w:author="Stephy" w:date="2022-04-16T17:15:00Z">
              <w:r w:rsidRPr="000C17BA" w:rsidDel="00AC750C">
                <w:rPr>
                  <w:rFonts w:asciiTheme="minorHAnsi" w:hAnsiTheme="minorHAnsi"/>
                  <w:lang w:val="en-GB" w:eastAsia="de-DE"/>
                </w:rPr>
                <w:delText xml:space="preserve">Project activity involves installation of </w:delText>
              </w:r>
              <w:r w:rsidR="002D7849" w:rsidRPr="000C17BA" w:rsidDel="00AC750C">
                <w:rPr>
                  <w:rFonts w:asciiTheme="minorHAnsi" w:hAnsiTheme="minorHAnsi"/>
                  <w:lang w:val="en-GB" w:eastAsia="de-DE"/>
                </w:rPr>
                <w:delText>biodigesters,</w:delText>
              </w:r>
              <w:r w:rsidRPr="000C17BA" w:rsidDel="00AC750C">
                <w:rPr>
                  <w:rFonts w:asciiTheme="minorHAnsi" w:hAnsiTheme="minorHAnsi"/>
                  <w:lang w:val="en-GB" w:eastAsia="de-DE"/>
                </w:rPr>
                <w:delText xml:space="preserve"> and biogas thus produced will displace the use of </w:delText>
              </w:r>
              <w:r w:rsidR="002D7849" w:rsidRPr="000C17BA" w:rsidDel="00AC750C">
                <w:rPr>
                  <w:rFonts w:asciiTheme="minorHAnsi" w:hAnsiTheme="minorHAnsi"/>
                  <w:lang w:val="en-GB" w:eastAsia="de-DE"/>
                </w:rPr>
                <w:delText>non-renewable</w:delText>
              </w:r>
              <w:r w:rsidRPr="000C17BA" w:rsidDel="00AC750C">
                <w:rPr>
                  <w:rFonts w:asciiTheme="minorHAnsi" w:hAnsiTheme="minorHAnsi"/>
                  <w:lang w:val="en-GB" w:eastAsia="de-DE"/>
                </w:rPr>
                <w:delText xml:space="preserve"> biomass to major extent. Therefore, condition is justified.</w:delText>
              </w:r>
            </w:del>
          </w:p>
        </w:tc>
      </w:tr>
      <w:tr w:rsidR="0049179E" w:rsidRPr="000C17BA" w:rsidDel="00AC750C" w14:paraId="598A1F2B" w14:textId="4FE644D6" w:rsidTr="0049179E">
        <w:trPr>
          <w:trHeight w:val="1150"/>
          <w:jc w:val="center"/>
          <w:del w:id="370" w:author="Stephy" w:date="2022-04-16T17:15:00Z"/>
        </w:trPr>
        <w:tc>
          <w:tcPr>
            <w:tcW w:w="4390" w:type="dxa"/>
            <w:tcBorders>
              <w:top w:val="single" w:sz="4" w:space="0" w:color="auto"/>
              <w:left w:val="single" w:sz="4" w:space="0" w:color="auto"/>
              <w:bottom w:val="single" w:sz="4" w:space="0" w:color="auto"/>
              <w:right w:val="single" w:sz="4" w:space="0" w:color="auto"/>
            </w:tcBorders>
            <w:vAlign w:val="center"/>
            <w:hideMark/>
          </w:tcPr>
          <w:p w14:paraId="0CDA2923" w14:textId="3FAAB4B4" w:rsidR="0049179E" w:rsidRPr="000C17BA" w:rsidDel="00AC750C" w:rsidRDefault="0049179E" w:rsidP="0055588C">
            <w:pPr>
              <w:spacing w:after="0" w:line="240" w:lineRule="auto"/>
              <w:contextualSpacing w:val="0"/>
              <w:jc w:val="both"/>
              <w:rPr>
                <w:del w:id="371" w:author="Stephy" w:date="2022-04-16T17:15:00Z"/>
                <w:rFonts w:asciiTheme="minorHAnsi" w:hAnsiTheme="minorHAnsi"/>
                <w:lang w:val="en-GB" w:eastAsia="de-DE"/>
              </w:rPr>
            </w:pPr>
            <w:del w:id="372" w:author="Stephy" w:date="2022-04-16T17:15:00Z">
              <w:r w:rsidRPr="000C17BA" w:rsidDel="00AC750C">
                <w:rPr>
                  <w:rFonts w:asciiTheme="minorHAnsi" w:hAnsiTheme="minorHAnsi"/>
                  <w:lang w:val="en-GB" w:eastAsia="de-DE"/>
                </w:rPr>
                <w:delText>Project participants or coordinating and managing entities shall describe in the PDD/PoA</w:delText>
              </w:r>
              <w:r w:rsidR="002D7849" w:rsidRPr="000C17BA" w:rsidDel="00AC750C">
                <w:rPr>
                  <w:rFonts w:asciiTheme="minorHAnsi" w:hAnsiTheme="minorHAnsi"/>
                  <w:lang w:val="en-GB" w:eastAsia="de-DE"/>
                </w:rPr>
                <w:delText xml:space="preserve"> </w:delText>
              </w:r>
              <w:r w:rsidRPr="000C17BA" w:rsidDel="00AC750C">
                <w:rPr>
                  <w:rFonts w:asciiTheme="minorHAnsi" w:hAnsiTheme="minorHAnsi"/>
                  <w:lang w:val="en-GB" w:eastAsia="de-DE"/>
                </w:rPr>
                <w:delText>DD</w:delText>
              </w:r>
              <w:r w:rsidR="002D7849" w:rsidRPr="000C17BA" w:rsidDel="00AC750C">
                <w:rPr>
                  <w:rFonts w:asciiTheme="minorHAnsi" w:hAnsiTheme="minorHAnsi"/>
                  <w:lang w:val="en-GB" w:eastAsia="de-DE"/>
                </w:rPr>
                <w:delText xml:space="preserve"> </w:delText>
              </w:r>
              <w:r w:rsidRPr="000C17BA" w:rsidDel="00AC750C">
                <w:rPr>
                  <w:rFonts w:asciiTheme="minorHAnsi" w:hAnsiTheme="minorHAnsi"/>
                  <w:lang w:val="en-GB" w:eastAsia="de-DE"/>
                </w:rPr>
                <w:delText xml:space="preserve">how the double counting of emission reductions has been addressed (e.g. </w:delText>
              </w:r>
              <w:r w:rsidR="002D7849" w:rsidRPr="000C17BA" w:rsidDel="00AC750C">
                <w:rPr>
                  <w:rFonts w:asciiTheme="minorHAnsi" w:hAnsiTheme="minorHAnsi"/>
                  <w:lang w:val="en-GB" w:eastAsia="de-DE"/>
                </w:rPr>
                <w:delText>between end</w:delText>
              </w:r>
              <w:r w:rsidRPr="000C17BA" w:rsidDel="00AC750C">
                <w:rPr>
                  <w:rFonts w:asciiTheme="minorHAnsi" w:hAnsiTheme="minorHAnsi"/>
                  <w:lang w:val="en-GB" w:eastAsia="de-DE"/>
                </w:rPr>
                <w:delText xml:space="preserve"> users, distributors and producers of stoves).</w:delText>
              </w:r>
            </w:del>
          </w:p>
        </w:tc>
        <w:tc>
          <w:tcPr>
            <w:tcW w:w="4991" w:type="dxa"/>
            <w:tcBorders>
              <w:top w:val="single" w:sz="4" w:space="0" w:color="auto"/>
              <w:left w:val="single" w:sz="4" w:space="0" w:color="auto"/>
              <w:bottom w:val="single" w:sz="4" w:space="0" w:color="auto"/>
              <w:right w:val="single" w:sz="4" w:space="0" w:color="auto"/>
            </w:tcBorders>
            <w:vAlign w:val="center"/>
            <w:hideMark/>
          </w:tcPr>
          <w:p w14:paraId="2868DA44" w14:textId="319F860C" w:rsidR="0049179E" w:rsidRPr="000C17BA" w:rsidDel="00AC750C" w:rsidRDefault="0049179E" w:rsidP="006F036D">
            <w:pPr>
              <w:spacing w:after="0" w:line="240" w:lineRule="auto"/>
              <w:contextualSpacing w:val="0"/>
              <w:jc w:val="both"/>
              <w:rPr>
                <w:del w:id="373" w:author="Stephy" w:date="2022-04-16T17:15:00Z"/>
                <w:rFonts w:asciiTheme="minorHAnsi" w:hAnsiTheme="minorHAnsi"/>
                <w:lang w:val="en-GB" w:eastAsia="de-DE"/>
              </w:rPr>
            </w:pPr>
            <w:del w:id="374" w:author="Stephy" w:date="2022-04-16T17:15:00Z">
              <w:r w:rsidRPr="000C17BA" w:rsidDel="00AC750C">
                <w:rPr>
                  <w:rFonts w:asciiTheme="minorHAnsi" w:hAnsiTheme="minorHAnsi"/>
                  <w:lang w:val="en-GB" w:eastAsia="de-DE"/>
                </w:rPr>
                <w:delText xml:space="preserve">Each of the bio-digesters shall be allocated a unique id against each end users. End user and project implementer shall have a agreement to avoid any double counting. </w:delText>
              </w:r>
            </w:del>
          </w:p>
        </w:tc>
      </w:tr>
      <w:tr w:rsidR="0049179E" w:rsidRPr="000C17BA" w:rsidDel="00AC750C" w14:paraId="72E332D4" w14:textId="29A41355" w:rsidTr="0049179E">
        <w:trPr>
          <w:trHeight w:val="1150"/>
          <w:jc w:val="center"/>
          <w:del w:id="375" w:author="Stephy" w:date="2022-04-16T17:15:00Z"/>
        </w:trPr>
        <w:tc>
          <w:tcPr>
            <w:tcW w:w="4390" w:type="dxa"/>
            <w:tcBorders>
              <w:top w:val="single" w:sz="4" w:space="0" w:color="auto"/>
              <w:left w:val="single" w:sz="4" w:space="0" w:color="auto"/>
              <w:bottom w:val="single" w:sz="4" w:space="0" w:color="auto"/>
              <w:right w:val="single" w:sz="4" w:space="0" w:color="auto"/>
            </w:tcBorders>
            <w:vAlign w:val="center"/>
            <w:hideMark/>
          </w:tcPr>
          <w:p w14:paraId="22DAA4DE" w14:textId="574FE913" w:rsidR="0049179E" w:rsidRPr="000C17BA" w:rsidDel="00AC750C" w:rsidRDefault="0049179E" w:rsidP="0055588C">
            <w:pPr>
              <w:spacing w:after="0" w:line="240" w:lineRule="auto"/>
              <w:contextualSpacing w:val="0"/>
              <w:jc w:val="both"/>
              <w:rPr>
                <w:del w:id="376" w:author="Stephy" w:date="2022-04-16T17:15:00Z"/>
                <w:rFonts w:asciiTheme="minorHAnsi" w:hAnsiTheme="minorHAnsi"/>
                <w:lang w:val="en-GB" w:eastAsia="de-DE"/>
              </w:rPr>
            </w:pPr>
            <w:del w:id="377" w:author="Stephy" w:date="2022-04-16T17:15:00Z">
              <w:r w:rsidRPr="000C17BA" w:rsidDel="00AC750C">
                <w:rPr>
                  <w:rFonts w:asciiTheme="minorHAnsi" w:hAnsiTheme="minorHAnsi"/>
                  <w:lang w:val="en-GB" w:eastAsia="de-DE"/>
                </w:rPr>
                <w:delText xml:space="preserve">For project activities introducing </w:delText>
              </w:r>
              <w:r w:rsidR="002D7849" w:rsidRPr="000C17BA" w:rsidDel="00AC750C">
                <w:rPr>
                  <w:rFonts w:asciiTheme="minorHAnsi" w:hAnsiTheme="minorHAnsi"/>
                  <w:lang w:val="en-GB" w:eastAsia="de-DE"/>
                </w:rPr>
                <w:delText>bioethanol</w:delText>
              </w:r>
              <w:r w:rsidRPr="000C17BA" w:rsidDel="00AC750C">
                <w:rPr>
                  <w:rFonts w:asciiTheme="minorHAnsi" w:hAnsiTheme="minorHAnsi"/>
                  <w:lang w:val="en-GB" w:eastAsia="de-DE"/>
                </w:rPr>
                <w:delText xml:space="preserve"> cookstoves, project participants or coordinating and managing entities shall demonstrate that the bioethanol cookstoves </w:delText>
              </w:r>
              <w:r w:rsidR="002D7849" w:rsidRPr="000C17BA" w:rsidDel="00AC750C">
                <w:rPr>
                  <w:rFonts w:asciiTheme="minorHAnsi" w:hAnsiTheme="minorHAnsi"/>
                  <w:lang w:val="en-GB" w:eastAsia="de-DE"/>
                </w:rPr>
                <w:delText>are designed</w:delText>
              </w:r>
              <w:r w:rsidRPr="000C17BA" w:rsidDel="00AC750C">
                <w:rPr>
                  <w:rFonts w:asciiTheme="minorHAnsi" w:hAnsiTheme="minorHAnsi"/>
                  <w:lang w:val="en-GB" w:eastAsia="de-DE"/>
                </w:rPr>
                <w:delText xml:space="preserve">, constructed and operated to the requirements (e.g. with regard to safety) of </w:delText>
              </w:r>
              <w:r w:rsidR="002D7849" w:rsidRPr="000C17BA" w:rsidDel="00AC750C">
                <w:rPr>
                  <w:rFonts w:asciiTheme="minorHAnsi" w:hAnsiTheme="minorHAnsi"/>
                  <w:lang w:val="en-GB" w:eastAsia="de-DE"/>
                </w:rPr>
                <w:delText>a relevant</w:delText>
              </w:r>
              <w:r w:rsidRPr="000C17BA" w:rsidDel="00AC750C">
                <w:rPr>
                  <w:rFonts w:asciiTheme="minorHAnsi" w:hAnsiTheme="minorHAnsi"/>
                  <w:lang w:val="en-GB" w:eastAsia="de-DE"/>
                </w:rPr>
                <w:delText xml:space="preserve"> national or local standard or comparable literature. Latest guidelines issued by </w:delText>
              </w:r>
              <w:r w:rsidR="002D7849" w:rsidRPr="000C17BA" w:rsidDel="00AC750C">
                <w:rPr>
                  <w:rFonts w:asciiTheme="minorHAnsi" w:hAnsiTheme="minorHAnsi"/>
                  <w:lang w:val="en-GB" w:eastAsia="de-DE"/>
                </w:rPr>
                <w:lastRenderedPageBreak/>
                <w:delText>a relevant</w:delText>
              </w:r>
              <w:r w:rsidRPr="000C17BA" w:rsidDel="00AC750C">
                <w:rPr>
                  <w:rFonts w:asciiTheme="minorHAnsi" w:hAnsiTheme="minorHAnsi"/>
                  <w:lang w:val="en-GB" w:eastAsia="de-DE"/>
                </w:rPr>
                <w:delText xml:space="preserve"> national </w:delText>
              </w:r>
              <w:r w:rsidR="00C446FB" w:rsidRPr="000C17BA" w:rsidDel="00AC750C">
                <w:rPr>
                  <w:rFonts w:asciiTheme="minorHAnsi" w:hAnsiTheme="minorHAnsi"/>
                  <w:lang w:val="en-GB" w:eastAsia="de-DE"/>
                </w:rPr>
                <w:delText>authority,</w:delText>
              </w:r>
              <w:r w:rsidRPr="000C17BA" w:rsidDel="00AC750C">
                <w:rPr>
                  <w:rFonts w:asciiTheme="minorHAnsi" w:hAnsiTheme="minorHAnsi"/>
                  <w:lang w:val="en-GB" w:eastAsia="de-DE"/>
                </w:rPr>
                <w:delText xml:space="preserve"> or an international organisation may also be used.</w:delText>
              </w:r>
            </w:del>
          </w:p>
        </w:tc>
        <w:tc>
          <w:tcPr>
            <w:tcW w:w="4991" w:type="dxa"/>
            <w:tcBorders>
              <w:top w:val="single" w:sz="4" w:space="0" w:color="auto"/>
              <w:left w:val="single" w:sz="4" w:space="0" w:color="auto"/>
              <w:bottom w:val="single" w:sz="4" w:space="0" w:color="auto"/>
              <w:right w:val="single" w:sz="4" w:space="0" w:color="auto"/>
            </w:tcBorders>
            <w:vAlign w:val="center"/>
            <w:hideMark/>
          </w:tcPr>
          <w:p w14:paraId="38F38FDF" w14:textId="2FAD6262" w:rsidR="0049179E" w:rsidRPr="000C17BA" w:rsidDel="00AC750C" w:rsidRDefault="0049179E" w:rsidP="006F036D">
            <w:pPr>
              <w:spacing w:after="0" w:line="240" w:lineRule="auto"/>
              <w:contextualSpacing w:val="0"/>
              <w:jc w:val="both"/>
              <w:rPr>
                <w:del w:id="378" w:author="Stephy" w:date="2022-04-16T17:15:00Z"/>
                <w:rFonts w:asciiTheme="minorHAnsi" w:hAnsiTheme="minorHAnsi"/>
                <w:lang w:val="en-GB" w:eastAsia="de-DE"/>
              </w:rPr>
            </w:pPr>
            <w:del w:id="379" w:author="Stephy" w:date="2022-04-16T17:15:00Z">
              <w:r w:rsidRPr="000C17BA" w:rsidDel="00AC750C">
                <w:rPr>
                  <w:rFonts w:asciiTheme="minorHAnsi" w:hAnsiTheme="minorHAnsi"/>
                  <w:lang w:val="en-GB" w:eastAsia="de-DE"/>
                </w:rPr>
                <w:lastRenderedPageBreak/>
                <w:delText>Not applicable.</w:delText>
              </w:r>
            </w:del>
          </w:p>
        </w:tc>
      </w:tr>
      <w:tr w:rsidR="0049179E" w:rsidRPr="000C17BA" w:rsidDel="00AC750C" w14:paraId="7BF78524" w14:textId="30EDED13" w:rsidTr="0049179E">
        <w:trPr>
          <w:trHeight w:val="1150"/>
          <w:jc w:val="center"/>
          <w:del w:id="380" w:author="Stephy" w:date="2022-04-16T17:15:00Z"/>
        </w:trPr>
        <w:tc>
          <w:tcPr>
            <w:tcW w:w="4390" w:type="dxa"/>
            <w:tcBorders>
              <w:top w:val="single" w:sz="4" w:space="0" w:color="auto"/>
              <w:left w:val="single" w:sz="4" w:space="0" w:color="auto"/>
              <w:bottom w:val="single" w:sz="4" w:space="0" w:color="auto"/>
              <w:right w:val="single" w:sz="4" w:space="0" w:color="auto"/>
            </w:tcBorders>
            <w:vAlign w:val="center"/>
            <w:hideMark/>
          </w:tcPr>
          <w:p w14:paraId="1121E089" w14:textId="3F0ADF1B" w:rsidR="0049179E" w:rsidRPr="000C17BA" w:rsidDel="00AC750C" w:rsidRDefault="0049179E" w:rsidP="0055588C">
            <w:pPr>
              <w:spacing w:after="0" w:line="240" w:lineRule="auto"/>
              <w:contextualSpacing w:val="0"/>
              <w:jc w:val="both"/>
              <w:rPr>
                <w:del w:id="381" w:author="Stephy" w:date="2022-04-16T17:15:00Z"/>
                <w:rFonts w:asciiTheme="minorHAnsi" w:hAnsiTheme="minorHAnsi"/>
                <w:lang w:val="en-GB" w:eastAsia="de-DE"/>
              </w:rPr>
            </w:pPr>
            <w:del w:id="382" w:author="Stephy" w:date="2022-04-16T17:15:00Z">
              <w:r w:rsidRPr="000C17BA" w:rsidDel="00AC750C">
                <w:rPr>
                  <w:rFonts w:asciiTheme="minorHAnsi" w:hAnsiTheme="minorHAnsi"/>
                  <w:lang w:val="en-GB" w:eastAsia="de-DE"/>
                </w:rPr>
                <w:delText>The CDM-PDD or CDM-PoA-DD/CPA-DD shall explain the proposed method for distribution of project devices including the method to avoid double counting of emission reductions such as unique identifications of product and end-user locations (e.g. programme logo)</w:delText>
              </w:r>
            </w:del>
          </w:p>
        </w:tc>
        <w:tc>
          <w:tcPr>
            <w:tcW w:w="4991" w:type="dxa"/>
            <w:tcBorders>
              <w:top w:val="single" w:sz="4" w:space="0" w:color="auto"/>
              <w:left w:val="single" w:sz="4" w:space="0" w:color="auto"/>
              <w:bottom w:val="single" w:sz="4" w:space="0" w:color="auto"/>
              <w:right w:val="single" w:sz="4" w:space="0" w:color="auto"/>
            </w:tcBorders>
            <w:vAlign w:val="center"/>
            <w:hideMark/>
          </w:tcPr>
          <w:p w14:paraId="5BAFA270" w14:textId="6E438FBB" w:rsidR="0049179E" w:rsidRPr="000C17BA" w:rsidDel="00AC750C" w:rsidRDefault="0049179E" w:rsidP="006F036D">
            <w:pPr>
              <w:spacing w:after="0" w:line="240" w:lineRule="auto"/>
              <w:contextualSpacing w:val="0"/>
              <w:jc w:val="both"/>
              <w:rPr>
                <w:del w:id="383" w:author="Stephy" w:date="2022-04-16T17:15:00Z"/>
                <w:rFonts w:asciiTheme="minorHAnsi" w:hAnsiTheme="minorHAnsi"/>
                <w:lang w:val="en-GB" w:eastAsia="de-DE"/>
              </w:rPr>
            </w:pPr>
            <w:del w:id="384" w:author="Stephy" w:date="2022-04-16T17:15:00Z">
              <w:r w:rsidRPr="000C17BA" w:rsidDel="00AC750C">
                <w:rPr>
                  <w:rFonts w:asciiTheme="minorHAnsi" w:hAnsiTheme="minorHAnsi"/>
                  <w:lang w:val="en-GB" w:eastAsia="de-DE"/>
                </w:rPr>
                <w:delText xml:space="preserve">As an when a digester is commissioned and agreed for joining the project, a unique id is </w:delText>
              </w:r>
              <w:r w:rsidR="00E13D0C" w:rsidRPr="000C17BA" w:rsidDel="00AC750C">
                <w:rPr>
                  <w:rFonts w:asciiTheme="minorHAnsi" w:hAnsiTheme="minorHAnsi"/>
                  <w:lang w:val="en-GB" w:eastAsia="de-DE"/>
                </w:rPr>
                <w:delText>allotted,</w:delText>
              </w:r>
              <w:r w:rsidRPr="000C17BA" w:rsidDel="00AC750C">
                <w:rPr>
                  <w:rFonts w:asciiTheme="minorHAnsi" w:hAnsiTheme="minorHAnsi"/>
                  <w:lang w:val="en-GB" w:eastAsia="de-DE"/>
                </w:rPr>
                <w:delText xml:space="preserve"> and end user agreement is executed to avoid any double counting</w:delText>
              </w:r>
            </w:del>
          </w:p>
        </w:tc>
      </w:tr>
      <w:tr w:rsidR="0049179E" w:rsidRPr="000C17BA" w:rsidDel="00AC750C" w14:paraId="0DDC096E" w14:textId="2A5CE936" w:rsidTr="0049179E">
        <w:trPr>
          <w:trHeight w:val="1150"/>
          <w:jc w:val="center"/>
          <w:del w:id="385" w:author="Stephy" w:date="2022-04-16T17:15:00Z"/>
        </w:trPr>
        <w:tc>
          <w:tcPr>
            <w:tcW w:w="4390" w:type="dxa"/>
            <w:tcBorders>
              <w:top w:val="single" w:sz="4" w:space="0" w:color="auto"/>
              <w:left w:val="single" w:sz="4" w:space="0" w:color="auto"/>
              <w:bottom w:val="single" w:sz="4" w:space="0" w:color="auto"/>
              <w:right w:val="single" w:sz="4" w:space="0" w:color="auto"/>
            </w:tcBorders>
            <w:vAlign w:val="center"/>
            <w:hideMark/>
          </w:tcPr>
          <w:p w14:paraId="61BBA9D7" w14:textId="277627B3" w:rsidR="0049179E" w:rsidRPr="000C17BA" w:rsidDel="00AC750C" w:rsidRDefault="0049179E" w:rsidP="0055588C">
            <w:pPr>
              <w:spacing w:after="0" w:line="240" w:lineRule="auto"/>
              <w:contextualSpacing w:val="0"/>
              <w:jc w:val="both"/>
              <w:rPr>
                <w:del w:id="386" w:author="Stephy" w:date="2022-04-16T17:15:00Z"/>
                <w:rFonts w:asciiTheme="minorHAnsi" w:hAnsiTheme="minorHAnsi"/>
                <w:lang w:val="en-GB" w:eastAsia="de-DE"/>
              </w:rPr>
            </w:pPr>
            <w:del w:id="387" w:author="Stephy" w:date="2022-04-16T17:15:00Z">
              <w:r w:rsidRPr="000C17BA" w:rsidDel="00AC750C">
                <w:rPr>
                  <w:rFonts w:asciiTheme="minorHAnsi" w:hAnsiTheme="minorHAnsi"/>
                  <w:lang w:val="en-GB" w:eastAsia="de-DE"/>
                </w:rPr>
                <w:delText>The CDM-PDD or CDM-PoA-DD/CPA-DD shall also explain how the proposed procedures prevent double counting of emission reductions, for example to avoid that project stove manufacturers, wholesale providers or others also claim credit for emission reductions from the project devices</w:delText>
              </w:r>
            </w:del>
          </w:p>
        </w:tc>
        <w:tc>
          <w:tcPr>
            <w:tcW w:w="4991" w:type="dxa"/>
            <w:tcBorders>
              <w:top w:val="single" w:sz="4" w:space="0" w:color="auto"/>
              <w:left w:val="single" w:sz="4" w:space="0" w:color="auto"/>
              <w:bottom w:val="single" w:sz="4" w:space="0" w:color="auto"/>
              <w:right w:val="single" w:sz="4" w:space="0" w:color="auto"/>
            </w:tcBorders>
            <w:vAlign w:val="center"/>
            <w:hideMark/>
          </w:tcPr>
          <w:p w14:paraId="776F8F5E" w14:textId="2B2AF745" w:rsidR="0049179E" w:rsidRPr="000C17BA" w:rsidDel="00AC750C" w:rsidRDefault="0049179E" w:rsidP="006F036D">
            <w:pPr>
              <w:spacing w:after="0" w:line="240" w:lineRule="auto"/>
              <w:contextualSpacing w:val="0"/>
              <w:jc w:val="both"/>
              <w:rPr>
                <w:del w:id="388" w:author="Stephy" w:date="2022-04-16T17:15:00Z"/>
                <w:rFonts w:asciiTheme="minorHAnsi" w:hAnsiTheme="minorHAnsi"/>
                <w:lang w:val="en-GB" w:eastAsia="de-DE"/>
              </w:rPr>
            </w:pPr>
            <w:del w:id="389" w:author="Stephy" w:date="2022-04-16T17:15:00Z">
              <w:r w:rsidRPr="000C17BA" w:rsidDel="00AC750C">
                <w:rPr>
                  <w:rFonts w:asciiTheme="minorHAnsi" w:hAnsiTheme="minorHAnsi"/>
                  <w:lang w:val="en-GB" w:eastAsia="de-DE"/>
                </w:rPr>
                <w:delText>Avoidance of double counting measures are explained in above point.</w:delText>
              </w:r>
            </w:del>
          </w:p>
        </w:tc>
      </w:tr>
    </w:tbl>
    <w:p w14:paraId="24889DD5" w14:textId="4D62733D" w:rsidR="004E361A" w:rsidRPr="000C17BA" w:rsidRDefault="004E361A" w:rsidP="004E361A"/>
    <w:p w14:paraId="281BB2CC" w14:textId="1A0A87EF" w:rsidR="004E361A" w:rsidRPr="000C17BA" w:rsidRDefault="007F21DA" w:rsidP="00B01408">
      <w:pPr>
        <w:pStyle w:val="Heading5"/>
      </w:pPr>
      <w:r w:rsidRPr="000C17BA">
        <w:t xml:space="preserve">B.3. </w:t>
      </w:r>
      <w:r w:rsidR="004E361A" w:rsidRPr="000C17BA">
        <w:t>Project boundary</w:t>
      </w:r>
    </w:p>
    <w:p w14:paraId="03B7BFBE" w14:textId="19EFB2A7" w:rsidR="0049179E" w:rsidRPr="000C17BA" w:rsidRDefault="004E361A" w:rsidP="0049179E">
      <w:pPr>
        <w:pStyle w:val="SDMPDDPoASubSection1"/>
        <w:tabs>
          <w:tab w:val="left" w:pos="720"/>
        </w:tabs>
        <w:rPr>
          <w:rFonts w:asciiTheme="minorHAnsi" w:eastAsiaTheme="minorHAnsi" w:hAnsiTheme="minorHAnsi" w:cs="Times New Roman (Body CS)"/>
          <w:b w:val="0"/>
          <w:color w:val="4D4D4C"/>
          <w14:cntxtAlts/>
        </w:rPr>
      </w:pPr>
      <w:r w:rsidRPr="000C17BA">
        <w:t>&gt;&gt;</w:t>
      </w:r>
      <w:r w:rsidR="00C63D3D" w:rsidRPr="000C17BA">
        <w:t xml:space="preserve"> </w:t>
      </w:r>
      <w:r w:rsidR="0049179E" w:rsidRPr="000C17BA">
        <w:rPr>
          <w:rFonts w:asciiTheme="minorHAnsi" w:eastAsiaTheme="minorHAnsi" w:hAnsiTheme="minorHAnsi" w:cs="Times New Roman (Body CS)"/>
          <w:b w:val="0"/>
          <w:color w:val="4D4D4C"/>
          <w14:cntxtAlts/>
        </w:rPr>
        <w:t>The project boundary is the physical, geographical site of the use of biomass or the renewable energy.</w:t>
      </w:r>
      <w:r w:rsidR="00C63D3D" w:rsidRPr="000C17BA">
        <w:rPr>
          <w:rFonts w:asciiTheme="minorHAnsi" w:eastAsiaTheme="minorHAnsi" w:hAnsiTheme="minorHAnsi" w:cs="Times New Roman (Body CS)"/>
          <w:b w:val="0"/>
          <w:color w:val="4D4D4C"/>
          <w14:cntxtAlts/>
        </w:rPr>
        <w:t xml:space="preserve"> </w:t>
      </w:r>
      <w:r w:rsidR="0049179E" w:rsidRPr="000C17BA">
        <w:rPr>
          <w:rFonts w:asciiTheme="minorHAnsi" w:eastAsiaTheme="minorHAnsi" w:hAnsiTheme="minorHAnsi" w:cs="Times New Roman (Body CS)"/>
          <w:b w:val="0"/>
          <w:color w:val="4D4D4C"/>
          <w14:cntxtAlts/>
        </w:rPr>
        <w:t xml:space="preserve">Therefore, the project boundary encompasses the sum of all the </w:t>
      </w:r>
      <w:r w:rsidR="005A1818" w:rsidRPr="000C17BA">
        <w:rPr>
          <w:rFonts w:asciiTheme="minorHAnsi" w:eastAsiaTheme="minorHAnsi" w:hAnsiTheme="minorHAnsi" w:cs="Times New Roman (Body CS)"/>
          <w:b w:val="0"/>
          <w:color w:val="4D4D4C"/>
          <w14:cntxtAlts/>
        </w:rPr>
        <w:t>9, 237</w:t>
      </w:r>
      <w:r w:rsidR="0049179E" w:rsidRPr="000C17BA">
        <w:rPr>
          <w:rFonts w:asciiTheme="minorHAnsi" w:eastAsiaTheme="minorHAnsi" w:hAnsiTheme="minorHAnsi" w:cs="Times New Roman (Body CS)"/>
          <w:b w:val="0"/>
          <w:color w:val="4D4D4C"/>
          <w14:cntxtAlts/>
        </w:rPr>
        <w:t xml:space="preserve"> physical geographical sites of all individual biogas plants (digester system, pipe leading to the stove and the stove itself) realized by the project activity. However, the baseline emissions from methane avoidance have been excluded to be conservative.</w:t>
      </w:r>
    </w:p>
    <w:tbl>
      <w:tblPr>
        <w:tblpPr w:leftFromText="180" w:rightFromText="180" w:vertAnchor="text" w:tblpX="427" w:tblpY="241"/>
        <w:tblW w:w="0" w:type="auto"/>
        <w:tblBorders>
          <w:top w:val="dotDotDash" w:sz="4" w:space="0" w:color="auto"/>
          <w:left w:val="dotDotDash" w:sz="4" w:space="0" w:color="auto"/>
          <w:bottom w:val="dotDotDash" w:sz="4" w:space="0" w:color="auto"/>
          <w:right w:val="dotDotDash" w:sz="4" w:space="0" w:color="auto"/>
          <w:insideH w:val="dotDotDash" w:sz="4" w:space="0" w:color="auto"/>
          <w:insideV w:val="dotDotDash" w:sz="4" w:space="0" w:color="auto"/>
        </w:tblBorders>
        <w:tblLook w:val="04A0" w:firstRow="1" w:lastRow="0" w:firstColumn="1" w:lastColumn="0" w:noHBand="0" w:noVBand="1"/>
      </w:tblPr>
      <w:tblGrid>
        <w:gridCol w:w="9121"/>
      </w:tblGrid>
      <w:tr w:rsidR="0049179E" w:rsidRPr="000C17BA" w14:paraId="0819CD72" w14:textId="77777777" w:rsidTr="0049179E">
        <w:trPr>
          <w:trHeight w:val="2188"/>
        </w:trPr>
        <w:tc>
          <w:tcPr>
            <w:tcW w:w="9121" w:type="dxa"/>
            <w:tcBorders>
              <w:top w:val="dotDotDash" w:sz="4" w:space="0" w:color="auto"/>
              <w:left w:val="dotDotDash" w:sz="4" w:space="0" w:color="auto"/>
              <w:bottom w:val="dotDotDash" w:sz="4" w:space="0" w:color="auto"/>
              <w:right w:val="dotDotDash" w:sz="4" w:space="0" w:color="auto"/>
            </w:tcBorders>
          </w:tcPr>
          <w:p w14:paraId="3B43902D" w14:textId="77777777" w:rsidR="0049179E" w:rsidRPr="000C17BA" w:rsidRDefault="0049179E" w:rsidP="0049179E">
            <w:pPr>
              <w:spacing w:after="0" w:line="240" w:lineRule="auto"/>
              <w:contextualSpacing w:val="0"/>
              <w:jc w:val="both"/>
              <w:rPr>
                <w:rFonts w:ascii="Arial" w:eastAsia="Times New Roman" w:hAnsi="Arial" w:cs="Times New Roman"/>
                <w:i/>
                <w:noProof/>
                <w:color w:val="auto"/>
                <w:szCs w:val="22"/>
                <w:lang w:val="en-GB" w:eastAsia="de-DE"/>
                <w14:cntxtAlts w14:val="0"/>
              </w:rPr>
            </w:pPr>
            <w:r w:rsidRPr="000C17BA">
              <w:rPr>
                <w:rFonts w:ascii="Arial" w:eastAsia="Times New Roman" w:hAnsi="Arial" w:cs="Times New Roman"/>
                <w:noProof/>
                <w:color w:val="auto"/>
                <w:szCs w:val="20"/>
                <w14:cntxtAlts w14:val="0"/>
              </w:rPr>
              <w:drawing>
                <wp:anchor distT="0" distB="0" distL="114300" distR="114300" simplePos="0" relativeHeight="251663360" behindDoc="0" locked="0" layoutInCell="1" allowOverlap="1" wp14:anchorId="39AAF7C3" wp14:editId="6EEFD279">
                  <wp:simplePos x="0" y="0"/>
                  <wp:positionH relativeFrom="column">
                    <wp:posOffset>3651250</wp:posOffset>
                  </wp:positionH>
                  <wp:positionV relativeFrom="paragraph">
                    <wp:posOffset>149225</wp:posOffset>
                  </wp:positionV>
                  <wp:extent cx="964565" cy="713740"/>
                  <wp:effectExtent l="0" t="0" r="6985" b="0"/>
                  <wp:wrapNone/>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4565" cy="713740"/>
                          </a:xfrm>
                          <a:prstGeom prst="rect">
                            <a:avLst/>
                          </a:prstGeom>
                          <a:noFill/>
                        </pic:spPr>
                      </pic:pic>
                    </a:graphicData>
                  </a:graphic>
                  <wp14:sizeRelH relativeFrom="page">
                    <wp14:pctWidth>0</wp14:pctWidth>
                  </wp14:sizeRelH>
                  <wp14:sizeRelV relativeFrom="page">
                    <wp14:pctHeight>0</wp14:pctHeight>
                  </wp14:sizeRelV>
                </wp:anchor>
              </w:drawing>
            </w:r>
            <w:r w:rsidRPr="000C17BA">
              <w:rPr>
                <w:rFonts w:ascii="Arial" w:eastAsia="Times New Roman" w:hAnsi="Arial" w:cs="Times New Roman"/>
                <w:noProof/>
                <w:color w:val="auto"/>
                <w:szCs w:val="20"/>
                <w14:cntxtAlts w14:val="0"/>
              </w:rPr>
              <w:drawing>
                <wp:anchor distT="0" distB="0" distL="114300" distR="114300" simplePos="0" relativeHeight="251665408" behindDoc="0" locked="0" layoutInCell="1" allowOverlap="1" wp14:anchorId="016A559C" wp14:editId="6762F9A4">
                  <wp:simplePos x="0" y="0"/>
                  <wp:positionH relativeFrom="column">
                    <wp:posOffset>1549400</wp:posOffset>
                  </wp:positionH>
                  <wp:positionV relativeFrom="paragraph">
                    <wp:posOffset>99060</wp:posOffset>
                  </wp:positionV>
                  <wp:extent cx="1205865" cy="763905"/>
                  <wp:effectExtent l="0" t="0" r="0" b="0"/>
                  <wp:wrapNone/>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5865" cy="763905"/>
                          </a:xfrm>
                          <a:prstGeom prst="rect">
                            <a:avLst/>
                          </a:prstGeom>
                          <a:noFill/>
                        </pic:spPr>
                      </pic:pic>
                    </a:graphicData>
                  </a:graphic>
                  <wp14:sizeRelH relativeFrom="page">
                    <wp14:pctWidth>0</wp14:pctWidth>
                  </wp14:sizeRelH>
                  <wp14:sizeRelV relativeFrom="page">
                    <wp14:pctHeight>0</wp14:pctHeight>
                  </wp14:sizeRelV>
                </wp:anchor>
              </w:drawing>
            </w:r>
            <w:r w:rsidRPr="000C17BA">
              <w:rPr>
                <w:rFonts w:ascii="Arial" w:eastAsia="Times New Roman" w:hAnsi="Arial" w:cs="Times New Roman"/>
                <w:noProof/>
                <w:color w:val="auto"/>
                <w:szCs w:val="20"/>
                <w14:cntxtAlts w14:val="0"/>
              </w:rPr>
              <mc:AlternateContent>
                <mc:Choice Requires="wps">
                  <w:drawing>
                    <wp:anchor distT="0" distB="0" distL="114300" distR="114300" simplePos="0" relativeHeight="251666432" behindDoc="0" locked="0" layoutInCell="1" allowOverlap="1" wp14:anchorId="5B0FFCB8" wp14:editId="0F5EF29E">
                      <wp:simplePos x="0" y="0"/>
                      <wp:positionH relativeFrom="column">
                        <wp:posOffset>1068705</wp:posOffset>
                      </wp:positionH>
                      <wp:positionV relativeFrom="paragraph">
                        <wp:posOffset>362585</wp:posOffset>
                      </wp:positionV>
                      <wp:extent cx="488950" cy="0"/>
                      <wp:effectExtent l="11430" t="57785" r="23495" b="56515"/>
                      <wp:wrapNone/>
                      <wp:docPr id="1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28083" id="Line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15pt,28.55pt" to="122.6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">
                      <v:stroke endarrow="block"/>
                    </v:line>
                  </w:pict>
                </mc:Fallback>
              </mc:AlternateContent>
            </w:r>
            <w:r w:rsidRPr="000C17BA">
              <w:rPr>
                <w:rFonts w:ascii="Arial" w:eastAsia="Times New Roman" w:hAnsi="Arial" w:cs="Times New Roman"/>
                <w:noProof/>
                <w:color w:val="auto"/>
                <w:szCs w:val="20"/>
                <w14:cntxtAlts w14:val="0"/>
              </w:rPr>
              <mc:AlternateContent>
                <mc:Choice Requires="wps">
                  <w:drawing>
                    <wp:anchor distT="0" distB="0" distL="114300" distR="114300" simplePos="0" relativeHeight="251667456" behindDoc="0" locked="0" layoutInCell="1" allowOverlap="1" wp14:anchorId="488E4DB9" wp14:editId="16488023">
                      <wp:simplePos x="0" y="0"/>
                      <wp:positionH relativeFrom="column">
                        <wp:posOffset>2813685</wp:posOffset>
                      </wp:positionH>
                      <wp:positionV relativeFrom="paragraph">
                        <wp:posOffset>362585</wp:posOffset>
                      </wp:positionV>
                      <wp:extent cx="700405" cy="0"/>
                      <wp:effectExtent l="13335" t="57785" r="19685" b="56515"/>
                      <wp:wrapNone/>
                      <wp:docPr id="2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04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427AF" id="Line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55pt,28.55pt" to="276.7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">
                      <v:stroke endarrow="block"/>
                    </v:line>
                  </w:pict>
                </mc:Fallback>
              </mc:AlternateContent>
            </w:r>
            <w:r w:rsidRPr="000C17BA">
              <w:rPr>
                <w:rFonts w:ascii="Arial" w:eastAsia="Times New Roman" w:hAnsi="Arial" w:cs="Times New Roman"/>
                <w:noProof/>
                <w:color w:val="auto"/>
                <w:szCs w:val="20"/>
                <w14:cntxtAlts w14:val="0"/>
              </w:rPr>
              <mc:AlternateContent>
                <mc:Choice Requires="wps">
                  <w:drawing>
                    <wp:anchor distT="0" distB="0" distL="114300" distR="114300" simplePos="0" relativeHeight="251668480" behindDoc="0" locked="0" layoutInCell="1" allowOverlap="1" wp14:anchorId="76686E97" wp14:editId="1F6799AF">
                      <wp:simplePos x="0" y="0"/>
                      <wp:positionH relativeFrom="column">
                        <wp:posOffset>3033395</wp:posOffset>
                      </wp:positionH>
                      <wp:positionV relativeFrom="paragraph">
                        <wp:posOffset>484505</wp:posOffset>
                      </wp:positionV>
                      <wp:extent cx="0" cy="1016000"/>
                      <wp:effectExtent l="61595" t="8255" r="52705" b="23495"/>
                      <wp:wrapNone/>
                      <wp:docPr id="2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0160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E6AB1" id="Line 6"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85pt,38.15pt" to="238.85pt,1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">
                      <v:stroke startarrow="block"/>
                    </v:line>
                  </w:pict>
                </mc:Fallback>
              </mc:AlternateContent>
            </w:r>
            <w:r w:rsidRPr="000C17BA">
              <w:rPr>
                <w:rFonts w:ascii="Arial" w:eastAsia="Times New Roman" w:hAnsi="Arial" w:cs="Times New Roman"/>
                <w:noProof/>
                <w:color w:val="auto"/>
                <w:szCs w:val="20"/>
                <w14:cntxtAlts w14:val="0"/>
              </w:rPr>
              <mc:AlternateContent>
                <mc:Choice Requires="wps">
                  <w:drawing>
                    <wp:anchor distT="0" distB="0" distL="114300" distR="114300" simplePos="0" relativeHeight="251670528" behindDoc="0" locked="0" layoutInCell="1" allowOverlap="1" wp14:anchorId="647F87BE" wp14:editId="0B877492">
                      <wp:simplePos x="0" y="0"/>
                      <wp:positionH relativeFrom="column">
                        <wp:posOffset>2811145</wp:posOffset>
                      </wp:positionH>
                      <wp:positionV relativeFrom="paragraph">
                        <wp:posOffset>462280</wp:posOffset>
                      </wp:positionV>
                      <wp:extent cx="234950" cy="6350"/>
                      <wp:effectExtent l="10795" t="52705" r="20955" b="55245"/>
                      <wp:wrapNone/>
                      <wp:docPr id="1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950" cy="6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974DB5" id="_x0000_t32" coordsize="21600,21600" o:spt="32" o:oned="t" path="m,l21600,21600e" filled="f">
                      <v:path arrowok="t" fillok="f" o:connecttype="none"/>
                      <o:lock v:ext="edit" shapetype="t"/>
                    </v:shapetype>
                    <v:shape id="AutoShape 31" o:spid="_x0000_s1026" type="#_x0000_t32" style="position:absolute;margin-left:221.35pt;margin-top:36.4pt;width:18.5pt;height:.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">
                      <v:stroke endarrow="block"/>
                    </v:shape>
                  </w:pict>
                </mc:Fallback>
              </mc:AlternateContent>
            </w:r>
            <w:r w:rsidRPr="000C17BA">
              <w:rPr>
                <w:rFonts w:ascii="Arial" w:eastAsia="Times New Roman" w:hAnsi="Arial" w:cs="Times New Roman"/>
                <w:noProof/>
                <w:color w:val="auto"/>
                <w:szCs w:val="20"/>
                <w14:cntxtAlts w14:val="0"/>
              </w:rPr>
              <mc:AlternateContent>
                <mc:Choice Requires="wps">
                  <w:drawing>
                    <wp:anchor distT="0" distB="0" distL="114300" distR="114300" simplePos="0" relativeHeight="251664384" behindDoc="0" locked="0" layoutInCell="1" allowOverlap="1" wp14:anchorId="668FB1C5" wp14:editId="31A3BD44">
                      <wp:simplePos x="0" y="0"/>
                      <wp:positionH relativeFrom="column">
                        <wp:posOffset>24765</wp:posOffset>
                      </wp:positionH>
                      <wp:positionV relativeFrom="paragraph">
                        <wp:posOffset>228600</wp:posOffset>
                      </wp:positionV>
                      <wp:extent cx="988060" cy="330835"/>
                      <wp:effectExtent l="5715" t="9525" r="6350" b="12065"/>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8060" cy="330835"/>
                              </a:xfrm>
                              <a:prstGeom prst="rect">
                                <a:avLst/>
                              </a:prstGeom>
                              <a:solidFill>
                                <a:srgbClr val="FFFFFF"/>
                              </a:solidFill>
                              <a:ln w="9525">
                                <a:solidFill>
                                  <a:srgbClr val="000000"/>
                                </a:solidFill>
                                <a:miter lim="800000"/>
                                <a:headEnd/>
                                <a:tailEnd/>
                              </a:ln>
                            </wps:spPr>
                            <wps:txbx>
                              <w:txbxContent>
                                <w:p w14:paraId="70231DBE" w14:textId="77777777" w:rsidR="00DC077A" w:rsidRDefault="00DC077A" w:rsidP="0049179E">
                                  <w:pPr>
                                    <w:jc w:val="center"/>
                                    <w:rPr>
                                      <w:b/>
                                    </w:rPr>
                                  </w:pPr>
                                  <w:r>
                                    <w:rPr>
                                      <w:b/>
                                    </w:rPr>
                                    <w:t>Cattle dung</w:t>
                                  </w:r>
                                </w:p>
                                <w:p w14:paraId="0E38EA41" w14:textId="77777777" w:rsidR="00DC077A" w:rsidRDefault="00DC077A" w:rsidP="0049179E">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FB1C5" id="Rectangle 3" o:spid="_x0000_s1026" style="position:absolute;left:0;text-align:left;margin-left:1.95pt;margin-top:18pt;width:77.8pt;height:2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">
                      <v:textbox>
                        <w:txbxContent>
                          <w:p w14:paraId="70231DBE" w14:textId="77777777" w:rsidR="00DC077A" w:rsidRDefault="00DC077A" w:rsidP="0049179E">
                            <w:pPr>
                              <w:jc w:val="center"/>
                              <w:rPr>
                                <w:b/>
                              </w:rPr>
                            </w:pPr>
                            <w:r>
                              <w:rPr>
                                <w:b/>
                              </w:rPr>
                              <w:t>Cattle dung</w:t>
                            </w:r>
                          </w:p>
                          <w:p w14:paraId="0E38EA41" w14:textId="77777777" w:rsidR="00DC077A" w:rsidRDefault="00DC077A" w:rsidP="0049179E">
                            <w:pPr>
                              <w:rPr>
                                <w:b/>
                              </w:rPr>
                            </w:pPr>
                          </w:p>
                        </w:txbxContent>
                      </v:textbox>
                    </v:rect>
                  </w:pict>
                </mc:Fallback>
              </mc:AlternateContent>
            </w:r>
          </w:p>
          <w:p w14:paraId="29FED202" w14:textId="77777777" w:rsidR="0049179E" w:rsidRPr="000C17BA" w:rsidRDefault="0049179E" w:rsidP="0049179E">
            <w:pPr>
              <w:spacing w:after="0" w:line="240" w:lineRule="auto"/>
              <w:contextualSpacing w:val="0"/>
              <w:jc w:val="both"/>
              <w:rPr>
                <w:rFonts w:ascii="Arial" w:eastAsia="Times New Roman" w:hAnsi="Arial" w:cs="Times New Roman"/>
                <w:i/>
                <w:color w:val="auto"/>
                <w:szCs w:val="22"/>
                <w:lang w:val="en-GB" w:eastAsia="de-DE"/>
                <w14:cntxtAlts w14:val="0"/>
              </w:rPr>
            </w:pPr>
          </w:p>
          <w:p w14:paraId="2FCB7164" w14:textId="77777777" w:rsidR="0049179E" w:rsidRPr="000C17BA" w:rsidRDefault="0049179E" w:rsidP="0049179E">
            <w:pPr>
              <w:spacing w:after="0" w:line="240" w:lineRule="auto"/>
              <w:contextualSpacing w:val="0"/>
              <w:jc w:val="both"/>
              <w:rPr>
                <w:rFonts w:ascii="Arial" w:eastAsia="Times New Roman" w:hAnsi="Arial" w:cs="Times New Roman"/>
                <w:i/>
                <w:color w:val="auto"/>
                <w:szCs w:val="22"/>
                <w:lang w:val="en-GB" w:eastAsia="de-DE"/>
                <w14:cntxtAlts w14:val="0"/>
              </w:rPr>
            </w:pPr>
          </w:p>
          <w:p w14:paraId="2AC9DAED" w14:textId="77777777" w:rsidR="0049179E" w:rsidRPr="000C17BA" w:rsidRDefault="0049179E" w:rsidP="0049179E">
            <w:pPr>
              <w:spacing w:after="0" w:line="240" w:lineRule="auto"/>
              <w:contextualSpacing w:val="0"/>
              <w:jc w:val="both"/>
              <w:rPr>
                <w:rFonts w:ascii="Arial" w:eastAsia="Times New Roman" w:hAnsi="Arial" w:cs="Times New Roman"/>
                <w:i/>
                <w:color w:val="auto"/>
                <w:szCs w:val="22"/>
                <w:lang w:val="en-GB" w:eastAsia="de-DE"/>
                <w14:cntxtAlts w14:val="0"/>
              </w:rPr>
            </w:pPr>
          </w:p>
          <w:p w14:paraId="1CE08885" w14:textId="77777777" w:rsidR="0049179E" w:rsidRPr="000C17BA" w:rsidRDefault="0049179E" w:rsidP="0049179E">
            <w:pPr>
              <w:spacing w:after="0" w:line="240" w:lineRule="auto"/>
              <w:contextualSpacing w:val="0"/>
              <w:jc w:val="both"/>
              <w:rPr>
                <w:rFonts w:ascii="Arial" w:eastAsia="Times New Roman" w:hAnsi="Arial" w:cs="Times New Roman"/>
                <w:i/>
                <w:color w:val="auto"/>
                <w:szCs w:val="22"/>
                <w:lang w:val="en-GB" w:eastAsia="de-DE"/>
                <w14:cntxtAlts w14:val="0"/>
              </w:rPr>
            </w:pPr>
          </w:p>
          <w:p w14:paraId="6CE228A9" w14:textId="77777777" w:rsidR="0049179E" w:rsidRPr="000C17BA" w:rsidRDefault="0049179E" w:rsidP="0049179E">
            <w:pPr>
              <w:spacing w:after="0" w:line="240" w:lineRule="auto"/>
              <w:contextualSpacing w:val="0"/>
              <w:jc w:val="both"/>
              <w:rPr>
                <w:rFonts w:ascii="Arial" w:eastAsia="Times New Roman" w:hAnsi="Arial" w:cs="Times New Roman"/>
                <w:i/>
                <w:color w:val="auto"/>
                <w:szCs w:val="22"/>
                <w:lang w:val="en-GB" w:eastAsia="de-DE"/>
                <w14:cntxtAlts w14:val="0"/>
              </w:rPr>
            </w:pPr>
          </w:p>
          <w:p w14:paraId="3B3ECD23" w14:textId="77777777" w:rsidR="0049179E" w:rsidRPr="000C17BA" w:rsidRDefault="0049179E" w:rsidP="0049179E">
            <w:pPr>
              <w:spacing w:after="0" w:line="240" w:lineRule="auto"/>
              <w:contextualSpacing w:val="0"/>
              <w:jc w:val="both"/>
              <w:rPr>
                <w:rFonts w:ascii="Arial" w:eastAsia="Times New Roman" w:hAnsi="Arial" w:cs="Times New Roman"/>
                <w:b/>
                <w:color w:val="auto"/>
                <w:szCs w:val="22"/>
                <w:lang w:val="en-GB" w:eastAsia="de-DE"/>
                <w14:cntxtAlts w14:val="0"/>
              </w:rPr>
            </w:pPr>
            <w:r w:rsidRPr="000C17BA">
              <w:rPr>
                <w:rFonts w:ascii="Arial" w:eastAsia="Times New Roman" w:hAnsi="Arial" w:cs="Times New Roman"/>
                <w:b/>
                <w:color w:val="auto"/>
                <w:szCs w:val="22"/>
                <w:lang w:val="en-GB" w:eastAsia="de-DE"/>
                <w14:cntxtAlts w14:val="0"/>
              </w:rPr>
              <w:t xml:space="preserve">                                       </w:t>
            </w:r>
            <w:r w:rsidRPr="000C17BA">
              <w:rPr>
                <w:rFonts w:ascii="Arial" w:eastAsia="Times New Roman" w:hAnsi="Arial" w:cs="Times New Roman"/>
                <w:b/>
                <w:color w:val="auto"/>
                <w:sz w:val="20"/>
                <w:szCs w:val="20"/>
                <w:lang w:val="en-GB" w:eastAsia="de-DE"/>
                <w14:cntxtAlts w14:val="0"/>
              </w:rPr>
              <w:t>Anaerobic Bio-Digester</w:t>
            </w:r>
            <w:r w:rsidRPr="000C17BA">
              <w:rPr>
                <w:rFonts w:ascii="Arial" w:eastAsia="Times New Roman" w:hAnsi="Arial" w:cs="Times New Roman"/>
                <w:b/>
                <w:color w:val="auto"/>
                <w:szCs w:val="22"/>
                <w:lang w:val="en-GB" w:eastAsia="de-DE"/>
                <w14:cntxtAlts w14:val="0"/>
              </w:rPr>
              <w:t xml:space="preserve">                    </w:t>
            </w:r>
            <w:r w:rsidRPr="000C17BA">
              <w:rPr>
                <w:rFonts w:ascii="Arial" w:eastAsia="Times New Roman" w:hAnsi="Arial" w:cs="Times New Roman"/>
                <w:b/>
                <w:color w:val="auto"/>
                <w:sz w:val="20"/>
                <w:szCs w:val="20"/>
                <w:lang w:val="en-GB" w:eastAsia="de-DE"/>
                <w14:cntxtAlts w14:val="0"/>
              </w:rPr>
              <w:t>Biogas stove</w:t>
            </w:r>
            <w:r w:rsidRPr="000C17BA">
              <w:rPr>
                <w:rFonts w:ascii="Arial" w:eastAsia="Times New Roman" w:hAnsi="Arial" w:cs="Times New Roman"/>
                <w:b/>
                <w:color w:val="auto"/>
                <w:szCs w:val="22"/>
                <w:lang w:val="en-GB" w:eastAsia="de-DE"/>
                <w14:cntxtAlts w14:val="0"/>
              </w:rPr>
              <w:t xml:space="preserve"> </w:t>
            </w:r>
          </w:p>
          <w:p w14:paraId="7350875C"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color w:val="auto"/>
                <w:szCs w:val="22"/>
                <w:lang w:val="en-GB" w:eastAsia="de-DE"/>
                <w14:cntxtAlts w14:val="0"/>
              </w:rPr>
            </w:pPr>
            <w:r w:rsidRPr="000C17BA">
              <w:rPr>
                <w:rFonts w:ascii="Arial" w:eastAsia="Times New Roman" w:hAnsi="Arial" w:cs="Times New Roman"/>
                <w:color w:val="auto"/>
                <w:szCs w:val="22"/>
                <w:lang w:val="en-GB" w:eastAsia="de-DE"/>
                <w14:cntxtAlts w14:val="0"/>
              </w:rPr>
              <w:tab/>
            </w:r>
          </w:p>
          <w:p w14:paraId="7365D7D8"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color w:val="auto"/>
                <w:szCs w:val="22"/>
                <w:lang w:val="en-GB" w:eastAsia="de-DE"/>
                <w14:cntxtAlts w14:val="0"/>
              </w:rPr>
            </w:pPr>
          </w:p>
          <w:p w14:paraId="25166A63"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color w:val="auto"/>
                <w:szCs w:val="22"/>
                <w:lang w:val="en-GB" w:eastAsia="de-DE"/>
                <w14:cntxtAlts w14:val="0"/>
              </w:rPr>
            </w:pPr>
            <w:r w:rsidRPr="000C17BA">
              <w:rPr>
                <w:rFonts w:ascii="Arial" w:eastAsia="Times New Roman" w:hAnsi="Arial" w:cs="Times New Roman"/>
                <w:noProof/>
                <w:color w:val="auto"/>
                <w:szCs w:val="20"/>
                <w14:cntxtAlts w14:val="0"/>
              </w:rPr>
              <mc:AlternateContent>
                <mc:Choice Requires="wps">
                  <w:drawing>
                    <wp:anchor distT="0" distB="0" distL="114300" distR="114300" simplePos="0" relativeHeight="251669504" behindDoc="0" locked="0" layoutInCell="1" allowOverlap="1" wp14:anchorId="71A0A65A" wp14:editId="3B1AC3EE">
                      <wp:simplePos x="0" y="0"/>
                      <wp:positionH relativeFrom="column">
                        <wp:posOffset>2192020</wp:posOffset>
                      </wp:positionH>
                      <wp:positionV relativeFrom="paragraph">
                        <wp:posOffset>104775</wp:posOffset>
                      </wp:positionV>
                      <wp:extent cx="1685925" cy="617220"/>
                      <wp:effectExtent l="10795" t="9525" r="8255" b="11430"/>
                      <wp:wrapNone/>
                      <wp:docPr id="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617220"/>
                              </a:xfrm>
                              <a:prstGeom prst="rect">
                                <a:avLst/>
                              </a:prstGeom>
                              <a:solidFill>
                                <a:srgbClr val="FFFFFF"/>
                              </a:solidFill>
                              <a:ln w="9525">
                                <a:solidFill>
                                  <a:srgbClr val="000000"/>
                                </a:solidFill>
                                <a:miter lim="800000"/>
                                <a:headEnd/>
                                <a:tailEnd/>
                              </a:ln>
                            </wps:spPr>
                            <wps:txbx>
                              <w:txbxContent>
                                <w:p w14:paraId="387F6634" w14:textId="77777777" w:rsidR="00DC077A" w:rsidRDefault="00DC077A" w:rsidP="0049179E">
                                  <w:pPr>
                                    <w:jc w:val="center"/>
                                    <w:rPr>
                                      <w:b/>
                                    </w:rPr>
                                  </w:pPr>
                                  <w:r>
                                    <w:rPr>
                                      <w:b/>
                                    </w:rPr>
                                    <w:t>Organic Manure to be used in field as fertilizer</w:t>
                                  </w:r>
                                </w:p>
                                <w:p w14:paraId="0A80A146" w14:textId="77777777" w:rsidR="00DC077A" w:rsidRDefault="00DC077A" w:rsidP="0049179E">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0A65A" id="Rectangle 7" o:spid="_x0000_s1027" style="position:absolute;left:0;text-align:left;margin-left:172.6pt;margin-top:8.25pt;width:132.75pt;height:48.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">
                      <v:textbox>
                        <w:txbxContent>
                          <w:p w14:paraId="387F6634" w14:textId="77777777" w:rsidR="00DC077A" w:rsidRDefault="00DC077A" w:rsidP="0049179E">
                            <w:pPr>
                              <w:jc w:val="center"/>
                              <w:rPr>
                                <w:b/>
                              </w:rPr>
                            </w:pPr>
                            <w:r>
                              <w:rPr>
                                <w:b/>
                              </w:rPr>
                              <w:t>Organic Manure to be used in field as fertilizer</w:t>
                            </w:r>
                          </w:p>
                          <w:p w14:paraId="0A80A146" w14:textId="77777777" w:rsidR="00DC077A" w:rsidRDefault="00DC077A" w:rsidP="0049179E">
                            <w:pPr>
                              <w:rPr>
                                <w:b/>
                              </w:rPr>
                            </w:pPr>
                          </w:p>
                        </w:txbxContent>
                      </v:textbox>
                    </v:rect>
                  </w:pict>
                </mc:Fallback>
              </mc:AlternateContent>
            </w:r>
          </w:p>
          <w:p w14:paraId="67FC279D"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b/>
                <w:color w:val="auto"/>
                <w:szCs w:val="22"/>
                <w:lang w:val="en-GB" w:eastAsia="de-DE"/>
                <w14:cntxtAlts w14:val="0"/>
              </w:rPr>
            </w:pPr>
          </w:p>
          <w:p w14:paraId="4F888F18"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b/>
                <w:color w:val="auto"/>
                <w:szCs w:val="22"/>
                <w:lang w:val="en-GB" w:eastAsia="de-DE"/>
                <w14:cntxtAlts w14:val="0"/>
              </w:rPr>
            </w:pPr>
          </w:p>
          <w:p w14:paraId="44E67C7C"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b/>
                <w:color w:val="auto"/>
                <w:szCs w:val="22"/>
                <w:lang w:val="en-GB" w:eastAsia="de-DE"/>
                <w14:cntxtAlts w14:val="0"/>
              </w:rPr>
            </w:pPr>
          </w:p>
          <w:p w14:paraId="5942890C"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b/>
                <w:color w:val="auto"/>
                <w:szCs w:val="22"/>
                <w:lang w:val="en-GB" w:eastAsia="de-DE"/>
                <w14:cntxtAlts w14:val="0"/>
              </w:rPr>
            </w:pPr>
          </w:p>
          <w:p w14:paraId="68906FB1" w14:textId="77777777" w:rsidR="0049179E" w:rsidRPr="000C17BA" w:rsidRDefault="0049179E" w:rsidP="0049179E">
            <w:pPr>
              <w:tabs>
                <w:tab w:val="left" w:pos="3375"/>
              </w:tabs>
              <w:spacing w:after="0" w:line="240" w:lineRule="auto"/>
              <w:contextualSpacing w:val="0"/>
              <w:jc w:val="both"/>
              <w:rPr>
                <w:rFonts w:ascii="Arial" w:eastAsia="Times New Roman" w:hAnsi="Arial" w:cs="Times New Roman"/>
                <w:b/>
                <w:color w:val="auto"/>
                <w:szCs w:val="22"/>
                <w:lang w:val="en-GB" w:eastAsia="de-DE"/>
                <w14:cntxtAlts w14:val="0"/>
              </w:rPr>
            </w:pPr>
          </w:p>
        </w:tc>
      </w:tr>
    </w:tbl>
    <w:p w14:paraId="4A675717" w14:textId="60EB305B" w:rsidR="004E361A" w:rsidRPr="000C17BA" w:rsidRDefault="004E361A" w:rsidP="004E361A"/>
    <w:p w14:paraId="148A4960" w14:textId="77777777" w:rsidR="00897F51" w:rsidRPr="000C17BA" w:rsidRDefault="00897F51" w:rsidP="00897F51">
      <w:pPr>
        <w:keepNext/>
        <w:keepLines/>
        <w:tabs>
          <w:tab w:val="left" w:pos="720"/>
          <w:tab w:val="left" w:pos="1474"/>
        </w:tabs>
        <w:suppressAutoHyphens/>
        <w:spacing w:before="240" w:after="60" w:line="240" w:lineRule="auto"/>
        <w:contextualSpacing w:val="0"/>
        <w:jc w:val="both"/>
        <w:outlineLvl w:val="1"/>
        <w:rPr>
          <w:rFonts w:ascii="Avenir Book" w:eastAsia="MS Mincho" w:hAnsi="Avenir Book" w:cs="Arial"/>
          <w:b/>
          <w:color w:val="auto"/>
          <w:lang w:val="en-GB" w:eastAsia="de-DE"/>
          <w14:cntxtAlts w14:val="0"/>
        </w:rPr>
      </w:pPr>
      <w:r w:rsidRPr="000C17BA">
        <w:rPr>
          <w:rFonts w:ascii="Avenir Book" w:eastAsia="MS Mincho" w:hAnsi="Avenir Book" w:cs="Arial"/>
          <w:b/>
          <w:color w:val="auto"/>
          <w:lang w:val="en-GB" w:eastAsia="de-DE"/>
          <w14:cntxtAlts w14:val="0"/>
        </w:rPr>
        <w:lastRenderedPageBreak/>
        <w:t>For the purpose of GHG mitigation/sequestration following table shall be completed (delete if not required)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E0" w:firstRow="1" w:lastRow="1" w:firstColumn="1" w:lastColumn="0" w:noHBand="0" w:noVBand="0"/>
      </w:tblPr>
      <w:tblGrid>
        <w:gridCol w:w="761"/>
        <w:gridCol w:w="1939"/>
        <w:gridCol w:w="759"/>
        <w:gridCol w:w="1129"/>
        <w:gridCol w:w="5034"/>
      </w:tblGrid>
      <w:tr w:rsidR="00897F51" w:rsidRPr="000C17BA" w14:paraId="43248AC5" w14:textId="77777777" w:rsidTr="00897F51">
        <w:trPr>
          <w:trHeight w:val="448"/>
          <w:jc w:val="center"/>
        </w:trPr>
        <w:tc>
          <w:tcPr>
            <w:tcW w:w="1404" w:type="pct"/>
            <w:gridSpan w:val="2"/>
            <w:tcBorders>
              <w:top w:val="single" w:sz="4" w:space="0" w:color="auto"/>
              <w:left w:val="single" w:sz="4" w:space="0" w:color="auto"/>
              <w:bottom w:val="single" w:sz="4" w:space="0" w:color="auto"/>
              <w:right w:val="single" w:sz="4" w:space="0" w:color="auto"/>
            </w:tcBorders>
            <w:hideMark/>
          </w:tcPr>
          <w:p w14:paraId="182DAB50" w14:textId="77777777" w:rsidR="00897F51" w:rsidRPr="000C17BA" w:rsidRDefault="00897F51" w:rsidP="00897F51">
            <w:pPr>
              <w:keepNext/>
              <w:keepLines/>
              <w:spacing w:before="40" w:after="40" w:line="240" w:lineRule="auto"/>
              <w:contextualSpacing w:val="0"/>
              <w:jc w:val="center"/>
              <w:rPr>
                <w:rFonts w:ascii="Avenir Book" w:eastAsia="Times New Roman" w:hAnsi="Avenir Book" w:cs="Times New Roman"/>
                <w:b/>
                <w:color w:val="auto"/>
                <w:szCs w:val="20"/>
                <w:lang w:val="en-GB" w:eastAsia="de-DE"/>
                <w14:cntxtAlts w14:val="0"/>
              </w:rPr>
            </w:pPr>
            <w:bookmarkStart w:id="390" w:name="_Toc308103932"/>
            <w:bookmarkStart w:id="391" w:name="_Toc203883039"/>
            <w:bookmarkStart w:id="392" w:name="_Toc203882402"/>
            <w:bookmarkStart w:id="393" w:name="_Toc203882196"/>
            <w:r w:rsidRPr="000C17BA">
              <w:rPr>
                <w:rFonts w:ascii="Avenir Book" w:eastAsia="Times New Roman" w:hAnsi="Avenir Book" w:cs="Times New Roman"/>
                <w:b/>
                <w:color w:val="auto"/>
                <w:szCs w:val="20"/>
                <w:lang w:val="en-GB" w:eastAsia="de-DE"/>
                <w14:cntxtAlts w14:val="0"/>
              </w:rPr>
              <w:t>Source</w:t>
            </w:r>
            <w:bookmarkEnd w:id="390"/>
            <w:bookmarkEnd w:id="391"/>
            <w:bookmarkEnd w:id="392"/>
            <w:bookmarkEnd w:id="393"/>
          </w:p>
        </w:tc>
        <w:tc>
          <w:tcPr>
            <w:tcW w:w="394" w:type="pct"/>
            <w:tcBorders>
              <w:top w:val="single" w:sz="4" w:space="0" w:color="auto"/>
              <w:left w:val="single" w:sz="4" w:space="0" w:color="auto"/>
              <w:bottom w:val="single" w:sz="4" w:space="0" w:color="auto"/>
              <w:right w:val="single" w:sz="4" w:space="0" w:color="auto"/>
            </w:tcBorders>
            <w:hideMark/>
          </w:tcPr>
          <w:p w14:paraId="2B11E1D3" w14:textId="77777777" w:rsidR="00897F51" w:rsidRPr="000C17BA" w:rsidRDefault="00897F51" w:rsidP="00897F51">
            <w:pPr>
              <w:keepNext/>
              <w:keepLines/>
              <w:spacing w:before="40" w:after="40" w:line="240" w:lineRule="auto"/>
              <w:contextualSpacing w:val="0"/>
              <w:jc w:val="center"/>
              <w:rPr>
                <w:rFonts w:ascii="Avenir Book" w:eastAsia="Times New Roman" w:hAnsi="Avenir Book" w:cs="Times New Roman"/>
                <w:b/>
                <w:color w:val="auto"/>
                <w:szCs w:val="20"/>
                <w:lang w:val="en-GB" w:eastAsia="de-DE"/>
                <w14:cntxtAlts w14:val="0"/>
              </w:rPr>
            </w:pPr>
            <w:r w:rsidRPr="000C17BA">
              <w:rPr>
                <w:rFonts w:ascii="Avenir Book" w:eastAsia="Times New Roman" w:hAnsi="Avenir Book" w:cs="Times New Roman"/>
                <w:b/>
                <w:color w:val="auto"/>
                <w:szCs w:val="20"/>
                <w:lang w:val="en-GB" w:eastAsia="de-DE"/>
                <w14:cntxtAlts w14:val="0"/>
              </w:rPr>
              <w:t>GHGs</w:t>
            </w:r>
          </w:p>
        </w:tc>
        <w:tc>
          <w:tcPr>
            <w:tcW w:w="586" w:type="pct"/>
            <w:tcBorders>
              <w:top w:val="single" w:sz="4" w:space="0" w:color="auto"/>
              <w:left w:val="single" w:sz="4" w:space="0" w:color="auto"/>
              <w:bottom w:val="single" w:sz="4" w:space="0" w:color="auto"/>
              <w:right w:val="single" w:sz="4" w:space="0" w:color="auto"/>
            </w:tcBorders>
            <w:hideMark/>
          </w:tcPr>
          <w:p w14:paraId="6811133F" w14:textId="77777777" w:rsidR="00897F51" w:rsidRPr="000C17BA" w:rsidRDefault="00897F51" w:rsidP="00897F51">
            <w:pPr>
              <w:keepNext/>
              <w:keepLines/>
              <w:spacing w:before="40" w:after="40" w:line="240" w:lineRule="auto"/>
              <w:contextualSpacing w:val="0"/>
              <w:jc w:val="center"/>
              <w:rPr>
                <w:rFonts w:ascii="Avenir Book" w:eastAsia="Times New Roman" w:hAnsi="Avenir Book" w:cs="Times New Roman"/>
                <w:b/>
                <w:color w:val="auto"/>
                <w:szCs w:val="20"/>
                <w:lang w:val="en-GB" w:eastAsia="de-DE"/>
                <w14:cntxtAlts w14:val="0"/>
              </w:rPr>
            </w:pPr>
            <w:r w:rsidRPr="000C17BA">
              <w:rPr>
                <w:rFonts w:ascii="Avenir Book" w:eastAsia="Times New Roman" w:hAnsi="Avenir Book" w:cs="Times New Roman"/>
                <w:b/>
                <w:color w:val="auto"/>
                <w:szCs w:val="20"/>
                <w:lang w:val="en-GB" w:eastAsia="de-DE"/>
                <w14:cntxtAlts w14:val="0"/>
              </w:rPr>
              <w:t>Included?</w:t>
            </w:r>
          </w:p>
        </w:tc>
        <w:tc>
          <w:tcPr>
            <w:tcW w:w="2616" w:type="pct"/>
            <w:tcBorders>
              <w:top w:val="single" w:sz="4" w:space="0" w:color="auto"/>
              <w:left w:val="single" w:sz="4" w:space="0" w:color="auto"/>
              <w:bottom w:val="single" w:sz="4" w:space="0" w:color="auto"/>
              <w:right w:val="single" w:sz="4" w:space="0" w:color="auto"/>
            </w:tcBorders>
            <w:hideMark/>
          </w:tcPr>
          <w:p w14:paraId="721C4F8B" w14:textId="77777777" w:rsidR="00897F51" w:rsidRPr="000C17BA" w:rsidRDefault="00897F51" w:rsidP="00897F51">
            <w:pPr>
              <w:keepNext/>
              <w:keepLines/>
              <w:spacing w:before="40" w:after="40" w:line="240" w:lineRule="auto"/>
              <w:contextualSpacing w:val="0"/>
              <w:jc w:val="center"/>
              <w:rPr>
                <w:rFonts w:ascii="Avenir Book" w:eastAsia="Times New Roman" w:hAnsi="Avenir Book" w:cs="Times New Roman"/>
                <w:b/>
                <w:color w:val="auto"/>
                <w:szCs w:val="20"/>
                <w:lang w:val="en-GB" w:eastAsia="de-DE"/>
                <w14:cntxtAlts w14:val="0"/>
              </w:rPr>
            </w:pPr>
            <w:r w:rsidRPr="000C17BA">
              <w:rPr>
                <w:rFonts w:ascii="Avenir Book" w:eastAsia="Times New Roman" w:hAnsi="Avenir Book" w:cs="Times New Roman"/>
                <w:b/>
                <w:color w:val="auto"/>
                <w:szCs w:val="20"/>
                <w:lang w:val="en-GB" w:eastAsia="de-DE"/>
                <w14:cntxtAlts w14:val="0"/>
              </w:rPr>
              <w:t>Justification/Explanation</w:t>
            </w:r>
          </w:p>
        </w:tc>
      </w:tr>
      <w:tr w:rsidR="00897F51" w:rsidRPr="000C17BA" w14:paraId="37D9693A" w14:textId="77777777" w:rsidTr="00897F51">
        <w:trPr>
          <w:trHeight w:val="280"/>
          <w:jc w:val="center"/>
        </w:trPr>
        <w:tc>
          <w:tcPr>
            <w:tcW w:w="396" w:type="pct"/>
            <w:vMerge w:val="restart"/>
            <w:tcBorders>
              <w:top w:val="single" w:sz="4" w:space="0" w:color="auto"/>
              <w:left w:val="single" w:sz="4" w:space="0" w:color="auto"/>
              <w:bottom w:val="single" w:sz="4" w:space="0" w:color="auto"/>
              <w:right w:val="single" w:sz="4" w:space="0" w:color="auto"/>
            </w:tcBorders>
            <w:textDirection w:val="btLr"/>
            <w:hideMark/>
          </w:tcPr>
          <w:p w14:paraId="6BEC8A65" w14:textId="77777777" w:rsidR="00897F51" w:rsidRPr="000C17BA" w:rsidRDefault="00897F51" w:rsidP="00897F51">
            <w:pPr>
              <w:keepNext/>
              <w:keepLines/>
              <w:spacing w:before="20" w:after="20" w:line="240" w:lineRule="auto"/>
              <w:contextualSpacing w:val="0"/>
              <w:jc w:val="center"/>
              <w:rPr>
                <w:rFonts w:ascii="Avenir Book" w:eastAsia="Times New Roman" w:hAnsi="Avenir Book" w:cs="Times New Roman"/>
                <w:b/>
                <w:color w:val="auto"/>
                <w:szCs w:val="20"/>
                <w:lang w:val="en-GB" w:eastAsia="de-DE"/>
                <w14:cntxtAlts w14:val="0"/>
              </w:rPr>
            </w:pPr>
            <w:r w:rsidRPr="000C17BA">
              <w:rPr>
                <w:rFonts w:ascii="Avenir Book" w:eastAsia="Times New Roman" w:hAnsi="Avenir Book" w:cs="Times New Roman"/>
                <w:b/>
                <w:color w:val="auto"/>
                <w:szCs w:val="20"/>
                <w:lang w:val="en-GB" w:eastAsia="de-DE"/>
                <w14:cntxtAlts w14:val="0"/>
              </w:rPr>
              <w:t>Baseline scenario</w:t>
            </w:r>
          </w:p>
        </w:tc>
        <w:tc>
          <w:tcPr>
            <w:tcW w:w="1008" w:type="pct"/>
            <w:vMerge w:val="restart"/>
            <w:tcBorders>
              <w:top w:val="single" w:sz="4" w:space="0" w:color="auto"/>
              <w:left w:val="single" w:sz="4" w:space="0" w:color="auto"/>
              <w:bottom w:val="single" w:sz="4" w:space="0" w:color="auto"/>
              <w:right w:val="single" w:sz="4" w:space="0" w:color="auto"/>
            </w:tcBorders>
            <w:hideMark/>
          </w:tcPr>
          <w:p w14:paraId="6C8634EE"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Firewood</w:t>
            </w:r>
          </w:p>
        </w:tc>
        <w:tc>
          <w:tcPr>
            <w:tcW w:w="394" w:type="pct"/>
            <w:tcBorders>
              <w:top w:val="single" w:sz="4" w:space="0" w:color="auto"/>
              <w:left w:val="single" w:sz="4" w:space="0" w:color="auto"/>
              <w:bottom w:val="single" w:sz="4" w:space="0" w:color="auto"/>
              <w:right w:val="single" w:sz="4" w:space="0" w:color="auto"/>
            </w:tcBorders>
            <w:hideMark/>
          </w:tcPr>
          <w:p w14:paraId="73A9928F"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CO</w:t>
            </w:r>
            <w:r w:rsidRPr="000C17BA">
              <w:rPr>
                <w:rFonts w:ascii="Avenir Book" w:eastAsia="Times New Roman" w:hAnsi="Avenir Book" w:cs="Times New Roman"/>
                <w:color w:val="auto"/>
                <w:szCs w:val="20"/>
                <w:vertAlign w:val="subscript"/>
                <w:lang w:val="en-GB" w:eastAsia="de-DE"/>
                <w14:cntxtAlts w14:val="0"/>
              </w:rPr>
              <w:t>2</w:t>
            </w:r>
          </w:p>
        </w:tc>
        <w:tc>
          <w:tcPr>
            <w:tcW w:w="586" w:type="pct"/>
            <w:tcBorders>
              <w:top w:val="single" w:sz="4" w:space="0" w:color="auto"/>
              <w:left w:val="single" w:sz="4" w:space="0" w:color="auto"/>
              <w:bottom w:val="single" w:sz="4" w:space="0" w:color="auto"/>
              <w:right w:val="single" w:sz="4" w:space="0" w:color="auto"/>
            </w:tcBorders>
            <w:hideMark/>
          </w:tcPr>
          <w:p w14:paraId="4B685AC7"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Yes</w:t>
            </w:r>
          </w:p>
        </w:tc>
        <w:tc>
          <w:tcPr>
            <w:tcW w:w="2616" w:type="pct"/>
            <w:tcBorders>
              <w:top w:val="single" w:sz="4" w:space="0" w:color="auto"/>
              <w:left w:val="single" w:sz="4" w:space="0" w:color="auto"/>
              <w:bottom w:val="single" w:sz="4" w:space="0" w:color="auto"/>
              <w:right w:val="single" w:sz="4" w:space="0" w:color="auto"/>
            </w:tcBorders>
            <w:hideMark/>
          </w:tcPr>
          <w:p w14:paraId="7D6F749B"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The major source of emissions in the baseline due to burning of firewood</w:t>
            </w:r>
          </w:p>
        </w:tc>
      </w:tr>
      <w:tr w:rsidR="00897F51" w:rsidRPr="000C17BA" w14:paraId="0C4A8EF1" w14:textId="77777777" w:rsidTr="00897F51">
        <w:trPr>
          <w:trHeight w:val="23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A6A6EB" w14:textId="77777777" w:rsidR="00897F51" w:rsidRPr="000C17BA" w:rsidRDefault="00897F51" w:rsidP="00897F51">
            <w:pPr>
              <w:spacing w:after="0" w:line="240" w:lineRule="auto"/>
              <w:contextualSpacing w:val="0"/>
              <w:rPr>
                <w:rFonts w:ascii="Avenir Book" w:eastAsia="Times New Roman" w:hAnsi="Avenir Book" w:cs="Times New Roman"/>
                <w:b/>
                <w:color w:val="auto"/>
                <w:szCs w:val="20"/>
                <w:lang w:val="en-GB" w:eastAsia="de-DE"/>
                <w14:cntxtAlts w14:val="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5E5ED6" w14:textId="77777777" w:rsidR="00897F51" w:rsidRPr="000C17BA" w:rsidRDefault="00897F51" w:rsidP="00897F51">
            <w:pPr>
              <w:spacing w:after="0" w:line="240" w:lineRule="auto"/>
              <w:contextualSpacing w:val="0"/>
              <w:rPr>
                <w:rFonts w:ascii="Avenir Book" w:eastAsia="Times New Roman" w:hAnsi="Avenir Book" w:cs="Times New Roman"/>
                <w:color w:val="auto"/>
                <w:szCs w:val="20"/>
                <w:lang w:val="en-GB" w:eastAsia="de-DE"/>
                <w14:cntxtAlts w14:val="0"/>
              </w:rPr>
            </w:pPr>
          </w:p>
        </w:tc>
        <w:tc>
          <w:tcPr>
            <w:tcW w:w="394" w:type="pct"/>
            <w:tcBorders>
              <w:top w:val="single" w:sz="4" w:space="0" w:color="auto"/>
              <w:left w:val="single" w:sz="4" w:space="0" w:color="auto"/>
              <w:bottom w:val="single" w:sz="4" w:space="0" w:color="auto"/>
              <w:right w:val="single" w:sz="4" w:space="0" w:color="auto"/>
            </w:tcBorders>
            <w:hideMark/>
          </w:tcPr>
          <w:p w14:paraId="7D690CEF"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CH</w:t>
            </w:r>
            <w:r w:rsidRPr="000C17BA">
              <w:rPr>
                <w:rFonts w:ascii="Avenir Book" w:eastAsia="Times New Roman" w:hAnsi="Avenir Book" w:cs="Times New Roman"/>
                <w:color w:val="auto"/>
                <w:szCs w:val="20"/>
                <w:vertAlign w:val="subscript"/>
                <w:lang w:val="en-GB" w:eastAsia="de-DE"/>
                <w14:cntxtAlts w14:val="0"/>
              </w:rPr>
              <w:t>4</w:t>
            </w:r>
          </w:p>
        </w:tc>
        <w:tc>
          <w:tcPr>
            <w:tcW w:w="586" w:type="pct"/>
            <w:tcBorders>
              <w:top w:val="single" w:sz="4" w:space="0" w:color="auto"/>
              <w:left w:val="single" w:sz="4" w:space="0" w:color="auto"/>
              <w:bottom w:val="single" w:sz="4" w:space="0" w:color="auto"/>
              <w:right w:val="single" w:sz="4" w:space="0" w:color="auto"/>
            </w:tcBorders>
            <w:hideMark/>
          </w:tcPr>
          <w:p w14:paraId="42221AD2"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No</w:t>
            </w:r>
          </w:p>
        </w:tc>
        <w:tc>
          <w:tcPr>
            <w:tcW w:w="2616" w:type="pct"/>
            <w:tcBorders>
              <w:top w:val="single" w:sz="4" w:space="0" w:color="auto"/>
              <w:left w:val="single" w:sz="4" w:space="0" w:color="auto"/>
              <w:bottom w:val="single" w:sz="4" w:space="0" w:color="auto"/>
              <w:right w:val="single" w:sz="4" w:space="0" w:color="auto"/>
            </w:tcBorders>
            <w:hideMark/>
          </w:tcPr>
          <w:p w14:paraId="316BB6A4"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Excluded for simplification, this is conservative.</w:t>
            </w:r>
          </w:p>
        </w:tc>
      </w:tr>
      <w:tr w:rsidR="00897F51" w:rsidRPr="000C17BA" w14:paraId="3BC7DCF4" w14:textId="77777777" w:rsidTr="00897F51">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5A7377" w14:textId="77777777" w:rsidR="00897F51" w:rsidRPr="000C17BA" w:rsidRDefault="00897F51" w:rsidP="00897F51">
            <w:pPr>
              <w:spacing w:after="0" w:line="240" w:lineRule="auto"/>
              <w:contextualSpacing w:val="0"/>
              <w:rPr>
                <w:rFonts w:ascii="Avenir Book" w:eastAsia="Times New Roman" w:hAnsi="Avenir Book" w:cs="Times New Roman"/>
                <w:b/>
                <w:color w:val="auto"/>
                <w:szCs w:val="20"/>
                <w:lang w:val="en-GB" w:eastAsia="de-DE"/>
                <w14:cntxtAlts w14:val="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0C73BF" w14:textId="77777777" w:rsidR="00897F51" w:rsidRPr="000C17BA" w:rsidRDefault="00897F51" w:rsidP="00897F51">
            <w:pPr>
              <w:spacing w:after="0" w:line="240" w:lineRule="auto"/>
              <w:contextualSpacing w:val="0"/>
              <w:rPr>
                <w:rFonts w:ascii="Avenir Book" w:eastAsia="Times New Roman" w:hAnsi="Avenir Book" w:cs="Times New Roman"/>
                <w:color w:val="auto"/>
                <w:szCs w:val="20"/>
                <w:lang w:val="en-GB" w:eastAsia="de-DE"/>
                <w14:cntxtAlts w14:val="0"/>
              </w:rPr>
            </w:pPr>
          </w:p>
        </w:tc>
        <w:tc>
          <w:tcPr>
            <w:tcW w:w="394" w:type="pct"/>
            <w:tcBorders>
              <w:top w:val="single" w:sz="4" w:space="0" w:color="auto"/>
              <w:left w:val="single" w:sz="4" w:space="0" w:color="auto"/>
              <w:bottom w:val="single" w:sz="4" w:space="0" w:color="auto"/>
              <w:right w:val="single" w:sz="4" w:space="0" w:color="auto"/>
            </w:tcBorders>
            <w:hideMark/>
          </w:tcPr>
          <w:p w14:paraId="58C14638"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w:t>
            </w:r>
            <w:r w:rsidRPr="000C17BA">
              <w:rPr>
                <w:rFonts w:ascii="Avenir Book" w:eastAsia="Times New Roman" w:hAnsi="Avenir Book" w:cs="Times New Roman"/>
                <w:color w:val="auto"/>
                <w:szCs w:val="20"/>
                <w:vertAlign w:val="subscript"/>
                <w:lang w:val="en-GB" w:eastAsia="de-DE"/>
                <w14:cntxtAlts w14:val="0"/>
              </w:rPr>
              <w:t>2</w:t>
            </w:r>
            <w:r w:rsidRPr="000C17BA">
              <w:rPr>
                <w:rFonts w:ascii="Avenir Book" w:eastAsia="Times New Roman" w:hAnsi="Avenir Book" w:cs="Times New Roman"/>
                <w:color w:val="auto"/>
                <w:szCs w:val="20"/>
                <w:lang w:val="en-GB" w:eastAsia="de-DE"/>
                <w14:cntxtAlts w14:val="0"/>
              </w:rPr>
              <w:t>O</w:t>
            </w:r>
          </w:p>
        </w:tc>
        <w:tc>
          <w:tcPr>
            <w:tcW w:w="586" w:type="pct"/>
            <w:tcBorders>
              <w:top w:val="single" w:sz="4" w:space="0" w:color="auto"/>
              <w:left w:val="single" w:sz="4" w:space="0" w:color="auto"/>
              <w:bottom w:val="single" w:sz="4" w:space="0" w:color="auto"/>
              <w:right w:val="single" w:sz="4" w:space="0" w:color="auto"/>
            </w:tcBorders>
            <w:hideMark/>
          </w:tcPr>
          <w:p w14:paraId="09AFB866"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No</w:t>
            </w:r>
          </w:p>
        </w:tc>
        <w:tc>
          <w:tcPr>
            <w:tcW w:w="2616" w:type="pct"/>
            <w:tcBorders>
              <w:top w:val="single" w:sz="4" w:space="0" w:color="auto"/>
              <w:left w:val="single" w:sz="4" w:space="0" w:color="auto"/>
              <w:bottom w:val="single" w:sz="4" w:space="0" w:color="auto"/>
              <w:right w:val="single" w:sz="4" w:space="0" w:color="auto"/>
            </w:tcBorders>
            <w:hideMark/>
          </w:tcPr>
          <w:p w14:paraId="3541E3AB"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 xml:space="preserve">Not applicable for the project activity </w:t>
            </w:r>
          </w:p>
        </w:tc>
      </w:tr>
      <w:tr w:rsidR="00897F51" w:rsidRPr="000C17BA" w14:paraId="21869C62" w14:textId="77777777" w:rsidTr="00897F51">
        <w:trPr>
          <w:trHeight w:val="867"/>
          <w:jc w:val="center"/>
        </w:trPr>
        <w:tc>
          <w:tcPr>
            <w:tcW w:w="396" w:type="pct"/>
            <w:tcBorders>
              <w:top w:val="single" w:sz="4" w:space="0" w:color="auto"/>
              <w:left w:val="single" w:sz="4" w:space="0" w:color="auto"/>
              <w:bottom w:val="single" w:sz="4" w:space="0" w:color="auto"/>
              <w:right w:val="single" w:sz="4" w:space="0" w:color="auto"/>
            </w:tcBorders>
            <w:textDirection w:val="btLr"/>
            <w:hideMark/>
          </w:tcPr>
          <w:p w14:paraId="7D746191" w14:textId="77777777" w:rsidR="00897F51" w:rsidRPr="000C17BA" w:rsidRDefault="00897F51" w:rsidP="00897F51">
            <w:pPr>
              <w:keepNext/>
              <w:keepLines/>
              <w:spacing w:before="20" w:after="20" w:line="240" w:lineRule="auto"/>
              <w:contextualSpacing w:val="0"/>
              <w:jc w:val="center"/>
              <w:rPr>
                <w:rFonts w:ascii="Avenir Book" w:eastAsia="Times New Roman" w:hAnsi="Avenir Book" w:cs="Times New Roman"/>
                <w:b/>
                <w:color w:val="auto"/>
                <w:szCs w:val="20"/>
                <w:lang w:val="en-GB" w:eastAsia="de-DE"/>
                <w14:cntxtAlts w14:val="0"/>
              </w:rPr>
            </w:pPr>
            <w:r w:rsidRPr="000C17BA">
              <w:rPr>
                <w:rFonts w:ascii="Avenir Book" w:eastAsia="Times New Roman" w:hAnsi="Avenir Book" w:cs="Times New Roman"/>
                <w:b/>
                <w:color w:val="auto"/>
                <w:szCs w:val="20"/>
                <w:lang w:val="en-GB" w:eastAsia="de-DE"/>
                <w14:cntxtAlts w14:val="0"/>
              </w:rPr>
              <w:t>Project scenario</w:t>
            </w:r>
          </w:p>
        </w:tc>
        <w:tc>
          <w:tcPr>
            <w:tcW w:w="1008" w:type="pct"/>
            <w:tcBorders>
              <w:top w:val="single" w:sz="4" w:space="0" w:color="auto"/>
              <w:left w:val="single" w:sz="4" w:space="0" w:color="auto"/>
              <w:bottom w:val="single" w:sz="4" w:space="0" w:color="auto"/>
              <w:right w:val="single" w:sz="4" w:space="0" w:color="auto"/>
            </w:tcBorders>
            <w:hideMark/>
          </w:tcPr>
          <w:p w14:paraId="74CFEB36"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Fire wood</w:t>
            </w:r>
          </w:p>
        </w:tc>
        <w:tc>
          <w:tcPr>
            <w:tcW w:w="394" w:type="pct"/>
            <w:tcBorders>
              <w:top w:val="single" w:sz="4" w:space="0" w:color="auto"/>
              <w:left w:val="single" w:sz="4" w:space="0" w:color="auto"/>
              <w:bottom w:val="single" w:sz="4" w:space="0" w:color="auto"/>
              <w:right w:val="single" w:sz="4" w:space="0" w:color="auto"/>
            </w:tcBorders>
            <w:hideMark/>
          </w:tcPr>
          <w:p w14:paraId="677F7A6A"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CO</w:t>
            </w:r>
            <w:r w:rsidRPr="000C17BA">
              <w:rPr>
                <w:rFonts w:ascii="Avenir Book" w:eastAsia="Times New Roman" w:hAnsi="Avenir Book" w:cs="Times New Roman"/>
                <w:color w:val="auto"/>
                <w:szCs w:val="20"/>
                <w:vertAlign w:val="subscript"/>
                <w:lang w:val="en-GB" w:eastAsia="de-DE"/>
                <w14:cntxtAlts w14:val="0"/>
              </w:rPr>
              <w:t>2</w:t>
            </w:r>
          </w:p>
        </w:tc>
        <w:tc>
          <w:tcPr>
            <w:tcW w:w="3202" w:type="pct"/>
            <w:gridSpan w:val="2"/>
            <w:tcBorders>
              <w:top w:val="single" w:sz="4" w:space="0" w:color="auto"/>
              <w:left w:val="single" w:sz="4" w:space="0" w:color="auto"/>
              <w:bottom w:val="single" w:sz="4" w:space="0" w:color="auto"/>
              <w:right w:val="single" w:sz="4" w:space="0" w:color="auto"/>
            </w:tcBorders>
            <w:hideMark/>
          </w:tcPr>
          <w:p w14:paraId="208821D5"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Project emissions form continued use of fire-wood shall be accounted.</w:t>
            </w:r>
          </w:p>
        </w:tc>
      </w:tr>
      <w:tr w:rsidR="00897F51" w:rsidRPr="000C17BA" w14:paraId="2AF83175" w14:textId="77777777" w:rsidTr="00897F51">
        <w:trPr>
          <w:trHeight w:val="82"/>
          <w:jc w:val="center"/>
        </w:trPr>
        <w:tc>
          <w:tcPr>
            <w:tcW w:w="396" w:type="pct"/>
            <w:vMerge w:val="restart"/>
            <w:tcBorders>
              <w:top w:val="single" w:sz="4" w:space="0" w:color="auto"/>
              <w:left w:val="single" w:sz="4" w:space="0" w:color="auto"/>
              <w:bottom w:val="single" w:sz="4" w:space="0" w:color="auto"/>
              <w:right w:val="single" w:sz="4" w:space="0" w:color="auto"/>
            </w:tcBorders>
            <w:textDirection w:val="btLr"/>
            <w:hideMark/>
          </w:tcPr>
          <w:p w14:paraId="442A1153" w14:textId="77777777" w:rsidR="00897F51" w:rsidRPr="000C17BA" w:rsidRDefault="00897F51" w:rsidP="00897F51">
            <w:pPr>
              <w:keepNext/>
              <w:keepLines/>
              <w:spacing w:before="20" w:after="20" w:line="240" w:lineRule="auto"/>
              <w:ind w:left="113" w:right="113"/>
              <w:contextualSpacing w:val="0"/>
              <w:jc w:val="both"/>
              <w:rPr>
                <w:rFonts w:ascii="Avenir Book" w:eastAsia="Times New Roman" w:hAnsi="Avenir Book" w:cs="Times New Roman"/>
                <w:b/>
                <w:color w:val="auto"/>
                <w:szCs w:val="20"/>
                <w:lang w:val="en-GB" w:eastAsia="de-DE"/>
                <w14:cntxtAlts w14:val="0"/>
              </w:rPr>
            </w:pPr>
            <w:r w:rsidRPr="000C17BA">
              <w:rPr>
                <w:rFonts w:ascii="Avenir Book" w:eastAsia="Times New Roman" w:hAnsi="Avenir Book" w:cs="Times New Roman"/>
                <w:b/>
                <w:color w:val="auto"/>
                <w:szCs w:val="20"/>
                <w:lang w:val="en-GB" w:eastAsia="de-DE"/>
                <w14:cntxtAlts w14:val="0"/>
              </w:rPr>
              <w:t>Leakage scenario</w:t>
            </w:r>
          </w:p>
        </w:tc>
        <w:tc>
          <w:tcPr>
            <w:tcW w:w="1008" w:type="pct"/>
            <w:vMerge w:val="restart"/>
            <w:tcBorders>
              <w:top w:val="single" w:sz="4" w:space="0" w:color="auto"/>
              <w:left w:val="single" w:sz="4" w:space="0" w:color="auto"/>
              <w:bottom w:val="single" w:sz="4" w:space="0" w:color="auto"/>
              <w:right w:val="single" w:sz="4" w:space="0" w:color="auto"/>
            </w:tcBorders>
            <w:hideMark/>
          </w:tcPr>
          <w:p w14:paraId="1CE7800F"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The use/diversion of non-renewable woody biomass saved under the project activity by non-project households/users</w:t>
            </w:r>
          </w:p>
        </w:tc>
        <w:tc>
          <w:tcPr>
            <w:tcW w:w="394" w:type="pct"/>
            <w:tcBorders>
              <w:top w:val="single" w:sz="4" w:space="0" w:color="auto"/>
              <w:left w:val="single" w:sz="4" w:space="0" w:color="auto"/>
              <w:bottom w:val="single" w:sz="4" w:space="0" w:color="auto"/>
              <w:right w:val="single" w:sz="4" w:space="0" w:color="auto"/>
            </w:tcBorders>
            <w:hideMark/>
          </w:tcPr>
          <w:p w14:paraId="7828904B"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CO</w:t>
            </w:r>
            <w:r w:rsidRPr="000C17BA">
              <w:rPr>
                <w:rFonts w:ascii="Avenir Book" w:eastAsia="Times New Roman" w:hAnsi="Avenir Book" w:cs="Times New Roman"/>
                <w:color w:val="auto"/>
                <w:szCs w:val="20"/>
                <w:vertAlign w:val="subscript"/>
                <w:lang w:val="en-GB" w:eastAsia="de-DE"/>
                <w14:cntxtAlts w14:val="0"/>
              </w:rPr>
              <w:t>2</w:t>
            </w:r>
          </w:p>
        </w:tc>
        <w:tc>
          <w:tcPr>
            <w:tcW w:w="586" w:type="pct"/>
            <w:tcBorders>
              <w:top w:val="single" w:sz="4" w:space="0" w:color="auto"/>
              <w:left w:val="single" w:sz="4" w:space="0" w:color="auto"/>
              <w:bottom w:val="single" w:sz="4" w:space="0" w:color="auto"/>
              <w:right w:val="single" w:sz="4" w:space="0" w:color="auto"/>
            </w:tcBorders>
            <w:hideMark/>
          </w:tcPr>
          <w:p w14:paraId="47348D13"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Yes</w:t>
            </w:r>
          </w:p>
        </w:tc>
        <w:tc>
          <w:tcPr>
            <w:tcW w:w="2616" w:type="pct"/>
            <w:tcBorders>
              <w:top w:val="single" w:sz="4" w:space="0" w:color="auto"/>
              <w:left w:val="single" w:sz="4" w:space="0" w:color="auto"/>
              <w:bottom w:val="single" w:sz="4" w:space="0" w:color="auto"/>
              <w:right w:val="single" w:sz="4" w:space="0" w:color="auto"/>
            </w:tcBorders>
            <w:hideMark/>
          </w:tcPr>
          <w:p w14:paraId="4614E73F"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Default option as per methodology to be applied.</w:t>
            </w:r>
          </w:p>
        </w:tc>
      </w:tr>
      <w:tr w:rsidR="00897F51" w:rsidRPr="000C17BA" w14:paraId="3201087F" w14:textId="77777777" w:rsidTr="00897F51">
        <w:trPr>
          <w:trHeight w:val="8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8E199E" w14:textId="77777777" w:rsidR="00897F51" w:rsidRPr="000C17BA" w:rsidRDefault="00897F51" w:rsidP="00897F51">
            <w:pPr>
              <w:spacing w:after="0" w:line="240" w:lineRule="auto"/>
              <w:contextualSpacing w:val="0"/>
              <w:rPr>
                <w:rFonts w:ascii="Avenir Book" w:eastAsia="Times New Roman" w:hAnsi="Avenir Book" w:cs="Times New Roman"/>
                <w:b/>
                <w:color w:val="auto"/>
                <w:szCs w:val="20"/>
                <w:lang w:val="en-GB" w:eastAsia="de-DE"/>
                <w14:cntxtAlts w14:val="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797A24" w14:textId="77777777" w:rsidR="00897F51" w:rsidRPr="000C17BA" w:rsidRDefault="00897F51" w:rsidP="00897F51">
            <w:pPr>
              <w:spacing w:after="0" w:line="240" w:lineRule="auto"/>
              <w:contextualSpacing w:val="0"/>
              <w:rPr>
                <w:rFonts w:ascii="Avenir Book" w:eastAsia="Times New Roman" w:hAnsi="Avenir Book" w:cs="Times New Roman"/>
                <w:color w:val="auto"/>
                <w:szCs w:val="20"/>
                <w:lang w:val="en-GB" w:eastAsia="de-DE"/>
                <w14:cntxtAlts w14:val="0"/>
              </w:rPr>
            </w:pPr>
          </w:p>
        </w:tc>
        <w:tc>
          <w:tcPr>
            <w:tcW w:w="394" w:type="pct"/>
            <w:tcBorders>
              <w:top w:val="single" w:sz="4" w:space="0" w:color="auto"/>
              <w:left w:val="single" w:sz="4" w:space="0" w:color="auto"/>
              <w:bottom w:val="single" w:sz="4" w:space="0" w:color="auto"/>
              <w:right w:val="single" w:sz="4" w:space="0" w:color="auto"/>
            </w:tcBorders>
            <w:hideMark/>
          </w:tcPr>
          <w:p w14:paraId="5B4FBCAD"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CH</w:t>
            </w:r>
            <w:r w:rsidRPr="000C17BA">
              <w:rPr>
                <w:rFonts w:ascii="Avenir Book" w:eastAsia="Times New Roman" w:hAnsi="Avenir Book" w:cs="Times New Roman"/>
                <w:color w:val="auto"/>
                <w:szCs w:val="20"/>
                <w:vertAlign w:val="subscript"/>
                <w:lang w:val="en-GB" w:eastAsia="de-DE"/>
                <w14:cntxtAlts w14:val="0"/>
              </w:rPr>
              <w:t>4</w:t>
            </w:r>
          </w:p>
        </w:tc>
        <w:tc>
          <w:tcPr>
            <w:tcW w:w="586" w:type="pct"/>
            <w:tcBorders>
              <w:top w:val="single" w:sz="4" w:space="0" w:color="auto"/>
              <w:left w:val="single" w:sz="4" w:space="0" w:color="auto"/>
              <w:bottom w:val="single" w:sz="4" w:space="0" w:color="auto"/>
              <w:right w:val="single" w:sz="4" w:space="0" w:color="auto"/>
            </w:tcBorders>
            <w:hideMark/>
          </w:tcPr>
          <w:p w14:paraId="1D060D98"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No</w:t>
            </w:r>
          </w:p>
        </w:tc>
        <w:tc>
          <w:tcPr>
            <w:tcW w:w="2616" w:type="pct"/>
            <w:tcBorders>
              <w:top w:val="single" w:sz="4" w:space="0" w:color="auto"/>
              <w:left w:val="single" w:sz="4" w:space="0" w:color="auto"/>
              <w:bottom w:val="single" w:sz="4" w:space="0" w:color="auto"/>
              <w:right w:val="single" w:sz="4" w:space="0" w:color="auto"/>
            </w:tcBorders>
            <w:hideMark/>
          </w:tcPr>
          <w:p w14:paraId="0C444468"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Not applicable for the project activity</w:t>
            </w:r>
          </w:p>
        </w:tc>
      </w:tr>
      <w:tr w:rsidR="00897F51" w:rsidRPr="000C17BA" w14:paraId="28704B10" w14:textId="77777777" w:rsidTr="00897F51">
        <w:trPr>
          <w:trHeight w:val="54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AFCB3F" w14:textId="77777777" w:rsidR="00897F51" w:rsidRPr="000C17BA" w:rsidRDefault="00897F51" w:rsidP="00897F51">
            <w:pPr>
              <w:spacing w:after="0" w:line="240" w:lineRule="auto"/>
              <w:contextualSpacing w:val="0"/>
              <w:rPr>
                <w:rFonts w:ascii="Avenir Book" w:eastAsia="Times New Roman" w:hAnsi="Avenir Book" w:cs="Times New Roman"/>
                <w:b/>
                <w:color w:val="auto"/>
                <w:szCs w:val="20"/>
                <w:lang w:val="en-GB" w:eastAsia="de-DE"/>
                <w14:cntxtAlts w14:val="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152B4C" w14:textId="77777777" w:rsidR="00897F51" w:rsidRPr="000C17BA" w:rsidRDefault="00897F51" w:rsidP="00897F51">
            <w:pPr>
              <w:spacing w:after="0" w:line="240" w:lineRule="auto"/>
              <w:contextualSpacing w:val="0"/>
              <w:rPr>
                <w:rFonts w:ascii="Avenir Book" w:eastAsia="Times New Roman" w:hAnsi="Avenir Book" w:cs="Times New Roman"/>
                <w:color w:val="auto"/>
                <w:szCs w:val="20"/>
                <w:lang w:val="en-GB" w:eastAsia="de-DE"/>
                <w14:cntxtAlts w14:val="0"/>
              </w:rPr>
            </w:pPr>
          </w:p>
        </w:tc>
        <w:tc>
          <w:tcPr>
            <w:tcW w:w="394" w:type="pct"/>
            <w:tcBorders>
              <w:top w:val="single" w:sz="4" w:space="0" w:color="auto"/>
              <w:left w:val="single" w:sz="4" w:space="0" w:color="auto"/>
              <w:bottom w:val="single" w:sz="4" w:space="0" w:color="auto"/>
              <w:right w:val="single" w:sz="4" w:space="0" w:color="auto"/>
            </w:tcBorders>
            <w:hideMark/>
          </w:tcPr>
          <w:p w14:paraId="5A2ABC61"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w:t>
            </w:r>
            <w:r w:rsidRPr="000C17BA">
              <w:rPr>
                <w:rFonts w:ascii="Avenir Book" w:eastAsia="Times New Roman" w:hAnsi="Avenir Book" w:cs="Times New Roman"/>
                <w:color w:val="auto"/>
                <w:szCs w:val="20"/>
                <w:vertAlign w:val="subscript"/>
                <w:lang w:val="en-GB" w:eastAsia="de-DE"/>
                <w14:cntxtAlts w14:val="0"/>
              </w:rPr>
              <w:t>2</w:t>
            </w:r>
            <w:r w:rsidRPr="000C17BA">
              <w:rPr>
                <w:rFonts w:ascii="Avenir Book" w:eastAsia="Times New Roman" w:hAnsi="Avenir Book" w:cs="Times New Roman"/>
                <w:color w:val="auto"/>
                <w:szCs w:val="20"/>
                <w:lang w:val="en-GB" w:eastAsia="de-DE"/>
                <w14:cntxtAlts w14:val="0"/>
              </w:rPr>
              <w:t>O</w:t>
            </w:r>
          </w:p>
        </w:tc>
        <w:tc>
          <w:tcPr>
            <w:tcW w:w="586" w:type="pct"/>
            <w:tcBorders>
              <w:top w:val="single" w:sz="4" w:space="0" w:color="auto"/>
              <w:left w:val="single" w:sz="4" w:space="0" w:color="auto"/>
              <w:bottom w:val="single" w:sz="4" w:space="0" w:color="auto"/>
              <w:right w:val="single" w:sz="4" w:space="0" w:color="auto"/>
            </w:tcBorders>
            <w:hideMark/>
          </w:tcPr>
          <w:p w14:paraId="3489B0CD"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No</w:t>
            </w:r>
          </w:p>
        </w:tc>
        <w:tc>
          <w:tcPr>
            <w:tcW w:w="2616" w:type="pct"/>
            <w:tcBorders>
              <w:top w:val="single" w:sz="4" w:space="0" w:color="auto"/>
              <w:left w:val="single" w:sz="4" w:space="0" w:color="auto"/>
              <w:bottom w:val="single" w:sz="4" w:space="0" w:color="auto"/>
              <w:right w:val="single" w:sz="4" w:space="0" w:color="auto"/>
            </w:tcBorders>
            <w:hideMark/>
          </w:tcPr>
          <w:p w14:paraId="215080F7" w14:textId="77777777" w:rsidR="00897F51" w:rsidRPr="000C17BA" w:rsidRDefault="00897F51" w:rsidP="00897F51">
            <w:pPr>
              <w:keepNext/>
              <w:keepLines/>
              <w:spacing w:after="0" w:line="240" w:lineRule="auto"/>
              <w:contextualSpacing w:val="0"/>
              <w:jc w:val="both"/>
              <w:rPr>
                <w:rFonts w:ascii="Avenir Book" w:eastAsia="Times New Roman" w:hAnsi="Avenir Book" w:cs="Times New Roman"/>
                <w:color w:val="auto"/>
                <w:szCs w:val="20"/>
                <w:lang w:val="en-GB" w:eastAsia="de-DE"/>
                <w14:cntxtAlts w14:val="0"/>
              </w:rPr>
            </w:pPr>
            <w:r w:rsidRPr="000C17BA">
              <w:rPr>
                <w:rFonts w:ascii="Avenir Book" w:eastAsia="Times New Roman" w:hAnsi="Avenir Book" w:cs="Times New Roman"/>
                <w:color w:val="auto"/>
                <w:szCs w:val="20"/>
                <w:lang w:val="en-GB" w:eastAsia="de-DE"/>
                <w14:cntxtAlts w14:val="0"/>
              </w:rPr>
              <w:t>Not applicable for the project activity</w:t>
            </w:r>
          </w:p>
        </w:tc>
      </w:tr>
    </w:tbl>
    <w:p w14:paraId="582916DE" w14:textId="77777777" w:rsidR="004E361A" w:rsidRPr="000C17BA" w:rsidRDefault="004E361A" w:rsidP="00885D25">
      <w:pPr>
        <w:spacing w:line="276" w:lineRule="auto"/>
        <w:contextualSpacing w:val="0"/>
      </w:pPr>
    </w:p>
    <w:p w14:paraId="4BC34E59" w14:textId="1EA188F2" w:rsidR="004E361A" w:rsidRPr="000C17BA" w:rsidRDefault="004E361A" w:rsidP="00885D25">
      <w:pPr>
        <w:spacing w:line="276" w:lineRule="auto"/>
        <w:contextualSpacing w:val="0"/>
      </w:pPr>
    </w:p>
    <w:p w14:paraId="3AD93973" w14:textId="2DD91DB1" w:rsidR="004E361A" w:rsidRPr="000C17BA" w:rsidRDefault="007F21DA" w:rsidP="00B01408">
      <w:pPr>
        <w:pStyle w:val="Heading5"/>
      </w:pPr>
      <w:r w:rsidRPr="000C17BA">
        <w:t xml:space="preserve">B.4. </w:t>
      </w:r>
      <w:r w:rsidR="004E361A" w:rsidRPr="000C17BA">
        <w:t>Establishment and description of baseline scenario</w:t>
      </w:r>
    </w:p>
    <w:p w14:paraId="3E09CED2" w14:textId="558DF192" w:rsidR="00897F51" w:rsidRPr="000C17BA" w:rsidRDefault="004E361A" w:rsidP="00C63D3D">
      <w:pPr>
        <w:jc w:val="both"/>
        <w:rPr>
          <w:rFonts w:asciiTheme="minorHAnsi" w:hAnsiTheme="minorHAnsi"/>
          <w:lang w:val="en-GB" w:eastAsia="de-DE"/>
        </w:rPr>
      </w:pPr>
      <w:r w:rsidRPr="000C17BA">
        <w:rPr>
          <w:bCs/>
          <w:lang w:val="en-GB"/>
        </w:rPr>
        <w:t>&gt;&gt;</w:t>
      </w:r>
      <w:r w:rsidR="00897F51" w:rsidRPr="000C17BA">
        <w:rPr>
          <w:rFonts w:asciiTheme="minorHAnsi" w:hAnsiTheme="minorHAnsi"/>
          <w:lang w:val="en-GB" w:eastAsia="de-DE"/>
        </w:rPr>
        <w:t xml:space="preserve">As per AMS I.E- Switch from non-renewable biomass for thermal applications by the user, Version </w:t>
      </w:r>
      <w:del w:id="394" w:author="Stephy" w:date="2022-04-18T16:56:00Z">
        <w:r w:rsidR="00897F51" w:rsidRPr="000C17BA" w:rsidDel="00755559">
          <w:rPr>
            <w:rFonts w:asciiTheme="minorHAnsi" w:hAnsiTheme="minorHAnsi"/>
            <w:lang w:val="en-GB" w:eastAsia="de-DE"/>
          </w:rPr>
          <w:delText>1</w:delText>
        </w:r>
        <w:r w:rsidR="00C63D3D" w:rsidRPr="000C17BA" w:rsidDel="00755559">
          <w:rPr>
            <w:rFonts w:asciiTheme="minorHAnsi" w:hAnsiTheme="minorHAnsi"/>
            <w:lang w:val="en-GB" w:eastAsia="de-DE"/>
          </w:rPr>
          <w:delText xml:space="preserve">2 </w:delText>
        </w:r>
        <w:r w:rsidR="00897F51" w:rsidRPr="000C17BA" w:rsidDel="00755559">
          <w:rPr>
            <w:rFonts w:asciiTheme="minorHAnsi" w:hAnsiTheme="minorHAnsi"/>
            <w:lang w:val="en-GB" w:eastAsia="de-DE"/>
          </w:rPr>
          <w:delText xml:space="preserve"> ‘</w:delText>
        </w:r>
      </w:del>
      <w:ins w:id="395" w:author="Stephy" w:date="2022-04-18T16:56:00Z">
        <w:r w:rsidR="00755559" w:rsidRPr="000C17BA">
          <w:rPr>
            <w:rFonts w:asciiTheme="minorHAnsi" w:hAnsiTheme="minorHAnsi"/>
            <w:lang w:val="en-GB" w:eastAsia="de-DE"/>
          </w:rPr>
          <w:t>12 ‘</w:t>
        </w:r>
      </w:ins>
      <w:r w:rsidR="00897F51" w:rsidRPr="000C17BA">
        <w:rPr>
          <w:rFonts w:asciiTheme="minorHAnsi" w:hAnsiTheme="minorHAnsi"/>
          <w:lang w:val="en-GB" w:eastAsia="de-DE"/>
        </w:rPr>
        <w:t>the baseline scenario would be the use of fossil fuels for meeting similar thermal energy needs’.</w:t>
      </w:r>
    </w:p>
    <w:p w14:paraId="2F7A9A30" w14:textId="0D79E3F4" w:rsidR="00D06D09" w:rsidRPr="000C17BA" w:rsidRDefault="00D06D09" w:rsidP="00C63D3D">
      <w:pPr>
        <w:jc w:val="both"/>
        <w:rPr>
          <w:rFonts w:asciiTheme="minorHAnsi" w:hAnsiTheme="minorHAnsi"/>
          <w:lang w:val="en-GB" w:eastAsia="de-DE"/>
        </w:rPr>
      </w:pPr>
    </w:p>
    <w:p w14:paraId="182ACA2E" w14:textId="31C254A2" w:rsidR="00D06D09" w:rsidRPr="000C17BA" w:rsidRDefault="00D06D09" w:rsidP="0055588C">
      <w:pPr>
        <w:jc w:val="both"/>
        <w:rPr>
          <w:rFonts w:asciiTheme="minorHAnsi" w:hAnsiTheme="minorHAnsi"/>
          <w:lang w:val="en-GB" w:eastAsia="de-DE"/>
        </w:rPr>
      </w:pPr>
      <w:r w:rsidRPr="000C17BA">
        <w:rPr>
          <w:rFonts w:asciiTheme="minorHAnsi" w:hAnsiTheme="minorHAnsi"/>
          <w:lang w:val="en-GB" w:eastAsia="de-DE"/>
        </w:rPr>
        <w:t xml:space="preserve">A project specific baseline survey reveals the alternative option in absence of biogas use is </w:t>
      </w:r>
      <w:r w:rsidR="002D7849" w:rsidRPr="000C17BA">
        <w:rPr>
          <w:rFonts w:asciiTheme="minorHAnsi" w:hAnsiTheme="minorHAnsi"/>
          <w:lang w:val="en-GB" w:eastAsia="de-DE"/>
        </w:rPr>
        <w:t>firewood-based</w:t>
      </w:r>
      <w:r w:rsidRPr="000C17BA">
        <w:rPr>
          <w:rFonts w:asciiTheme="minorHAnsi" w:hAnsiTheme="minorHAnsi"/>
          <w:lang w:val="en-GB" w:eastAsia="de-DE"/>
        </w:rPr>
        <w:t xml:space="preserve"> cooking practice and therefore, firewood based thermal application is considered as baseline scenario.</w:t>
      </w:r>
    </w:p>
    <w:p w14:paraId="195033BF" w14:textId="77777777" w:rsidR="00897F51" w:rsidRPr="000C17BA" w:rsidRDefault="00897F51" w:rsidP="00897F51">
      <w:pPr>
        <w:spacing w:after="0" w:line="240" w:lineRule="auto"/>
        <w:contextualSpacing w:val="0"/>
        <w:jc w:val="both"/>
        <w:rPr>
          <w:rFonts w:asciiTheme="minorHAnsi" w:hAnsiTheme="minorHAnsi"/>
          <w:lang w:val="en-GB" w:eastAsia="de-DE"/>
        </w:rPr>
      </w:pPr>
    </w:p>
    <w:p w14:paraId="3DA588D6" w14:textId="7DDF17CD" w:rsidR="00897F51" w:rsidRDefault="00897F51" w:rsidP="0055588C">
      <w:pPr>
        <w:spacing w:after="0"/>
        <w:contextualSpacing w:val="0"/>
        <w:jc w:val="both"/>
        <w:rPr>
          <w:ins w:id="396" w:author="Stephy" w:date="2022-04-18T17:03:00Z"/>
          <w:rFonts w:asciiTheme="minorHAnsi" w:hAnsiTheme="minorHAnsi"/>
          <w:lang w:val="en-GB" w:eastAsia="de-DE"/>
        </w:rPr>
      </w:pPr>
      <w:r w:rsidRPr="000C17BA">
        <w:rPr>
          <w:rFonts w:asciiTheme="minorHAnsi" w:hAnsiTheme="minorHAnsi"/>
          <w:lang w:val="en-GB" w:eastAsia="de-DE"/>
        </w:rPr>
        <w:t xml:space="preserve">The project activity involves the installation of anaerobic biodigesters for the production of biogas which replaces non-renewable biomass, used as a fuel for household cooking purposes. A baseline survey has been </w:t>
      </w:r>
      <w:ins w:id="397" w:author="Stephy" w:date="2022-04-18T17:01:00Z">
        <w:r w:rsidR="003B4BCC" w:rsidRPr="003B4BCC">
          <w:rPr>
            <w:rFonts w:asciiTheme="minorHAnsi" w:hAnsiTheme="minorHAnsi"/>
            <w:lang w:val="en-GB" w:eastAsia="de-DE"/>
          </w:rPr>
          <w:t xml:space="preserve">conducted on </w:t>
        </w:r>
        <w:r w:rsidR="003B4BCC">
          <w:rPr>
            <w:rFonts w:asciiTheme="minorHAnsi" w:hAnsiTheme="minorHAnsi"/>
            <w:lang w:val="en-GB" w:eastAsia="de-DE"/>
          </w:rPr>
          <w:t>January</w:t>
        </w:r>
        <w:r w:rsidR="003B4BCC" w:rsidRPr="003B4BCC">
          <w:rPr>
            <w:rFonts w:asciiTheme="minorHAnsi" w:hAnsiTheme="minorHAnsi"/>
            <w:lang w:val="en-GB" w:eastAsia="de-DE"/>
          </w:rPr>
          <w:t xml:space="preserve"> 202</w:t>
        </w:r>
        <w:r w:rsidR="003B4BCC">
          <w:rPr>
            <w:rFonts w:asciiTheme="minorHAnsi" w:hAnsiTheme="minorHAnsi"/>
            <w:lang w:val="en-GB" w:eastAsia="de-DE"/>
          </w:rPr>
          <w:t>1</w:t>
        </w:r>
      </w:ins>
      <w:del w:id="398" w:author="Stephy" w:date="2022-04-18T17:01:00Z">
        <w:r w:rsidRPr="000C17BA" w:rsidDel="003B4BCC">
          <w:rPr>
            <w:rFonts w:asciiTheme="minorHAnsi" w:hAnsiTheme="minorHAnsi"/>
            <w:lang w:val="en-GB" w:eastAsia="de-DE"/>
          </w:rPr>
          <w:delText>done</w:delText>
        </w:r>
      </w:del>
      <w:r w:rsidRPr="000C17BA">
        <w:rPr>
          <w:rFonts w:asciiTheme="minorHAnsi" w:hAnsiTheme="minorHAnsi"/>
          <w:lang w:val="en-GB" w:eastAsia="de-DE"/>
        </w:rPr>
        <w:t xml:space="preserve"> to estimate the average firewood consumption prior to project activity</w:t>
      </w:r>
      <w:r w:rsidR="00C63D3D" w:rsidRPr="000C17BA">
        <w:rPr>
          <w:rFonts w:asciiTheme="minorHAnsi" w:hAnsiTheme="minorHAnsi"/>
          <w:lang w:val="en-GB" w:eastAsia="de-DE"/>
        </w:rPr>
        <w:t xml:space="preserve"> </w:t>
      </w:r>
      <w:r w:rsidRPr="000C17BA">
        <w:rPr>
          <w:rFonts w:asciiTheme="minorHAnsi" w:hAnsiTheme="minorHAnsi"/>
          <w:lang w:val="en-GB" w:eastAsia="de-DE"/>
        </w:rPr>
        <w:t xml:space="preserve">at user point following sampling standard as per </w:t>
      </w:r>
      <w:r w:rsidR="002D7849" w:rsidRPr="000C17BA">
        <w:rPr>
          <w:rFonts w:asciiTheme="minorHAnsi" w:hAnsiTheme="minorHAnsi"/>
          <w:lang w:val="en-GB" w:eastAsia="de-DE"/>
        </w:rPr>
        <w:t>UNFCCC ‘</w:t>
      </w:r>
      <w:r w:rsidRPr="000C17BA">
        <w:rPr>
          <w:rFonts w:asciiTheme="minorHAnsi" w:hAnsiTheme="minorHAnsi"/>
          <w:lang w:val="en-GB" w:eastAsia="de-DE"/>
        </w:rPr>
        <w:t xml:space="preserve">Sampling and surveys for CDM project activities and programmes of activities’ version </w:t>
      </w:r>
      <w:del w:id="399" w:author="Stephy" w:date="2022-04-18T17:03:00Z">
        <w:r w:rsidRPr="000C17BA" w:rsidDel="003B4BCC">
          <w:rPr>
            <w:rFonts w:asciiTheme="minorHAnsi" w:hAnsiTheme="minorHAnsi"/>
            <w:lang w:val="en-GB" w:eastAsia="de-DE"/>
          </w:rPr>
          <w:delText>0</w:delText>
        </w:r>
        <w:r w:rsidR="00C63D3D" w:rsidRPr="000C17BA" w:rsidDel="003B4BCC">
          <w:rPr>
            <w:rFonts w:asciiTheme="minorHAnsi" w:hAnsiTheme="minorHAnsi"/>
            <w:lang w:val="en-GB" w:eastAsia="de-DE"/>
          </w:rPr>
          <w:delText>9</w:delText>
        </w:r>
        <w:r w:rsidRPr="000C17BA" w:rsidDel="003B4BCC">
          <w:rPr>
            <w:rFonts w:asciiTheme="minorHAnsi" w:hAnsiTheme="minorHAnsi"/>
            <w:lang w:val="en-GB" w:eastAsia="de-DE"/>
          </w:rPr>
          <w:delText xml:space="preserve"> </w:delText>
        </w:r>
      </w:del>
      <w:ins w:id="400" w:author="Stephy" w:date="2022-04-18T17:03:00Z">
        <w:r w:rsidR="003B4BCC" w:rsidRPr="000C17BA">
          <w:rPr>
            <w:rFonts w:asciiTheme="minorHAnsi" w:hAnsiTheme="minorHAnsi"/>
            <w:lang w:val="en-GB" w:eastAsia="de-DE"/>
          </w:rPr>
          <w:t>0</w:t>
        </w:r>
        <w:r w:rsidR="003B4BCC">
          <w:rPr>
            <w:rFonts w:asciiTheme="minorHAnsi" w:hAnsiTheme="minorHAnsi"/>
            <w:lang w:val="en-GB" w:eastAsia="de-DE"/>
          </w:rPr>
          <w:t>8</w:t>
        </w:r>
        <w:r w:rsidR="003B4BCC" w:rsidRPr="000C17BA">
          <w:rPr>
            <w:rFonts w:asciiTheme="minorHAnsi" w:hAnsiTheme="minorHAnsi"/>
            <w:lang w:val="en-GB" w:eastAsia="de-DE"/>
          </w:rPr>
          <w:t xml:space="preserve"> </w:t>
        </w:r>
      </w:ins>
      <w:r w:rsidRPr="000C17BA">
        <w:rPr>
          <w:rFonts w:asciiTheme="minorHAnsi" w:hAnsiTheme="minorHAnsi"/>
          <w:lang w:val="en-GB" w:eastAsia="de-DE"/>
        </w:rPr>
        <w:t>and guideline ‘Sampling and surveys for CDM project</w:t>
      </w:r>
      <w:r w:rsidR="00C63D3D" w:rsidRPr="000C17BA">
        <w:rPr>
          <w:rFonts w:asciiTheme="minorHAnsi" w:hAnsiTheme="minorHAnsi"/>
          <w:lang w:val="en-GB" w:eastAsia="de-DE"/>
        </w:rPr>
        <w:t xml:space="preserve"> </w:t>
      </w:r>
      <w:r w:rsidRPr="000C17BA">
        <w:rPr>
          <w:rFonts w:asciiTheme="minorHAnsi" w:hAnsiTheme="minorHAnsi"/>
          <w:lang w:val="en-GB" w:eastAsia="de-DE"/>
        </w:rPr>
        <w:t xml:space="preserve">activities and programmes of activities’ version 04. </w:t>
      </w:r>
    </w:p>
    <w:p w14:paraId="72A11FA9" w14:textId="364FFA73" w:rsidR="003B4BCC" w:rsidRDefault="003B4BCC" w:rsidP="0055588C">
      <w:pPr>
        <w:spacing w:after="0"/>
        <w:contextualSpacing w:val="0"/>
        <w:jc w:val="both"/>
        <w:rPr>
          <w:ins w:id="401" w:author="Stephy" w:date="2022-04-18T17:03:00Z"/>
          <w:rFonts w:asciiTheme="minorHAnsi" w:hAnsiTheme="minorHAnsi"/>
          <w:lang w:val="en-GB" w:eastAsia="de-DE"/>
        </w:rPr>
      </w:pPr>
    </w:p>
    <w:p w14:paraId="28D142D1" w14:textId="1C58CE12" w:rsidR="003B4BCC" w:rsidRDefault="003B4BCC" w:rsidP="003B4BCC">
      <w:pPr>
        <w:jc w:val="both"/>
        <w:rPr>
          <w:ins w:id="402" w:author="Stephy" w:date="2022-04-18T17:04:00Z"/>
          <w:color w:val="auto"/>
          <w:sz w:val="20"/>
        </w:rPr>
      </w:pPr>
      <w:ins w:id="403" w:author="Stephy" w:date="2022-04-18T17:04:00Z">
        <w:r w:rsidRPr="00140E9A">
          <w:rPr>
            <w:color w:val="auto"/>
            <w:sz w:val="20"/>
          </w:rPr>
          <w:t xml:space="preserve">The baseline survey was performed by a third party covering </w:t>
        </w:r>
        <w:r>
          <w:rPr>
            <w:color w:val="auto"/>
            <w:sz w:val="20"/>
          </w:rPr>
          <w:t>targeted population</w:t>
        </w:r>
        <w:r w:rsidRPr="00140E9A">
          <w:rPr>
            <w:color w:val="auto"/>
            <w:sz w:val="20"/>
          </w:rPr>
          <w:t xml:space="preserve"> of Bihar and </w:t>
        </w:r>
        <w:r>
          <w:rPr>
            <w:color w:val="auto"/>
            <w:sz w:val="20"/>
          </w:rPr>
          <w:t>Chhattisgarh</w:t>
        </w:r>
        <w:r w:rsidRPr="00140E9A">
          <w:rPr>
            <w:color w:val="auto"/>
            <w:sz w:val="20"/>
          </w:rPr>
          <w:t>. A 90% confidence interval and 10% error margin applied for sample calculation.</w:t>
        </w:r>
      </w:ins>
    </w:p>
    <w:p w14:paraId="7EFD10A2" w14:textId="77777777" w:rsidR="003B4BCC" w:rsidRDefault="003B4BCC" w:rsidP="003B4BCC">
      <w:pPr>
        <w:jc w:val="both"/>
        <w:rPr>
          <w:ins w:id="404" w:author="Stephy" w:date="2022-04-18T17:04:00Z"/>
          <w:color w:val="auto"/>
          <w:sz w:val="20"/>
        </w:rPr>
      </w:pPr>
    </w:p>
    <w:p w14:paraId="4D740658" w14:textId="3501EA36" w:rsidR="003B4BCC" w:rsidRPr="003D69EC" w:rsidRDefault="003B4BCC" w:rsidP="003B4BCC">
      <w:pPr>
        <w:jc w:val="both"/>
        <w:rPr>
          <w:ins w:id="405" w:author="Stephy" w:date="2022-04-18T17:04:00Z"/>
          <w:color w:val="auto"/>
          <w:sz w:val="20"/>
        </w:rPr>
      </w:pPr>
      <w:ins w:id="406" w:author="Stephy" w:date="2022-04-18T17:04:00Z">
        <w:r w:rsidRPr="003D69EC">
          <w:rPr>
            <w:color w:val="auto"/>
            <w:sz w:val="20"/>
          </w:rPr>
          <w:lastRenderedPageBreak/>
          <w:t xml:space="preserve">To understand the cooking method pattern especially with focus on </w:t>
        </w:r>
        <w:r>
          <w:rPr>
            <w:color w:val="auto"/>
            <w:sz w:val="20"/>
          </w:rPr>
          <w:t>targeted population in the</w:t>
        </w:r>
        <w:r w:rsidRPr="003D69EC">
          <w:rPr>
            <w:color w:val="auto"/>
            <w:sz w:val="20"/>
          </w:rPr>
          <w:t xml:space="preserve"> </w:t>
        </w:r>
        <w:r>
          <w:rPr>
            <w:color w:val="auto"/>
            <w:sz w:val="20"/>
          </w:rPr>
          <w:t xml:space="preserve">rural </w:t>
        </w:r>
        <w:r w:rsidRPr="003D69EC">
          <w:rPr>
            <w:color w:val="auto"/>
            <w:sz w:val="20"/>
          </w:rPr>
          <w:t xml:space="preserve">areas of </w:t>
        </w:r>
      </w:ins>
      <w:ins w:id="407" w:author="Stephy" w:date="2022-04-18T17:05:00Z">
        <w:r w:rsidRPr="00140E9A">
          <w:rPr>
            <w:color w:val="auto"/>
            <w:sz w:val="20"/>
          </w:rPr>
          <w:t xml:space="preserve">Bihar and </w:t>
        </w:r>
        <w:r>
          <w:rPr>
            <w:color w:val="auto"/>
            <w:sz w:val="20"/>
          </w:rPr>
          <w:t>Chhattisgarh</w:t>
        </w:r>
      </w:ins>
      <w:ins w:id="408" w:author="Stephy" w:date="2022-04-18T17:04:00Z">
        <w:r w:rsidRPr="003D69EC">
          <w:rPr>
            <w:color w:val="auto"/>
            <w:sz w:val="20"/>
          </w:rPr>
          <w:t>, to establish a baseline with respect to the fuel used for cooking; and to facilitate a clean cooking programme for the state</w:t>
        </w:r>
        <w:r>
          <w:rPr>
            <w:color w:val="auto"/>
            <w:sz w:val="20"/>
          </w:rPr>
          <w:t>s</w:t>
        </w:r>
        <w:r w:rsidRPr="003D69EC">
          <w:rPr>
            <w:color w:val="auto"/>
            <w:sz w:val="20"/>
          </w:rPr>
          <w:t xml:space="preserve"> of </w:t>
        </w:r>
      </w:ins>
      <w:ins w:id="409" w:author="Stephy" w:date="2022-04-18T17:05:00Z">
        <w:r w:rsidRPr="00140E9A">
          <w:rPr>
            <w:color w:val="auto"/>
            <w:sz w:val="20"/>
          </w:rPr>
          <w:t xml:space="preserve">Bihar and </w:t>
        </w:r>
        <w:r>
          <w:rPr>
            <w:color w:val="auto"/>
            <w:sz w:val="20"/>
          </w:rPr>
          <w:t>Chhattisgarh</w:t>
        </w:r>
      </w:ins>
      <w:ins w:id="410" w:author="Stephy" w:date="2022-04-18T17:04:00Z">
        <w:r w:rsidRPr="003D69EC">
          <w:rPr>
            <w:color w:val="auto"/>
            <w:sz w:val="20"/>
          </w:rPr>
          <w:t xml:space="preserve">. As part of this objective, a primary survey of households was carried out to gauge the extent of the use of non-renewable biomass for cooking in households. The primary survey covers the </w:t>
        </w:r>
        <w:r>
          <w:rPr>
            <w:color w:val="auto"/>
            <w:sz w:val="20"/>
          </w:rPr>
          <w:t xml:space="preserve">targeted rural households in the </w:t>
        </w:r>
        <w:r w:rsidRPr="003D69EC">
          <w:rPr>
            <w:color w:val="auto"/>
            <w:sz w:val="20"/>
          </w:rPr>
          <w:t>state</w:t>
        </w:r>
      </w:ins>
      <w:ins w:id="411" w:author="Stephy" w:date="2022-04-18T17:05:00Z">
        <w:r>
          <w:rPr>
            <w:color w:val="auto"/>
            <w:sz w:val="20"/>
          </w:rPr>
          <w:t>s</w:t>
        </w:r>
      </w:ins>
      <w:ins w:id="412" w:author="Stephy" w:date="2022-04-18T17:04:00Z">
        <w:r w:rsidRPr="003D69EC">
          <w:rPr>
            <w:color w:val="auto"/>
            <w:sz w:val="20"/>
          </w:rPr>
          <w:t xml:space="preserve"> of</w:t>
        </w:r>
      </w:ins>
      <w:ins w:id="413" w:author="Stephy" w:date="2022-04-18T17:05:00Z">
        <w:r w:rsidRPr="003B4BCC">
          <w:rPr>
            <w:color w:val="auto"/>
            <w:sz w:val="20"/>
          </w:rPr>
          <w:t xml:space="preserve"> </w:t>
        </w:r>
        <w:r w:rsidRPr="00140E9A">
          <w:rPr>
            <w:color w:val="auto"/>
            <w:sz w:val="20"/>
          </w:rPr>
          <w:t xml:space="preserve">Bihar and </w:t>
        </w:r>
        <w:r>
          <w:rPr>
            <w:color w:val="auto"/>
            <w:sz w:val="20"/>
          </w:rPr>
          <w:t>Chhattisgarh</w:t>
        </w:r>
      </w:ins>
      <w:ins w:id="414" w:author="Stephy" w:date="2022-04-18T17:04:00Z">
        <w:r>
          <w:rPr>
            <w:color w:val="auto"/>
            <w:sz w:val="20"/>
          </w:rPr>
          <w:t>, India</w:t>
        </w:r>
        <w:r w:rsidRPr="003D69EC">
          <w:rPr>
            <w:color w:val="auto"/>
            <w:sz w:val="20"/>
          </w:rPr>
          <w:t xml:space="preserve">. </w:t>
        </w:r>
      </w:ins>
    </w:p>
    <w:p w14:paraId="77244298" w14:textId="77777777" w:rsidR="003B4BCC" w:rsidRPr="003D69EC" w:rsidRDefault="003B4BCC" w:rsidP="003B4BCC">
      <w:pPr>
        <w:jc w:val="both"/>
        <w:rPr>
          <w:ins w:id="415" w:author="Stephy" w:date="2022-04-18T17:04:00Z"/>
          <w:color w:val="auto"/>
          <w:sz w:val="20"/>
        </w:rPr>
      </w:pPr>
    </w:p>
    <w:p w14:paraId="451BBF40" w14:textId="77777777" w:rsidR="003B4BCC" w:rsidRPr="003D69EC" w:rsidRDefault="003B4BCC" w:rsidP="003B4BCC">
      <w:pPr>
        <w:jc w:val="both"/>
        <w:rPr>
          <w:ins w:id="416" w:author="Stephy" w:date="2022-04-18T17:04:00Z"/>
          <w:color w:val="auto"/>
          <w:sz w:val="20"/>
        </w:rPr>
      </w:pPr>
      <w:ins w:id="417" w:author="Stephy" w:date="2022-04-18T17:04:00Z">
        <w:r w:rsidRPr="003D69EC">
          <w:rPr>
            <w:color w:val="auto"/>
            <w:sz w:val="20"/>
          </w:rPr>
          <w:t>To understand the level of detail and data points required, a conclusive research methodology, through structured face-to-face interviews, was used to arrive at statistically-valid estimates for the relevant parameters. In consonance with the objective of the study, the following methodology was adopted for carrying out the assignment.</w:t>
        </w:r>
      </w:ins>
    </w:p>
    <w:p w14:paraId="5484C1CE" w14:textId="77777777" w:rsidR="003B4BCC" w:rsidRPr="003D69EC" w:rsidRDefault="003B4BCC" w:rsidP="003B4BCC">
      <w:pPr>
        <w:jc w:val="both"/>
        <w:rPr>
          <w:ins w:id="418" w:author="Stephy" w:date="2022-04-18T17:04:00Z"/>
          <w:color w:val="auto"/>
          <w:sz w:val="20"/>
        </w:rPr>
      </w:pPr>
      <w:ins w:id="419" w:author="Stephy" w:date="2022-04-18T17:04:00Z">
        <w:r w:rsidRPr="003D69EC">
          <w:rPr>
            <w:color w:val="auto"/>
            <w:sz w:val="20"/>
          </w:rPr>
          <w:t>• Preparation of detailed Questionnaire for household survey</w:t>
        </w:r>
      </w:ins>
    </w:p>
    <w:p w14:paraId="040BE796" w14:textId="77777777" w:rsidR="003B4BCC" w:rsidRPr="003D69EC" w:rsidRDefault="003B4BCC" w:rsidP="003B4BCC">
      <w:pPr>
        <w:jc w:val="both"/>
        <w:rPr>
          <w:ins w:id="420" w:author="Stephy" w:date="2022-04-18T17:04:00Z"/>
          <w:color w:val="auto"/>
          <w:sz w:val="20"/>
        </w:rPr>
      </w:pPr>
      <w:ins w:id="421" w:author="Stephy" w:date="2022-04-18T17:04:00Z">
        <w:r w:rsidRPr="003D69EC">
          <w:rPr>
            <w:color w:val="auto"/>
            <w:sz w:val="20"/>
          </w:rPr>
          <w:t>• Mobilization of appropriate teams for village and household survey</w:t>
        </w:r>
      </w:ins>
    </w:p>
    <w:p w14:paraId="57C0209C" w14:textId="77777777" w:rsidR="003B4BCC" w:rsidRPr="003D69EC" w:rsidRDefault="003B4BCC" w:rsidP="003B4BCC">
      <w:pPr>
        <w:jc w:val="both"/>
        <w:rPr>
          <w:ins w:id="422" w:author="Stephy" w:date="2022-04-18T17:04:00Z"/>
          <w:color w:val="auto"/>
          <w:sz w:val="20"/>
        </w:rPr>
      </w:pPr>
      <w:ins w:id="423" w:author="Stephy" w:date="2022-04-18T17:04:00Z">
        <w:r w:rsidRPr="003D69EC">
          <w:rPr>
            <w:color w:val="auto"/>
            <w:sz w:val="20"/>
          </w:rPr>
          <w:t>• Orientation of the team members about the survey objectives</w:t>
        </w:r>
      </w:ins>
    </w:p>
    <w:p w14:paraId="00AFE694" w14:textId="77777777" w:rsidR="003B4BCC" w:rsidRPr="003D69EC" w:rsidRDefault="003B4BCC" w:rsidP="003B4BCC">
      <w:pPr>
        <w:jc w:val="both"/>
        <w:rPr>
          <w:ins w:id="424" w:author="Stephy" w:date="2022-04-18T17:04:00Z"/>
          <w:color w:val="auto"/>
          <w:sz w:val="20"/>
        </w:rPr>
      </w:pPr>
      <w:ins w:id="425" w:author="Stephy" w:date="2022-04-18T17:04:00Z">
        <w:r w:rsidRPr="003D69EC">
          <w:rPr>
            <w:color w:val="auto"/>
            <w:sz w:val="20"/>
          </w:rPr>
          <w:t>• Collection of primary and secondary data.</w:t>
        </w:r>
      </w:ins>
    </w:p>
    <w:p w14:paraId="772D7070" w14:textId="77777777" w:rsidR="003B4BCC" w:rsidRPr="003D69EC" w:rsidRDefault="003B4BCC" w:rsidP="003B4BCC">
      <w:pPr>
        <w:jc w:val="both"/>
        <w:rPr>
          <w:ins w:id="426" w:author="Stephy" w:date="2022-04-18T17:04:00Z"/>
          <w:color w:val="auto"/>
          <w:sz w:val="20"/>
        </w:rPr>
      </w:pPr>
      <w:ins w:id="427" w:author="Stephy" w:date="2022-04-18T17:04:00Z">
        <w:r w:rsidRPr="003D69EC">
          <w:rPr>
            <w:color w:val="auto"/>
            <w:sz w:val="20"/>
          </w:rPr>
          <w:t>• Compilation and analysis of the collected data</w:t>
        </w:r>
      </w:ins>
    </w:p>
    <w:p w14:paraId="253F6D21" w14:textId="77777777" w:rsidR="003B4BCC" w:rsidRDefault="003B4BCC" w:rsidP="003B4BCC">
      <w:pPr>
        <w:jc w:val="both"/>
        <w:rPr>
          <w:ins w:id="428" w:author="Stephy" w:date="2022-04-18T17:04:00Z"/>
          <w:color w:val="auto"/>
          <w:sz w:val="20"/>
        </w:rPr>
      </w:pPr>
    </w:p>
    <w:p w14:paraId="0D4A5459" w14:textId="77777777" w:rsidR="003B4BCC" w:rsidRPr="003D69EC" w:rsidRDefault="003B4BCC" w:rsidP="003B4BCC">
      <w:pPr>
        <w:jc w:val="both"/>
        <w:rPr>
          <w:ins w:id="429" w:author="Stephy" w:date="2022-04-18T17:04:00Z"/>
          <w:color w:val="auto"/>
          <w:sz w:val="20"/>
        </w:rPr>
      </w:pPr>
      <w:ins w:id="430" w:author="Stephy" w:date="2022-04-18T17:04:00Z">
        <w:r w:rsidRPr="003D69EC">
          <w:rPr>
            <w:color w:val="auto"/>
            <w:sz w:val="20"/>
          </w:rPr>
          <w:t>Sampling Plan:</w:t>
        </w:r>
      </w:ins>
    </w:p>
    <w:p w14:paraId="77928723" w14:textId="16FEA91C" w:rsidR="003B4BCC" w:rsidRPr="003D69EC" w:rsidRDefault="003B4BCC" w:rsidP="003B4BCC">
      <w:pPr>
        <w:jc w:val="both"/>
        <w:rPr>
          <w:ins w:id="431" w:author="Stephy" w:date="2022-04-18T17:04:00Z"/>
          <w:color w:val="auto"/>
          <w:sz w:val="20"/>
        </w:rPr>
      </w:pPr>
      <w:ins w:id="432" w:author="Stephy" w:date="2022-04-18T17:04:00Z">
        <w:r w:rsidRPr="003D69EC">
          <w:rPr>
            <w:color w:val="auto"/>
            <w:sz w:val="20"/>
          </w:rPr>
          <w:t xml:space="preserve">To establish a statistically representative sample size, from the total rural </w:t>
        </w:r>
        <w:r>
          <w:rPr>
            <w:color w:val="auto"/>
            <w:sz w:val="20"/>
          </w:rPr>
          <w:t xml:space="preserve">targeted </w:t>
        </w:r>
        <w:r w:rsidRPr="003D69EC">
          <w:rPr>
            <w:color w:val="auto"/>
            <w:sz w:val="20"/>
          </w:rPr>
          <w:t xml:space="preserve">households in </w:t>
        </w:r>
      </w:ins>
      <w:ins w:id="433" w:author="Stephy" w:date="2022-04-18T17:06:00Z">
        <w:r w:rsidR="00F16A68" w:rsidRPr="00140E9A">
          <w:rPr>
            <w:color w:val="auto"/>
            <w:sz w:val="20"/>
          </w:rPr>
          <w:t xml:space="preserve">Bihar and </w:t>
        </w:r>
        <w:r w:rsidR="00F16A68">
          <w:rPr>
            <w:color w:val="auto"/>
            <w:sz w:val="20"/>
          </w:rPr>
          <w:t>Chhattisgarh</w:t>
        </w:r>
      </w:ins>
      <w:ins w:id="434" w:author="Stephy" w:date="2022-04-18T17:04:00Z">
        <w:r w:rsidRPr="003D69EC">
          <w:rPr>
            <w:color w:val="auto"/>
            <w:sz w:val="20"/>
          </w:rPr>
          <w:t xml:space="preserve">, Guidelines for sampling and surveys for CDM project activities and programmes of activities (Ver04.0, CDM-EB67-A06-GUID) issued by UNFCCC, is used. As per the guidelines provided by UNFCCC, for the representative sampling methods, sample size shall be chosen for a 90/10 precision (90% confidence interval and 10% margin of error) for parameter values used to determine emission reductions. </w:t>
        </w:r>
      </w:ins>
      <w:r w:rsidR="008241AC">
        <w:rPr>
          <w:color w:val="auto"/>
          <w:sz w:val="20"/>
        </w:rPr>
        <w:t xml:space="preserve">50% of </w:t>
      </w:r>
      <w:ins w:id="435" w:author="Shivani Garg" w:date="2022-06-08T13:06:00Z">
        <w:r w:rsidR="008241AC">
          <w:rPr>
            <w:color w:val="auto"/>
            <w:sz w:val="20"/>
          </w:rPr>
          <w:t>the proportion was considered.</w:t>
        </w:r>
      </w:ins>
    </w:p>
    <w:p w14:paraId="4B573B61" w14:textId="77777777" w:rsidR="003B4BCC" w:rsidRDefault="003B4BCC" w:rsidP="003B4BCC">
      <w:pPr>
        <w:jc w:val="both"/>
        <w:rPr>
          <w:ins w:id="436" w:author="Stephy" w:date="2022-04-18T17:04:00Z"/>
          <w:color w:val="auto"/>
          <w:sz w:val="20"/>
        </w:rPr>
      </w:pPr>
    </w:p>
    <w:p w14:paraId="6C8DE734" w14:textId="7FC86C43" w:rsidR="003B4BCC" w:rsidRPr="00140E9A" w:rsidRDefault="003B4BCC" w:rsidP="003B4BCC">
      <w:pPr>
        <w:jc w:val="both"/>
        <w:rPr>
          <w:ins w:id="437" w:author="Stephy" w:date="2022-04-18T17:04:00Z"/>
          <w:color w:val="auto"/>
          <w:sz w:val="20"/>
        </w:rPr>
      </w:pPr>
      <w:ins w:id="438" w:author="Stephy" w:date="2022-04-18T17:04:00Z">
        <w:r w:rsidRPr="00624BD1">
          <w:rPr>
            <w:color w:val="auto"/>
            <w:sz w:val="20"/>
          </w:rPr>
          <w:t>The project activity is envisaging to implement in the state</w:t>
        </w:r>
        <w:r>
          <w:rPr>
            <w:color w:val="auto"/>
            <w:sz w:val="20"/>
          </w:rPr>
          <w:t xml:space="preserve">s of </w:t>
        </w:r>
      </w:ins>
      <w:ins w:id="439" w:author="Stephy" w:date="2022-04-18T17:06:00Z">
        <w:r w:rsidR="00F16A68" w:rsidRPr="00140E9A">
          <w:rPr>
            <w:color w:val="auto"/>
            <w:sz w:val="20"/>
          </w:rPr>
          <w:t xml:space="preserve">Bihar and </w:t>
        </w:r>
        <w:r w:rsidR="00F16A68">
          <w:rPr>
            <w:color w:val="auto"/>
            <w:sz w:val="20"/>
          </w:rPr>
          <w:t>Chhattisgarh</w:t>
        </w:r>
      </w:ins>
      <w:ins w:id="440" w:author="Stephy" w:date="2022-04-18T17:04:00Z">
        <w:r w:rsidRPr="00140E9A">
          <w:rPr>
            <w:color w:val="auto"/>
            <w:sz w:val="20"/>
          </w:rPr>
          <w:t>,</w:t>
        </w:r>
        <w:r w:rsidRPr="00624BD1">
          <w:rPr>
            <w:color w:val="auto"/>
            <w:sz w:val="20"/>
          </w:rPr>
          <w:t xml:space="preserve"> India. </w:t>
        </w:r>
        <w:r w:rsidRPr="00140E9A">
          <w:rPr>
            <w:color w:val="auto"/>
            <w:sz w:val="20"/>
          </w:rPr>
          <w:t>The sample population has homogeneous characteristics which are as follows:</w:t>
        </w:r>
      </w:ins>
    </w:p>
    <w:p w14:paraId="1AEBB678" w14:textId="77777777" w:rsidR="003B4BCC" w:rsidRPr="00140E9A" w:rsidRDefault="003B4BCC" w:rsidP="003B4BCC">
      <w:pPr>
        <w:jc w:val="both"/>
        <w:rPr>
          <w:ins w:id="441" w:author="Stephy" w:date="2022-04-18T17:04:00Z"/>
          <w:color w:val="auto"/>
          <w:sz w:val="20"/>
        </w:rPr>
      </w:pPr>
      <w:ins w:id="442" w:author="Stephy" w:date="2022-04-18T17:04:00Z">
        <w:r w:rsidRPr="00140E9A">
          <w:rPr>
            <w:color w:val="auto"/>
            <w:sz w:val="20"/>
          </w:rPr>
          <w:t>o Basic functioning of the bio digesters is same irrespective of their sizes.</w:t>
        </w:r>
      </w:ins>
    </w:p>
    <w:p w14:paraId="5FC3E7BE" w14:textId="77777777" w:rsidR="003B4BCC" w:rsidRPr="00140E9A" w:rsidRDefault="003B4BCC" w:rsidP="003B4BCC">
      <w:pPr>
        <w:jc w:val="both"/>
        <w:rPr>
          <w:ins w:id="443" w:author="Stephy" w:date="2022-04-18T17:04:00Z"/>
          <w:color w:val="auto"/>
          <w:sz w:val="20"/>
        </w:rPr>
      </w:pPr>
      <w:ins w:id="444" w:author="Stephy" w:date="2022-04-18T17:04:00Z">
        <w:r w:rsidRPr="00140E9A">
          <w:rPr>
            <w:color w:val="auto"/>
            <w:sz w:val="20"/>
          </w:rPr>
          <w:t>o All of the bio digesters are used by villagers</w:t>
        </w:r>
      </w:ins>
    </w:p>
    <w:p w14:paraId="799E4F2B" w14:textId="77777777" w:rsidR="003B4BCC" w:rsidRDefault="003B4BCC" w:rsidP="003B4BCC">
      <w:pPr>
        <w:jc w:val="both"/>
        <w:rPr>
          <w:ins w:id="445" w:author="Stephy" w:date="2022-04-18T17:04:00Z"/>
          <w:color w:val="auto"/>
          <w:sz w:val="20"/>
        </w:rPr>
      </w:pPr>
      <w:ins w:id="446" w:author="Stephy" w:date="2022-04-18T17:04:00Z">
        <w:r w:rsidRPr="00140E9A">
          <w:rPr>
            <w:color w:val="auto"/>
            <w:sz w:val="20"/>
          </w:rPr>
          <w:t>o Main usage of the bio digesters is to suffice domestic needs</w:t>
        </w:r>
      </w:ins>
    </w:p>
    <w:p w14:paraId="49501B15" w14:textId="77777777" w:rsidR="003B4BCC" w:rsidRDefault="003B4BCC" w:rsidP="003B4BCC">
      <w:pPr>
        <w:jc w:val="both"/>
        <w:rPr>
          <w:ins w:id="447" w:author="Stephy" w:date="2022-04-18T17:04:00Z"/>
          <w:color w:val="auto"/>
          <w:sz w:val="20"/>
        </w:rPr>
      </w:pPr>
    </w:p>
    <w:p w14:paraId="212BD537" w14:textId="77777777" w:rsidR="003B4BCC" w:rsidRPr="00140E9A" w:rsidRDefault="003B4BCC" w:rsidP="003B4BCC">
      <w:pPr>
        <w:jc w:val="both"/>
        <w:rPr>
          <w:ins w:id="448" w:author="Stephy" w:date="2022-04-18T17:04:00Z"/>
          <w:color w:val="auto"/>
          <w:sz w:val="20"/>
        </w:rPr>
      </w:pPr>
      <w:ins w:id="449" w:author="Stephy" w:date="2022-04-18T17:04:00Z">
        <w:r w:rsidRPr="00140E9A">
          <w:rPr>
            <w:color w:val="auto"/>
            <w:sz w:val="20"/>
          </w:rPr>
          <w:t>Hence, a simple random sampling is performed. However, proportionate allocation of samples is done against the targeted population of each district.</w:t>
        </w:r>
        <w:r w:rsidRPr="00140E9A">
          <w:t xml:space="preserve"> </w:t>
        </w:r>
        <w:r w:rsidRPr="00140E9A">
          <w:rPr>
            <w:color w:val="auto"/>
            <w:sz w:val="20"/>
          </w:rPr>
          <w:t>The following equation is used for arriving the sample size.</w:t>
        </w:r>
      </w:ins>
    </w:p>
    <w:p w14:paraId="299F57A1" w14:textId="77777777" w:rsidR="003B4BCC" w:rsidRDefault="003B4BCC" w:rsidP="003B4BCC">
      <w:pPr>
        <w:jc w:val="both"/>
        <w:rPr>
          <w:ins w:id="450" w:author="Stephy" w:date="2022-04-18T17:04:00Z"/>
          <w:color w:val="auto"/>
          <w:sz w:val="20"/>
        </w:rPr>
      </w:pPr>
      <w:ins w:id="451" w:author="Stephy" w:date="2022-04-18T17:04:00Z">
        <w:r w:rsidRPr="00624BD1">
          <w:rPr>
            <w:noProof/>
            <w:color w:val="auto"/>
            <w:sz w:val="20"/>
          </w:rPr>
          <w:drawing>
            <wp:inline distT="0" distB="0" distL="0" distR="0" wp14:anchorId="08CC2D90" wp14:editId="1BFC97B9">
              <wp:extent cx="3327400" cy="76402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8748" cy="768925"/>
                      </a:xfrm>
                      <a:prstGeom prst="rect">
                        <a:avLst/>
                      </a:prstGeom>
                      <a:noFill/>
                      <a:ln>
                        <a:noFill/>
                      </a:ln>
                    </pic:spPr>
                  </pic:pic>
                </a:graphicData>
              </a:graphic>
            </wp:inline>
          </w:drawing>
        </w:r>
      </w:ins>
    </w:p>
    <w:p w14:paraId="60F17B40" w14:textId="77777777" w:rsidR="003B4BCC" w:rsidRDefault="003B4BCC" w:rsidP="003B4BCC">
      <w:pPr>
        <w:jc w:val="both"/>
        <w:rPr>
          <w:ins w:id="452" w:author="Stephy" w:date="2022-04-18T17:04:00Z"/>
          <w:color w:val="auto"/>
          <w:sz w:val="20"/>
        </w:rPr>
      </w:pPr>
    </w:p>
    <w:p w14:paraId="2B123632" w14:textId="77777777" w:rsidR="003B4BCC" w:rsidRPr="00624BD1" w:rsidRDefault="003B4BCC" w:rsidP="003B4BCC">
      <w:pPr>
        <w:jc w:val="both"/>
        <w:rPr>
          <w:ins w:id="453" w:author="Stephy" w:date="2022-04-18T17:04:00Z"/>
          <w:color w:val="auto"/>
          <w:sz w:val="20"/>
        </w:rPr>
      </w:pPr>
      <w:ins w:id="454" w:author="Stephy" w:date="2022-04-18T17:04:00Z">
        <w:r w:rsidRPr="00624BD1">
          <w:rPr>
            <w:color w:val="auto"/>
            <w:sz w:val="20"/>
          </w:rPr>
          <w:t>Where:</w:t>
        </w:r>
      </w:ins>
    </w:p>
    <w:p w14:paraId="74B5DDE0" w14:textId="77777777" w:rsidR="003B4BCC" w:rsidRPr="00624BD1" w:rsidRDefault="003B4BCC" w:rsidP="003B4BCC">
      <w:pPr>
        <w:jc w:val="both"/>
        <w:rPr>
          <w:ins w:id="455" w:author="Stephy" w:date="2022-04-18T17:04:00Z"/>
          <w:color w:val="auto"/>
          <w:sz w:val="20"/>
        </w:rPr>
      </w:pPr>
      <w:ins w:id="456" w:author="Stephy" w:date="2022-04-18T17:04:00Z">
        <w:r w:rsidRPr="00624BD1">
          <w:rPr>
            <w:color w:val="auto"/>
            <w:sz w:val="20"/>
          </w:rPr>
          <w:t>n= Sample size</w:t>
        </w:r>
      </w:ins>
    </w:p>
    <w:p w14:paraId="000DBFAF" w14:textId="77777777" w:rsidR="003B4BCC" w:rsidRPr="00624BD1" w:rsidRDefault="003B4BCC" w:rsidP="003B4BCC">
      <w:pPr>
        <w:jc w:val="both"/>
        <w:rPr>
          <w:ins w:id="457" w:author="Stephy" w:date="2022-04-18T17:04:00Z"/>
          <w:color w:val="auto"/>
          <w:sz w:val="20"/>
        </w:rPr>
      </w:pPr>
      <w:ins w:id="458" w:author="Stephy" w:date="2022-04-18T17:04:00Z">
        <w:r w:rsidRPr="00624BD1">
          <w:rPr>
            <w:color w:val="auto"/>
            <w:sz w:val="20"/>
          </w:rPr>
          <w:t>N = Total number of biogas system of type i installed under the project</w:t>
        </w:r>
      </w:ins>
    </w:p>
    <w:p w14:paraId="2A7F3FDE" w14:textId="05456E11" w:rsidR="003B4BCC" w:rsidRPr="00624BD1" w:rsidRDefault="003B4BCC" w:rsidP="003B4BCC">
      <w:pPr>
        <w:jc w:val="both"/>
        <w:rPr>
          <w:ins w:id="459" w:author="Stephy" w:date="2022-04-18T17:04:00Z"/>
          <w:color w:val="auto"/>
          <w:sz w:val="20"/>
        </w:rPr>
      </w:pPr>
      <w:ins w:id="460" w:author="Stephy" w:date="2022-04-18T17:04:00Z">
        <w:r w:rsidRPr="00624BD1">
          <w:rPr>
            <w:color w:val="auto"/>
            <w:sz w:val="20"/>
          </w:rPr>
          <w:t>p = expected proportion</w:t>
        </w:r>
      </w:ins>
      <w:ins w:id="461" w:author="Shivani Garg" w:date="2022-06-08T13:06:00Z">
        <w:r w:rsidR="008241AC">
          <w:rPr>
            <w:color w:val="auto"/>
            <w:sz w:val="20"/>
          </w:rPr>
          <w:t>(50%)</w:t>
        </w:r>
      </w:ins>
    </w:p>
    <w:p w14:paraId="6EC1F054" w14:textId="77777777" w:rsidR="003B4BCC" w:rsidRPr="00624BD1" w:rsidRDefault="003B4BCC" w:rsidP="003B4BCC">
      <w:pPr>
        <w:jc w:val="both"/>
        <w:rPr>
          <w:ins w:id="462" w:author="Stephy" w:date="2022-04-18T17:04:00Z"/>
          <w:color w:val="auto"/>
          <w:sz w:val="20"/>
        </w:rPr>
      </w:pPr>
      <w:ins w:id="463" w:author="Stephy" w:date="2022-04-18T17:04:00Z">
        <w:r w:rsidRPr="00624BD1">
          <w:rPr>
            <w:color w:val="auto"/>
            <w:sz w:val="20"/>
          </w:rPr>
          <w:t>1.645 = represents the 90% confidence required</w:t>
        </w:r>
      </w:ins>
    </w:p>
    <w:p w14:paraId="212DB556" w14:textId="77777777" w:rsidR="003B4BCC" w:rsidRDefault="003B4BCC" w:rsidP="003B4BCC">
      <w:pPr>
        <w:jc w:val="both"/>
        <w:rPr>
          <w:ins w:id="464" w:author="Stephy" w:date="2022-04-18T17:04:00Z"/>
          <w:color w:val="auto"/>
          <w:sz w:val="20"/>
        </w:rPr>
      </w:pPr>
      <w:ins w:id="465" w:author="Stephy" w:date="2022-04-18T17:04:00Z">
        <w:r w:rsidRPr="00624BD1">
          <w:rPr>
            <w:color w:val="auto"/>
            <w:sz w:val="20"/>
          </w:rPr>
          <w:t>0.1 = represents the 10% relative precision</w:t>
        </w:r>
      </w:ins>
    </w:p>
    <w:p w14:paraId="71927097" w14:textId="77777777" w:rsidR="003B4BCC" w:rsidRPr="00624BD1" w:rsidRDefault="003B4BCC" w:rsidP="003B4BCC">
      <w:pPr>
        <w:jc w:val="both"/>
        <w:rPr>
          <w:ins w:id="466" w:author="Stephy" w:date="2022-04-18T17:04:00Z"/>
          <w:color w:val="auto"/>
          <w:sz w:val="20"/>
        </w:rPr>
      </w:pPr>
    </w:p>
    <w:p w14:paraId="16367542" w14:textId="4464D424" w:rsidR="003B4BCC" w:rsidRPr="00140E9A" w:rsidRDefault="008241AC" w:rsidP="003B4BCC">
      <w:pPr>
        <w:jc w:val="both"/>
        <w:rPr>
          <w:ins w:id="467" w:author="Stephy" w:date="2022-04-18T17:04:00Z"/>
          <w:color w:val="auto"/>
          <w:sz w:val="20"/>
        </w:rPr>
      </w:pPr>
      <w:ins w:id="468" w:author="Shivani Garg" w:date="2022-06-08T13:06:00Z">
        <w:r>
          <w:rPr>
            <w:color w:val="auto"/>
            <w:sz w:val="20"/>
          </w:rPr>
          <w:t xml:space="preserve">Sample size arrived is 263 , </w:t>
        </w:r>
      </w:ins>
      <w:ins w:id="469" w:author="Stephy" w:date="2022-04-18T17:04:00Z">
        <w:del w:id="470" w:author="Shivani Garg" w:date="2022-06-08T13:06:00Z">
          <w:r w:rsidR="003B4BCC" w:rsidRPr="00140E9A" w:rsidDel="008241AC">
            <w:rPr>
              <w:color w:val="auto"/>
              <w:sz w:val="20"/>
            </w:rPr>
            <w:delText>H</w:delText>
          </w:r>
        </w:del>
      </w:ins>
      <w:ins w:id="471" w:author="Shivani Garg" w:date="2022-06-08T13:06:00Z">
        <w:r>
          <w:rPr>
            <w:color w:val="auto"/>
            <w:sz w:val="20"/>
          </w:rPr>
          <w:t>h</w:t>
        </w:r>
      </w:ins>
      <w:ins w:id="472" w:author="Stephy" w:date="2022-04-18T17:04:00Z">
        <w:r w:rsidR="003B4BCC" w:rsidRPr="00140E9A">
          <w:rPr>
            <w:color w:val="auto"/>
            <w:sz w:val="20"/>
          </w:rPr>
          <w:t xml:space="preserve">owever, on a conservative note, the project developer, has decided to go for </w:t>
        </w:r>
      </w:ins>
      <w:ins w:id="473" w:author="Stephy" w:date="2022-04-18T17:09:00Z">
        <w:r w:rsidR="00F16A68">
          <w:rPr>
            <w:color w:val="auto"/>
            <w:sz w:val="20"/>
          </w:rPr>
          <w:t>300</w:t>
        </w:r>
      </w:ins>
      <w:ins w:id="474" w:author="Stephy" w:date="2022-04-18T17:04:00Z">
        <w:r w:rsidR="003B4BCC" w:rsidRPr="00140E9A">
          <w:rPr>
            <w:color w:val="auto"/>
            <w:sz w:val="20"/>
          </w:rPr>
          <w:t xml:space="preserve"> household sampling. The total sample size decided is </w:t>
        </w:r>
      </w:ins>
      <w:ins w:id="475" w:author="Stephy" w:date="2022-04-18T17:09:00Z">
        <w:r w:rsidR="00F16A68">
          <w:rPr>
            <w:color w:val="auto"/>
            <w:sz w:val="20"/>
          </w:rPr>
          <w:t>300</w:t>
        </w:r>
      </w:ins>
      <w:ins w:id="476" w:author="Stephy" w:date="2022-04-18T17:04:00Z">
        <w:r w:rsidR="003B4BCC">
          <w:rPr>
            <w:color w:val="auto"/>
            <w:sz w:val="20"/>
          </w:rPr>
          <w:t xml:space="preserve"> </w:t>
        </w:r>
        <w:r w:rsidR="003B4BCC" w:rsidRPr="00140E9A">
          <w:rPr>
            <w:color w:val="auto"/>
            <w:sz w:val="20"/>
          </w:rPr>
          <w:t>households.</w:t>
        </w:r>
      </w:ins>
    </w:p>
    <w:p w14:paraId="423D1634" w14:textId="77777777" w:rsidR="003B4BCC" w:rsidRPr="00140E9A" w:rsidRDefault="003B4BCC" w:rsidP="003B4BCC">
      <w:pPr>
        <w:jc w:val="both"/>
        <w:rPr>
          <w:ins w:id="477" w:author="Stephy" w:date="2022-04-18T17:04:00Z"/>
          <w:color w:val="auto"/>
          <w:sz w:val="20"/>
        </w:rPr>
      </w:pPr>
    </w:p>
    <w:p w14:paraId="3C89AFB1" w14:textId="77777777" w:rsidR="003B4BCC" w:rsidRPr="00140E9A" w:rsidRDefault="003B4BCC" w:rsidP="003B4BCC">
      <w:pPr>
        <w:jc w:val="both"/>
        <w:rPr>
          <w:ins w:id="478" w:author="Stephy" w:date="2022-04-18T17:04:00Z"/>
          <w:color w:val="auto"/>
          <w:sz w:val="20"/>
        </w:rPr>
      </w:pPr>
      <w:ins w:id="479" w:author="Stephy" w:date="2022-04-18T17:04:00Z">
        <w:r w:rsidRPr="00140E9A">
          <w:rPr>
            <w:color w:val="auto"/>
            <w:sz w:val="20"/>
          </w:rPr>
          <w:t>Baseline assessment:</w:t>
        </w:r>
      </w:ins>
    </w:p>
    <w:p w14:paraId="0925FB3C" w14:textId="7D3F5AFF" w:rsidR="003B4BCC" w:rsidRPr="00140E9A" w:rsidRDefault="003B4BCC" w:rsidP="003B4BCC">
      <w:pPr>
        <w:jc w:val="both"/>
        <w:rPr>
          <w:ins w:id="480" w:author="Stephy" w:date="2022-04-18T17:04:00Z"/>
          <w:color w:val="auto"/>
          <w:sz w:val="20"/>
        </w:rPr>
      </w:pPr>
      <w:ins w:id="481" w:author="Stephy" w:date="2022-04-18T17:04:00Z">
        <w:r w:rsidRPr="00140E9A">
          <w:rPr>
            <w:color w:val="auto"/>
            <w:sz w:val="20"/>
          </w:rPr>
          <w:t xml:space="preserve">This study examines the patterns of domestic energy consumption of </w:t>
        </w:r>
        <w:r>
          <w:rPr>
            <w:color w:val="auto"/>
            <w:sz w:val="20"/>
          </w:rPr>
          <w:t xml:space="preserve">targeted </w:t>
        </w:r>
        <w:r w:rsidRPr="00140E9A">
          <w:rPr>
            <w:color w:val="auto"/>
            <w:sz w:val="20"/>
          </w:rPr>
          <w:t xml:space="preserve">households in </w:t>
        </w:r>
      </w:ins>
      <w:ins w:id="482" w:author="Stephy" w:date="2022-04-18T17:09:00Z">
        <w:r w:rsidR="00F16A68">
          <w:rPr>
            <w:color w:val="auto"/>
            <w:sz w:val="20"/>
          </w:rPr>
          <w:t>2</w:t>
        </w:r>
      </w:ins>
      <w:ins w:id="483" w:author="Stephy" w:date="2022-04-18T17:04:00Z">
        <w:r w:rsidRPr="00140E9A">
          <w:rPr>
            <w:color w:val="auto"/>
            <w:sz w:val="20"/>
          </w:rPr>
          <w:t xml:space="preserve"> </w:t>
        </w:r>
        <w:r>
          <w:rPr>
            <w:color w:val="auto"/>
            <w:sz w:val="20"/>
          </w:rPr>
          <w:t>states of</w:t>
        </w:r>
        <w:r w:rsidRPr="00140E9A">
          <w:rPr>
            <w:color w:val="auto"/>
            <w:sz w:val="20"/>
          </w:rPr>
          <w:t>, India over the period of past three and half decades. Potential Fuels for cooking in the survey area are as follows;</w:t>
        </w:r>
      </w:ins>
    </w:p>
    <w:p w14:paraId="1123EFC9" w14:textId="77777777" w:rsidR="003B4BCC" w:rsidRPr="00140E9A" w:rsidRDefault="003B4BCC" w:rsidP="003B4BCC">
      <w:pPr>
        <w:jc w:val="both"/>
        <w:rPr>
          <w:ins w:id="484" w:author="Stephy" w:date="2022-04-18T17:04:00Z"/>
          <w:color w:val="auto"/>
          <w:sz w:val="20"/>
        </w:rPr>
      </w:pPr>
    </w:p>
    <w:p w14:paraId="2AB2B455" w14:textId="77777777" w:rsidR="003B4BCC" w:rsidRPr="00140E9A" w:rsidRDefault="003B4BCC" w:rsidP="003B4BCC">
      <w:pPr>
        <w:jc w:val="both"/>
        <w:rPr>
          <w:ins w:id="485" w:author="Stephy" w:date="2022-04-18T17:04:00Z"/>
          <w:color w:val="auto"/>
          <w:sz w:val="20"/>
        </w:rPr>
      </w:pPr>
      <w:ins w:id="486" w:author="Stephy" w:date="2022-04-18T17:04:00Z">
        <w:r w:rsidRPr="00140E9A">
          <w:rPr>
            <w:color w:val="auto"/>
            <w:sz w:val="20"/>
          </w:rPr>
          <w:t xml:space="preserve">Kerosene: Dependence on kerosene as a primary fuel for cooking or for lighting has decreased in India, and it is used much less for cooking than for lighting. It is evident from the survey, that none of the households utilize Kerosene as the primarily source of energy for cooking owing to is higher price and limited quantity is available is Fair price shop which is not sufficient to meet their energy demands. Prices in the open market shop is very high and hence making it out of the reach of the local population. </w:t>
        </w:r>
      </w:ins>
    </w:p>
    <w:p w14:paraId="24BCF134" w14:textId="77777777" w:rsidR="003B4BCC" w:rsidRPr="00140E9A" w:rsidRDefault="003B4BCC" w:rsidP="003B4BCC">
      <w:pPr>
        <w:jc w:val="both"/>
        <w:rPr>
          <w:ins w:id="487" w:author="Stephy" w:date="2022-04-18T17:04:00Z"/>
          <w:color w:val="auto"/>
          <w:sz w:val="20"/>
        </w:rPr>
      </w:pPr>
    </w:p>
    <w:p w14:paraId="7F7E26F0" w14:textId="77777777" w:rsidR="003B4BCC" w:rsidRPr="00140E9A" w:rsidRDefault="003B4BCC" w:rsidP="003B4BCC">
      <w:pPr>
        <w:jc w:val="both"/>
        <w:rPr>
          <w:ins w:id="488" w:author="Stephy" w:date="2022-04-18T17:04:00Z"/>
          <w:color w:val="auto"/>
          <w:sz w:val="20"/>
        </w:rPr>
      </w:pPr>
      <w:ins w:id="489" w:author="Stephy" w:date="2022-04-18T17:04:00Z">
        <w:r w:rsidRPr="00140E9A">
          <w:rPr>
            <w:color w:val="auto"/>
            <w:sz w:val="20"/>
          </w:rPr>
          <w:t>LPG: During this survey it was found that Fuel wood has remained the principal component of rural domestic energy. From the survey conducted it is very evident that, In India, the transition to modern fuel is slow and still a large number of households are using traditional fuels for cooking and lighting. So, it is important to understand the household level behavior towards use of different types of traditional and modern fuel.  More than 80 per cent of the households still bank upon the traditional energy sources for cooking i.e. firewood With the slow rate of growth of LPG, the Government of India launched the Pradhan Mantri Ujjwala Yojana (PMUY) in May 2016 to facilitate underprivileged households' access to LPG for cooking (Cabinet Committee on Economic Affairs 2018). The scheme aimed to empower women and safeguard health. But still, LPG has not become the primarily source of fuel because of the following reasons:</w:t>
        </w:r>
      </w:ins>
    </w:p>
    <w:p w14:paraId="25A8B73B" w14:textId="77777777" w:rsidR="003B4BCC" w:rsidRPr="00140E9A" w:rsidRDefault="003B4BCC" w:rsidP="003B4BCC">
      <w:pPr>
        <w:jc w:val="both"/>
        <w:rPr>
          <w:ins w:id="490" w:author="Stephy" w:date="2022-04-18T17:04:00Z"/>
          <w:color w:val="auto"/>
          <w:sz w:val="20"/>
        </w:rPr>
      </w:pPr>
      <w:ins w:id="491" w:author="Stephy" w:date="2022-04-18T17:04:00Z">
        <w:r w:rsidRPr="00140E9A">
          <w:rPr>
            <w:color w:val="auto"/>
            <w:sz w:val="20"/>
          </w:rPr>
          <w:t xml:space="preserve">•High upfront costs </w:t>
        </w:r>
      </w:ins>
    </w:p>
    <w:p w14:paraId="548A1797" w14:textId="77777777" w:rsidR="003B4BCC" w:rsidRPr="00140E9A" w:rsidRDefault="003B4BCC" w:rsidP="003B4BCC">
      <w:pPr>
        <w:jc w:val="both"/>
        <w:rPr>
          <w:ins w:id="492" w:author="Stephy" w:date="2022-04-18T17:04:00Z"/>
          <w:color w:val="auto"/>
          <w:sz w:val="20"/>
        </w:rPr>
      </w:pPr>
      <w:ins w:id="493" w:author="Stephy" w:date="2022-04-18T17:04:00Z">
        <w:r w:rsidRPr="00140E9A">
          <w:rPr>
            <w:color w:val="auto"/>
            <w:sz w:val="20"/>
          </w:rPr>
          <w:t xml:space="preserve">• High refill costs </w:t>
        </w:r>
      </w:ins>
    </w:p>
    <w:p w14:paraId="50B7EECB" w14:textId="77777777" w:rsidR="003B4BCC" w:rsidRPr="00140E9A" w:rsidRDefault="003B4BCC" w:rsidP="003B4BCC">
      <w:pPr>
        <w:jc w:val="both"/>
        <w:rPr>
          <w:ins w:id="494" w:author="Stephy" w:date="2022-04-18T17:04:00Z"/>
          <w:color w:val="auto"/>
          <w:sz w:val="20"/>
        </w:rPr>
      </w:pPr>
      <w:ins w:id="495" w:author="Stephy" w:date="2022-04-18T17:04:00Z">
        <w:r w:rsidRPr="00140E9A">
          <w:rPr>
            <w:color w:val="auto"/>
            <w:sz w:val="20"/>
          </w:rPr>
          <w:t>•Extended refilling time</w:t>
        </w:r>
      </w:ins>
    </w:p>
    <w:p w14:paraId="3B50D403" w14:textId="77777777" w:rsidR="003B4BCC" w:rsidRPr="00140E9A" w:rsidRDefault="003B4BCC" w:rsidP="003B4BCC">
      <w:pPr>
        <w:jc w:val="both"/>
        <w:rPr>
          <w:ins w:id="496" w:author="Stephy" w:date="2022-04-18T17:04:00Z"/>
          <w:color w:val="auto"/>
          <w:sz w:val="20"/>
        </w:rPr>
      </w:pPr>
      <w:ins w:id="497" w:author="Stephy" w:date="2022-04-18T17:04:00Z">
        <w:r w:rsidRPr="00140E9A">
          <w:rPr>
            <w:color w:val="auto"/>
            <w:sz w:val="20"/>
          </w:rPr>
          <w:t>•Lack of adequate infrastructure</w:t>
        </w:r>
      </w:ins>
    </w:p>
    <w:p w14:paraId="26E25101" w14:textId="77777777" w:rsidR="003B4BCC" w:rsidRPr="00140E9A" w:rsidRDefault="003B4BCC" w:rsidP="003B4BCC">
      <w:pPr>
        <w:jc w:val="both"/>
        <w:rPr>
          <w:ins w:id="498" w:author="Stephy" w:date="2022-04-18T17:04:00Z"/>
          <w:color w:val="auto"/>
          <w:sz w:val="20"/>
        </w:rPr>
      </w:pPr>
      <w:ins w:id="499" w:author="Stephy" w:date="2022-04-18T17:04:00Z">
        <w:r w:rsidRPr="00140E9A">
          <w:rPr>
            <w:color w:val="auto"/>
            <w:sz w:val="20"/>
          </w:rPr>
          <w:lastRenderedPageBreak/>
          <w:t xml:space="preserve">During the survey it was found, there were lack of LPG distributors within a reasonable distance and therefore can be considered as major problem, as carrying cylinders over long distances </w:t>
        </w:r>
        <w:r>
          <w:rPr>
            <w:color w:val="auto"/>
            <w:sz w:val="20"/>
          </w:rPr>
          <w:t xml:space="preserve">which </w:t>
        </w:r>
        <w:r w:rsidRPr="00140E9A">
          <w:rPr>
            <w:color w:val="auto"/>
            <w:sz w:val="20"/>
          </w:rPr>
          <w:t>is exhausting, especially in view of the lack of roads in some rural areas are acting as the main barriers for the non-adoption of LPG.</w:t>
        </w:r>
      </w:ins>
    </w:p>
    <w:p w14:paraId="534A6C01" w14:textId="77777777" w:rsidR="003B4BCC" w:rsidRPr="00140E9A" w:rsidRDefault="003B4BCC" w:rsidP="003B4BCC">
      <w:pPr>
        <w:jc w:val="both"/>
        <w:rPr>
          <w:ins w:id="500" w:author="Stephy" w:date="2022-04-18T17:04:00Z"/>
          <w:color w:val="auto"/>
          <w:sz w:val="20"/>
        </w:rPr>
      </w:pPr>
    </w:p>
    <w:p w14:paraId="691E37A1" w14:textId="77777777" w:rsidR="003B4BCC" w:rsidRPr="00140E9A" w:rsidRDefault="003B4BCC" w:rsidP="003B4BCC">
      <w:pPr>
        <w:jc w:val="both"/>
        <w:rPr>
          <w:ins w:id="501" w:author="Stephy" w:date="2022-04-18T17:04:00Z"/>
          <w:color w:val="auto"/>
          <w:sz w:val="20"/>
        </w:rPr>
      </w:pPr>
      <w:ins w:id="502" w:author="Stephy" w:date="2022-04-18T17:04:00Z">
        <w:r w:rsidRPr="00140E9A">
          <w:rPr>
            <w:color w:val="auto"/>
            <w:sz w:val="20"/>
          </w:rPr>
          <w:t xml:space="preserve">Firewood: It was found during survey firewood provided the main fuel source for home heating, domestic hot water, and food preparation. The forest has been the dominant source for the supply of wood. However, due to increase in demand, fuel wood is also sourced from Trees outside forest, shrubs, dead logs. Being cost effective, relative affordability and easily accessible makes its primary fuel choice. </w:t>
        </w:r>
      </w:ins>
    </w:p>
    <w:p w14:paraId="47491074" w14:textId="58AA1551" w:rsidR="003B4BCC" w:rsidRPr="00140E9A" w:rsidRDefault="003B4BCC" w:rsidP="003B4BCC">
      <w:pPr>
        <w:jc w:val="both"/>
        <w:rPr>
          <w:ins w:id="503" w:author="Stephy" w:date="2022-04-18T17:04:00Z"/>
          <w:color w:val="auto"/>
          <w:sz w:val="20"/>
        </w:rPr>
      </w:pPr>
      <w:ins w:id="504" w:author="Stephy" w:date="2022-04-18T17:04:00Z">
        <w:r w:rsidRPr="00140E9A">
          <w:rPr>
            <w:color w:val="auto"/>
            <w:sz w:val="20"/>
          </w:rPr>
          <w:t xml:space="preserve">The baseline survey study concludes that, firewood is the primary source of fuel in targeted rural households in the various districts of </w:t>
        </w:r>
      </w:ins>
      <w:ins w:id="505" w:author="Stephy" w:date="2022-04-18T17:10:00Z">
        <w:r w:rsidR="00F16A68" w:rsidRPr="00F16A68">
          <w:rPr>
            <w:color w:val="auto"/>
            <w:sz w:val="20"/>
          </w:rPr>
          <w:t>Bihar and Chhattisgarh</w:t>
        </w:r>
      </w:ins>
      <w:ins w:id="506" w:author="Stephy" w:date="2022-04-18T17:04:00Z">
        <w:r w:rsidRPr="00140E9A">
          <w:rPr>
            <w:color w:val="auto"/>
            <w:sz w:val="20"/>
          </w:rPr>
          <w:t>, India.</w:t>
        </w:r>
      </w:ins>
    </w:p>
    <w:p w14:paraId="5908FA5F" w14:textId="77777777" w:rsidR="003B4BCC" w:rsidRPr="00140E9A" w:rsidRDefault="003B4BCC" w:rsidP="003B4BCC">
      <w:pPr>
        <w:jc w:val="both"/>
        <w:rPr>
          <w:ins w:id="507" w:author="Stephy" w:date="2022-04-18T17:04:00Z"/>
          <w:color w:val="auto"/>
          <w:sz w:val="20"/>
        </w:rPr>
      </w:pPr>
    </w:p>
    <w:p w14:paraId="4879EC3F" w14:textId="77777777" w:rsidR="003B4BCC" w:rsidRPr="00160663" w:rsidRDefault="003B4BCC" w:rsidP="003B4BCC">
      <w:pPr>
        <w:jc w:val="both"/>
        <w:rPr>
          <w:ins w:id="508" w:author="Stephy" w:date="2022-04-18T17:04:00Z"/>
          <w:color w:val="auto"/>
          <w:sz w:val="20"/>
          <w:szCs w:val="20"/>
        </w:rPr>
      </w:pPr>
      <w:ins w:id="509" w:author="Stephy" w:date="2022-04-18T17:04:00Z">
        <w:r w:rsidRPr="00140E9A">
          <w:rPr>
            <w:color w:val="auto"/>
            <w:sz w:val="20"/>
          </w:rPr>
          <w:t>The kitchen performance test: The kitchen performance test is performed to understand an average consumption of fuelwood usage per household. The kitchen performance test allows the testers to understand the rate of daily fuelwood consumption per household, as they are used in the nor</w:t>
        </w:r>
        <w:r w:rsidRPr="00160663">
          <w:rPr>
            <w:color w:val="auto"/>
            <w:sz w:val="20"/>
            <w:szCs w:val="20"/>
          </w:rPr>
          <w:t>mal household environment over a period of time. The KPT is a prolonged test conducted with the willing cooperation of the individual families. More than 90% of the approached families are willing to participate in the kitchen performance test. It is done by conducting daily measurement as families use the traditional stove for a period of 3 days. Results are compiled at the end of the test period. The kitchen performance test household data helps to derive the monthly and yearly consumption of biomass usage per household.</w:t>
        </w:r>
      </w:ins>
    </w:p>
    <w:p w14:paraId="08690FA5" w14:textId="77777777" w:rsidR="003B4BCC" w:rsidRPr="006F77BC" w:rsidRDefault="003B4BCC" w:rsidP="003B4BCC">
      <w:pPr>
        <w:jc w:val="both"/>
        <w:rPr>
          <w:ins w:id="510" w:author="Stephy" w:date="2022-04-18T17:04:00Z"/>
          <w:color w:val="auto"/>
          <w:sz w:val="20"/>
          <w:szCs w:val="20"/>
        </w:rPr>
      </w:pPr>
      <w:ins w:id="511" w:author="Stephy" w:date="2022-04-18T17:04:00Z">
        <w:r w:rsidRPr="006F77BC">
          <w:rPr>
            <w:color w:val="auto"/>
            <w:sz w:val="20"/>
            <w:szCs w:val="20"/>
          </w:rPr>
          <w:t xml:space="preserve">Total number of individuals in a household reflects the rationality of the quantity of biomass fuel consumed. </w:t>
        </w:r>
      </w:ins>
    </w:p>
    <w:p w14:paraId="4189EFDA" w14:textId="77777777" w:rsidR="003B4BCC" w:rsidRPr="00583728" w:rsidRDefault="003B4BCC" w:rsidP="003B4BCC">
      <w:pPr>
        <w:jc w:val="both"/>
        <w:rPr>
          <w:ins w:id="512" w:author="Stephy" w:date="2022-04-18T17:04:00Z"/>
          <w:color w:val="auto"/>
          <w:sz w:val="20"/>
          <w:szCs w:val="20"/>
        </w:rPr>
      </w:pPr>
    </w:p>
    <w:p w14:paraId="63C35FE6" w14:textId="77777777" w:rsidR="003B4BCC" w:rsidRPr="00CB2B8A" w:rsidRDefault="003B4BCC" w:rsidP="003B4BCC">
      <w:pPr>
        <w:spacing w:before="240"/>
        <w:jc w:val="both"/>
        <w:rPr>
          <w:ins w:id="513" w:author="Stephy" w:date="2022-04-18T17:04:00Z"/>
          <w:sz w:val="20"/>
          <w:szCs w:val="20"/>
        </w:rPr>
      </w:pPr>
      <w:ins w:id="514" w:author="Stephy" w:date="2022-04-18T17:04:00Z">
        <w:r w:rsidRPr="00CB2B8A">
          <w:rPr>
            <w:sz w:val="20"/>
            <w:szCs w:val="20"/>
          </w:rPr>
          <w:t xml:space="preserve">Average number of individuals in a household reflects the rationality of the quantity of biomass fuel consumed. </w:t>
        </w:r>
      </w:ins>
    </w:p>
    <w:tbl>
      <w:tblPr>
        <w:tblStyle w:val="LightShading-Accent1"/>
        <w:tblW w:w="6120" w:type="dxa"/>
        <w:jc w:val="center"/>
        <w:tblLook w:val="04A0" w:firstRow="1" w:lastRow="0" w:firstColumn="1" w:lastColumn="0" w:noHBand="0" w:noVBand="1"/>
      </w:tblPr>
      <w:tblGrid>
        <w:gridCol w:w="3460"/>
        <w:gridCol w:w="2660"/>
      </w:tblGrid>
      <w:tr w:rsidR="003B4BCC" w:rsidRPr="00160663" w14:paraId="3B7CE111" w14:textId="77777777" w:rsidTr="00C42270">
        <w:trPr>
          <w:cnfStyle w:val="100000000000" w:firstRow="1" w:lastRow="0" w:firstColumn="0" w:lastColumn="0" w:oddVBand="0" w:evenVBand="0" w:oddHBand="0" w:evenHBand="0" w:firstRowFirstColumn="0" w:firstRowLastColumn="0" w:lastRowFirstColumn="0" w:lastRowLastColumn="0"/>
          <w:trHeight w:val="300"/>
          <w:jc w:val="center"/>
          <w:ins w:id="515" w:author="Stephy" w:date="2022-04-18T17:04:00Z"/>
        </w:trPr>
        <w:tc>
          <w:tcPr>
            <w:cnfStyle w:val="001000000000" w:firstRow="0" w:lastRow="0" w:firstColumn="1" w:lastColumn="0" w:oddVBand="0" w:evenVBand="0" w:oddHBand="0" w:evenHBand="0" w:firstRowFirstColumn="0" w:firstRowLastColumn="0" w:lastRowFirstColumn="0" w:lastRowLastColumn="0"/>
            <w:tcW w:w="3460" w:type="dxa"/>
            <w:noWrap/>
            <w:hideMark/>
          </w:tcPr>
          <w:p w14:paraId="5942F55C" w14:textId="77777777" w:rsidR="003B4BCC" w:rsidRPr="00CB2B8A" w:rsidRDefault="003B4BCC" w:rsidP="00C42270">
            <w:pPr>
              <w:spacing w:before="240"/>
              <w:rPr>
                <w:ins w:id="516" w:author="Stephy" w:date="2022-04-18T17:04:00Z"/>
                <w:rFonts w:asciiTheme="minorHAnsi" w:eastAsia="Times New Roman" w:hAnsiTheme="minorHAnsi" w:cs="Times New Roman"/>
                <w:b w:val="0"/>
                <w:color w:val="000000"/>
                <w:sz w:val="20"/>
              </w:rPr>
            </w:pPr>
            <w:ins w:id="517" w:author="Stephy" w:date="2022-04-18T17:04:00Z">
              <w:r w:rsidRPr="00CB2B8A">
                <w:rPr>
                  <w:rFonts w:asciiTheme="minorHAnsi" w:eastAsia="Times New Roman" w:hAnsiTheme="minorHAnsi" w:cs="Times New Roman"/>
                  <w:color w:val="000000"/>
                  <w:sz w:val="20"/>
                </w:rPr>
                <w:t>District</w:t>
              </w:r>
            </w:ins>
          </w:p>
        </w:tc>
        <w:tc>
          <w:tcPr>
            <w:tcW w:w="2660" w:type="dxa"/>
            <w:noWrap/>
            <w:hideMark/>
          </w:tcPr>
          <w:p w14:paraId="78CBBF75" w14:textId="77777777" w:rsidR="003B4BCC" w:rsidRPr="00CB2B8A" w:rsidRDefault="003B4BCC" w:rsidP="00C42270">
            <w:pPr>
              <w:spacing w:before="240"/>
              <w:cnfStyle w:val="100000000000" w:firstRow="1" w:lastRow="0" w:firstColumn="0" w:lastColumn="0" w:oddVBand="0" w:evenVBand="0" w:oddHBand="0" w:evenHBand="0" w:firstRowFirstColumn="0" w:firstRowLastColumn="0" w:lastRowFirstColumn="0" w:lastRowLastColumn="0"/>
              <w:rPr>
                <w:ins w:id="518" w:author="Stephy" w:date="2022-04-18T17:04:00Z"/>
                <w:rFonts w:asciiTheme="minorHAnsi" w:eastAsia="Times New Roman" w:hAnsiTheme="minorHAnsi" w:cs="Times New Roman"/>
                <w:b w:val="0"/>
                <w:color w:val="000000"/>
                <w:sz w:val="20"/>
              </w:rPr>
            </w:pPr>
            <w:ins w:id="519" w:author="Stephy" w:date="2022-04-18T17:04:00Z">
              <w:r w:rsidRPr="00CB2B8A">
                <w:rPr>
                  <w:rFonts w:asciiTheme="minorHAnsi" w:eastAsia="Times New Roman" w:hAnsiTheme="minorHAnsi" w:cs="Times New Roman"/>
                  <w:color w:val="000000"/>
                  <w:sz w:val="20"/>
                </w:rPr>
                <w:t>Average Household size</w:t>
              </w:r>
            </w:ins>
          </w:p>
        </w:tc>
      </w:tr>
      <w:tr w:rsidR="003B4BCC" w:rsidRPr="00160663" w14:paraId="6027C8E7" w14:textId="77777777" w:rsidTr="00C42270">
        <w:trPr>
          <w:cnfStyle w:val="000000100000" w:firstRow="0" w:lastRow="0" w:firstColumn="0" w:lastColumn="0" w:oddVBand="0" w:evenVBand="0" w:oddHBand="1" w:evenHBand="0" w:firstRowFirstColumn="0" w:firstRowLastColumn="0" w:lastRowFirstColumn="0" w:lastRowLastColumn="0"/>
          <w:trHeight w:val="300"/>
          <w:jc w:val="center"/>
          <w:ins w:id="520" w:author="Stephy" w:date="2022-04-18T17:04:00Z"/>
        </w:trPr>
        <w:tc>
          <w:tcPr>
            <w:cnfStyle w:val="001000000000" w:firstRow="0" w:lastRow="0" w:firstColumn="1" w:lastColumn="0" w:oddVBand="0" w:evenVBand="0" w:oddHBand="0" w:evenHBand="0" w:firstRowFirstColumn="0" w:firstRowLastColumn="0" w:lastRowFirstColumn="0" w:lastRowLastColumn="0"/>
            <w:tcW w:w="3460" w:type="dxa"/>
            <w:noWrap/>
            <w:hideMark/>
          </w:tcPr>
          <w:p w14:paraId="55F037D0" w14:textId="588248A8" w:rsidR="003B4BCC" w:rsidRPr="00CB2B8A" w:rsidRDefault="00F16A68" w:rsidP="00C42270">
            <w:pPr>
              <w:spacing w:before="240"/>
              <w:rPr>
                <w:ins w:id="521" w:author="Stephy" w:date="2022-04-18T17:04:00Z"/>
                <w:rFonts w:asciiTheme="minorHAnsi" w:eastAsia="Times New Roman" w:hAnsiTheme="minorHAnsi" w:cs="Times New Roman"/>
                <w:b w:val="0"/>
                <w:color w:val="000000"/>
                <w:sz w:val="20"/>
                <w:highlight w:val="red"/>
              </w:rPr>
            </w:pPr>
            <w:ins w:id="522" w:author="Stephy" w:date="2022-04-18T17:10:00Z">
              <w:r w:rsidRPr="00F16A68">
                <w:rPr>
                  <w:rFonts w:asciiTheme="minorHAnsi" w:eastAsia="Times New Roman" w:hAnsiTheme="minorHAnsi" w:cs="Times New Roman"/>
                  <w:color w:val="000000"/>
                  <w:sz w:val="20"/>
                </w:rPr>
                <w:t>Chhattisgarh</w:t>
              </w:r>
            </w:ins>
          </w:p>
        </w:tc>
        <w:tc>
          <w:tcPr>
            <w:tcW w:w="2660" w:type="dxa"/>
            <w:noWrap/>
            <w:hideMark/>
          </w:tcPr>
          <w:p w14:paraId="7B9A0E69" w14:textId="0B67DA56" w:rsidR="003B4BCC" w:rsidRPr="00CB2B8A" w:rsidRDefault="003B4BCC" w:rsidP="003222C4">
            <w:pPr>
              <w:spacing w:before="240"/>
              <w:jc w:val="center"/>
              <w:cnfStyle w:val="000000100000" w:firstRow="0" w:lastRow="0" w:firstColumn="0" w:lastColumn="0" w:oddVBand="0" w:evenVBand="0" w:oddHBand="1" w:evenHBand="0" w:firstRowFirstColumn="0" w:firstRowLastColumn="0" w:lastRowFirstColumn="0" w:lastRowLastColumn="0"/>
              <w:rPr>
                <w:ins w:id="523" w:author="Stephy" w:date="2022-04-18T17:04:00Z"/>
                <w:rFonts w:asciiTheme="minorHAnsi" w:eastAsia="Times New Roman" w:hAnsiTheme="minorHAnsi" w:cs="Times New Roman"/>
                <w:color w:val="000000"/>
                <w:sz w:val="20"/>
                <w:highlight w:val="red"/>
              </w:rPr>
            </w:pPr>
            <w:ins w:id="524" w:author="Stephy" w:date="2022-04-18T17:04:00Z">
              <w:r w:rsidRPr="00CB2B8A">
                <w:rPr>
                  <w:rFonts w:asciiTheme="minorHAnsi" w:eastAsia="Times New Roman" w:hAnsiTheme="minorHAnsi" w:cs="Times New Roman"/>
                  <w:color w:val="000000"/>
                  <w:sz w:val="20"/>
                </w:rPr>
                <w:t>5.</w:t>
              </w:r>
            </w:ins>
            <w:ins w:id="525" w:author="Stephy" w:date="2022-04-18T17:12:00Z">
              <w:r w:rsidR="003222C4">
                <w:rPr>
                  <w:rFonts w:asciiTheme="minorHAnsi" w:eastAsia="Times New Roman" w:hAnsiTheme="minorHAnsi" w:cs="Times New Roman"/>
                  <w:color w:val="000000"/>
                  <w:sz w:val="20"/>
                </w:rPr>
                <w:t>2</w:t>
              </w:r>
            </w:ins>
            <w:ins w:id="526" w:author="Stephy" w:date="2022-04-18T17:04:00Z">
              <w:r w:rsidRPr="00CB2B8A">
                <w:rPr>
                  <w:rFonts w:asciiTheme="minorHAnsi" w:eastAsia="Times New Roman" w:hAnsiTheme="minorHAnsi" w:cs="Times New Roman"/>
                  <w:color w:val="000000"/>
                  <w:sz w:val="20"/>
                </w:rPr>
                <w:t>0</w:t>
              </w:r>
            </w:ins>
          </w:p>
        </w:tc>
      </w:tr>
      <w:tr w:rsidR="003B4BCC" w:rsidRPr="00160663" w14:paraId="2D5BCFAF" w14:textId="77777777" w:rsidTr="00C42270">
        <w:trPr>
          <w:trHeight w:val="300"/>
          <w:jc w:val="center"/>
          <w:ins w:id="527" w:author="Stephy" w:date="2022-04-18T17:04:00Z"/>
        </w:trPr>
        <w:tc>
          <w:tcPr>
            <w:cnfStyle w:val="001000000000" w:firstRow="0" w:lastRow="0" w:firstColumn="1" w:lastColumn="0" w:oddVBand="0" w:evenVBand="0" w:oddHBand="0" w:evenHBand="0" w:firstRowFirstColumn="0" w:firstRowLastColumn="0" w:lastRowFirstColumn="0" w:lastRowLastColumn="0"/>
            <w:tcW w:w="3460" w:type="dxa"/>
            <w:noWrap/>
            <w:hideMark/>
          </w:tcPr>
          <w:p w14:paraId="7153425F" w14:textId="77777777" w:rsidR="003B4BCC" w:rsidRPr="00CB2B8A" w:rsidRDefault="003B4BCC" w:rsidP="00C42270">
            <w:pPr>
              <w:spacing w:before="240"/>
              <w:rPr>
                <w:ins w:id="528" w:author="Stephy" w:date="2022-04-18T17:04:00Z"/>
                <w:rFonts w:asciiTheme="minorHAnsi" w:eastAsia="Times New Roman" w:hAnsiTheme="minorHAnsi" w:cs="Times New Roman"/>
                <w:b w:val="0"/>
                <w:color w:val="000000"/>
                <w:sz w:val="20"/>
              </w:rPr>
            </w:pPr>
            <w:ins w:id="529" w:author="Stephy" w:date="2022-04-18T17:04:00Z">
              <w:r w:rsidRPr="00CB2B8A">
                <w:rPr>
                  <w:rFonts w:asciiTheme="minorHAnsi" w:eastAsia="Times New Roman" w:hAnsiTheme="minorHAnsi" w:cs="Times New Roman"/>
                  <w:color w:val="000000"/>
                  <w:sz w:val="20"/>
                </w:rPr>
                <w:t>Bihar</w:t>
              </w:r>
            </w:ins>
          </w:p>
        </w:tc>
        <w:tc>
          <w:tcPr>
            <w:tcW w:w="2660" w:type="dxa"/>
            <w:noWrap/>
            <w:hideMark/>
          </w:tcPr>
          <w:p w14:paraId="22262B67" w14:textId="77777777" w:rsidR="003B4BCC" w:rsidRPr="00CB2B8A" w:rsidRDefault="003B4BCC" w:rsidP="00C42270">
            <w:pPr>
              <w:spacing w:before="240"/>
              <w:jc w:val="center"/>
              <w:cnfStyle w:val="000000000000" w:firstRow="0" w:lastRow="0" w:firstColumn="0" w:lastColumn="0" w:oddVBand="0" w:evenVBand="0" w:oddHBand="0" w:evenHBand="0" w:firstRowFirstColumn="0" w:firstRowLastColumn="0" w:lastRowFirstColumn="0" w:lastRowLastColumn="0"/>
              <w:rPr>
                <w:ins w:id="530" w:author="Stephy" w:date="2022-04-18T17:04:00Z"/>
                <w:rFonts w:asciiTheme="minorHAnsi" w:eastAsia="Times New Roman" w:hAnsiTheme="minorHAnsi" w:cs="Times New Roman"/>
                <w:color w:val="000000"/>
                <w:sz w:val="20"/>
              </w:rPr>
            </w:pPr>
            <w:ins w:id="531" w:author="Stephy" w:date="2022-04-18T17:04:00Z">
              <w:r w:rsidRPr="00CB2B8A">
                <w:rPr>
                  <w:rFonts w:asciiTheme="minorHAnsi" w:eastAsia="Times New Roman" w:hAnsiTheme="minorHAnsi" w:cs="Times New Roman"/>
                  <w:color w:val="000000"/>
                  <w:sz w:val="20"/>
                </w:rPr>
                <w:t>5.50</w:t>
              </w:r>
            </w:ins>
          </w:p>
        </w:tc>
      </w:tr>
    </w:tbl>
    <w:p w14:paraId="363B2811" w14:textId="77777777" w:rsidR="003B4BCC" w:rsidRPr="00A63A01" w:rsidRDefault="003B4BCC" w:rsidP="003B4BCC">
      <w:pPr>
        <w:spacing w:before="240"/>
        <w:jc w:val="both"/>
        <w:rPr>
          <w:ins w:id="532" w:author="Stephy" w:date="2022-04-18T17:04:00Z"/>
          <w:highlight w:val="red"/>
        </w:rPr>
      </w:pPr>
    </w:p>
    <w:p w14:paraId="167CF68F" w14:textId="77777777" w:rsidR="003B4BCC" w:rsidRPr="00140E9A" w:rsidRDefault="003B4BCC" w:rsidP="003B4BCC">
      <w:pPr>
        <w:jc w:val="both"/>
        <w:rPr>
          <w:ins w:id="533" w:author="Stephy" w:date="2022-04-18T17:04:00Z"/>
          <w:color w:val="auto"/>
          <w:sz w:val="20"/>
        </w:rPr>
      </w:pPr>
    </w:p>
    <w:p w14:paraId="530B9262" w14:textId="77777777" w:rsidR="003B4BCC" w:rsidRPr="00140E9A" w:rsidRDefault="003B4BCC" w:rsidP="003B4BCC">
      <w:pPr>
        <w:jc w:val="both"/>
        <w:rPr>
          <w:ins w:id="534" w:author="Stephy" w:date="2022-04-18T17:04:00Z"/>
          <w:color w:val="auto"/>
          <w:sz w:val="20"/>
        </w:rPr>
      </w:pPr>
      <w:ins w:id="535" w:author="Stephy" w:date="2022-04-18T17:04:00Z">
        <w:r w:rsidRPr="00140E9A">
          <w:rPr>
            <w:color w:val="auto"/>
            <w:sz w:val="20"/>
          </w:rPr>
          <w:t>For 3 experimental days, it is evidenced that the average frequency for food preparation is 2-3 times a day. The practice of additional preparation of food items/thermal applications viz. snacks, preparation of tea, hot water etc is also been carried out.</w:t>
        </w:r>
      </w:ins>
    </w:p>
    <w:p w14:paraId="7DFB898C" w14:textId="77777777" w:rsidR="003B4BCC" w:rsidRPr="00140E9A" w:rsidRDefault="003B4BCC" w:rsidP="003B4BCC">
      <w:pPr>
        <w:jc w:val="both"/>
        <w:rPr>
          <w:ins w:id="536" w:author="Stephy" w:date="2022-04-18T17:04:00Z"/>
          <w:color w:val="auto"/>
          <w:sz w:val="20"/>
        </w:rPr>
      </w:pPr>
    </w:p>
    <w:p w14:paraId="35D8B8CB" w14:textId="77777777" w:rsidR="003B4BCC" w:rsidRPr="00CB2B8A" w:rsidRDefault="003B4BCC" w:rsidP="003B4BCC">
      <w:pPr>
        <w:spacing w:before="240"/>
        <w:jc w:val="both"/>
        <w:rPr>
          <w:ins w:id="537" w:author="Stephy" w:date="2022-04-18T17:04:00Z"/>
          <w:color w:val="auto"/>
          <w:sz w:val="20"/>
        </w:rPr>
      </w:pPr>
      <w:ins w:id="538" w:author="Stephy" w:date="2022-04-18T17:04:00Z">
        <w:r w:rsidRPr="00CB2B8A">
          <w:rPr>
            <w:color w:val="auto"/>
            <w:sz w:val="20"/>
          </w:rPr>
          <w:lastRenderedPageBreak/>
          <w:t>In case of experimental households, in field, the remaining quantity of the measured fuel was weighed back on daily basis and noted down. However, for the analytical purpose, the average daily consumption for the three experimental days is taken. The survey results on household’s fuel consumption are as follows.</w:t>
        </w:r>
      </w:ins>
    </w:p>
    <w:p w14:paraId="5636242E" w14:textId="77777777" w:rsidR="003B4BCC" w:rsidRDefault="003B4BCC" w:rsidP="003B4BCC">
      <w:pPr>
        <w:spacing w:before="240"/>
        <w:jc w:val="both"/>
        <w:rPr>
          <w:ins w:id="539" w:author="Stephy" w:date="2022-04-18T17:04:00Z"/>
        </w:rPr>
      </w:pPr>
    </w:p>
    <w:tbl>
      <w:tblPr>
        <w:tblStyle w:val="LightShading-Accent1"/>
        <w:tblW w:w="6120" w:type="dxa"/>
        <w:jc w:val="center"/>
        <w:tblLook w:val="04A0" w:firstRow="1" w:lastRow="0" w:firstColumn="1" w:lastColumn="0" w:noHBand="0" w:noVBand="1"/>
      </w:tblPr>
      <w:tblGrid>
        <w:gridCol w:w="3460"/>
        <w:gridCol w:w="2660"/>
      </w:tblGrid>
      <w:tr w:rsidR="00EE468D" w:rsidRPr="00A63A01" w14:paraId="1D76B881" w14:textId="77777777" w:rsidTr="00EE468D">
        <w:trPr>
          <w:cnfStyle w:val="100000000000" w:firstRow="1" w:lastRow="0" w:firstColumn="0" w:lastColumn="0" w:oddVBand="0" w:evenVBand="0" w:oddHBand="0" w:evenHBand="0" w:firstRowFirstColumn="0" w:firstRowLastColumn="0" w:lastRowFirstColumn="0" w:lastRowLastColumn="0"/>
          <w:trHeight w:val="300"/>
          <w:jc w:val="center"/>
          <w:ins w:id="540" w:author="Stephy" w:date="2022-04-18T17:04:00Z"/>
        </w:trPr>
        <w:tc>
          <w:tcPr>
            <w:cnfStyle w:val="001000000000" w:firstRow="0" w:lastRow="0" w:firstColumn="1" w:lastColumn="0" w:oddVBand="0" w:evenVBand="0" w:oddHBand="0" w:evenHBand="0" w:firstRowFirstColumn="0" w:firstRowLastColumn="0" w:lastRowFirstColumn="0" w:lastRowLastColumn="0"/>
            <w:tcW w:w="3460" w:type="dxa"/>
            <w:noWrap/>
            <w:hideMark/>
          </w:tcPr>
          <w:p w14:paraId="7616C9C8" w14:textId="77777777" w:rsidR="00EE468D" w:rsidRPr="00A63A01" w:rsidRDefault="00EE468D" w:rsidP="00C42270">
            <w:pPr>
              <w:spacing w:before="240"/>
              <w:rPr>
                <w:ins w:id="541" w:author="Stephy" w:date="2022-04-18T17:04:00Z"/>
                <w:rFonts w:ascii="Calibri" w:eastAsia="Times New Roman" w:hAnsi="Calibri" w:cs="Times New Roman"/>
                <w:color w:val="000000"/>
              </w:rPr>
            </w:pPr>
            <w:ins w:id="542" w:author="Stephy" w:date="2022-04-18T17:04:00Z">
              <w:r w:rsidRPr="00A63A01">
                <w:rPr>
                  <w:rFonts w:ascii="Calibri" w:eastAsia="Times New Roman" w:hAnsi="Calibri" w:cs="Times New Roman"/>
                  <w:color w:val="000000"/>
                </w:rPr>
                <w:t>Districts</w:t>
              </w:r>
            </w:ins>
          </w:p>
        </w:tc>
        <w:tc>
          <w:tcPr>
            <w:tcW w:w="2660" w:type="dxa"/>
            <w:noWrap/>
            <w:hideMark/>
          </w:tcPr>
          <w:p w14:paraId="59369172" w14:textId="77777777" w:rsidR="00EE468D" w:rsidRPr="00A63A01" w:rsidRDefault="00EE468D" w:rsidP="00C42270">
            <w:pPr>
              <w:spacing w:before="240"/>
              <w:cnfStyle w:val="100000000000" w:firstRow="1" w:lastRow="0" w:firstColumn="0" w:lastColumn="0" w:oddVBand="0" w:evenVBand="0" w:oddHBand="0" w:evenHBand="0" w:firstRowFirstColumn="0" w:firstRowLastColumn="0" w:lastRowFirstColumn="0" w:lastRowLastColumn="0"/>
              <w:rPr>
                <w:ins w:id="543" w:author="Stephy" w:date="2022-04-18T17:04:00Z"/>
                <w:rFonts w:ascii="Calibri" w:eastAsia="Times New Roman" w:hAnsi="Calibri" w:cs="Times New Roman"/>
                <w:color w:val="000000"/>
              </w:rPr>
            </w:pPr>
            <w:ins w:id="544" w:author="Stephy" w:date="2022-04-18T17:04:00Z">
              <w:r w:rsidRPr="00A63A01">
                <w:rPr>
                  <w:rFonts w:ascii="Calibri" w:eastAsia="Times New Roman" w:hAnsi="Calibri" w:cs="Times New Roman"/>
                  <w:color w:val="000000"/>
                </w:rPr>
                <w:t>Annual Fuelwood Use (Tons)</w:t>
              </w:r>
            </w:ins>
          </w:p>
        </w:tc>
      </w:tr>
      <w:tr w:rsidR="00EE468D" w:rsidRPr="00A63A01" w14:paraId="66BDE81F" w14:textId="77777777" w:rsidTr="00EE468D">
        <w:trPr>
          <w:cnfStyle w:val="000000100000" w:firstRow="0" w:lastRow="0" w:firstColumn="0" w:lastColumn="0" w:oddVBand="0" w:evenVBand="0" w:oddHBand="1" w:evenHBand="0" w:firstRowFirstColumn="0" w:firstRowLastColumn="0" w:lastRowFirstColumn="0" w:lastRowLastColumn="0"/>
          <w:trHeight w:val="300"/>
          <w:jc w:val="center"/>
          <w:ins w:id="545" w:author="Stephy" w:date="2022-04-18T17:04:00Z"/>
        </w:trPr>
        <w:tc>
          <w:tcPr>
            <w:cnfStyle w:val="001000000000" w:firstRow="0" w:lastRow="0" w:firstColumn="1" w:lastColumn="0" w:oddVBand="0" w:evenVBand="0" w:oddHBand="0" w:evenHBand="0" w:firstRowFirstColumn="0" w:firstRowLastColumn="0" w:lastRowFirstColumn="0" w:lastRowLastColumn="0"/>
            <w:tcW w:w="3460" w:type="dxa"/>
            <w:noWrap/>
            <w:hideMark/>
          </w:tcPr>
          <w:p w14:paraId="5E96A366" w14:textId="2F21DA83" w:rsidR="00EE468D" w:rsidRPr="00A63A01" w:rsidRDefault="00EE468D" w:rsidP="00C42270">
            <w:pPr>
              <w:spacing w:before="240"/>
              <w:rPr>
                <w:ins w:id="546" w:author="Stephy" w:date="2022-04-18T17:04:00Z"/>
                <w:rFonts w:ascii="Calibri" w:eastAsia="Times New Roman" w:hAnsi="Calibri" w:cs="Times New Roman"/>
                <w:color w:val="000000"/>
                <w:highlight w:val="red"/>
              </w:rPr>
            </w:pPr>
            <w:ins w:id="547" w:author="Stephy" w:date="2022-04-18T17:12:00Z">
              <w:r w:rsidRPr="003222C4">
                <w:rPr>
                  <w:rFonts w:ascii="Calibri" w:eastAsia="Times New Roman" w:hAnsi="Calibri" w:cs="Times New Roman"/>
                  <w:color w:val="000000"/>
                </w:rPr>
                <w:t>Chhattisgarh</w:t>
              </w:r>
            </w:ins>
          </w:p>
        </w:tc>
        <w:tc>
          <w:tcPr>
            <w:tcW w:w="2660" w:type="dxa"/>
            <w:noWrap/>
            <w:hideMark/>
          </w:tcPr>
          <w:p w14:paraId="3C9CCEFF" w14:textId="7E0605F2" w:rsidR="00EE468D" w:rsidRPr="00A63A01" w:rsidRDefault="00EE468D" w:rsidP="00066900">
            <w:pPr>
              <w:jc w:val="center"/>
              <w:cnfStyle w:val="000000100000" w:firstRow="0" w:lastRow="0" w:firstColumn="0" w:lastColumn="0" w:oddVBand="0" w:evenVBand="0" w:oddHBand="1" w:evenHBand="0" w:firstRowFirstColumn="0" w:firstRowLastColumn="0" w:lastRowFirstColumn="0" w:lastRowLastColumn="0"/>
              <w:rPr>
                <w:ins w:id="548" w:author="Stephy" w:date="2022-04-18T17:04:00Z"/>
                <w:rFonts w:ascii="Calibri" w:eastAsia="Times New Roman" w:hAnsi="Calibri" w:cs="Times New Roman"/>
                <w:color w:val="000000"/>
              </w:rPr>
            </w:pPr>
            <w:ins w:id="549" w:author="Stephy" w:date="2022-04-18T17:04:00Z">
              <w:r w:rsidRPr="00A63A01">
                <w:rPr>
                  <w:rFonts w:ascii="Calibri" w:eastAsia="Times New Roman" w:hAnsi="Calibri" w:cs="Times New Roman"/>
                  <w:color w:val="000000"/>
                </w:rPr>
                <w:t>4.</w:t>
              </w:r>
            </w:ins>
            <w:ins w:id="550" w:author="Stephy" w:date="2022-04-18T17:14:00Z">
              <w:r>
                <w:rPr>
                  <w:rFonts w:ascii="Calibri" w:eastAsia="Times New Roman" w:hAnsi="Calibri" w:cs="Times New Roman"/>
                  <w:color w:val="000000"/>
                </w:rPr>
                <w:t>40</w:t>
              </w:r>
            </w:ins>
          </w:p>
        </w:tc>
      </w:tr>
      <w:tr w:rsidR="00EE468D" w:rsidRPr="00A63A01" w14:paraId="772B106A" w14:textId="77777777" w:rsidTr="00EE468D">
        <w:trPr>
          <w:trHeight w:val="300"/>
          <w:jc w:val="center"/>
          <w:ins w:id="551" w:author="Stephy" w:date="2022-04-18T17:04:00Z"/>
        </w:trPr>
        <w:tc>
          <w:tcPr>
            <w:cnfStyle w:val="001000000000" w:firstRow="0" w:lastRow="0" w:firstColumn="1" w:lastColumn="0" w:oddVBand="0" w:evenVBand="0" w:oddHBand="0" w:evenHBand="0" w:firstRowFirstColumn="0" w:firstRowLastColumn="0" w:lastRowFirstColumn="0" w:lastRowLastColumn="0"/>
            <w:tcW w:w="3460" w:type="dxa"/>
            <w:noWrap/>
            <w:hideMark/>
          </w:tcPr>
          <w:p w14:paraId="1E7EE526" w14:textId="77777777" w:rsidR="00EE468D" w:rsidRPr="00A63A01" w:rsidRDefault="00EE468D" w:rsidP="00C42270">
            <w:pPr>
              <w:spacing w:before="240"/>
              <w:rPr>
                <w:ins w:id="552" w:author="Stephy" w:date="2022-04-18T17:04:00Z"/>
                <w:rFonts w:ascii="Calibri" w:eastAsia="Times New Roman" w:hAnsi="Calibri" w:cs="Times New Roman"/>
                <w:color w:val="000000"/>
                <w:highlight w:val="red"/>
              </w:rPr>
            </w:pPr>
            <w:ins w:id="553" w:author="Stephy" w:date="2022-04-18T17:04:00Z">
              <w:r w:rsidRPr="00A63A01">
                <w:rPr>
                  <w:rFonts w:ascii="Calibri" w:eastAsia="Times New Roman" w:hAnsi="Calibri" w:cs="Times New Roman"/>
                  <w:color w:val="000000"/>
                </w:rPr>
                <w:t>Bihar</w:t>
              </w:r>
            </w:ins>
          </w:p>
        </w:tc>
        <w:tc>
          <w:tcPr>
            <w:tcW w:w="2660" w:type="dxa"/>
            <w:noWrap/>
            <w:hideMark/>
          </w:tcPr>
          <w:p w14:paraId="2B0EF072" w14:textId="55E9FBCB" w:rsidR="00EE468D" w:rsidRPr="00A63A01" w:rsidRDefault="00EE468D" w:rsidP="00C42270">
            <w:pPr>
              <w:jc w:val="center"/>
              <w:cnfStyle w:val="000000000000" w:firstRow="0" w:lastRow="0" w:firstColumn="0" w:lastColumn="0" w:oddVBand="0" w:evenVBand="0" w:oddHBand="0" w:evenHBand="0" w:firstRowFirstColumn="0" w:firstRowLastColumn="0" w:lastRowFirstColumn="0" w:lastRowLastColumn="0"/>
              <w:rPr>
                <w:ins w:id="554" w:author="Stephy" w:date="2022-04-18T17:04:00Z"/>
                <w:rFonts w:ascii="Calibri" w:eastAsia="Times New Roman" w:hAnsi="Calibri" w:cs="Times New Roman"/>
                <w:color w:val="000000"/>
              </w:rPr>
            </w:pPr>
            <w:ins w:id="555" w:author="Stephy" w:date="2022-04-18T17:15:00Z">
              <w:r>
                <w:rPr>
                  <w:rFonts w:ascii="Calibri" w:eastAsia="Times New Roman" w:hAnsi="Calibri" w:cs="Times New Roman"/>
                  <w:color w:val="000000"/>
                </w:rPr>
                <w:t>4.20</w:t>
              </w:r>
            </w:ins>
          </w:p>
        </w:tc>
      </w:tr>
    </w:tbl>
    <w:p w14:paraId="4A21ABE4" w14:textId="77777777" w:rsidR="003B4BCC" w:rsidRDefault="003B4BCC" w:rsidP="003B4BCC">
      <w:pPr>
        <w:spacing w:before="240"/>
        <w:jc w:val="both"/>
        <w:rPr>
          <w:ins w:id="556" w:author="Stephy" w:date="2022-04-18T17:04:00Z"/>
        </w:rPr>
      </w:pPr>
    </w:p>
    <w:p w14:paraId="3547CE71" w14:textId="378D7398" w:rsidR="003B4BCC" w:rsidRPr="000C17BA" w:rsidDel="00EE468D" w:rsidRDefault="003B4BCC" w:rsidP="0055588C">
      <w:pPr>
        <w:spacing w:after="0"/>
        <w:contextualSpacing w:val="0"/>
        <w:jc w:val="both"/>
        <w:rPr>
          <w:del w:id="557" w:author="Shivani Garg" w:date="2022-04-27T15:40:00Z"/>
          <w:rFonts w:asciiTheme="minorHAnsi" w:hAnsiTheme="minorHAnsi"/>
          <w:lang w:val="en-GB" w:eastAsia="de-DE"/>
        </w:rPr>
      </w:pPr>
    </w:p>
    <w:p w14:paraId="06D00134" w14:textId="3F29C6B9" w:rsidR="004E361A" w:rsidRPr="000C17BA" w:rsidRDefault="004E361A" w:rsidP="004E361A">
      <w:pPr>
        <w:spacing w:line="276" w:lineRule="auto"/>
        <w:contextualSpacing w:val="0"/>
        <w:rPr>
          <w:bCs/>
          <w:lang w:val="en-GB"/>
        </w:rPr>
      </w:pPr>
    </w:p>
    <w:p w14:paraId="74CADF09" w14:textId="6FD298D2" w:rsidR="004E361A" w:rsidRPr="000C17BA" w:rsidRDefault="007F21DA" w:rsidP="007F21DA">
      <w:pPr>
        <w:pStyle w:val="Heading5"/>
      </w:pPr>
      <w:r w:rsidRPr="000C17BA">
        <w:t xml:space="preserve">B.5. </w:t>
      </w:r>
      <w:r w:rsidR="004E361A" w:rsidRPr="000C17BA">
        <w:t>Demonstration of additionality</w:t>
      </w:r>
    </w:p>
    <w:p w14:paraId="06AF9090" w14:textId="77777777" w:rsidR="00716AF9" w:rsidRPr="000C17BA" w:rsidRDefault="00716AF9" w:rsidP="0055588C">
      <w:pPr>
        <w:spacing w:after="0"/>
        <w:contextualSpacing w:val="0"/>
        <w:jc w:val="both"/>
        <w:rPr>
          <w:rFonts w:asciiTheme="minorHAnsi" w:hAnsiTheme="minorHAnsi"/>
          <w:lang w:val="en-GB" w:eastAsia="de-DE"/>
        </w:rPr>
      </w:pPr>
      <w:r w:rsidRPr="000C17BA">
        <w:rPr>
          <w:rFonts w:asciiTheme="minorHAnsi" w:hAnsiTheme="minorHAnsi"/>
          <w:lang w:val="en-GB" w:eastAsia="de-DE"/>
        </w:rPr>
        <w:t>As described in section A.2 above, the project falls under GG4GG Community Services Activity Requirements. As per Annex-B Positive list under ‘GG4GG Community Services Activity Requirements’ the project meets the criteria 3 ‘Project activities solely composed of isolated units where the users of the technology/measure are households or communities or institutions and where each unit results in &lt;= 600 MWh of energy savings per year or &lt;=600 tonnes of emission reductions per year’ as explained below:</w:t>
      </w:r>
    </w:p>
    <w:p w14:paraId="18499505" w14:textId="77777777" w:rsidR="00716AF9" w:rsidRPr="000C17BA" w:rsidRDefault="00716AF9" w:rsidP="0055588C">
      <w:pPr>
        <w:spacing w:after="0"/>
        <w:contextualSpacing w:val="0"/>
        <w:jc w:val="both"/>
        <w:rPr>
          <w:rFonts w:asciiTheme="minorHAnsi" w:hAnsiTheme="minorHAnsi"/>
          <w:lang w:val="en-GB" w:eastAsia="de-DE"/>
        </w:rPr>
      </w:pPr>
    </w:p>
    <w:p w14:paraId="59E696D7" w14:textId="77777777" w:rsidR="00716AF9" w:rsidRPr="000C17BA" w:rsidRDefault="00716AF9" w:rsidP="0055588C">
      <w:pPr>
        <w:spacing w:after="0"/>
        <w:contextualSpacing w:val="0"/>
        <w:jc w:val="both"/>
        <w:rPr>
          <w:rFonts w:asciiTheme="minorHAnsi" w:hAnsiTheme="minorHAnsi"/>
          <w:lang w:val="en-GB" w:eastAsia="de-DE"/>
        </w:rPr>
      </w:pPr>
      <w:r w:rsidRPr="000C17BA">
        <w:rPr>
          <w:rFonts w:asciiTheme="minorHAnsi" w:hAnsiTheme="minorHAnsi"/>
          <w:lang w:val="en-GB" w:eastAsia="de-DE"/>
        </w:rPr>
        <w:t>Emission reduction:</w:t>
      </w:r>
    </w:p>
    <w:p w14:paraId="7E358E84" w14:textId="57B8948E" w:rsidR="00716AF9" w:rsidRPr="000C17BA" w:rsidRDefault="00716AF9" w:rsidP="0055588C">
      <w:pPr>
        <w:spacing w:after="0"/>
        <w:contextualSpacing w:val="0"/>
        <w:jc w:val="both"/>
        <w:rPr>
          <w:rFonts w:asciiTheme="minorHAnsi" w:hAnsiTheme="minorHAnsi"/>
          <w:lang w:val="en-GB" w:eastAsia="de-DE"/>
        </w:rPr>
      </w:pPr>
      <w:r w:rsidRPr="000C17BA">
        <w:rPr>
          <w:rFonts w:asciiTheme="minorHAnsi" w:hAnsiTheme="minorHAnsi"/>
          <w:lang w:val="en-GB" w:eastAsia="de-DE"/>
        </w:rPr>
        <w:t xml:space="preserve">Considering a biogas plant can save around </w:t>
      </w:r>
      <w:r w:rsidR="00F43982" w:rsidRPr="000C17BA">
        <w:rPr>
          <w:rFonts w:asciiTheme="minorHAnsi" w:hAnsiTheme="minorHAnsi"/>
          <w:lang w:val="en-GB" w:eastAsia="de-DE"/>
        </w:rPr>
        <w:t>4.40</w:t>
      </w:r>
      <w:r w:rsidRPr="000C17BA">
        <w:rPr>
          <w:rFonts w:asciiTheme="minorHAnsi" w:hAnsiTheme="minorHAnsi"/>
          <w:lang w:val="en-GB" w:eastAsia="de-DE"/>
        </w:rPr>
        <w:t xml:space="preserve"> ton/</w:t>
      </w:r>
      <w:r w:rsidR="00D06D09" w:rsidRPr="000C17BA">
        <w:rPr>
          <w:rFonts w:asciiTheme="minorHAnsi" w:hAnsiTheme="minorHAnsi"/>
          <w:lang w:val="en-GB" w:eastAsia="de-DE"/>
        </w:rPr>
        <w:t>HH/</w:t>
      </w:r>
      <w:r w:rsidRPr="000C17BA">
        <w:rPr>
          <w:rFonts w:asciiTheme="minorHAnsi" w:hAnsiTheme="minorHAnsi"/>
          <w:lang w:val="en-GB" w:eastAsia="de-DE"/>
        </w:rPr>
        <w:t xml:space="preserve">year of </w:t>
      </w:r>
      <w:r w:rsidR="00AB6778" w:rsidRPr="000C17BA">
        <w:rPr>
          <w:rFonts w:asciiTheme="minorHAnsi" w:hAnsiTheme="minorHAnsi"/>
          <w:lang w:val="en-GB" w:eastAsia="de-DE"/>
        </w:rPr>
        <w:t>firewood in</w:t>
      </w:r>
      <w:r w:rsidR="0045206A" w:rsidRPr="000C17BA">
        <w:rPr>
          <w:rFonts w:asciiTheme="minorHAnsi" w:hAnsiTheme="minorHAnsi"/>
          <w:lang w:val="en-GB" w:eastAsia="de-DE"/>
        </w:rPr>
        <w:t xml:space="preserve"> </w:t>
      </w:r>
      <w:r w:rsidR="007F4C53" w:rsidRPr="000C17BA">
        <w:rPr>
          <w:rFonts w:asciiTheme="minorHAnsi" w:hAnsiTheme="minorHAnsi"/>
          <w:lang w:val="en-GB" w:eastAsia="de-DE"/>
        </w:rPr>
        <w:t>Chhattisgarh</w:t>
      </w:r>
      <w:r w:rsidR="002825C3" w:rsidRPr="000C17BA">
        <w:rPr>
          <w:rFonts w:asciiTheme="minorHAnsi" w:hAnsiTheme="minorHAnsi"/>
          <w:lang w:val="en-GB" w:eastAsia="de-DE"/>
        </w:rPr>
        <w:t xml:space="preserve"> </w:t>
      </w:r>
      <w:r w:rsidR="0045206A" w:rsidRPr="000C17BA">
        <w:rPr>
          <w:rFonts w:asciiTheme="minorHAnsi" w:hAnsiTheme="minorHAnsi"/>
          <w:lang w:val="en-GB" w:eastAsia="de-DE"/>
        </w:rPr>
        <w:t xml:space="preserve">and </w:t>
      </w:r>
      <w:r w:rsidR="00F43982" w:rsidRPr="000C17BA">
        <w:rPr>
          <w:rFonts w:asciiTheme="minorHAnsi" w:hAnsiTheme="minorHAnsi"/>
          <w:lang w:val="en-GB" w:eastAsia="de-DE"/>
        </w:rPr>
        <w:t xml:space="preserve">4.20 </w:t>
      </w:r>
      <w:r w:rsidR="0045206A" w:rsidRPr="000C17BA">
        <w:rPr>
          <w:rFonts w:asciiTheme="minorHAnsi" w:hAnsiTheme="minorHAnsi"/>
          <w:lang w:val="en-GB" w:eastAsia="de-DE"/>
        </w:rPr>
        <w:t xml:space="preserve">ton/HH/year of </w:t>
      </w:r>
      <w:r w:rsidR="00425C4E" w:rsidRPr="000C17BA">
        <w:rPr>
          <w:rFonts w:asciiTheme="minorHAnsi" w:hAnsiTheme="minorHAnsi"/>
          <w:lang w:val="en-GB" w:eastAsia="de-DE"/>
        </w:rPr>
        <w:t>firewood in</w:t>
      </w:r>
      <w:r w:rsidR="0045206A" w:rsidRPr="000C17BA">
        <w:rPr>
          <w:rFonts w:asciiTheme="minorHAnsi" w:hAnsiTheme="minorHAnsi"/>
          <w:lang w:val="en-GB" w:eastAsia="de-DE"/>
        </w:rPr>
        <w:t xml:space="preserve"> </w:t>
      </w:r>
      <w:r w:rsidR="002825C3" w:rsidRPr="000C17BA">
        <w:rPr>
          <w:rFonts w:asciiTheme="minorHAnsi" w:hAnsiTheme="minorHAnsi"/>
          <w:lang w:val="en-GB" w:eastAsia="de-DE"/>
        </w:rPr>
        <w:t>Bihar</w:t>
      </w:r>
      <w:r w:rsidR="0045206A" w:rsidRPr="000C17BA">
        <w:rPr>
          <w:rFonts w:asciiTheme="minorHAnsi" w:hAnsiTheme="minorHAnsi"/>
          <w:lang w:val="en-GB" w:eastAsia="de-DE"/>
        </w:rPr>
        <w:t xml:space="preserve"> </w:t>
      </w:r>
      <w:r w:rsidRPr="000C17BA">
        <w:rPr>
          <w:rFonts w:asciiTheme="minorHAnsi" w:hAnsiTheme="minorHAnsi"/>
          <w:lang w:val="en-GB" w:eastAsia="de-DE"/>
        </w:rPr>
        <w:t>which is used for cooking in baseline, the emission reduction as per applied methodology (AMS-I.E, version 1</w:t>
      </w:r>
      <w:r w:rsidR="00D06D09" w:rsidRPr="000C17BA">
        <w:rPr>
          <w:rFonts w:asciiTheme="minorHAnsi" w:hAnsiTheme="minorHAnsi"/>
          <w:lang w:val="en-GB" w:eastAsia="de-DE"/>
        </w:rPr>
        <w:t>2</w:t>
      </w:r>
      <w:r w:rsidRPr="000C17BA">
        <w:rPr>
          <w:rFonts w:asciiTheme="minorHAnsi" w:hAnsiTheme="minorHAnsi"/>
          <w:lang w:val="en-GB" w:eastAsia="de-DE"/>
        </w:rPr>
        <w:t>) is calculated as below:</w:t>
      </w:r>
    </w:p>
    <w:tbl>
      <w:tblPr>
        <w:tblStyle w:val="SDMMethTableEquation"/>
        <w:tblW w:w="4784" w:type="dxa"/>
        <w:tblInd w:w="680" w:type="dxa"/>
        <w:tblLook w:val="0600" w:firstRow="0" w:lastRow="0" w:firstColumn="0" w:lastColumn="0" w:noHBand="1" w:noVBand="1"/>
      </w:tblPr>
      <w:tblGrid>
        <w:gridCol w:w="3875"/>
        <w:gridCol w:w="909"/>
      </w:tblGrid>
      <w:tr w:rsidR="00716AF9" w:rsidRPr="000C17BA" w14:paraId="637D0758" w14:textId="77777777" w:rsidTr="00716AF9">
        <w:trPr>
          <w:cantSplit/>
          <w:trHeight w:val="583"/>
        </w:trPr>
        <w:tc>
          <w:tcPr>
            <w:tcW w:w="3875" w:type="dxa"/>
            <w:hideMark/>
          </w:tcPr>
          <w:p w14:paraId="67A96B0A" w14:textId="77777777" w:rsidR="00716AF9" w:rsidRPr="004431BA" w:rsidRDefault="00A10DD2" w:rsidP="00716AF9">
            <w:pPr>
              <w:keepLines/>
              <w:spacing w:before="360"/>
              <w:contextualSpacing w:val="0"/>
              <w:jc w:val="both"/>
              <w:rPr>
                <w:rFonts w:asciiTheme="majorHAnsi" w:hAnsiTheme="majorHAnsi" w:cs="Arial"/>
                <w:b/>
                <w:color w:val="auto"/>
                <w:sz w:val="20"/>
                <w:lang w:eastAsia="de-DE"/>
                <w14:cntxtAlts w14:val="0"/>
              </w:rPr>
            </w:pPr>
            <m:oMathPara>
              <m:oMathParaPr>
                <m:jc m:val="left"/>
              </m:oMathParaPr>
              <m:oMath>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N</m:t>
                    </m:r>
                  </m:e>
                  <m:sub>
                    <m:r>
                      <w:rPr>
                        <w:rFonts w:ascii="Cambria Math" w:hAnsi="Cambria Math" w:cs="Arial"/>
                        <w:color w:val="auto"/>
                        <w:sz w:val="20"/>
                        <w:lang w:eastAsia="de-DE"/>
                        <w14:cntxtAlts w14:val="0"/>
                      </w:rPr>
                      <m:t>HH</m:t>
                    </m:r>
                  </m:sub>
                </m:sSub>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×(BC</m:t>
                    </m:r>
                  </m:e>
                  <m:sub>
                    <m:r>
                      <w:rPr>
                        <w:rFonts w:ascii="Cambria Math" w:hAnsi="Cambria Math" w:cs="Arial"/>
                        <w:color w:val="auto"/>
                        <w:sz w:val="20"/>
                        <w:lang w:eastAsia="de-DE"/>
                        <w14:cntxtAlts w14:val="0"/>
                      </w:rPr>
                      <m:t>BL,HH,y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BC</m:t>
                    </m:r>
                  </m:e>
                  <m:sub>
                    <m:r>
                      <w:rPr>
                        <w:rFonts w:ascii="Cambria Math" w:hAnsi="Cambria Math" w:cs="Arial"/>
                        <w:color w:val="auto"/>
                        <w:sz w:val="20"/>
                        <w:lang w:eastAsia="de-DE"/>
                        <w14:cntxtAlts w14:val="0"/>
                      </w:rPr>
                      <m:t>PJ,HH,y</m:t>
                    </m:r>
                  </m:sub>
                </m:sSub>
                <m:r>
                  <w:rPr>
                    <w:rFonts w:ascii="Cambria Math" w:hAnsi="Cambria Math" w:cs="Arial"/>
                    <w:color w:val="auto"/>
                    <w:sz w:val="20"/>
                    <w:lang w:eastAsia="de-DE"/>
                    <w14:cntxtAlts w14:val="0"/>
                  </w:rPr>
                  <m:t>)</m:t>
                </m:r>
              </m:oMath>
            </m:oMathPara>
          </w:p>
        </w:tc>
        <w:tc>
          <w:tcPr>
            <w:tcW w:w="909" w:type="dxa"/>
          </w:tcPr>
          <w:p w14:paraId="697C6008" w14:textId="77777777" w:rsidR="00716AF9" w:rsidRPr="000C17BA" w:rsidRDefault="00716AF9" w:rsidP="00716AF9">
            <w:pPr>
              <w:keepNext/>
              <w:keepLines/>
              <w:spacing w:before="360"/>
              <w:contextualSpacing w:val="0"/>
              <w:jc w:val="right"/>
              <w:rPr>
                <w:rFonts w:ascii="Arial" w:hAnsi="Arial" w:cs="Arial"/>
                <w:color w:val="auto"/>
                <w:sz w:val="20"/>
                <w:lang w:eastAsia="de-DE"/>
                <w14:cntxtAlts w14:val="0"/>
              </w:rPr>
            </w:pPr>
          </w:p>
        </w:tc>
      </w:tr>
    </w:tbl>
    <w:p w14:paraId="4E8F9F26" w14:textId="77777777" w:rsidR="00716AF9" w:rsidRPr="000C17BA" w:rsidRDefault="00716AF9" w:rsidP="00716AF9">
      <w:pPr>
        <w:spacing w:after="0" w:line="240" w:lineRule="auto"/>
        <w:contextualSpacing w:val="0"/>
        <w:jc w:val="both"/>
        <w:rPr>
          <w:rFonts w:ascii="Avenir Book" w:eastAsia="Times New Roman" w:hAnsi="Avenir Book" w:cs="Times New Roman"/>
          <w:color w:val="auto"/>
          <w:szCs w:val="20"/>
          <w:lang w:val="en-GB" w:eastAsia="de-DE"/>
          <w14:cntxtAlts w14:val="0"/>
        </w:rPr>
      </w:pPr>
    </w:p>
    <w:p w14:paraId="76D94905" w14:textId="77777777" w:rsidR="00716AF9" w:rsidRPr="004431BA" w:rsidRDefault="00716AF9" w:rsidP="00716AF9">
      <w:pPr>
        <w:spacing w:after="0" w:line="240" w:lineRule="auto"/>
        <w:contextualSpacing w:val="0"/>
        <w:jc w:val="both"/>
        <w:rPr>
          <w:rFonts w:asciiTheme="majorHAnsi" w:eastAsia="Times New Roman" w:hAnsiTheme="majorHAnsi" w:cs="Times New Roman"/>
          <w:color w:val="auto"/>
          <w:szCs w:val="20"/>
          <w:lang w:val="en-GB" w:eastAsia="de-DE"/>
          <w14:cntxtAlts w14:val="0"/>
        </w:rPr>
      </w:pPr>
      <w:r w:rsidRPr="004431BA">
        <w:rPr>
          <w:rFonts w:asciiTheme="majorHAnsi" w:eastAsia="Times New Roman" w:hAnsiTheme="majorHAnsi" w:cs="Times New Roman"/>
          <w:color w:val="auto"/>
          <w:szCs w:val="20"/>
          <w:lang w:val="en-GB" w:eastAsia="de-DE"/>
          <w14:cntxtAlts w14:val="0"/>
        </w:rPr>
        <w:t>Where,</w:t>
      </w:r>
    </w:p>
    <w:tbl>
      <w:tblPr>
        <w:tblStyle w:val="SDMMethTableEquationParameters"/>
        <w:tblW w:w="8760" w:type="dxa"/>
        <w:tblInd w:w="680" w:type="dxa"/>
        <w:tblLook w:val="04A0" w:firstRow="1" w:lastRow="0" w:firstColumn="1" w:lastColumn="0" w:noHBand="0" w:noVBand="1"/>
      </w:tblPr>
      <w:tblGrid>
        <w:gridCol w:w="2166"/>
        <w:gridCol w:w="380"/>
        <w:gridCol w:w="6214"/>
      </w:tblGrid>
      <w:tr w:rsidR="00716AF9" w:rsidRPr="004431BA" w14:paraId="32A9379F" w14:textId="77777777" w:rsidTr="00716AF9">
        <w:trPr>
          <w:cantSplit/>
        </w:trPr>
        <w:tc>
          <w:tcPr>
            <w:tcW w:w="2166" w:type="dxa"/>
            <w:vAlign w:val="top"/>
            <w:hideMark/>
          </w:tcPr>
          <w:p w14:paraId="08D34B51" w14:textId="77777777" w:rsidR="00716AF9" w:rsidRPr="004431BA" w:rsidRDefault="00A10DD2" w:rsidP="00716AF9">
            <w:pPr>
              <w:spacing w:line="240" w:lineRule="auto"/>
              <w:contextualSpacing w:val="0"/>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oMath>
            </m:oMathPara>
          </w:p>
        </w:tc>
        <w:tc>
          <w:tcPr>
            <w:tcW w:w="345" w:type="dxa"/>
            <w:vAlign w:val="top"/>
            <w:hideMark/>
          </w:tcPr>
          <w:p w14:paraId="2CFD17B4" w14:textId="77777777" w:rsidR="00716AF9" w:rsidRPr="004431BA" w:rsidRDefault="00716AF9" w:rsidP="00716AF9">
            <w:pPr>
              <w:spacing w:line="240" w:lineRule="auto"/>
              <w:contextualSpacing w:val="0"/>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w:t>
            </w:r>
          </w:p>
        </w:tc>
        <w:tc>
          <w:tcPr>
            <w:tcW w:w="0" w:type="auto"/>
            <w:vAlign w:val="top"/>
            <w:hideMark/>
          </w:tcPr>
          <w:p w14:paraId="04830D7D" w14:textId="77777777" w:rsidR="00716AF9" w:rsidRPr="004431BA" w:rsidRDefault="00716AF9" w:rsidP="00716AF9">
            <w:pPr>
              <w:spacing w:line="240" w:lineRule="auto"/>
              <w:contextualSpacing w:val="0"/>
              <w:jc w:val="both"/>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Quantity of woody biomass that is substituted or displaced in tonnes</w:t>
            </w:r>
          </w:p>
        </w:tc>
      </w:tr>
      <w:tr w:rsidR="00716AF9" w:rsidRPr="004431BA" w14:paraId="314ADF83" w14:textId="77777777" w:rsidTr="00716AF9">
        <w:trPr>
          <w:cantSplit/>
        </w:trPr>
        <w:tc>
          <w:tcPr>
            <w:tcW w:w="2166" w:type="dxa"/>
            <w:hideMark/>
          </w:tcPr>
          <w:p w14:paraId="20C7A5FB" w14:textId="77777777" w:rsidR="00716AF9" w:rsidRPr="004431BA" w:rsidRDefault="00A10DD2" w:rsidP="00716AF9">
            <w:pPr>
              <w:spacing w:line="240" w:lineRule="auto"/>
              <w:contextualSpacing w:val="0"/>
              <w:rPr>
                <w:rFonts w:asciiTheme="majorHAnsi" w:hAnsiTheme="majorHAnsi" w:cs="Times New Roman"/>
                <w:color w:val="auto"/>
                <w:sz w:val="20"/>
                <w:lang w:eastAsia="de-DE"/>
                <w14:cntxtAlts w14:val="0"/>
              </w:rPr>
            </w:pPr>
            <m:oMathPara>
              <m:oMathParaPr>
                <m:jc m:val="left"/>
              </m:oMathParaPr>
              <m:oMath>
                <m:sSub>
                  <m:sSubPr>
                    <m:ctrlPr>
                      <w:rPr>
                        <w:rFonts w:ascii="Cambria Math" w:hAnsi="Cambria Math" w:cs="Times New Roman"/>
                        <w:i/>
                        <w:color w:val="auto"/>
                        <w:sz w:val="20"/>
                        <w:lang w:eastAsia="de-DE"/>
                        <w14:cntxtAlts w14:val="0"/>
                      </w:rPr>
                    </m:ctrlPr>
                  </m:sSubPr>
                  <m:e>
                    <m:r>
                      <w:rPr>
                        <w:rFonts w:ascii="Cambria Math" w:hAnsi="Cambria Math" w:cs="Times New Roman"/>
                        <w:color w:val="auto"/>
                        <w:sz w:val="20"/>
                        <w:lang w:eastAsia="de-DE"/>
                        <w14:cntxtAlts w14:val="0"/>
                      </w:rPr>
                      <m:t>N</m:t>
                    </m:r>
                  </m:e>
                  <m:sub>
                    <m:r>
                      <w:rPr>
                        <w:rFonts w:ascii="Cambria Math" w:hAnsi="Cambria Math" w:cs="Times New Roman"/>
                        <w:color w:val="auto"/>
                        <w:sz w:val="20"/>
                        <w:lang w:eastAsia="de-DE"/>
                        <w14:cntxtAlts w14:val="0"/>
                      </w:rPr>
                      <m:t>HH</m:t>
                    </m:r>
                  </m:sub>
                </m:sSub>
              </m:oMath>
            </m:oMathPara>
          </w:p>
        </w:tc>
        <w:tc>
          <w:tcPr>
            <w:tcW w:w="345" w:type="dxa"/>
            <w:hideMark/>
          </w:tcPr>
          <w:p w14:paraId="26375225" w14:textId="77777777" w:rsidR="00716AF9" w:rsidRPr="004431BA" w:rsidRDefault="00716AF9" w:rsidP="00716AF9">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w:t>
            </w:r>
          </w:p>
        </w:tc>
        <w:tc>
          <w:tcPr>
            <w:tcW w:w="0" w:type="auto"/>
            <w:hideMark/>
          </w:tcPr>
          <w:p w14:paraId="3357259E" w14:textId="77777777" w:rsidR="00716AF9" w:rsidRPr="004431BA" w:rsidRDefault="00716AF9" w:rsidP="00716AF9">
            <w:pPr>
              <w:spacing w:line="240" w:lineRule="auto"/>
              <w:contextualSpacing w:val="0"/>
              <w:jc w:val="both"/>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Number of households in the project activity, number. It is considered 1 considering a single unit.</w:t>
            </w:r>
          </w:p>
        </w:tc>
      </w:tr>
      <w:tr w:rsidR="00716AF9" w:rsidRPr="004431BA" w14:paraId="5B33E3BB" w14:textId="77777777" w:rsidTr="00716AF9">
        <w:trPr>
          <w:cantSplit/>
        </w:trPr>
        <w:tc>
          <w:tcPr>
            <w:tcW w:w="2166" w:type="dxa"/>
            <w:hideMark/>
          </w:tcPr>
          <w:p w14:paraId="206D7883" w14:textId="77777777" w:rsidR="00716AF9" w:rsidRPr="004431BA" w:rsidRDefault="00A10DD2" w:rsidP="00716AF9">
            <w:pPr>
              <w:spacing w:line="240" w:lineRule="auto"/>
              <w:contextualSpacing w:val="0"/>
              <w:rPr>
                <w:rFonts w:asciiTheme="majorHAnsi" w:hAnsiTheme="majorHAnsi" w:cs="Times New Roman"/>
                <w:color w:val="auto"/>
                <w:sz w:val="20"/>
                <w:lang w:eastAsia="de-DE"/>
                <w14:cntxtAlts w14:val="0"/>
              </w:rPr>
            </w:pPr>
            <m:oMathPara>
              <m:oMathParaPr>
                <m:jc m:val="left"/>
              </m:oMathParaPr>
              <m:oMath>
                <m:sSub>
                  <m:sSubPr>
                    <m:ctrlPr>
                      <w:rPr>
                        <w:rFonts w:ascii="Cambria Math" w:hAnsi="Cambria Math" w:cs="Times New Roman"/>
                        <w:i/>
                        <w:color w:val="auto"/>
                        <w:sz w:val="20"/>
                        <w:lang w:eastAsia="de-DE"/>
                        <w14:cntxtAlts w14:val="0"/>
                      </w:rPr>
                    </m:ctrlPr>
                  </m:sSubPr>
                  <m:e>
                    <m:r>
                      <w:rPr>
                        <w:rFonts w:ascii="Cambria Math" w:hAnsi="Cambria Math" w:cs="Times New Roman"/>
                        <w:color w:val="auto"/>
                        <w:sz w:val="20"/>
                        <w:lang w:eastAsia="de-DE"/>
                        <w14:cntxtAlts w14:val="0"/>
                      </w:rPr>
                      <m:t>BC</m:t>
                    </m:r>
                  </m:e>
                  <m:sub>
                    <m:r>
                      <w:rPr>
                        <w:rFonts w:ascii="Cambria Math" w:hAnsi="Cambria Math" w:cs="Times New Roman"/>
                        <w:color w:val="auto"/>
                        <w:sz w:val="20"/>
                        <w:lang w:eastAsia="de-DE"/>
                        <w14:cntxtAlts w14:val="0"/>
                      </w:rPr>
                      <m:t>BL, HH,y</m:t>
                    </m:r>
                  </m:sub>
                </m:sSub>
              </m:oMath>
            </m:oMathPara>
          </w:p>
        </w:tc>
        <w:tc>
          <w:tcPr>
            <w:tcW w:w="345" w:type="dxa"/>
            <w:hideMark/>
          </w:tcPr>
          <w:p w14:paraId="22B4FDDA" w14:textId="77777777" w:rsidR="00716AF9" w:rsidRPr="004431BA" w:rsidRDefault="00716AF9" w:rsidP="00716AF9">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w:t>
            </w:r>
          </w:p>
        </w:tc>
        <w:tc>
          <w:tcPr>
            <w:tcW w:w="0" w:type="auto"/>
            <w:hideMark/>
          </w:tcPr>
          <w:p w14:paraId="147B59E2" w14:textId="4C67C47E" w:rsidR="00716AF9" w:rsidRPr="004431BA" w:rsidRDefault="00716AF9" w:rsidP="00716AF9">
            <w:pPr>
              <w:spacing w:line="240" w:lineRule="auto"/>
              <w:contextualSpacing w:val="0"/>
              <w:jc w:val="both"/>
              <w:rPr>
                <w:rFonts w:asciiTheme="majorHAnsi" w:hAnsiTheme="majorHAnsi" w:cs="Times New Roman"/>
                <w:color w:val="auto"/>
                <w:sz w:val="20"/>
                <w:lang w:eastAsia="zh-CN"/>
                <w14:cntxtAlts w14:val="0"/>
              </w:rPr>
            </w:pPr>
            <w:r w:rsidRPr="004431BA">
              <w:rPr>
                <w:rFonts w:asciiTheme="majorHAnsi" w:hAnsiTheme="majorHAnsi" w:cs="Times New Roman"/>
                <w:color w:val="auto"/>
                <w:sz w:val="20"/>
                <w:lang w:eastAsia="de-DE"/>
                <w14:cntxtAlts w14:val="0"/>
              </w:rPr>
              <w:t>Average annual consumption of woody biomass per household before the start of the project activity, tonnes</w:t>
            </w:r>
            <w:r w:rsidRPr="004431BA">
              <w:rPr>
                <w:rFonts w:asciiTheme="majorHAnsi" w:hAnsiTheme="majorHAnsi" w:cs="Times New Roman"/>
                <w:color w:val="auto"/>
                <w:sz w:val="20"/>
                <w:lang w:eastAsia="zh-CN"/>
                <w14:cntxtAlts w14:val="0"/>
              </w:rPr>
              <w:t xml:space="preserve">/household/year </w:t>
            </w:r>
          </w:p>
        </w:tc>
      </w:tr>
      <w:tr w:rsidR="00716AF9" w:rsidRPr="004431BA" w14:paraId="781C015F" w14:textId="77777777" w:rsidTr="00716AF9">
        <w:trPr>
          <w:cantSplit/>
        </w:trPr>
        <w:tc>
          <w:tcPr>
            <w:tcW w:w="2166" w:type="dxa"/>
            <w:hideMark/>
          </w:tcPr>
          <w:p w14:paraId="70B45259" w14:textId="77777777" w:rsidR="00716AF9" w:rsidRPr="004431BA" w:rsidRDefault="00A10DD2" w:rsidP="00716AF9">
            <w:pPr>
              <w:spacing w:line="240" w:lineRule="auto"/>
              <w:contextualSpacing w:val="0"/>
              <w:rPr>
                <w:rFonts w:asciiTheme="majorHAnsi" w:hAnsiTheme="majorHAnsi" w:cs="Times New Roman"/>
                <w:color w:val="auto"/>
                <w:sz w:val="20"/>
                <w:lang w:eastAsia="de-DE"/>
                <w14:cntxtAlts w14:val="0"/>
              </w:rPr>
            </w:pPr>
            <m:oMathPara>
              <m:oMathParaPr>
                <m:jc m:val="left"/>
              </m:oMathParaPr>
              <m:oMath>
                <m:sSub>
                  <m:sSubPr>
                    <m:ctrlPr>
                      <w:rPr>
                        <w:rFonts w:ascii="Cambria Math" w:hAnsi="Cambria Math" w:cs="Times New Roman"/>
                        <w:i/>
                        <w:color w:val="auto"/>
                        <w:sz w:val="20"/>
                        <w:lang w:eastAsia="de-DE"/>
                        <w14:cntxtAlts w14:val="0"/>
                      </w:rPr>
                    </m:ctrlPr>
                  </m:sSubPr>
                  <m:e>
                    <m:r>
                      <w:rPr>
                        <w:rFonts w:ascii="Cambria Math" w:hAnsi="Cambria Math" w:cs="Times New Roman"/>
                        <w:color w:val="auto"/>
                        <w:sz w:val="20"/>
                        <w:lang w:eastAsia="de-DE"/>
                        <w14:cntxtAlts w14:val="0"/>
                      </w:rPr>
                      <m:t>BC</m:t>
                    </m:r>
                  </m:e>
                  <m:sub>
                    <m:r>
                      <w:rPr>
                        <w:rFonts w:ascii="Cambria Math" w:hAnsi="Cambria Math" w:cs="Times New Roman"/>
                        <w:color w:val="auto"/>
                        <w:sz w:val="20"/>
                        <w:lang w:eastAsia="de-DE"/>
                        <w14:cntxtAlts w14:val="0"/>
                      </w:rPr>
                      <m:t>PJ, HH,y</m:t>
                    </m:r>
                  </m:sub>
                </m:sSub>
              </m:oMath>
            </m:oMathPara>
          </w:p>
        </w:tc>
        <w:tc>
          <w:tcPr>
            <w:tcW w:w="345" w:type="dxa"/>
            <w:hideMark/>
          </w:tcPr>
          <w:p w14:paraId="50C8233B" w14:textId="77777777" w:rsidR="00716AF9" w:rsidRPr="004431BA" w:rsidRDefault="00716AF9" w:rsidP="00716AF9">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w:t>
            </w:r>
          </w:p>
        </w:tc>
        <w:tc>
          <w:tcPr>
            <w:tcW w:w="0" w:type="auto"/>
            <w:hideMark/>
          </w:tcPr>
          <w:p w14:paraId="28FC74DD" w14:textId="77777777" w:rsidR="00716AF9" w:rsidRPr="004431BA" w:rsidRDefault="00716AF9" w:rsidP="00716AF9">
            <w:pPr>
              <w:spacing w:line="240" w:lineRule="auto"/>
              <w:contextualSpacing w:val="0"/>
              <w:jc w:val="both"/>
              <w:rPr>
                <w:rFonts w:asciiTheme="majorHAnsi" w:hAnsiTheme="majorHAnsi" w:cs="Times New Roman"/>
                <w:color w:val="auto"/>
                <w:sz w:val="20"/>
                <w:lang w:eastAsia="zh-CN"/>
                <w14:cntxtAlts w14:val="0"/>
              </w:rPr>
            </w:pPr>
            <w:r w:rsidRPr="004431BA">
              <w:rPr>
                <w:rFonts w:asciiTheme="majorHAnsi" w:hAnsiTheme="majorHAnsi" w:cs="Times New Roman"/>
                <w:color w:val="auto"/>
                <w:sz w:val="20"/>
                <w:lang w:eastAsia="de-DE"/>
                <w14:cntxtAlts w14:val="0"/>
              </w:rPr>
              <w:t>If it is found that pre-project devices were not completely displaced but continue to be used to some extent, average annual consumption of woody biomass per household in the pre-project devices during the project activity, tonnes</w:t>
            </w:r>
            <w:r w:rsidRPr="004431BA">
              <w:rPr>
                <w:rFonts w:asciiTheme="majorHAnsi" w:hAnsiTheme="majorHAnsi" w:cs="Times New Roman"/>
                <w:color w:val="auto"/>
                <w:sz w:val="20"/>
                <w:lang w:eastAsia="zh-CN"/>
                <w14:cntxtAlts w14:val="0"/>
              </w:rPr>
              <w:t>/household/year. It is considered conservatively that entire firewood is replaced.</w:t>
            </w:r>
          </w:p>
        </w:tc>
      </w:tr>
    </w:tbl>
    <w:p w14:paraId="470B0415" w14:textId="77777777" w:rsidR="00CF77FC" w:rsidRDefault="00CF77FC" w:rsidP="00716AF9">
      <w:pPr>
        <w:spacing w:after="0" w:line="240" w:lineRule="auto"/>
        <w:contextualSpacing w:val="0"/>
        <w:jc w:val="both"/>
        <w:rPr>
          <w:ins w:id="558" w:author="Shivani Garg" w:date="2022-06-08T13:11:00Z"/>
          <w:rFonts w:asciiTheme="majorHAnsi" w:eastAsia="Times New Roman" w:hAnsiTheme="majorHAnsi" w:cs="Times New Roman"/>
          <w:color w:val="auto"/>
          <w:szCs w:val="20"/>
          <w:lang w:val="en-GB" w:eastAsia="de-DE"/>
          <w14:cntxtAlts w14:val="0"/>
        </w:rPr>
      </w:pPr>
    </w:p>
    <w:p w14:paraId="5EC22320" w14:textId="77777777" w:rsidR="00F95EE3" w:rsidRDefault="00F95EE3" w:rsidP="00716AF9">
      <w:pPr>
        <w:spacing w:after="0" w:line="240" w:lineRule="auto"/>
        <w:contextualSpacing w:val="0"/>
        <w:jc w:val="both"/>
        <w:rPr>
          <w:ins w:id="559" w:author="Shivani Garg" w:date="2022-06-08T13:21:00Z"/>
          <w:rFonts w:asciiTheme="majorHAnsi" w:eastAsia="Times New Roman" w:hAnsiTheme="majorHAnsi" w:cs="Times New Roman"/>
          <w:color w:val="auto"/>
          <w:szCs w:val="20"/>
          <w:lang w:val="en-GB" w:eastAsia="de-DE"/>
          <w14:cntxtAlts w14:val="0"/>
        </w:rPr>
      </w:pPr>
    </w:p>
    <w:p w14:paraId="4F01D7AB" w14:textId="77777777" w:rsidR="00F95EE3" w:rsidRDefault="00F95EE3" w:rsidP="00716AF9">
      <w:pPr>
        <w:spacing w:after="0" w:line="240" w:lineRule="auto"/>
        <w:contextualSpacing w:val="0"/>
        <w:jc w:val="both"/>
        <w:rPr>
          <w:ins w:id="560" w:author="Shivani Garg" w:date="2022-06-08T13:21:00Z"/>
          <w:rFonts w:asciiTheme="majorHAnsi" w:eastAsia="Times New Roman" w:hAnsiTheme="majorHAnsi" w:cs="Times New Roman"/>
          <w:color w:val="auto"/>
          <w:szCs w:val="20"/>
          <w:lang w:val="en-GB" w:eastAsia="de-DE"/>
          <w14:cntxtAlts w14:val="0"/>
        </w:rPr>
      </w:pPr>
    </w:p>
    <w:p w14:paraId="656D9777" w14:textId="5A5FF86A" w:rsidR="00716AF9" w:rsidRPr="004431BA" w:rsidRDefault="00F95EE3" w:rsidP="00716AF9">
      <w:pPr>
        <w:spacing w:after="0" w:line="240" w:lineRule="auto"/>
        <w:contextualSpacing w:val="0"/>
        <w:jc w:val="both"/>
        <w:rPr>
          <w:rFonts w:asciiTheme="majorHAnsi" w:eastAsia="Times New Roman" w:hAnsiTheme="majorHAnsi" w:cs="Times New Roman"/>
          <w:color w:val="auto"/>
          <w:szCs w:val="20"/>
          <w:lang w:val="en-GB" w:eastAsia="de-DE"/>
          <w14:cntxtAlts w14:val="0"/>
        </w:rPr>
      </w:pPr>
      <w:ins w:id="561" w:author="Shivani Garg" w:date="2022-06-08T13:22:00Z">
        <w:r>
          <w:rPr>
            <w:rFonts w:asciiTheme="majorHAnsi" w:eastAsia="Times New Roman" w:hAnsiTheme="majorHAnsi" w:cs="Times New Roman"/>
            <w:color w:val="auto"/>
            <w:szCs w:val="20"/>
            <w:lang w:val="en-GB" w:eastAsia="de-DE"/>
            <w14:cntxtAlts w14:val="0"/>
          </w:rPr>
          <w:t xml:space="preserve">Baseline emissions </w:t>
        </w:r>
      </w:ins>
      <w:del w:id="562" w:author="Shivani Garg" w:date="2022-06-08T13:22:00Z">
        <w:r w:rsidR="0045206A" w:rsidRPr="004431BA" w:rsidDel="00F95EE3">
          <w:rPr>
            <w:rFonts w:asciiTheme="majorHAnsi" w:eastAsia="Times New Roman" w:hAnsiTheme="majorHAnsi" w:cs="Times New Roman"/>
            <w:color w:val="auto"/>
            <w:szCs w:val="20"/>
            <w:lang w:val="en-GB" w:eastAsia="de-DE"/>
            <w14:cntxtAlts w14:val="0"/>
          </w:rPr>
          <w:delText>For</w:delText>
        </w:r>
      </w:del>
      <w:ins w:id="563" w:author="Shivani Garg" w:date="2022-06-08T13:22:00Z">
        <w:r>
          <w:rPr>
            <w:rFonts w:asciiTheme="majorHAnsi" w:eastAsia="Times New Roman" w:hAnsiTheme="majorHAnsi" w:cs="Times New Roman"/>
            <w:color w:val="auto"/>
            <w:szCs w:val="20"/>
            <w:lang w:val="en-GB" w:eastAsia="de-DE"/>
            <w14:cntxtAlts w14:val="0"/>
          </w:rPr>
          <w:t>-</w:t>
        </w:r>
      </w:ins>
      <w:r w:rsidR="0045206A" w:rsidRPr="004431BA">
        <w:rPr>
          <w:rFonts w:asciiTheme="majorHAnsi" w:eastAsia="Times New Roman" w:hAnsiTheme="majorHAnsi" w:cs="Times New Roman"/>
          <w:color w:val="auto"/>
          <w:szCs w:val="20"/>
          <w:lang w:val="en-GB" w:eastAsia="de-DE"/>
          <w14:cntxtAlts w14:val="0"/>
        </w:rPr>
        <w:t xml:space="preserve"> </w:t>
      </w:r>
      <w:r w:rsidR="007F4C53" w:rsidRPr="004431BA">
        <w:rPr>
          <w:rFonts w:asciiTheme="majorHAnsi" w:eastAsia="Times New Roman" w:hAnsiTheme="majorHAnsi" w:cs="Times New Roman"/>
          <w:color w:val="auto"/>
          <w:szCs w:val="20"/>
          <w:lang w:val="en-GB" w:eastAsia="de-DE"/>
          <w14:cntxtAlts w14:val="0"/>
        </w:rPr>
        <w:t>Chhattisgarh</w:t>
      </w:r>
      <w:r w:rsidR="0045206A" w:rsidRPr="004431BA">
        <w:rPr>
          <w:rFonts w:asciiTheme="majorHAnsi" w:eastAsia="Times New Roman" w:hAnsiTheme="majorHAnsi" w:cs="Times New Roman"/>
          <w:color w:val="auto"/>
          <w:szCs w:val="20"/>
          <w:lang w:val="en-GB" w:eastAsia="de-DE"/>
          <w14:cntxtAlts w14:val="0"/>
        </w:rPr>
        <w:t>,</w:t>
      </w:r>
    </w:p>
    <w:p w14:paraId="47FEB9F9" w14:textId="77777777" w:rsidR="0045206A" w:rsidRPr="004431BA" w:rsidRDefault="0045206A" w:rsidP="00716AF9">
      <w:pPr>
        <w:spacing w:after="0" w:line="240" w:lineRule="auto"/>
        <w:contextualSpacing w:val="0"/>
        <w:jc w:val="both"/>
        <w:rPr>
          <w:rFonts w:asciiTheme="majorHAnsi" w:eastAsia="Times New Roman" w:hAnsiTheme="majorHAnsi" w:cs="Times New Roman"/>
          <w:color w:val="auto"/>
          <w:szCs w:val="20"/>
          <w:lang w:val="en-GB" w:eastAsia="de-DE"/>
          <w14:cntxtAlts w14:val="0"/>
        </w:rPr>
      </w:pPr>
    </w:p>
    <w:p w14:paraId="3858971C" w14:textId="3ADB0C3E" w:rsidR="00716AF9" w:rsidRPr="004431BA" w:rsidRDefault="00716AF9" w:rsidP="00716AF9">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By = 1* (</w:t>
      </w:r>
      <w:r w:rsidR="00D64309" w:rsidRPr="004431BA">
        <w:rPr>
          <w:rFonts w:asciiTheme="majorHAnsi" w:eastAsia="Times New Roman" w:hAnsiTheme="majorHAnsi" w:cs="Times New Roman"/>
          <w:color w:val="auto"/>
          <w:sz w:val="20"/>
          <w:szCs w:val="20"/>
          <w:lang w:val="en-GB" w:eastAsia="de-DE"/>
          <w14:cntxtAlts w14:val="0"/>
        </w:rPr>
        <w:t>4</w:t>
      </w:r>
      <w:r w:rsidR="0045206A" w:rsidRPr="004431BA">
        <w:rPr>
          <w:rFonts w:asciiTheme="majorHAnsi" w:eastAsia="Times New Roman" w:hAnsiTheme="majorHAnsi" w:cs="Times New Roman"/>
          <w:color w:val="auto"/>
          <w:sz w:val="20"/>
          <w:szCs w:val="20"/>
          <w:lang w:val="en-GB" w:eastAsia="de-DE"/>
          <w14:cntxtAlts w14:val="0"/>
        </w:rPr>
        <w:t>.</w:t>
      </w:r>
      <w:r w:rsidR="00D64309" w:rsidRPr="004431BA">
        <w:rPr>
          <w:rFonts w:asciiTheme="majorHAnsi" w:eastAsia="Times New Roman" w:hAnsiTheme="majorHAnsi" w:cs="Times New Roman"/>
          <w:color w:val="auto"/>
          <w:sz w:val="20"/>
          <w:szCs w:val="20"/>
          <w:lang w:val="en-GB" w:eastAsia="de-DE"/>
          <w14:cntxtAlts w14:val="0"/>
        </w:rPr>
        <w:t>4</w:t>
      </w:r>
      <w:r w:rsidR="0045206A" w:rsidRPr="004431BA">
        <w:rPr>
          <w:rFonts w:asciiTheme="majorHAnsi" w:eastAsia="Times New Roman" w:hAnsiTheme="majorHAnsi" w:cs="Times New Roman"/>
          <w:color w:val="auto"/>
          <w:sz w:val="20"/>
          <w:szCs w:val="20"/>
          <w:lang w:val="en-GB" w:eastAsia="de-DE"/>
          <w14:cntxtAlts w14:val="0"/>
        </w:rPr>
        <w:t>0</w:t>
      </w:r>
      <w:r w:rsidRPr="004431BA">
        <w:rPr>
          <w:rFonts w:asciiTheme="majorHAnsi" w:eastAsia="Times New Roman" w:hAnsiTheme="majorHAnsi" w:cs="Times New Roman"/>
          <w:color w:val="auto"/>
          <w:sz w:val="20"/>
          <w:szCs w:val="20"/>
          <w:lang w:val="en-GB" w:eastAsia="de-DE"/>
          <w14:cntxtAlts w14:val="0"/>
        </w:rPr>
        <w:t xml:space="preserve"> -0)</w:t>
      </w:r>
    </w:p>
    <w:p w14:paraId="39A9CFB5" w14:textId="214FDF36" w:rsidR="00716AF9" w:rsidRPr="004431BA" w:rsidRDefault="00716AF9" w:rsidP="00716AF9">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 xml:space="preserve">      = </w:t>
      </w:r>
      <w:r w:rsidR="00D64309" w:rsidRPr="004431BA">
        <w:rPr>
          <w:rFonts w:asciiTheme="majorHAnsi" w:eastAsia="Times New Roman" w:hAnsiTheme="majorHAnsi" w:cs="Times New Roman"/>
          <w:color w:val="auto"/>
          <w:sz w:val="20"/>
          <w:szCs w:val="20"/>
          <w:lang w:val="en-GB" w:eastAsia="de-DE"/>
          <w14:cntxtAlts w14:val="0"/>
        </w:rPr>
        <w:t>4</w:t>
      </w:r>
      <w:r w:rsidR="0045206A" w:rsidRPr="004431BA">
        <w:rPr>
          <w:rFonts w:asciiTheme="majorHAnsi" w:eastAsia="Times New Roman" w:hAnsiTheme="majorHAnsi" w:cs="Times New Roman"/>
          <w:color w:val="auto"/>
          <w:sz w:val="20"/>
          <w:szCs w:val="20"/>
          <w:lang w:val="en-GB" w:eastAsia="de-DE"/>
          <w14:cntxtAlts w14:val="0"/>
        </w:rPr>
        <w:t>.</w:t>
      </w:r>
      <w:r w:rsidR="00D64309" w:rsidRPr="004431BA">
        <w:rPr>
          <w:rFonts w:asciiTheme="majorHAnsi" w:eastAsia="Times New Roman" w:hAnsiTheme="majorHAnsi" w:cs="Times New Roman"/>
          <w:color w:val="auto"/>
          <w:sz w:val="20"/>
          <w:szCs w:val="20"/>
          <w:lang w:val="en-GB" w:eastAsia="de-DE"/>
          <w14:cntxtAlts w14:val="0"/>
        </w:rPr>
        <w:t>4</w:t>
      </w:r>
      <w:r w:rsidR="0045206A" w:rsidRPr="004431BA">
        <w:rPr>
          <w:rFonts w:asciiTheme="majorHAnsi" w:eastAsia="Times New Roman" w:hAnsiTheme="majorHAnsi" w:cs="Times New Roman"/>
          <w:color w:val="auto"/>
          <w:sz w:val="20"/>
          <w:szCs w:val="20"/>
          <w:lang w:val="en-GB" w:eastAsia="de-DE"/>
          <w14:cntxtAlts w14:val="0"/>
        </w:rPr>
        <w:t>0</w:t>
      </w:r>
      <w:r w:rsidRPr="004431BA">
        <w:rPr>
          <w:rFonts w:asciiTheme="majorHAnsi" w:eastAsia="Times New Roman" w:hAnsiTheme="majorHAnsi" w:cs="Times New Roman"/>
          <w:color w:val="auto"/>
          <w:sz w:val="20"/>
          <w:szCs w:val="20"/>
          <w:lang w:val="en-GB" w:eastAsia="de-DE"/>
          <w14:cntxtAlts w14:val="0"/>
        </w:rPr>
        <w:t xml:space="preserve"> tonnes</w:t>
      </w:r>
    </w:p>
    <w:p w14:paraId="1032D8BC" w14:textId="785E7D69" w:rsidR="00510583" w:rsidRPr="004431BA" w:rsidRDefault="00510583" w:rsidP="00716AF9">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 xml:space="preserve">      =6500*4.40</w:t>
      </w:r>
    </w:p>
    <w:p w14:paraId="5BFE19BB" w14:textId="46D19147" w:rsidR="00510583" w:rsidRPr="004431BA" w:rsidRDefault="00510583" w:rsidP="00716AF9">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 xml:space="preserve">      = 28,600 tonnes</w:t>
      </w:r>
    </w:p>
    <w:p w14:paraId="35A3FF0C" w14:textId="0F52ECB8" w:rsidR="00BE4299" w:rsidRPr="004431BA" w:rsidRDefault="00BE4299" w:rsidP="00716AF9">
      <w:pPr>
        <w:spacing w:after="0" w:line="240" w:lineRule="auto"/>
        <w:contextualSpacing w:val="0"/>
        <w:jc w:val="both"/>
        <w:rPr>
          <w:rFonts w:asciiTheme="majorHAnsi" w:eastAsia="Times New Roman" w:hAnsiTheme="majorHAnsi" w:cs="Times New Roman"/>
          <w:color w:val="auto"/>
          <w:szCs w:val="20"/>
          <w:lang w:val="en-GB" w:eastAsia="de-DE"/>
          <w14:cntxtAlts w14:val="0"/>
        </w:rPr>
      </w:pPr>
    </w:p>
    <w:p w14:paraId="429237FB" w14:textId="77777777" w:rsidR="00716AF9" w:rsidRPr="000C17BA" w:rsidRDefault="00716AF9" w:rsidP="00716AF9">
      <w:pPr>
        <w:spacing w:after="0" w:line="240" w:lineRule="auto"/>
        <w:contextualSpacing w:val="0"/>
        <w:jc w:val="both"/>
        <w:rPr>
          <w:rFonts w:ascii="Avenir Book" w:eastAsia="Times New Roman" w:hAnsi="Avenir Book" w:cs="Times New Roman"/>
          <w:color w:val="auto"/>
          <w:szCs w:val="20"/>
          <w:lang w:val="en-GB" w:eastAsia="de-DE"/>
          <w14:cntxtAlts w14:val="0"/>
        </w:rPr>
      </w:pPr>
    </w:p>
    <w:p w14:paraId="7E7A813B" w14:textId="7596D764" w:rsidR="00716AF9" w:rsidRPr="004431BA" w:rsidRDefault="00716AF9" w:rsidP="00716AF9">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Therefore,</w:t>
      </w:r>
      <w:r w:rsidR="007F4C53" w:rsidRPr="004431BA">
        <w:rPr>
          <w:rFonts w:asciiTheme="majorHAnsi" w:eastAsia="Times New Roman" w:hAnsiTheme="majorHAnsi" w:cs="Times New Roman"/>
          <w:color w:val="auto"/>
          <w:sz w:val="20"/>
          <w:szCs w:val="20"/>
          <w:lang w:val="en-GB" w:eastAsia="de-DE"/>
          <w14:cntxtAlts w14:val="0"/>
        </w:rPr>
        <w:t xml:space="preserve"> </w:t>
      </w:r>
      <w:r w:rsidRPr="004431BA">
        <w:rPr>
          <w:rFonts w:asciiTheme="majorHAnsi" w:eastAsia="Times New Roman" w:hAnsiTheme="majorHAnsi" w:cs="Times New Roman"/>
          <w:color w:val="auto"/>
          <w:sz w:val="20"/>
          <w:szCs w:val="20"/>
          <w:lang w:val="en-GB" w:eastAsia="de-DE"/>
          <w14:cntxtAlts w14:val="0"/>
        </w:rPr>
        <w:t xml:space="preserve">emission reduction is </w:t>
      </w:r>
    </w:p>
    <w:tbl>
      <w:tblPr>
        <w:tblStyle w:val="SDMMethTableEquation"/>
        <w:tblW w:w="7096" w:type="dxa"/>
        <w:tblInd w:w="680" w:type="dxa"/>
        <w:tblLook w:val="0600" w:firstRow="0" w:lastRow="0" w:firstColumn="0" w:lastColumn="0" w:noHBand="1" w:noVBand="1"/>
      </w:tblPr>
      <w:tblGrid>
        <w:gridCol w:w="7096"/>
      </w:tblGrid>
      <w:tr w:rsidR="00716AF9" w:rsidRPr="004431BA" w14:paraId="2C767977" w14:textId="77777777" w:rsidTr="00716AF9">
        <w:trPr>
          <w:cantSplit/>
        </w:trPr>
        <w:tc>
          <w:tcPr>
            <w:tcW w:w="7096" w:type="dxa"/>
            <w:hideMark/>
          </w:tcPr>
          <w:p w14:paraId="3CBCA799" w14:textId="77777777" w:rsidR="00716AF9" w:rsidRPr="004431BA" w:rsidRDefault="00A10DD2" w:rsidP="00716AF9">
            <w:pPr>
              <w:keepLines/>
              <w:spacing w:before="360"/>
              <w:contextualSpacing w:val="0"/>
              <w:jc w:val="both"/>
              <w:rPr>
                <w:rFonts w:asciiTheme="majorHAnsi" w:hAnsiTheme="majorHAnsi" w:cs="Arial"/>
                <w:i/>
                <w:color w:val="auto"/>
                <w:sz w:val="20"/>
                <w:lang w:eastAsia="de-DE"/>
                <w14:cntxtAlts w14:val="0"/>
              </w:rPr>
            </w:pPr>
            <m:oMathPara>
              <m:oMathParaPr>
                <m:jc m:val="left"/>
              </m:oMathParaPr>
              <m:oMath>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BE</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f</m:t>
                    </m:r>
                  </m:e>
                  <m:sub>
                    <m:r>
                      <w:rPr>
                        <w:rFonts w:ascii="Cambria Math" w:hAnsi="Cambria Math" w:cs="Arial"/>
                        <w:color w:val="auto"/>
                        <w:sz w:val="20"/>
                        <w:lang w:eastAsia="de-DE"/>
                        <w14:cntxtAlts w14:val="0"/>
                      </w:rPr>
                      <m:t>NRB,y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NCV</m:t>
                    </m:r>
                  </m:e>
                  <m:sub>
                    <m:r>
                      <w:rPr>
                        <w:rFonts w:ascii="Cambria Math" w:hAnsi="Cambria Math" w:cs="Arial"/>
                        <w:color w:val="auto"/>
                        <w:sz w:val="20"/>
                        <w:lang w:eastAsia="de-DE"/>
                        <w14:cntxtAlts w14:val="0"/>
                      </w:rPr>
                      <m:t>biomass</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EF</m:t>
                    </m:r>
                  </m:e>
                  <m:sub>
                    <m:r>
                      <w:rPr>
                        <w:rFonts w:ascii="Cambria Math" w:hAnsi="Cambria Math" w:cs="Arial"/>
                        <w:color w:val="auto"/>
                        <w:sz w:val="20"/>
                        <w:lang w:eastAsia="de-DE"/>
                        <w14:cntxtAlts w14:val="0"/>
                      </w:rPr>
                      <m:t>projected_fossil_fuel</m:t>
                    </m:r>
                  </m:sub>
                </m:sSub>
              </m:oMath>
            </m:oMathPara>
          </w:p>
        </w:tc>
      </w:tr>
    </w:tbl>
    <w:p w14:paraId="581E9EC0" w14:textId="77777777" w:rsidR="00716AF9" w:rsidRPr="004431BA" w:rsidRDefault="00716AF9" w:rsidP="00716AF9">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p>
    <w:p w14:paraId="29BD0165" w14:textId="41834142" w:rsidR="00716AF9" w:rsidRPr="004431BA" w:rsidRDefault="00716AF9" w:rsidP="00716AF9">
      <w:pPr>
        <w:spacing w:after="0" w:line="240" w:lineRule="auto"/>
        <w:contextualSpacing w:val="0"/>
        <w:jc w:val="both"/>
        <w:rPr>
          <w:rFonts w:asciiTheme="majorHAnsi" w:eastAsia="Malgun Gothic" w:hAnsiTheme="majorHAnsi" w:cs="Times New Roman"/>
          <w:color w:val="auto"/>
          <w:sz w:val="20"/>
          <w:szCs w:val="20"/>
          <w:lang w:val="en-GB" w:eastAsia="ko-KR"/>
          <w14:cntxtAlts w14:val="0"/>
        </w:rPr>
      </w:pPr>
      <w:r w:rsidRPr="004431BA">
        <w:rPr>
          <w:rFonts w:asciiTheme="majorHAnsi" w:eastAsia="Malgun Gothic" w:hAnsiTheme="majorHAnsi" w:cs="Times New Roman"/>
          <w:color w:val="auto"/>
          <w:sz w:val="20"/>
          <w:szCs w:val="20"/>
          <w:lang w:val="en-GB" w:eastAsia="ko-KR"/>
          <w14:cntxtAlts w14:val="0"/>
        </w:rPr>
        <w:tab/>
      </w:r>
      <w:r w:rsidRPr="004431BA">
        <w:rPr>
          <w:rFonts w:asciiTheme="majorHAnsi" w:eastAsia="Malgun Gothic" w:hAnsiTheme="majorHAnsi" w:cs="Times New Roman"/>
          <w:color w:val="auto"/>
          <w:sz w:val="20"/>
          <w:szCs w:val="20"/>
          <w:lang w:val="en-GB" w:eastAsia="ko-KR"/>
          <w14:cntxtAlts w14:val="0"/>
        </w:rPr>
        <w:tab/>
        <w:t xml:space="preserve">= </w:t>
      </w:r>
      <w:r w:rsidR="005317E3" w:rsidRPr="004431BA">
        <w:rPr>
          <w:rFonts w:asciiTheme="majorHAnsi" w:eastAsia="Malgun Gothic" w:hAnsiTheme="majorHAnsi" w:cs="Times New Roman"/>
          <w:color w:val="auto"/>
          <w:sz w:val="20"/>
          <w:szCs w:val="20"/>
          <w:lang w:val="en-GB" w:eastAsia="ko-KR"/>
          <w14:cntxtAlts w14:val="0"/>
        </w:rPr>
        <w:t>28,600</w:t>
      </w:r>
      <w:r w:rsidRPr="004431BA">
        <w:rPr>
          <w:rFonts w:asciiTheme="majorHAnsi" w:eastAsia="Malgun Gothic" w:hAnsiTheme="majorHAnsi" w:cs="Times New Roman"/>
          <w:color w:val="auto"/>
          <w:sz w:val="20"/>
          <w:szCs w:val="20"/>
          <w:lang w:val="en-GB" w:eastAsia="ko-KR"/>
          <w14:cntxtAlts w14:val="0"/>
        </w:rPr>
        <w:t>*</w:t>
      </w:r>
      <w:r w:rsidR="00FA2695" w:rsidRPr="004431BA">
        <w:rPr>
          <w:rFonts w:asciiTheme="majorHAnsi" w:eastAsia="Malgun Gothic" w:hAnsiTheme="majorHAnsi" w:cs="Times New Roman"/>
          <w:color w:val="auto"/>
          <w:sz w:val="20"/>
          <w:szCs w:val="20"/>
          <w:lang w:val="en-GB" w:eastAsia="ko-KR"/>
          <w14:cntxtAlts w14:val="0"/>
        </w:rPr>
        <w:t>92</w:t>
      </w:r>
      <w:r w:rsidRPr="004431BA">
        <w:rPr>
          <w:rFonts w:asciiTheme="majorHAnsi" w:eastAsia="Malgun Gothic" w:hAnsiTheme="majorHAnsi" w:cs="Times New Roman"/>
          <w:color w:val="auto"/>
          <w:sz w:val="20"/>
          <w:szCs w:val="20"/>
          <w:lang w:val="en-GB" w:eastAsia="ko-KR"/>
          <w14:cntxtAlts w14:val="0"/>
        </w:rPr>
        <w:t xml:space="preserve">% (most conservative </w:t>
      </w:r>
      <w:r w:rsidR="00F83822" w:rsidRPr="004431BA">
        <w:rPr>
          <w:rFonts w:asciiTheme="majorHAnsi" w:eastAsia="Malgun Gothic" w:hAnsiTheme="majorHAnsi" w:cs="Times New Roman"/>
          <w:color w:val="auto"/>
          <w:sz w:val="20"/>
          <w:szCs w:val="20"/>
          <w:lang w:val="en-GB" w:eastAsia="ko-KR"/>
          <w14:cntxtAlts w14:val="0"/>
        </w:rPr>
        <w:t>value) *</w:t>
      </w:r>
      <w:r w:rsidR="00D06D09" w:rsidRPr="004431BA">
        <w:rPr>
          <w:rFonts w:asciiTheme="majorHAnsi" w:eastAsia="Malgun Gothic" w:hAnsiTheme="majorHAnsi" w:cs="Times New Roman"/>
          <w:color w:val="auto"/>
          <w:sz w:val="20"/>
          <w:szCs w:val="20"/>
          <w:lang w:val="en-GB" w:eastAsia="ko-KR"/>
          <w14:cntxtAlts w14:val="0"/>
        </w:rPr>
        <w:t xml:space="preserve"> </w:t>
      </w:r>
      <w:r w:rsidRPr="004431BA">
        <w:rPr>
          <w:rFonts w:asciiTheme="majorHAnsi" w:eastAsia="Malgun Gothic" w:hAnsiTheme="majorHAnsi" w:cs="Times New Roman"/>
          <w:color w:val="auto"/>
          <w:sz w:val="20"/>
          <w:szCs w:val="20"/>
          <w:lang w:val="en-GB" w:eastAsia="ko-KR"/>
          <w14:cntxtAlts w14:val="0"/>
        </w:rPr>
        <w:t>0.0156* 64.4</w:t>
      </w:r>
    </w:p>
    <w:p w14:paraId="52EB4AC5" w14:textId="3316CB79" w:rsidR="00716AF9" w:rsidRPr="004431BA" w:rsidRDefault="00716AF9" w:rsidP="00716AF9">
      <w:pPr>
        <w:spacing w:after="0" w:line="240" w:lineRule="auto"/>
        <w:ind w:left="709" w:firstLine="709"/>
        <w:contextualSpacing w:val="0"/>
        <w:jc w:val="both"/>
        <w:rPr>
          <w:rFonts w:asciiTheme="majorHAnsi" w:eastAsia="Malgun Gothic" w:hAnsiTheme="majorHAnsi" w:cs="Times New Roman"/>
          <w:color w:val="auto"/>
          <w:sz w:val="20"/>
          <w:szCs w:val="20"/>
          <w:lang w:val="en-GB" w:eastAsia="ko-KR"/>
          <w14:cntxtAlts w14:val="0"/>
        </w:rPr>
      </w:pPr>
      <w:r w:rsidRPr="004431BA">
        <w:rPr>
          <w:rFonts w:asciiTheme="majorHAnsi" w:eastAsia="Malgun Gothic" w:hAnsiTheme="majorHAnsi" w:cs="Times New Roman"/>
          <w:color w:val="auto"/>
          <w:sz w:val="20"/>
          <w:szCs w:val="20"/>
          <w:lang w:val="en-GB" w:eastAsia="ko-KR"/>
          <w14:cntxtAlts w14:val="0"/>
        </w:rPr>
        <w:t xml:space="preserve">= </w:t>
      </w:r>
      <w:r w:rsidR="005317E3" w:rsidRPr="004431BA">
        <w:rPr>
          <w:rFonts w:asciiTheme="majorHAnsi" w:eastAsia="Malgun Gothic" w:hAnsiTheme="majorHAnsi" w:cs="Times New Roman"/>
          <w:color w:val="auto"/>
          <w:sz w:val="20"/>
          <w:szCs w:val="20"/>
          <w:lang w:val="en-GB" w:eastAsia="ko-KR"/>
          <w14:cntxtAlts w14:val="0"/>
        </w:rPr>
        <w:t>26,434</w:t>
      </w:r>
      <w:r w:rsidR="00F83822" w:rsidRPr="004431BA">
        <w:rPr>
          <w:rFonts w:asciiTheme="majorHAnsi" w:eastAsia="Malgun Gothic" w:hAnsiTheme="majorHAnsi" w:cs="Times New Roman"/>
          <w:color w:val="auto"/>
          <w:sz w:val="20"/>
          <w:szCs w:val="20"/>
          <w:lang w:val="en-GB" w:eastAsia="ko-KR"/>
          <w14:cntxtAlts w14:val="0"/>
        </w:rPr>
        <w:t xml:space="preserve"> </w:t>
      </w:r>
      <w:r w:rsidRPr="004431BA">
        <w:rPr>
          <w:rFonts w:asciiTheme="majorHAnsi" w:eastAsia="Malgun Gothic" w:hAnsiTheme="majorHAnsi" w:cs="Times New Roman"/>
          <w:color w:val="auto"/>
          <w:sz w:val="20"/>
          <w:szCs w:val="20"/>
          <w:lang w:val="en-GB" w:eastAsia="ko-KR"/>
          <w14:cntxtAlts w14:val="0"/>
        </w:rPr>
        <w:t>tCO2per year</w:t>
      </w:r>
    </w:p>
    <w:p w14:paraId="08CE67C3" w14:textId="14AE987B" w:rsidR="0045206A" w:rsidRPr="004431BA" w:rsidRDefault="0045206A" w:rsidP="00716AF9">
      <w:pPr>
        <w:spacing w:after="0" w:line="240" w:lineRule="auto"/>
        <w:ind w:left="709" w:firstLine="709"/>
        <w:contextualSpacing w:val="0"/>
        <w:jc w:val="both"/>
        <w:rPr>
          <w:rFonts w:asciiTheme="majorHAnsi" w:eastAsia="Malgun Gothic" w:hAnsiTheme="majorHAnsi" w:cs="Times New Roman"/>
          <w:color w:val="auto"/>
          <w:sz w:val="20"/>
          <w:szCs w:val="20"/>
          <w:lang w:val="en-GB" w:eastAsia="ko-KR"/>
          <w14:cntxtAlts w14:val="0"/>
        </w:rPr>
      </w:pPr>
    </w:p>
    <w:p w14:paraId="091C59B7" w14:textId="77777777" w:rsidR="0045206A" w:rsidRPr="004431BA" w:rsidRDefault="0045206A" w:rsidP="00716AF9">
      <w:pPr>
        <w:spacing w:after="0" w:line="240" w:lineRule="auto"/>
        <w:ind w:left="709" w:firstLine="709"/>
        <w:contextualSpacing w:val="0"/>
        <w:jc w:val="both"/>
        <w:rPr>
          <w:rFonts w:asciiTheme="majorHAnsi" w:eastAsia="Malgun Gothic" w:hAnsiTheme="majorHAnsi" w:cs="Times New Roman"/>
          <w:color w:val="auto"/>
          <w:sz w:val="20"/>
          <w:szCs w:val="20"/>
          <w:lang w:val="en-GB" w:eastAsia="ko-KR"/>
          <w14:cntxtAlts w14:val="0"/>
        </w:rPr>
      </w:pPr>
    </w:p>
    <w:p w14:paraId="6BE7DE6F" w14:textId="326729CF" w:rsidR="00CF77FC" w:rsidRDefault="0045206A" w:rsidP="0045206A">
      <w:pPr>
        <w:spacing w:after="0" w:line="240" w:lineRule="auto"/>
        <w:contextualSpacing w:val="0"/>
        <w:jc w:val="both"/>
        <w:rPr>
          <w:ins w:id="564" w:author="Shivani Garg" w:date="2022-06-08T13:11:00Z"/>
          <w:rFonts w:asciiTheme="majorHAnsi" w:eastAsia="Times New Roman" w:hAnsiTheme="majorHAnsi" w:cs="Times New Roman"/>
          <w:color w:val="auto"/>
          <w:sz w:val="20"/>
          <w:szCs w:val="20"/>
          <w:lang w:val="en-GB" w:eastAsia="de-DE"/>
          <w14:cntxtAlts w14:val="0"/>
        </w:rPr>
      </w:pPr>
      <w:moveFromRangeStart w:id="565" w:author="Shivani Garg" w:date="2022-06-08T13:11:00Z" w:name="move105586295"/>
      <w:moveFrom w:id="566" w:author="Shivani Garg" w:date="2022-06-08T13:11:00Z">
        <w:r w:rsidRPr="004431BA" w:rsidDel="00CF77FC">
          <w:rPr>
            <w:rFonts w:asciiTheme="majorHAnsi" w:eastAsia="Times New Roman" w:hAnsiTheme="majorHAnsi" w:cs="Times New Roman"/>
            <w:color w:val="auto"/>
            <w:sz w:val="20"/>
            <w:szCs w:val="20"/>
            <w:lang w:val="en-GB" w:eastAsia="de-DE"/>
            <w14:cntxtAlts w14:val="0"/>
          </w:rPr>
          <w:t xml:space="preserve">For </w:t>
        </w:r>
        <w:r w:rsidR="007F4C53" w:rsidRPr="004431BA" w:rsidDel="00CF77FC">
          <w:rPr>
            <w:rFonts w:asciiTheme="majorHAnsi" w:eastAsia="Times New Roman" w:hAnsiTheme="majorHAnsi" w:cs="Times New Roman"/>
            <w:color w:val="auto"/>
            <w:sz w:val="20"/>
            <w:szCs w:val="20"/>
            <w:lang w:val="en-GB" w:eastAsia="de-DE"/>
            <w14:cntxtAlts w14:val="0"/>
          </w:rPr>
          <w:t>Bihar</w:t>
        </w:r>
        <w:r w:rsidRPr="004431BA" w:rsidDel="00CF77FC">
          <w:rPr>
            <w:rFonts w:asciiTheme="majorHAnsi" w:eastAsia="Times New Roman" w:hAnsiTheme="majorHAnsi" w:cs="Times New Roman"/>
            <w:color w:val="auto"/>
            <w:sz w:val="20"/>
            <w:szCs w:val="20"/>
            <w:lang w:val="en-GB" w:eastAsia="de-DE"/>
            <w14:cntxtAlts w14:val="0"/>
          </w:rPr>
          <w:t>,</w:t>
        </w:r>
      </w:moveFrom>
      <w:moveFromRangeEnd w:id="565"/>
    </w:p>
    <w:p w14:paraId="7BF4AD57" w14:textId="77777777" w:rsidR="006A18D6" w:rsidRDefault="006A18D6" w:rsidP="00CF77FC">
      <w:pPr>
        <w:spacing w:after="0" w:line="240" w:lineRule="auto"/>
        <w:contextualSpacing w:val="0"/>
        <w:jc w:val="both"/>
        <w:rPr>
          <w:ins w:id="567" w:author="Shivani Garg" w:date="2022-06-08T13:24:00Z"/>
          <w:rFonts w:asciiTheme="majorHAnsi" w:eastAsia="Times New Roman" w:hAnsiTheme="majorHAnsi" w:cs="Times New Roman"/>
          <w:color w:val="auto"/>
          <w:sz w:val="20"/>
          <w:szCs w:val="20"/>
          <w:lang w:val="en-GB" w:eastAsia="de-DE"/>
          <w14:cntxtAlts w14:val="0"/>
        </w:rPr>
      </w:pPr>
    </w:p>
    <w:p w14:paraId="62C6F6CE" w14:textId="3D42AEE2" w:rsidR="00CF77FC" w:rsidRDefault="006A18D6" w:rsidP="00CF77FC">
      <w:pPr>
        <w:spacing w:after="0" w:line="240" w:lineRule="auto"/>
        <w:contextualSpacing w:val="0"/>
        <w:jc w:val="both"/>
        <w:rPr>
          <w:moveTo w:id="568" w:author="Shivani Garg" w:date="2022-06-08T13:11:00Z"/>
          <w:rFonts w:asciiTheme="majorHAnsi" w:eastAsia="Times New Roman" w:hAnsiTheme="majorHAnsi" w:cs="Times New Roman"/>
          <w:color w:val="auto"/>
          <w:sz w:val="20"/>
          <w:szCs w:val="20"/>
          <w:lang w:val="en-GB" w:eastAsia="de-DE"/>
          <w14:cntxtAlts w14:val="0"/>
        </w:rPr>
      </w:pPr>
      <w:ins w:id="569" w:author="Shivani Garg" w:date="2022-06-08T13:24:00Z">
        <w:r>
          <w:rPr>
            <w:rFonts w:asciiTheme="majorHAnsi" w:eastAsia="Times New Roman" w:hAnsiTheme="majorHAnsi" w:cs="Times New Roman"/>
            <w:color w:val="auto"/>
            <w:sz w:val="20"/>
            <w:szCs w:val="20"/>
            <w:lang w:val="en-GB" w:eastAsia="de-DE"/>
            <w14:cntxtAlts w14:val="0"/>
          </w:rPr>
          <w:t>Baseline emissions</w:t>
        </w:r>
      </w:ins>
      <w:moveToRangeStart w:id="570" w:author="Shivani Garg" w:date="2022-06-08T13:11:00Z" w:name="move105586295"/>
      <w:moveTo w:id="571" w:author="Shivani Garg" w:date="2022-06-08T13:11:00Z">
        <w:del w:id="572" w:author="Shivani Garg" w:date="2022-06-08T13:24:00Z">
          <w:r w:rsidR="00CF77FC" w:rsidRPr="004431BA" w:rsidDel="006A18D6">
            <w:rPr>
              <w:rFonts w:asciiTheme="majorHAnsi" w:eastAsia="Times New Roman" w:hAnsiTheme="majorHAnsi" w:cs="Times New Roman"/>
              <w:color w:val="auto"/>
              <w:sz w:val="20"/>
              <w:szCs w:val="20"/>
              <w:lang w:val="en-GB" w:eastAsia="de-DE"/>
              <w14:cntxtAlts w14:val="0"/>
            </w:rPr>
            <w:delText>For</w:delText>
          </w:r>
        </w:del>
      </w:moveTo>
      <w:ins w:id="573" w:author="Shivani Garg" w:date="2022-06-08T13:24:00Z">
        <w:r>
          <w:rPr>
            <w:rFonts w:asciiTheme="majorHAnsi" w:eastAsia="Times New Roman" w:hAnsiTheme="majorHAnsi" w:cs="Times New Roman"/>
            <w:color w:val="auto"/>
            <w:sz w:val="20"/>
            <w:szCs w:val="20"/>
            <w:lang w:val="en-GB" w:eastAsia="de-DE"/>
            <w14:cntxtAlts w14:val="0"/>
          </w:rPr>
          <w:t>-</w:t>
        </w:r>
      </w:ins>
      <w:moveTo w:id="574" w:author="Shivani Garg" w:date="2022-06-08T13:11:00Z">
        <w:r w:rsidR="00CF77FC" w:rsidRPr="004431BA">
          <w:rPr>
            <w:rFonts w:asciiTheme="majorHAnsi" w:eastAsia="Times New Roman" w:hAnsiTheme="majorHAnsi" w:cs="Times New Roman"/>
            <w:color w:val="auto"/>
            <w:sz w:val="20"/>
            <w:szCs w:val="20"/>
            <w:lang w:val="en-GB" w:eastAsia="de-DE"/>
            <w14:cntxtAlts w14:val="0"/>
          </w:rPr>
          <w:t xml:space="preserve"> Bihar,</w:t>
        </w:r>
      </w:moveTo>
    </w:p>
    <w:moveToRangeEnd w:id="570"/>
    <w:p w14:paraId="5D725A05" w14:textId="0CBC9626" w:rsidR="00CF77FC" w:rsidRDefault="00CF77FC" w:rsidP="0045206A">
      <w:pPr>
        <w:spacing w:after="0" w:line="240" w:lineRule="auto"/>
        <w:contextualSpacing w:val="0"/>
        <w:jc w:val="both"/>
        <w:rPr>
          <w:ins w:id="575" w:author="Shivani Garg" w:date="2022-06-08T13:11:00Z"/>
          <w:rFonts w:asciiTheme="majorHAnsi" w:eastAsia="Times New Roman" w:hAnsiTheme="majorHAnsi" w:cs="Times New Roman"/>
          <w:color w:val="auto"/>
          <w:sz w:val="20"/>
          <w:szCs w:val="20"/>
          <w:lang w:val="en-GB" w:eastAsia="de-DE"/>
          <w14:cntxtAlts w14:val="0"/>
        </w:rPr>
      </w:pPr>
    </w:p>
    <w:p w14:paraId="39D8E3F5" w14:textId="0BE3A652" w:rsidR="00CF77FC" w:rsidRPr="004431BA" w:rsidDel="00CF77FC" w:rsidRDefault="00CF77FC" w:rsidP="0045206A">
      <w:pPr>
        <w:spacing w:after="0" w:line="240" w:lineRule="auto"/>
        <w:contextualSpacing w:val="0"/>
        <w:jc w:val="both"/>
        <w:rPr>
          <w:del w:id="576" w:author="Shivani Garg" w:date="2022-06-08T13:11:00Z"/>
          <w:rFonts w:asciiTheme="majorHAnsi" w:eastAsia="Times New Roman" w:hAnsiTheme="majorHAnsi" w:cs="Times New Roman"/>
          <w:color w:val="auto"/>
          <w:sz w:val="20"/>
          <w:szCs w:val="20"/>
          <w:lang w:val="en-GB" w:eastAsia="de-DE"/>
          <w14:cntxtAlts w14:val="0"/>
        </w:rPr>
      </w:pPr>
    </w:p>
    <w:p w14:paraId="1CF685BD" w14:textId="4D439815" w:rsidR="0045206A" w:rsidRPr="004431BA" w:rsidDel="00CF77FC" w:rsidRDefault="0045206A" w:rsidP="0045206A">
      <w:pPr>
        <w:spacing w:after="0" w:line="240" w:lineRule="auto"/>
        <w:contextualSpacing w:val="0"/>
        <w:jc w:val="both"/>
        <w:rPr>
          <w:del w:id="577" w:author="Shivani Garg" w:date="2022-06-08T13:11:00Z"/>
          <w:rFonts w:asciiTheme="majorHAnsi" w:eastAsia="Times New Roman" w:hAnsiTheme="majorHAnsi" w:cs="Times New Roman"/>
          <w:color w:val="auto"/>
          <w:sz w:val="20"/>
          <w:szCs w:val="20"/>
          <w:lang w:val="en-GB" w:eastAsia="de-DE"/>
          <w14:cntxtAlts w14:val="0"/>
        </w:rPr>
      </w:pPr>
    </w:p>
    <w:p w14:paraId="3875538A" w14:textId="35D4F58A" w:rsidR="0045206A" w:rsidRPr="004431BA" w:rsidRDefault="0045206A" w:rsidP="0045206A">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By = 1* (</w:t>
      </w:r>
      <w:r w:rsidR="00740142" w:rsidRPr="004431BA">
        <w:rPr>
          <w:rFonts w:asciiTheme="majorHAnsi" w:eastAsia="Times New Roman" w:hAnsiTheme="majorHAnsi" w:cs="Times New Roman"/>
          <w:color w:val="auto"/>
          <w:sz w:val="20"/>
          <w:szCs w:val="20"/>
          <w:lang w:val="en-GB" w:eastAsia="de-DE"/>
          <w14:cntxtAlts w14:val="0"/>
        </w:rPr>
        <w:t>4.</w:t>
      </w:r>
      <w:r w:rsidR="00D4654B" w:rsidRPr="004431BA">
        <w:rPr>
          <w:rFonts w:asciiTheme="majorHAnsi" w:eastAsia="Times New Roman" w:hAnsiTheme="majorHAnsi" w:cs="Times New Roman"/>
          <w:color w:val="auto"/>
          <w:sz w:val="20"/>
          <w:szCs w:val="20"/>
          <w:lang w:val="en-GB" w:eastAsia="de-DE"/>
          <w14:cntxtAlts w14:val="0"/>
        </w:rPr>
        <w:t>20</w:t>
      </w:r>
      <w:r w:rsidRPr="004431BA">
        <w:rPr>
          <w:rFonts w:asciiTheme="majorHAnsi" w:eastAsia="Times New Roman" w:hAnsiTheme="majorHAnsi" w:cs="Times New Roman"/>
          <w:color w:val="auto"/>
          <w:sz w:val="20"/>
          <w:szCs w:val="20"/>
          <w:lang w:val="en-GB" w:eastAsia="de-DE"/>
          <w14:cntxtAlts w14:val="0"/>
        </w:rPr>
        <w:t xml:space="preserve"> -0)</w:t>
      </w:r>
    </w:p>
    <w:p w14:paraId="0812B199" w14:textId="70BF2B61" w:rsidR="0045206A" w:rsidRPr="004431BA" w:rsidRDefault="0045206A" w:rsidP="0045206A">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 xml:space="preserve">      = </w:t>
      </w:r>
      <w:r w:rsidR="00A578CC" w:rsidRPr="004431BA">
        <w:rPr>
          <w:rFonts w:asciiTheme="majorHAnsi" w:eastAsia="Times New Roman" w:hAnsiTheme="majorHAnsi" w:cs="Times New Roman"/>
          <w:color w:val="auto"/>
          <w:sz w:val="20"/>
          <w:szCs w:val="20"/>
          <w:lang w:val="en-GB" w:eastAsia="de-DE"/>
          <w14:cntxtAlts w14:val="0"/>
        </w:rPr>
        <w:t xml:space="preserve">4.20 </w:t>
      </w:r>
      <w:r w:rsidRPr="004431BA">
        <w:rPr>
          <w:rFonts w:asciiTheme="majorHAnsi" w:eastAsia="Times New Roman" w:hAnsiTheme="majorHAnsi" w:cs="Times New Roman"/>
          <w:color w:val="auto"/>
          <w:sz w:val="20"/>
          <w:szCs w:val="20"/>
          <w:lang w:val="en-GB" w:eastAsia="de-DE"/>
          <w14:cntxtAlts w14:val="0"/>
        </w:rPr>
        <w:t>tonnes</w:t>
      </w:r>
    </w:p>
    <w:p w14:paraId="70F0193A" w14:textId="060D1985" w:rsidR="00510583" w:rsidRPr="004431BA" w:rsidRDefault="00510583" w:rsidP="0045206A">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 xml:space="preserve">      = </w:t>
      </w:r>
      <w:r w:rsidR="005317E3" w:rsidRPr="004431BA">
        <w:rPr>
          <w:rFonts w:asciiTheme="majorHAnsi" w:eastAsia="Times New Roman" w:hAnsiTheme="majorHAnsi" w:cs="Times New Roman"/>
          <w:color w:val="auto"/>
          <w:sz w:val="20"/>
          <w:szCs w:val="20"/>
          <w:lang w:val="en-GB" w:eastAsia="de-DE"/>
          <w14:cntxtAlts w14:val="0"/>
        </w:rPr>
        <w:t>2</w:t>
      </w:r>
      <w:r w:rsidR="00B101DD" w:rsidRPr="004431BA">
        <w:rPr>
          <w:rFonts w:asciiTheme="majorHAnsi" w:eastAsia="Times New Roman" w:hAnsiTheme="majorHAnsi" w:cs="Times New Roman"/>
          <w:color w:val="auto"/>
          <w:sz w:val="20"/>
          <w:szCs w:val="20"/>
          <w:lang w:val="en-GB" w:eastAsia="de-DE"/>
          <w14:cntxtAlts w14:val="0"/>
        </w:rPr>
        <w:t xml:space="preserve">737 </w:t>
      </w:r>
      <w:r w:rsidR="005317E3" w:rsidRPr="004431BA">
        <w:rPr>
          <w:rFonts w:asciiTheme="majorHAnsi" w:eastAsia="Times New Roman" w:hAnsiTheme="majorHAnsi" w:cs="Times New Roman"/>
          <w:color w:val="auto"/>
          <w:sz w:val="20"/>
          <w:szCs w:val="20"/>
          <w:lang w:val="en-GB" w:eastAsia="de-DE"/>
          <w14:cntxtAlts w14:val="0"/>
        </w:rPr>
        <w:t>* 4.2</w:t>
      </w:r>
    </w:p>
    <w:p w14:paraId="5033F39A" w14:textId="6294E54D" w:rsidR="0045206A" w:rsidRPr="004431BA" w:rsidRDefault="005317E3" w:rsidP="0045206A">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 xml:space="preserve">      = </w:t>
      </w:r>
      <w:r w:rsidR="00B101DD" w:rsidRPr="004431BA">
        <w:rPr>
          <w:rFonts w:asciiTheme="majorHAnsi" w:eastAsia="Times New Roman" w:hAnsiTheme="majorHAnsi" w:cs="Times New Roman"/>
          <w:color w:val="auto"/>
          <w:sz w:val="20"/>
          <w:szCs w:val="20"/>
          <w:lang w:val="en-GB" w:eastAsia="de-DE"/>
          <w14:cntxtAlts w14:val="0"/>
        </w:rPr>
        <w:t xml:space="preserve">11, 495 </w:t>
      </w:r>
    </w:p>
    <w:p w14:paraId="74153D8C" w14:textId="668891B9" w:rsidR="0045206A" w:rsidRPr="004431BA" w:rsidRDefault="007F4C53" w:rsidP="0045206A">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r w:rsidRPr="004431BA">
        <w:rPr>
          <w:rFonts w:asciiTheme="majorHAnsi" w:eastAsia="Times New Roman" w:hAnsiTheme="majorHAnsi" w:cs="Times New Roman"/>
          <w:color w:val="auto"/>
          <w:sz w:val="20"/>
          <w:szCs w:val="20"/>
          <w:lang w:val="en-GB" w:eastAsia="de-DE"/>
          <w14:cntxtAlts w14:val="0"/>
        </w:rPr>
        <w:t>Therefore, emission</w:t>
      </w:r>
      <w:r w:rsidR="0045206A" w:rsidRPr="004431BA">
        <w:rPr>
          <w:rFonts w:asciiTheme="majorHAnsi" w:eastAsia="Times New Roman" w:hAnsiTheme="majorHAnsi" w:cs="Times New Roman"/>
          <w:color w:val="auto"/>
          <w:sz w:val="20"/>
          <w:szCs w:val="20"/>
          <w:lang w:val="en-GB" w:eastAsia="de-DE"/>
          <w14:cntxtAlts w14:val="0"/>
        </w:rPr>
        <w:t xml:space="preserve"> reduction is </w:t>
      </w:r>
    </w:p>
    <w:tbl>
      <w:tblPr>
        <w:tblStyle w:val="SDMMethTableEquation"/>
        <w:tblW w:w="7096" w:type="dxa"/>
        <w:tblInd w:w="680" w:type="dxa"/>
        <w:tblLook w:val="0600" w:firstRow="0" w:lastRow="0" w:firstColumn="0" w:lastColumn="0" w:noHBand="1" w:noVBand="1"/>
      </w:tblPr>
      <w:tblGrid>
        <w:gridCol w:w="7096"/>
      </w:tblGrid>
      <w:tr w:rsidR="0045206A" w:rsidRPr="004431BA" w14:paraId="5798C8F9" w14:textId="77777777" w:rsidTr="00845146">
        <w:trPr>
          <w:cantSplit/>
        </w:trPr>
        <w:tc>
          <w:tcPr>
            <w:tcW w:w="7096" w:type="dxa"/>
            <w:hideMark/>
          </w:tcPr>
          <w:p w14:paraId="6DE7258F" w14:textId="77777777" w:rsidR="0045206A" w:rsidRPr="004431BA" w:rsidRDefault="00A10DD2" w:rsidP="00845146">
            <w:pPr>
              <w:keepLines/>
              <w:spacing w:before="360"/>
              <w:contextualSpacing w:val="0"/>
              <w:jc w:val="both"/>
              <w:rPr>
                <w:rFonts w:asciiTheme="majorHAnsi" w:hAnsiTheme="majorHAnsi" w:cs="Arial"/>
                <w:i/>
                <w:color w:val="auto"/>
                <w:sz w:val="20"/>
                <w:lang w:eastAsia="de-DE"/>
                <w14:cntxtAlts w14:val="0"/>
              </w:rPr>
            </w:pPr>
            <m:oMathPara>
              <m:oMathParaPr>
                <m:jc m:val="left"/>
              </m:oMathParaPr>
              <m:oMath>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BE</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f</m:t>
                    </m:r>
                  </m:e>
                  <m:sub>
                    <m:r>
                      <w:rPr>
                        <w:rFonts w:ascii="Cambria Math" w:hAnsi="Cambria Math" w:cs="Arial"/>
                        <w:color w:val="auto"/>
                        <w:sz w:val="20"/>
                        <w:lang w:eastAsia="de-DE"/>
                        <w14:cntxtAlts w14:val="0"/>
                      </w:rPr>
                      <m:t>NRB,y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NCV</m:t>
                    </m:r>
                  </m:e>
                  <m:sub>
                    <m:r>
                      <w:rPr>
                        <w:rFonts w:ascii="Cambria Math" w:hAnsi="Cambria Math" w:cs="Arial"/>
                        <w:color w:val="auto"/>
                        <w:sz w:val="20"/>
                        <w:lang w:eastAsia="de-DE"/>
                        <w14:cntxtAlts w14:val="0"/>
                      </w:rPr>
                      <m:t>biomass</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EF</m:t>
                    </m:r>
                  </m:e>
                  <m:sub>
                    <m:r>
                      <w:rPr>
                        <w:rFonts w:ascii="Cambria Math" w:hAnsi="Cambria Math" w:cs="Arial"/>
                        <w:color w:val="auto"/>
                        <w:sz w:val="20"/>
                        <w:lang w:eastAsia="de-DE"/>
                        <w14:cntxtAlts w14:val="0"/>
                      </w:rPr>
                      <m:t>projected_fossil_fuel</m:t>
                    </m:r>
                  </m:sub>
                </m:sSub>
              </m:oMath>
            </m:oMathPara>
          </w:p>
        </w:tc>
      </w:tr>
    </w:tbl>
    <w:p w14:paraId="1B62D333" w14:textId="77777777" w:rsidR="0045206A" w:rsidRPr="004431BA" w:rsidRDefault="0045206A" w:rsidP="0045206A">
      <w:pPr>
        <w:spacing w:after="0" w:line="240" w:lineRule="auto"/>
        <w:contextualSpacing w:val="0"/>
        <w:jc w:val="both"/>
        <w:rPr>
          <w:rFonts w:asciiTheme="majorHAnsi" w:eastAsia="Times New Roman" w:hAnsiTheme="majorHAnsi" w:cs="Times New Roman"/>
          <w:color w:val="auto"/>
          <w:sz w:val="20"/>
          <w:szCs w:val="20"/>
          <w:lang w:val="en-GB" w:eastAsia="de-DE"/>
          <w14:cntxtAlts w14:val="0"/>
        </w:rPr>
      </w:pPr>
    </w:p>
    <w:p w14:paraId="2B58701C" w14:textId="052DAC91" w:rsidR="00CA4306" w:rsidRPr="004431BA" w:rsidRDefault="0045206A" w:rsidP="0045206A">
      <w:pPr>
        <w:spacing w:after="0" w:line="240" w:lineRule="auto"/>
        <w:contextualSpacing w:val="0"/>
        <w:jc w:val="both"/>
        <w:rPr>
          <w:rFonts w:asciiTheme="majorHAnsi" w:eastAsia="Malgun Gothic" w:hAnsiTheme="majorHAnsi" w:cs="Times New Roman"/>
          <w:color w:val="auto"/>
          <w:sz w:val="20"/>
          <w:szCs w:val="20"/>
          <w:lang w:val="en-GB" w:eastAsia="ko-KR"/>
          <w14:cntxtAlts w14:val="0"/>
        </w:rPr>
      </w:pPr>
      <w:r w:rsidRPr="004431BA">
        <w:rPr>
          <w:rFonts w:asciiTheme="majorHAnsi" w:eastAsia="Malgun Gothic" w:hAnsiTheme="majorHAnsi" w:cs="Times New Roman"/>
          <w:color w:val="auto"/>
          <w:sz w:val="20"/>
          <w:szCs w:val="20"/>
          <w:lang w:val="en-GB" w:eastAsia="ko-KR"/>
          <w14:cntxtAlts w14:val="0"/>
        </w:rPr>
        <w:tab/>
      </w:r>
      <w:r w:rsidRPr="004431BA">
        <w:rPr>
          <w:rFonts w:asciiTheme="majorHAnsi" w:eastAsia="Malgun Gothic" w:hAnsiTheme="majorHAnsi" w:cs="Times New Roman"/>
          <w:color w:val="auto"/>
          <w:sz w:val="20"/>
          <w:szCs w:val="20"/>
          <w:lang w:val="en-GB" w:eastAsia="ko-KR"/>
          <w14:cntxtAlts w14:val="0"/>
        </w:rPr>
        <w:tab/>
        <w:t xml:space="preserve">= </w:t>
      </w:r>
      <w:r w:rsidR="00B101DD" w:rsidRPr="004431BA">
        <w:rPr>
          <w:rFonts w:asciiTheme="majorHAnsi" w:eastAsia="Malgun Gothic" w:hAnsiTheme="majorHAnsi" w:cs="Times New Roman"/>
          <w:color w:val="auto"/>
          <w:sz w:val="20"/>
          <w:szCs w:val="20"/>
          <w:lang w:val="en-GB" w:eastAsia="ko-KR"/>
          <w14:cntxtAlts w14:val="0"/>
        </w:rPr>
        <w:t xml:space="preserve">11, 495 </w:t>
      </w:r>
      <w:r w:rsidR="00CA4306" w:rsidRPr="004431BA">
        <w:rPr>
          <w:rFonts w:asciiTheme="majorHAnsi" w:eastAsia="Malgun Gothic" w:hAnsiTheme="majorHAnsi" w:cs="Times New Roman"/>
          <w:color w:val="auto"/>
          <w:sz w:val="20"/>
          <w:szCs w:val="20"/>
          <w:lang w:val="en-GB" w:eastAsia="ko-KR"/>
          <w14:cntxtAlts w14:val="0"/>
        </w:rPr>
        <w:t>*</w:t>
      </w:r>
      <w:r w:rsidR="007372C4" w:rsidRPr="004431BA">
        <w:rPr>
          <w:rFonts w:asciiTheme="majorHAnsi" w:eastAsia="Malgun Gothic" w:hAnsiTheme="majorHAnsi" w:cs="Times New Roman"/>
          <w:color w:val="auto"/>
          <w:sz w:val="20"/>
          <w:szCs w:val="20"/>
          <w:lang w:val="en-GB" w:eastAsia="ko-KR"/>
          <w14:cntxtAlts w14:val="0"/>
        </w:rPr>
        <w:t>99</w:t>
      </w:r>
      <w:r w:rsidR="00CA4306" w:rsidRPr="004431BA">
        <w:rPr>
          <w:rFonts w:asciiTheme="majorHAnsi" w:eastAsia="Malgun Gothic" w:hAnsiTheme="majorHAnsi" w:cs="Times New Roman"/>
          <w:color w:val="auto"/>
          <w:sz w:val="20"/>
          <w:szCs w:val="20"/>
          <w:lang w:val="en-GB" w:eastAsia="ko-KR"/>
          <w14:cntxtAlts w14:val="0"/>
        </w:rPr>
        <w:t>% (most conservative value)* 0.0156* 64.4</w:t>
      </w:r>
    </w:p>
    <w:p w14:paraId="59AEBD3B" w14:textId="31DD1387" w:rsidR="0045206A" w:rsidRPr="004431BA" w:rsidRDefault="0045206A" w:rsidP="0045206A">
      <w:pPr>
        <w:spacing w:after="0" w:line="240" w:lineRule="auto"/>
        <w:ind w:left="709" w:firstLine="709"/>
        <w:contextualSpacing w:val="0"/>
        <w:jc w:val="both"/>
        <w:rPr>
          <w:rFonts w:asciiTheme="majorHAnsi" w:eastAsia="Malgun Gothic" w:hAnsiTheme="majorHAnsi" w:cs="Times New Roman"/>
          <w:color w:val="auto"/>
          <w:sz w:val="20"/>
          <w:szCs w:val="20"/>
          <w:lang w:val="en-GB" w:eastAsia="ko-KR"/>
          <w14:cntxtAlts w14:val="0"/>
        </w:rPr>
      </w:pPr>
      <w:r w:rsidRPr="004431BA">
        <w:rPr>
          <w:rFonts w:asciiTheme="majorHAnsi" w:eastAsia="Malgun Gothic" w:hAnsiTheme="majorHAnsi" w:cs="Times New Roman"/>
          <w:color w:val="auto"/>
          <w:sz w:val="20"/>
          <w:szCs w:val="20"/>
          <w:lang w:val="en-GB" w:eastAsia="ko-KR"/>
          <w14:cntxtAlts w14:val="0"/>
        </w:rPr>
        <w:t xml:space="preserve">= </w:t>
      </w:r>
      <w:r w:rsidR="000F6BC9" w:rsidRPr="004431BA">
        <w:rPr>
          <w:rFonts w:asciiTheme="majorHAnsi" w:eastAsia="Malgun Gothic" w:hAnsiTheme="majorHAnsi" w:cs="Times New Roman"/>
          <w:color w:val="auto"/>
          <w:sz w:val="20"/>
          <w:szCs w:val="20"/>
          <w:lang w:val="en-GB" w:eastAsia="ko-KR"/>
          <w14:cntxtAlts w14:val="0"/>
        </w:rPr>
        <w:t xml:space="preserve">11, 432.8 </w:t>
      </w:r>
      <w:r w:rsidR="00146F26" w:rsidRPr="004431BA">
        <w:rPr>
          <w:rFonts w:asciiTheme="majorHAnsi" w:eastAsia="Malgun Gothic" w:hAnsiTheme="majorHAnsi" w:cs="Times New Roman"/>
          <w:color w:val="auto"/>
          <w:sz w:val="20"/>
          <w:szCs w:val="20"/>
          <w:lang w:val="en-GB" w:eastAsia="ko-KR"/>
          <w14:cntxtAlts w14:val="0"/>
        </w:rPr>
        <w:t xml:space="preserve"> </w:t>
      </w:r>
      <w:r w:rsidRPr="004431BA">
        <w:rPr>
          <w:rFonts w:asciiTheme="majorHAnsi" w:eastAsia="Malgun Gothic" w:hAnsiTheme="majorHAnsi" w:cs="Times New Roman"/>
          <w:color w:val="auto"/>
          <w:sz w:val="20"/>
          <w:szCs w:val="20"/>
          <w:lang w:val="en-GB" w:eastAsia="ko-KR"/>
          <w14:cntxtAlts w14:val="0"/>
        </w:rPr>
        <w:t>tCO2per year</w:t>
      </w:r>
    </w:p>
    <w:p w14:paraId="1F9E7985" w14:textId="77777777" w:rsidR="0045206A" w:rsidRPr="000C17BA" w:rsidRDefault="0045206A" w:rsidP="0045206A">
      <w:pPr>
        <w:spacing w:after="0" w:line="240" w:lineRule="auto"/>
        <w:ind w:left="709" w:firstLine="709"/>
        <w:contextualSpacing w:val="0"/>
        <w:jc w:val="both"/>
        <w:rPr>
          <w:rFonts w:ascii="Avenir Book" w:eastAsia="Malgun Gothic" w:hAnsi="Avenir Book" w:cs="Times New Roman"/>
          <w:color w:val="auto"/>
          <w:szCs w:val="20"/>
          <w:lang w:val="en-GB" w:eastAsia="ko-KR"/>
          <w14:cntxtAlts w14:val="0"/>
        </w:rPr>
      </w:pPr>
    </w:p>
    <w:p w14:paraId="27A0418F" w14:textId="77777777" w:rsidR="00716AF9" w:rsidRPr="000C17BA" w:rsidRDefault="00716AF9" w:rsidP="0055588C">
      <w:pPr>
        <w:spacing w:after="0"/>
        <w:contextualSpacing w:val="0"/>
        <w:jc w:val="both"/>
        <w:rPr>
          <w:rFonts w:ascii="Avenir Book" w:eastAsia="Malgun Gothic" w:hAnsi="Avenir Book" w:cs="Times New Roman"/>
          <w:color w:val="auto"/>
          <w:szCs w:val="20"/>
          <w:lang w:val="en-GB" w:eastAsia="ko-KR"/>
          <w14:cntxtAlts w14:val="0"/>
        </w:rPr>
      </w:pPr>
    </w:p>
    <w:p w14:paraId="6D5C3F7D" w14:textId="44A11394" w:rsidR="00716AF9" w:rsidRPr="000C17BA" w:rsidRDefault="00716AF9" w:rsidP="0055588C">
      <w:pPr>
        <w:spacing w:after="0"/>
        <w:contextualSpacing w:val="0"/>
        <w:jc w:val="both"/>
        <w:rPr>
          <w:rFonts w:asciiTheme="minorHAnsi" w:hAnsiTheme="minorHAnsi"/>
          <w:lang w:val="en-GB" w:eastAsia="de-DE"/>
        </w:rPr>
      </w:pPr>
      <w:r w:rsidRPr="000C17BA">
        <w:rPr>
          <w:rFonts w:asciiTheme="minorHAnsi" w:hAnsiTheme="minorHAnsi"/>
          <w:lang w:val="en-GB" w:eastAsia="de-DE"/>
        </w:rPr>
        <w:t xml:space="preserve">Therefore, with conservative </w:t>
      </w:r>
      <w:r w:rsidR="00D06D09" w:rsidRPr="000C17BA">
        <w:rPr>
          <w:rFonts w:asciiTheme="minorHAnsi" w:hAnsiTheme="minorHAnsi"/>
          <w:lang w:val="en-GB" w:eastAsia="de-DE"/>
        </w:rPr>
        <w:t>assumptions</w:t>
      </w:r>
      <w:r w:rsidRPr="000C17BA">
        <w:rPr>
          <w:rFonts w:asciiTheme="minorHAnsi" w:hAnsiTheme="minorHAnsi"/>
          <w:lang w:val="en-GB" w:eastAsia="de-DE"/>
        </w:rPr>
        <w:t>, the emission reduction for a</w:t>
      </w:r>
      <w:r w:rsidR="00146F26" w:rsidRPr="000C17BA">
        <w:rPr>
          <w:rFonts w:asciiTheme="minorHAnsi" w:hAnsiTheme="minorHAnsi"/>
          <w:lang w:val="en-GB" w:eastAsia="de-DE"/>
        </w:rPr>
        <w:t>n</w:t>
      </w:r>
      <w:r w:rsidRPr="000C17BA">
        <w:rPr>
          <w:rFonts w:asciiTheme="minorHAnsi" w:hAnsiTheme="minorHAnsi"/>
          <w:lang w:val="en-GB" w:eastAsia="de-DE"/>
        </w:rPr>
        <w:t xml:space="preserve"> individual unit is far below 600 tonnes of emission reduction per year. Hence, the proposed project activity falls under the ‘Positive List’ and hence under Principle 5 – Financial Additionality &amp; Ongoing Financial Need, the project is considered deemed additional and therefore not required to prove Financial Additionality at the time of Design Certification.</w:t>
      </w:r>
    </w:p>
    <w:p w14:paraId="23E12676" w14:textId="77777777" w:rsidR="003E5C1D" w:rsidRPr="000C17BA" w:rsidRDefault="003E5C1D" w:rsidP="00885D25">
      <w:pPr>
        <w:spacing w:line="276" w:lineRule="auto"/>
        <w:contextualSpacing w:val="0"/>
      </w:pPr>
    </w:p>
    <w:p w14:paraId="2E3350B6" w14:textId="7195D452" w:rsidR="00355EF5" w:rsidRPr="000C17BA" w:rsidRDefault="00B46B23" w:rsidP="00B46B23">
      <w:r w:rsidRPr="000C17BA">
        <w:lastRenderedPageBreak/>
        <w:t xml:space="preserve">B.5.1 </w:t>
      </w:r>
      <w:r w:rsidR="00355EF5" w:rsidRPr="000C17BA">
        <w:t xml:space="preserve">Prior Consideration </w:t>
      </w:r>
    </w:p>
    <w:p w14:paraId="4F0E2F48" w14:textId="746A9ACF" w:rsidR="008475C2" w:rsidRPr="000C17BA" w:rsidRDefault="008475C2" w:rsidP="0055588C">
      <w:pPr>
        <w:spacing w:after="0"/>
        <w:contextualSpacing w:val="0"/>
        <w:jc w:val="both"/>
        <w:rPr>
          <w:rFonts w:ascii="Avenir Book" w:eastAsia="Malgun Gothic" w:hAnsi="Avenir Book" w:cs="Times New Roman"/>
          <w:b/>
          <w:color w:val="auto"/>
          <w:szCs w:val="20"/>
          <w:lang w:val="en-GB" w:eastAsia="ko-KR"/>
          <w14:cntxtAlts w14:val="0"/>
        </w:rPr>
      </w:pPr>
      <w:r w:rsidRPr="000C17BA">
        <w:rPr>
          <w:rFonts w:asciiTheme="minorHAnsi" w:hAnsiTheme="minorHAnsi"/>
          <w:lang w:val="en-GB" w:eastAsia="de-DE"/>
        </w:rPr>
        <w:t>As per GS4GG rule for retroactive projects, project documents need to submit to GS within one year of the project start date to meet prior consideration. Only biogas plants commissioned from one year prior to GS submission shall be considered</w:t>
      </w:r>
      <w:r w:rsidRPr="000C17BA">
        <w:rPr>
          <w:rFonts w:ascii="Avenir Book" w:eastAsia="Malgun Gothic" w:hAnsi="Avenir Book" w:cs="Times New Roman"/>
          <w:color w:val="auto"/>
          <w:szCs w:val="20"/>
          <w:lang w:val="en-GB" w:eastAsia="ko-KR"/>
          <w14:cntxtAlts w14:val="0"/>
        </w:rPr>
        <w:t>.</w:t>
      </w:r>
    </w:p>
    <w:p w14:paraId="01AC2997" w14:textId="6E38B3B2" w:rsidR="00355EF5" w:rsidRPr="000C17BA" w:rsidRDefault="00355EF5" w:rsidP="00355EF5">
      <w:pPr>
        <w:spacing w:line="276" w:lineRule="auto"/>
        <w:contextualSpacing w:val="0"/>
        <w:rPr>
          <w:lang w:val="en-GB"/>
        </w:rPr>
      </w:pPr>
    </w:p>
    <w:p w14:paraId="44C446AB" w14:textId="1FA70EAE" w:rsidR="00355EF5" w:rsidRPr="000C17BA" w:rsidRDefault="00B46B23" w:rsidP="00B46B23">
      <w:r w:rsidRPr="000C17BA">
        <w:t xml:space="preserve">B.5.2 </w:t>
      </w:r>
      <w:r w:rsidR="00355EF5" w:rsidRPr="000C17BA">
        <w:t>Ongoing Financial Need</w:t>
      </w:r>
    </w:p>
    <w:p w14:paraId="0354FD67" w14:textId="02AA8E46" w:rsidR="008475C2" w:rsidRPr="000C17BA" w:rsidRDefault="008475C2" w:rsidP="0055588C">
      <w:pPr>
        <w:spacing w:after="0"/>
        <w:contextualSpacing w:val="0"/>
        <w:jc w:val="both"/>
        <w:rPr>
          <w:rFonts w:asciiTheme="minorHAnsi" w:hAnsiTheme="minorHAnsi"/>
          <w:lang w:val="en-GB" w:eastAsia="de-DE"/>
        </w:rPr>
      </w:pPr>
      <w:r w:rsidRPr="000C17BA">
        <w:rPr>
          <w:rFonts w:asciiTheme="minorHAnsi" w:hAnsiTheme="minorHAnsi"/>
          <w:lang w:val="en-GB" w:eastAsia="de-DE"/>
        </w:rPr>
        <w:t>Ongoing Financial Need shall be demonstrated at Design Certification Renewal (Refer clause 3.5.2.2 of GS4GG ‘principle and requirements’).</w:t>
      </w:r>
    </w:p>
    <w:p w14:paraId="38D7EC89" w14:textId="6E8A1D6D" w:rsidR="00355EF5" w:rsidRPr="000C17BA" w:rsidRDefault="00355EF5" w:rsidP="00355EF5">
      <w:pPr>
        <w:spacing w:line="276" w:lineRule="auto"/>
        <w:contextualSpacing w:val="0"/>
        <w:rPr>
          <w:lang w:val="en-GB"/>
        </w:rPr>
      </w:pPr>
    </w:p>
    <w:p w14:paraId="4E9A0927" w14:textId="4A64D4BA" w:rsidR="00355EF5" w:rsidRPr="000C17BA" w:rsidRDefault="00B46B23" w:rsidP="00B01408">
      <w:pPr>
        <w:pStyle w:val="Heading5"/>
      </w:pPr>
      <w:r w:rsidRPr="000C17BA">
        <w:t xml:space="preserve">B.6. </w:t>
      </w:r>
      <w:r w:rsidR="00355EF5" w:rsidRPr="000C17BA">
        <w:t>Sustainable Development Goals (SDG) outcomes</w:t>
      </w:r>
    </w:p>
    <w:p w14:paraId="4E8F5A74" w14:textId="065DFEA7" w:rsidR="00355EF5" w:rsidRPr="000C17BA" w:rsidRDefault="00355EF5" w:rsidP="00355EF5">
      <w:pPr>
        <w:spacing w:line="276" w:lineRule="auto"/>
        <w:contextualSpacing w:val="0"/>
        <w:rPr>
          <w:lang w:val="en-GB"/>
        </w:rPr>
      </w:pPr>
      <w:r w:rsidRPr="000C17BA">
        <w:rPr>
          <w:lang w:val="en-GB"/>
        </w:rPr>
        <w:t>Relevant Target/Indicator for each of the three SDGs</w:t>
      </w:r>
    </w:p>
    <w:tbl>
      <w:tblPr>
        <w:tblStyle w:val="TableGrid3"/>
        <w:tblW w:w="0" w:type="auto"/>
        <w:tblInd w:w="0" w:type="dxa"/>
        <w:tblLook w:val="04A0" w:firstRow="1" w:lastRow="0" w:firstColumn="1" w:lastColumn="0" w:noHBand="0" w:noVBand="1"/>
      </w:tblPr>
      <w:tblGrid>
        <w:gridCol w:w="2617"/>
        <w:gridCol w:w="7005"/>
      </w:tblGrid>
      <w:tr w:rsidR="003F0289" w:rsidRPr="004431BA" w14:paraId="7E3FC536" w14:textId="77777777" w:rsidTr="003F0289">
        <w:tc>
          <w:tcPr>
            <w:tcW w:w="2628" w:type="dxa"/>
            <w:tcBorders>
              <w:top w:val="single" w:sz="4" w:space="0" w:color="auto"/>
              <w:left w:val="single" w:sz="4" w:space="0" w:color="auto"/>
              <w:bottom w:val="single" w:sz="4" w:space="0" w:color="auto"/>
              <w:right w:val="single" w:sz="4" w:space="0" w:color="auto"/>
            </w:tcBorders>
            <w:hideMark/>
          </w:tcPr>
          <w:p w14:paraId="5DC985B2" w14:textId="77777777" w:rsidR="003F0289" w:rsidRPr="004431BA" w:rsidRDefault="003F0289" w:rsidP="003F0289">
            <w:pPr>
              <w:spacing w:line="240" w:lineRule="auto"/>
              <w:contextualSpacing w:val="0"/>
              <w:jc w:val="center"/>
              <w:rPr>
                <w:rFonts w:asciiTheme="majorHAnsi" w:hAnsiTheme="majorHAnsi" w:cs="Times New Roman"/>
                <w:b/>
                <w:bCs/>
                <w:color w:val="auto"/>
                <w:lang w:val="en-GB" w:eastAsia="de-DE"/>
                <w14:cntxtAlts w14:val="0"/>
              </w:rPr>
            </w:pPr>
            <w:r w:rsidRPr="004431BA">
              <w:rPr>
                <w:rFonts w:asciiTheme="majorHAnsi" w:hAnsiTheme="majorHAnsi" w:cs="Times New Roman"/>
                <w:b/>
                <w:bCs/>
                <w:color w:val="auto"/>
                <w:lang w:val="en-GB" w:eastAsia="de-DE"/>
                <w14:cntxtAlts w14:val="0"/>
              </w:rPr>
              <w:t>SDGs</w:t>
            </w:r>
          </w:p>
        </w:tc>
        <w:tc>
          <w:tcPr>
            <w:tcW w:w="7227" w:type="dxa"/>
            <w:tcBorders>
              <w:top w:val="single" w:sz="4" w:space="0" w:color="auto"/>
              <w:left w:val="single" w:sz="4" w:space="0" w:color="auto"/>
              <w:bottom w:val="single" w:sz="4" w:space="0" w:color="auto"/>
              <w:right w:val="single" w:sz="4" w:space="0" w:color="auto"/>
            </w:tcBorders>
            <w:hideMark/>
          </w:tcPr>
          <w:p w14:paraId="171AE7EA" w14:textId="77777777" w:rsidR="003F0289" w:rsidRPr="004431BA" w:rsidRDefault="003F0289" w:rsidP="003F0289">
            <w:pPr>
              <w:spacing w:line="240" w:lineRule="auto"/>
              <w:contextualSpacing w:val="0"/>
              <w:jc w:val="center"/>
              <w:rPr>
                <w:rFonts w:asciiTheme="majorHAnsi" w:hAnsiTheme="majorHAnsi" w:cs="Times New Roman"/>
                <w:b/>
                <w:bCs/>
                <w:color w:val="auto"/>
                <w:lang w:val="en-GB" w:eastAsia="de-DE"/>
                <w14:cntxtAlts w14:val="0"/>
              </w:rPr>
            </w:pPr>
            <w:r w:rsidRPr="004431BA">
              <w:rPr>
                <w:rFonts w:asciiTheme="majorHAnsi" w:hAnsiTheme="majorHAnsi" w:cs="Times New Roman"/>
                <w:b/>
                <w:bCs/>
                <w:color w:val="auto"/>
                <w:lang w:val="en-GB" w:eastAsia="de-DE"/>
                <w14:cntxtAlts w14:val="0"/>
              </w:rPr>
              <w:t>Targets</w:t>
            </w:r>
          </w:p>
        </w:tc>
      </w:tr>
      <w:tr w:rsidR="003F0289" w:rsidRPr="004431BA" w14:paraId="21A44FD0" w14:textId="77777777" w:rsidTr="003F0289">
        <w:tc>
          <w:tcPr>
            <w:tcW w:w="2628" w:type="dxa"/>
            <w:tcBorders>
              <w:top w:val="single" w:sz="4" w:space="0" w:color="auto"/>
              <w:left w:val="single" w:sz="4" w:space="0" w:color="auto"/>
              <w:bottom w:val="single" w:sz="4" w:space="0" w:color="auto"/>
              <w:right w:val="single" w:sz="4" w:space="0" w:color="auto"/>
            </w:tcBorders>
            <w:hideMark/>
          </w:tcPr>
          <w:p w14:paraId="6F7D9436" w14:textId="77777777" w:rsidR="003F0289" w:rsidRPr="004431BA" w:rsidRDefault="003F0289" w:rsidP="003F0289">
            <w:pPr>
              <w:spacing w:line="240" w:lineRule="auto"/>
              <w:contextualSpacing w:val="0"/>
              <w:rPr>
                <w:rFonts w:asciiTheme="majorHAnsi" w:hAnsiTheme="majorHAnsi" w:cs="Times New Roman"/>
                <w:color w:val="auto"/>
                <w:lang w:val="en-GB" w:eastAsia="de-DE"/>
                <w14:cntxtAlts w14:val="0"/>
              </w:rPr>
            </w:pPr>
            <w:r w:rsidRPr="004431BA">
              <w:rPr>
                <w:rFonts w:asciiTheme="majorHAnsi" w:hAnsiTheme="majorHAnsi" w:cs="Times New Roman"/>
                <w:noProof/>
                <w:color w:val="auto"/>
                <w14:cntxtAlts w14:val="0"/>
              </w:rPr>
              <w:drawing>
                <wp:inline distT="0" distB="0" distL="0" distR="0" wp14:anchorId="49A57566" wp14:editId="6B95ABE9">
                  <wp:extent cx="1371600" cy="1173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173480"/>
                          </a:xfrm>
                          <a:prstGeom prst="rect">
                            <a:avLst/>
                          </a:prstGeom>
                          <a:noFill/>
                          <a:ln>
                            <a:noFill/>
                          </a:ln>
                        </pic:spPr>
                      </pic:pic>
                    </a:graphicData>
                  </a:graphic>
                </wp:inline>
              </w:drawing>
            </w:r>
          </w:p>
        </w:tc>
        <w:tc>
          <w:tcPr>
            <w:tcW w:w="7227" w:type="dxa"/>
            <w:tcBorders>
              <w:top w:val="single" w:sz="4" w:space="0" w:color="auto"/>
              <w:left w:val="single" w:sz="4" w:space="0" w:color="auto"/>
              <w:bottom w:val="single" w:sz="4" w:space="0" w:color="auto"/>
              <w:right w:val="single" w:sz="4" w:space="0" w:color="auto"/>
            </w:tcBorders>
          </w:tcPr>
          <w:p w14:paraId="3FABD587"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r w:rsidRPr="004431BA">
              <w:rPr>
                <w:rFonts w:asciiTheme="majorHAnsi" w:hAnsiTheme="majorHAnsi" w:cs="Times New Roman"/>
                <w:color w:val="auto"/>
                <w:lang w:val="en-GB" w:eastAsia="de-DE"/>
                <w14:cntxtAlts w14:val="0"/>
              </w:rPr>
              <w:t>The project will contribute to the SDG target 3.9 “</w:t>
            </w:r>
            <w:r w:rsidRPr="004431BA">
              <w:rPr>
                <w:rFonts w:asciiTheme="majorHAnsi" w:hAnsiTheme="majorHAnsi" w:cs="Times New Roman"/>
                <w:b/>
                <w:i/>
                <w:color w:val="auto"/>
                <w:lang w:val="en-GB" w:eastAsia="de-DE"/>
                <w14:cntxtAlts w14:val="0"/>
              </w:rPr>
              <w:t>By 2030, substantially reduce the number of deaths and illnesses from hazardous chemicals and air, water and soil pollution and contamination</w:t>
            </w:r>
            <w:r w:rsidRPr="004431BA">
              <w:rPr>
                <w:rFonts w:asciiTheme="majorHAnsi" w:hAnsiTheme="majorHAnsi" w:cs="Times New Roman"/>
                <w:color w:val="auto"/>
                <w:lang w:val="en-GB" w:eastAsia="de-DE"/>
                <w14:cntxtAlts w14:val="0"/>
              </w:rPr>
              <w:t xml:space="preserve">”. The project replaces firewood consumption with biogas. Therefore, the indoor air quality at user point will improve and will contribute to the SDG target. The indicator would be 3.9.1 ‘Mortality rate attributed to household and ambient air pollution’ </w:t>
            </w:r>
          </w:p>
          <w:p w14:paraId="3E2B63E6"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p>
        </w:tc>
      </w:tr>
      <w:tr w:rsidR="003F0289" w:rsidRPr="004431BA" w14:paraId="00CF0640" w14:textId="77777777" w:rsidTr="003F0289">
        <w:tc>
          <w:tcPr>
            <w:tcW w:w="2628" w:type="dxa"/>
            <w:tcBorders>
              <w:top w:val="single" w:sz="4" w:space="0" w:color="auto"/>
              <w:left w:val="single" w:sz="4" w:space="0" w:color="auto"/>
              <w:bottom w:val="single" w:sz="4" w:space="0" w:color="auto"/>
              <w:right w:val="single" w:sz="4" w:space="0" w:color="auto"/>
            </w:tcBorders>
            <w:hideMark/>
          </w:tcPr>
          <w:p w14:paraId="3796AF90"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r w:rsidRPr="004431BA">
              <w:rPr>
                <w:rFonts w:asciiTheme="majorHAnsi" w:hAnsiTheme="majorHAnsi" w:cs="Times New Roman"/>
                <w:noProof/>
                <w:color w:val="auto"/>
                <w14:cntxtAlts w14:val="0"/>
              </w:rPr>
              <w:drawing>
                <wp:inline distT="0" distB="0" distL="0" distR="0" wp14:anchorId="67F0EC06" wp14:editId="209B8F0E">
                  <wp:extent cx="1371600" cy="1097280"/>
                  <wp:effectExtent l="0" t="0" r="0" b="762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097280"/>
                          </a:xfrm>
                          <a:prstGeom prst="rect">
                            <a:avLst/>
                          </a:prstGeom>
                          <a:noFill/>
                          <a:ln>
                            <a:noFill/>
                          </a:ln>
                        </pic:spPr>
                      </pic:pic>
                    </a:graphicData>
                  </a:graphic>
                </wp:inline>
              </w:drawing>
            </w:r>
          </w:p>
        </w:tc>
        <w:tc>
          <w:tcPr>
            <w:tcW w:w="7227" w:type="dxa"/>
            <w:tcBorders>
              <w:top w:val="single" w:sz="4" w:space="0" w:color="auto"/>
              <w:left w:val="single" w:sz="4" w:space="0" w:color="auto"/>
              <w:bottom w:val="single" w:sz="4" w:space="0" w:color="auto"/>
              <w:right w:val="single" w:sz="4" w:space="0" w:color="auto"/>
            </w:tcBorders>
            <w:hideMark/>
          </w:tcPr>
          <w:p w14:paraId="2AD9E85A"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r w:rsidRPr="004431BA">
              <w:rPr>
                <w:rFonts w:asciiTheme="majorHAnsi" w:hAnsiTheme="majorHAnsi" w:cs="Times New Roman"/>
                <w:color w:val="auto"/>
                <w:lang w:val="en-GB" w:eastAsia="de-DE"/>
                <w14:cntxtAlts w14:val="0"/>
              </w:rPr>
              <w:t>The project will contribute towards below SGD targets:</w:t>
            </w:r>
          </w:p>
          <w:p w14:paraId="04B391A7" w14:textId="77777777" w:rsidR="003F0289" w:rsidRPr="004431BA" w:rsidRDefault="003F0289" w:rsidP="00067EEE">
            <w:pPr>
              <w:numPr>
                <w:ilvl w:val="0"/>
                <w:numId w:val="31"/>
              </w:numPr>
              <w:spacing w:line="240" w:lineRule="auto"/>
              <w:contextualSpacing w:val="0"/>
              <w:jc w:val="both"/>
              <w:rPr>
                <w:rFonts w:asciiTheme="majorHAnsi" w:hAnsiTheme="majorHAnsi" w:cs="Calibri"/>
                <w:color w:val="auto"/>
                <w:szCs w:val="22"/>
                <w:lang w:val="de-DE" w:eastAsia="de-DE"/>
                <w14:cntxtAlts w14:val="0"/>
              </w:rPr>
            </w:pPr>
            <w:r w:rsidRPr="004431BA">
              <w:rPr>
                <w:rFonts w:asciiTheme="majorHAnsi" w:hAnsiTheme="majorHAnsi" w:cs="Calibri"/>
                <w:color w:val="auto"/>
                <w:szCs w:val="22"/>
                <w:lang w:val="de-DE" w:eastAsia="de-DE"/>
                <w14:cntxtAlts w14:val="0"/>
              </w:rPr>
              <w:t>By 2030, ensure universal access to affordable, reliable and modern energy services (7.1)</w:t>
            </w:r>
          </w:p>
          <w:p w14:paraId="77E755AF" w14:textId="77777777" w:rsidR="003F0289" w:rsidRPr="004431BA" w:rsidRDefault="003F0289" w:rsidP="00067EEE">
            <w:pPr>
              <w:numPr>
                <w:ilvl w:val="0"/>
                <w:numId w:val="31"/>
              </w:numPr>
              <w:spacing w:line="240" w:lineRule="auto"/>
              <w:contextualSpacing w:val="0"/>
              <w:jc w:val="both"/>
              <w:rPr>
                <w:rFonts w:asciiTheme="majorHAnsi" w:hAnsiTheme="majorHAnsi" w:cs="Calibri"/>
                <w:color w:val="auto"/>
                <w:szCs w:val="22"/>
                <w:lang w:val="de-DE" w:eastAsia="de-DE"/>
                <w14:cntxtAlts w14:val="0"/>
              </w:rPr>
            </w:pPr>
            <w:r w:rsidRPr="004431BA">
              <w:rPr>
                <w:rFonts w:asciiTheme="majorHAnsi" w:hAnsiTheme="majorHAnsi" w:cs="Calibri"/>
                <w:color w:val="auto"/>
                <w:szCs w:val="22"/>
                <w:lang w:val="de-DE" w:eastAsia="de-DE"/>
                <w14:cntxtAlts w14:val="0"/>
              </w:rPr>
              <w:t>By 2030, increase substantially the share of renewable energy in the global energy mix (7.2)</w:t>
            </w:r>
          </w:p>
        </w:tc>
      </w:tr>
      <w:tr w:rsidR="003F0289" w:rsidRPr="004431BA" w14:paraId="17699C7F" w14:textId="77777777" w:rsidTr="003F0289">
        <w:tc>
          <w:tcPr>
            <w:tcW w:w="2628" w:type="dxa"/>
            <w:tcBorders>
              <w:top w:val="single" w:sz="4" w:space="0" w:color="auto"/>
              <w:left w:val="single" w:sz="4" w:space="0" w:color="auto"/>
              <w:bottom w:val="single" w:sz="4" w:space="0" w:color="auto"/>
              <w:right w:val="single" w:sz="4" w:space="0" w:color="auto"/>
            </w:tcBorders>
            <w:hideMark/>
          </w:tcPr>
          <w:p w14:paraId="212F797A"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r w:rsidRPr="004431BA">
              <w:rPr>
                <w:rFonts w:asciiTheme="majorHAnsi" w:hAnsiTheme="majorHAnsi" w:cs="Times New Roman"/>
                <w:noProof/>
                <w:color w:val="auto"/>
                <w14:cntxtAlts w14:val="0"/>
              </w:rPr>
              <w:drawing>
                <wp:inline distT="0" distB="0" distL="0" distR="0" wp14:anchorId="0ACBBCA5" wp14:editId="4510AE07">
                  <wp:extent cx="1348740" cy="1333500"/>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48740" cy="1333500"/>
                          </a:xfrm>
                          <a:prstGeom prst="rect">
                            <a:avLst/>
                          </a:prstGeom>
                          <a:noFill/>
                          <a:ln>
                            <a:noFill/>
                          </a:ln>
                        </pic:spPr>
                      </pic:pic>
                    </a:graphicData>
                  </a:graphic>
                </wp:inline>
              </w:drawing>
            </w:r>
          </w:p>
        </w:tc>
        <w:tc>
          <w:tcPr>
            <w:tcW w:w="7227" w:type="dxa"/>
            <w:tcBorders>
              <w:top w:val="single" w:sz="4" w:space="0" w:color="auto"/>
              <w:left w:val="single" w:sz="4" w:space="0" w:color="auto"/>
              <w:bottom w:val="single" w:sz="4" w:space="0" w:color="auto"/>
              <w:right w:val="single" w:sz="4" w:space="0" w:color="auto"/>
            </w:tcBorders>
          </w:tcPr>
          <w:p w14:paraId="355407F3"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r w:rsidRPr="004431BA">
              <w:rPr>
                <w:rFonts w:asciiTheme="majorHAnsi" w:hAnsiTheme="majorHAnsi" w:cs="Times New Roman"/>
                <w:color w:val="auto"/>
                <w:lang w:val="en-GB" w:eastAsia="de-DE"/>
                <w14:cntxtAlts w14:val="0"/>
              </w:rPr>
              <w:t>The project will contribute towards below SDG target (13.2):</w:t>
            </w:r>
          </w:p>
          <w:p w14:paraId="73C1D751" w14:textId="77777777" w:rsidR="003F0289" w:rsidRPr="004431BA" w:rsidRDefault="003F0289" w:rsidP="00067EEE">
            <w:pPr>
              <w:numPr>
                <w:ilvl w:val="0"/>
                <w:numId w:val="31"/>
              </w:numPr>
              <w:spacing w:line="240" w:lineRule="auto"/>
              <w:contextualSpacing w:val="0"/>
              <w:jc w:val="both"/>
              <w:rPr>
                <w:rFonts w:asciiTheme="majorHAnsi" w:hAnsiTheme="majorHAnsi" w:cs="Calibri"/>
                <w:color w:val="auto"/>
                <w:szCs w:val="22"/>
                <w:lang w:val="de-DE" w:eastAsia="de-DE"/>
                <w14:cntxtAlts w14:val="0"/>
              </w:rPr>
            </w:pPr>
            <w:r w:rsidRPr="004431BA">
              <w:rPr>
                <w:rFonts w:asciiTheme="majorHAnsi" w:hAnsiTheme="majorHAnsi" w:cs="Calibri"/>
                <w:color w:val="auto"/>
                <w:szCs w:val="22"/>
                <w:lang w:val="de-DE" w:eastAsia="de-DE"/>
                <w14:cntxtAlts w14:val="0"/>
              </w:rPr>
              <w:t>Integrate climate change measures into national policies, strategies and planning</w:t>
            </w:r>
          </w:p>
          <w:p w14:paraId="6E6E4568" w14:textId="77777777" w:rsidR="003F0289" w:rsidRPr="004431BA" w:rsidRDefault="003F0289" w:rsidP="003F0289">
            <w:pPr>
              <w:spacing w:line="240" w:lineRule="auto"/>
              <w:contextualSpacing w:val="0"/>
              <w:jc w:val="both"/>
              <w:rPr>
                <w:rFonts w:asciiTheme="majorHAnsi" w:hAnsiTheme="majorHAnsi" w:cs="Times New Roman"/>
                <w:color w:val="auto"/>
                <w:lang w:val="en-GB" w:eastAsia="de-DE"/>
                <w14:cntxtAlts w14:val="0"/>
              </w:rPr>
            </w:pPr>
          </w:p>
        </w:tc>
      </w:tr>
    </w:tbl>
    <w:p w14:paraId="1E7ABDC6" w14:textId="650098A0" w:rsidR="00355EF5" w:rsidRPr="000C17BA" w:rsidRDefault="00355EF5" w:rsidP="00A61CC2">
      <w:pPr>
        <w:rPr>
          <w:lang w:eastAsia="en-GB"/>
        </w:rPr>
      </w:pPr>
    </w:p>
    <w:p w14:paraId="62EC20DE" w14:textId="77777777" w:rsidR="006E3CFB" w:rsidRPr="000C17BA" w:rsidRDefault="006E3CFB" w:rsidP="00A61CC2">
      <w:pPr>
        <w:rPr>
          <w:lang w:eastAsia="en-GB"/>
        </w:rPr>
      </w:pPr>
    </w:p>
    <w:p w14:paraId="5227516E" w14:textId="152F573B" w:rsidR="00355EF5" w:rsidRPr="000C17BA" w:rsidRDefault="00B46B23" w:rsidP="00B46B23">
      <w:r w:rsidRPr="000C17BA">
        <w:t xml:space="preserve">B.6.1 </w:t>
      </w:r>
      <w:r w:rsidR="00355EF5" w:rsidRPr="000C17BA">
        <w:t>Explanation of methodological choices/approaches for estimating the SDG Impact</w:t>
      </w:r>
    </w:p>
    <w:p w14:paraId="0E4E9B16" w14:textId="77777777" w:rsidR="00C83BD8" w:rsidRPr="004431BA" w:rsidRDefault="00355EF5" w:rsidP="00C83BD8">
      <w:pPr>
        <w:rPr>
          <w:rFonts w:asciiTheme="majorHAnsi" w:eastAsia="MS Mincho" w:hAnsiTheme="majorHAnsi" w:cs="Times New Roman"/>
          <w:color w:val="auto"/>
          <w:sz w:val="20"/>
          <w:szCs w:val="20"/>
          <w:lang w:val="en-GB" w:eastAsia="de-DE"/>
          <w14:cntxtAlts w14:val="0"/>
        </w:rPr>
      </w:pPr>
      <w:r w:rsidRPr="000C17BA">
        <w:rPr>
          <w:lang w:val="en-GB"/>
        </w:rPr>
        <w:t>&gt;&gt;</w:t>
      </w:r>
      <w:r w:rsidR="00C83BD8" w:rsidRPr="004431BA">
        <w:rPr>
          <w:rFonts w:asciiTheme="majorHAnsi" w:eastAsia="MS Mincho" w:hAnsiTheme="majorHAnsi" w:cs="Times New Roman"/>
          <w:color w:val="auto"/>
          <w:sz w:val="20"/>
          <w:szCs w:val="20"/>
          <w:lang w:val="en-GB" w:eastAsia="de-DE"/>
          <w14:cntxtAlts w14:val="0"/>
        </w:rPr>
        <w:t>SDG 13:</w:t>
      </w:r>
    </w:p>
    <w:p w14:paraId="78A063E5" w14:textId="508EC5AC"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As per “AMS I.E- Switch from non-renewable biomass for thermal applications by the user, Version 1</w:t>
      </w:r>
      <w:r w:rsidR="00D06D09" w:rsidRPr="004431BA">
        <w:rPr>
          <w:rFonts w:asciiTheme="majorHAnsi" w:eastAsia="MS Mincho" w:hAnsiTheme="majorHAnsi" w:cs="Times New Roman"/>
          <w:color w:val="auto"/>
          <w:sz w:val="20"/>
          <w:szCs w:val="20"/>
          <w:lang w:val="en-GB" w:eastAsia="de-DE"/>
          <w14:cntxtAlts w14:val="0"/>
        </w:rPr>
        <w:t>2</w:t>
      </w:r>
      <w:r w:rsidRPr="004431BA">
        <w:rPr>
          <w:rFonts w:asciiTheme="majorHAnsi" w:eastAsia="MS Mincho" w:hAnsiTheme="majorHAnsi" w:cs="Times New Roman"/>
          <w:color w:val="auto"/>
          <w:sz w:val="20"/>
          <w:szCs w:val="20"/>
          <w:lang w:val="en-GB" w:eastAsia="de-DE"/>
          <w14:cntxtAlts w14:val="0"/>
        </w:rPr>
        <w:t>,  the baseline emissions (BE</w:t>
      </w:r>
      <w:r w:rsidRPr="004431BA">
        <w:rPr>
          <w:rFonts w:asciiTheme="majorHAnsi" w:eastAsia="MS Mincho" w:hAnsiTheme="majorHAnsi" w:cs="Times New Roman"/>
          <w:color w:val="auto"/>
          <w:sz w:val="20"/>
          <w:szCs w:val="20"/>
          <w:vertAlign w:val="subscript"/>
          <w:lang w:val="en-GB" w:eastAsia="de-DE"/>
          <w14:cntxtAlts w14:val="0"/>
        </w:rPr>
        <w:t>y</w:t>
      </w:r>
      <w:r w:rsidRPr="004431BA">
        <w:rPr>
          <w:rFonts w:asciiTheme="majorHAnsi" w:eastAsia="MS Mincho" w:hAnsiTheme="majorHAnsi" w:cs="Times New Roman"/>
          <w:color w:val="auto"/>
          <w:sz w:val="20"/>
          <w:szCs w:val="20"/>
          <w:lang w:val="en-GB" w:eastAsia="de-DE"/>
          <w14:cntxtAlts w14:val="0"/>
        </w:rPr>
        <w:t>)</w:t>
      </w:r>
      <w:r w:rsidRPr="004431BA">
        <w:rPr>
          <w:rFonts w:asciiTheme="majorHAnsi" w:eastAsia="MS Mincho" w:hAnsiTheme="majorHAnsi" w:cs="Times New Roman"/>
          <w:b/>
          <w:color w:val="auto"/>
          <w:sz w:val="20"/>
          <w:szCs w:val="20"/>
          <w:lang w:val="en-GB" w:eastAsia="de-DE"/>
          <w14:cntxtAlts w14:val="0"/>
        </w:rPr>
        <w:t xml:space="preserve"> </w:t>
      </w:r>
      <w:r w:rsidRPr="004431BA">
        <w:rPr>
          <w:rFonts w:asciiTheme="majorHAnsi" w:eastAsia="MS Mincho" w:hAnsiTheme="majorHAnsi" w:cs="Times New Roman"/>
          <w:color w:val="auto"/>
          <w:sz w:val="20"/>
          <w:szCs w:val="20"/>
          <w:lang w:val="en-GB" w:eastAsia="de-DE"/>
          <w14:cntxtAlts w14:val="0"/>
        </w:rPr>
        <w:t>are calculated as:</w:t>
      </w:r>
    </w:p>
    <w:tbl>
      <w:tblPr>
        <w:tblStyle w:val="SDMMethTableEquation1"/>
        <w:tblW w:w="8760" w:type="dxa"/>
        <w:tblInd w:w="680" w:type="dxa"/>
        <w:tblLook w:val="0600" w:firstRow="0" w:lastRow="0" w:firstColumn="0" w:lastColumn="0" w:noHBand="1" w:noVBand="1"/>
      </w:tblPr>
      <w:tblGrid>
        <w:gridCol w:w="7096"/>
        <w:gridCol w:w="1664"/>
      </w:tblGrid>
      <w:tr w:rsidR="00C83BD8" w:rsidRPr="000C17BA" w14:paraId="6AC61DEF" w14:textId="77777777" w:rsidTr="00C83BD8">
        <w:trPr>
          <w:cantSplit/>
        </w:trPr>
        <w:tc>
          <w:tcPr>
            <w:tcW w:w="7224" w:type="dxa"/>
            <w:hideMark/>
          </w:tcPr>
          <w:p w14:paraId="3C253E47" w14:textId="77777777" w:rsidR="00C83BD8" w:rsidRPr="000C17BA" w:rsidRDefault="00A10DD2" w:rsidP="00C83BD8">
            <w:pPr>
              <w:keepLines/>
              <w:spacing w:before="360"/>
              <w:contextualSpacing w:val="0"/>
              <w:jc w:val="both"/>
              <w:rPr>
                <w:rFonts w:ascii="Arial" w:hAnsi="Arial" w:cs="Arial"/>
                <w:i/>
                <w:color w:val="auto"/>
                <w:sz w:val="20"/>
                <w:lang w:eastAsia="de-DE"/>
                <w14:cntxtAlts w14:val="0"/>
              </w:rPr>
            </w:pPr>
            <m:oMathPara>
              <m:oMathParaPr>
                <m:jc m:val="left"/>
              </m:oMathParaPr>
              <m:oMath>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BE</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f</m:t>
                    </m:r>
                  </m:e>
                  <m:sub>
                    <m:r>
                      <w:rPr>
                        <w:rFonts w:ascii="Cambria Math" w:hAnsi="Cambria Math" w:cs="Arial"/>
                        <w:color w:val="auto"/>
                        <w:sz w:val="20"/>
                        <w:lang w:eastAsia="de-DE"/>
                        <w14:cntxtAlts w14:val="0"/>
                      </w:rPr>
                      <m:t>NRB,y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NCV</m:t>
                    </m:r>
                  </m:e>
                  <m:sub>
                    <m:r>
                      <w:rPr>
                        <w:rFonts w:ascii="Cambria Math" w:hAnsi="Cambria Math" w:cs="Arial"/>
                        <w:color w:val="auto"/>
                        <w:sz w:val="20"/>
                        <w:lang w:eastAsia="de-DE"/>
                        <w14:cntxtAlts w14:val="0"/>
                      </w:rPr>
                      <m:t>biomass</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EF</m:t>
                    </m:r>
                  </m:e>
                  <m:sub>
                    <m:r>
                      <w:rPr>
                        <w:rFonts w:ascii="Cambria Math" w:hAnsi="Cambria Math" w:cs="Arial"/>
                        <w:color w:val="auto"/>
                        <w:sz w:val="20"/>
                        <w:lang w:eastAsia="de-DE"/>
                        <w14:cntxtAlts w14:val="0"/>
                      </w:rPr>
                      <m:t>projected_fossil_fuel</m:t>
                    </m:r>
                  </m:sub>
                </m:sSub>
              </m:oMath>
            </m:oMathPara>
          </w:p>
        </w:tc>
        <w:tc>
          <w:tcPr>
            <w:tcW w:w="1701" w:type="dxa"/>
          </w:tcPr>
          <w:p w14:paraId="7BD30DD2" w14:textId="77777777" w:rsidR="00C83BD8" w:rsidRPr="000C17BA" w:rsidRDefault="00C83BD8" w:rsidP="00C83BD8">
            <w:pPr>
              <w:keepNext/>
              <w:keepLines/>
              <w:spacing w:before="360"/>
              <w:contextualSpacing w:val="0"/>
              <w:jc w:val="right"/>
              <w:rPr>
                <w:rFonts w:ascii="Arial" w:hAnsi="Arial" w:cs="Arial"/>
                <w:color w:val="auto"/>
                <w:sz w:val="20"/>
                <w:lang w:eastAsia="de-DE"/>
                <w14:cntxtAlts w14:val="0"/>
              </w:rPr>
            </w:pPr>
          </w:p>
        </w:tc>
      </w:tr>
    </w:tbl>
    <w:p w14:paraId="4D774259"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Where,</w:t>
      </w:r>
    </w:p>
    <w:tbl>
      <w:tblPr>
        <w:tblStyle w:val="SDMMethTableEquationParameters1"/>
        <w:tblW w:w="8760" w:type="dxa"/>
        <w:tblInd w:w="680" w:type="dxa"/>
        <w:tblLook w:val="04A0" w:firstRow="1" w:lastRow="0" w:firstColumn="1" w:lastColumn="0" w:noHBand="0" w:noVBand="1"/>
      </w:tblPr>
      <w:tblGrid>
        <w:gridCol w:w="2166"/>
        <w:gridCol w:w="380"/>
        <w:gridCol w:w="6214"/>
      </w:tblGrid>
      <w:tr w:rsidR="00C83BD8" w:rsidRPr="004431BA" w14:paraId="2525D6D5" w14:textId="77777777" w:rsidTr="00C83BD8">
        <w:trPr>
          <w:cantSplit/>
        </w:trPr>
        <w:tc>
          <w:tcPr>
            <w:tcW w:w="2166" w:type="dxa"/>
            <w:vAlign w:val="top"/>
            <w:hideMark/>
          </w:tcPr>
          <w:p w14:paraId="73393927" w14:textId="77777777" w:rsidR="00C83BD8" w:rsidRPr="004431BA" w:rsidRDefault="00A10DD2" w:rsidP="00C83BD8">
            <w:pPr>
              <w:spacing w:line="240" w:lineRule="auto"/>
              <w:contextualSpacing w:val="0"/>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color w:val="auto"/>
                        <w:sz w:val="20"/>
                        <w:lang w:eastAsia="de-DE"/>
                        <w14:cntxtAlts w14:val="0"/>
                      </w:rPr>
                    </m:ctrlPr>
                  </m:sSubPr>
                  <m:e>
                    <m:r>
                      <w:rPr>
                        <w:rFonts w:ascii="Cambria Math" w:hAnsi="Cambria Math" w:cs="Arial"/>
                        <w:color w:val="auto"/>
                        <w:sz w:val="20"/>
                        <w:lang w:eastAsia="de-DE"/>
                        <w14:cntxtAlts w14:val="0"/>
                      </w:rPr>
                      <m:t>BE</m:t>
                    </m:r>
                  </m:e>
                  <m:sub>
                    <m:r>
                      <w:rPr>
                        <w:rFonts w:ascii="Cambria Math" w:hAnsi="Cambria Math" w:cs="Arial"/>
                        <w:color w:val="auto"/>
                        <w:sz w:val="20"/>
                        <w:lang w:eastAsia="de-DE"/>
                        <w14:cntxtAlts w14:val="0"/>
                      </w:rPr>
                      <m:t>y</m:t>
                    </m:r>
                  </m:sub>
                </m:sSub>
              </m:oMath>
            </m:oMathPara>
          </w:p>
        </w:tc>
        <w:tc>
          <w:tcPr>
            <w:tcW w:w="345" w:type="dxa"/>
            <w:vAlign w:val="top"/>
            <w:hideMark/>
          </w:tcPr>
          <w:p w14:paraId="755291CA" w14:textId="77777777" w:rsidR="00C83BD8" w:rsidRPr="004431BA" w:rsidRDefault="00C83BD8" w:rsidP="00C83BD8">
            <w:pPr>
              <w:spacing w:line="240" w:lineRule="auto"/>
              <w:contextualSpacing w:val="0"/>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w:t>
            </w:r>
          </w:p>
        </w:tc>
        <w:tc>
          <w:tcPr>
            <w:tcW w:w="0" w:type="auto"/>
            <w:vAlign w:val="top"/>
            <w:hideMark/>
          </w:tcPr>
          <w:p w14:paraId="7BAFDFB3" w14:textId="77777777" w:rsidR="00C83BD8" w:rsidRPr="004431BA" w:rsidRDefault="00C83BD8" w:rsidP="00C83BD8">
            <w:pPr>
              <w:spacing w:line="240" w:lineRule="auto"/>
              <w:contextualSpacing w:val="0"/>
              <w:jc w:val="both"/>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Baseline emissions during the year </w:t>
            </w:r>
            <w:r w:rsidRPr="004431BA">
              <w:rPr>
                <w:rFonts w:asciiTheme="majorHAnsi" w:hAnsiTheme="majorHAnsi" w:cs="Arial"/>
                <w:i/>
                <w:color w:val="auto"/>
                <w:sz w:val="20"/>
                <w:lang w:eastAsia="de-DE"/>
                <w14:cntxtAlts w14:val="0"/>
              </w:rPr>
              <w:t>y</w:t>
            </w:r>
            <w:r w:rsidRPr="004431BA">
              <w:rPr>
                <w:rFonts w:asciiTheme="majorHAnsi" w:hAnsiTheme="majorHAnsi" w:cs="Arial"/>
                <w:color w:val="auto"/>
                <w:sz w:val="20"/>
                <w:lang w:eastAsia="de-DE"/>
                <w14:cntxtAlts w14:val="0"/>
              </w:rPr>
              <w:t xml:space="preserve"> in t CO</w:t>
            </w:r>
            <w:r w:rsidRPr="004431BA">
              <w:rPr>
                <w:rFonts w:asciiTheme="majorHAnsi" w:hAnsiTheme="majorHAnsi" w:cs="Arial"/>
                <w:color w:val="auto"/>
                <w:sz w:val="20"/>
                <w:vertAlign w:val="subscript"/>
                <w:lang w:eastAsia="de-DE"/>
                <w14:cntxtAlts w14:val="0"/>
              </w:rPr>
              <w:t>2</w:t>
            </w:r>
            <w:r w:rsidRPr="004431BA">
              <w:rPr>
                <w:rFonts w:asciiTheme="majorHAnsi" w:hAnsiTheme="majorHAnsi" w:cs="Arial"/>
                <w:color w:val="auto"/>
                <w:sz w:val="20"/>
                <w:lang w:eastAsia="de-DE"/>
                <w14:cntxtAlts w14:val="0"/>
              </w:rPr>
              <w:t>e</w:t>
            </w:r>
          </w:p>
        </w:tc>
      </w:tr>
      <w:tr w:rsidR="00C83BD8" w:rsidRPr="004431BA" w14:paraId="529CFD05" w14:textId="77777777" w:rsidTr="00C83BD8">
        <w:trPr>
          <w:cantSplit/>
        </w:trPr>
        <w:tc>
          <w:tcPr>
            <w:tcW w:w="2166" w:type="dxa"/>
            <w:vAlign w:val="top"/>
            <w:hideMark/>
          </w:tcPr>
          <w:p w14:paraId="37AF6626" w14:textId="77777777" w:rsidR="00C83BD8" w:rsidRPr="004431BA" w:rsidRDefault="00A10DD2" w:rsidP="00C83BD8">
            <w:pPr>
              <w:spacing w:line="240" w:lineRule="auto"/>
              <w:contextualSpacing w:val="0"/>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oMath>
            </m:oMathPara>
          </w:p>
        </w:tc>
        <w:tc>
          <w:tcPr>
            <w:tcW w:w="345" w:type="dxa"/>
            <w:vAlign w:val="top"/>
            <w:hideMark/>
          </w:tcPr>
          <w:p w14:paraId="5EEE7F31" w14:textId="77777777" w:rsidR="00C83BD8" w:rsidRPr="004431BA" w:rsidRDefault="00C83BD8" w:rsidP="00C83BD8">
            <w:pPr>
              <w:spacing w:line="240" w:lineRule="auto"/>
              <w:contextualSpacing w:val="0"/>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w:t>
            </w:r>
          </w:p>
        </w:tc>
        <w:tc>
          <w:tcPr>
            <w:tcW w:w="0" w:type="auto"/>
            <w:vAlign w:val="top"/>
            <w:hideMark/>
          </w:tcPr>
          <w:p w14:paraId="7E926E43" w14:textId="77777777" w:rsidR="00C83BD8" w:rsidRPr="004431BA" w:rsidRDefault="00C83BD8" w:rsidP="00C83BD8">
            <w:pPr>
              <w:spacing w:line="240" w:lineRule="auto"/>
              <w:contextualSpacing w:val="0"/>
              <w:jc w:val="both"/>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Quantity of woody biomass that is substituted or displaced in tonnes</w:t>
            </w:r>
          </w:p>
        </w:tc>
      </w:tr>
      <w:tr w:rsidR="00C83BD8" w:rsidRPr="004431BA" w14:paraId="6517E2A6" w14:textId="77777777" w:rsidTr="00C83BD8">
        <w:trPr>
          <w:cantSplit/>
        </w:trPr>
        <w:tc>
          <w:tcPr>
            <w:tcW w:w="2166" w:type="dxa"/>
            <w:vAlign w:val="top"/>
            <w:hideMark/>
          </w:tcPr>
          <w:p w14:paraId="6BA38C3E" w14:textId="77777777" w:rsidR="00C83BD8" w:rsidRPr="004431BA" w:rsidRDefault="00A10DD2" w:rsidP="00C83BD8">
            <w:pPr>
              <w:spacing w:line="240" w:lineRule="auto"/>
              <w:contextualSpacing w:val="0"/>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color w:val="auto"/>
                        <w:sz w:val="20"/>
                        <w:lang w:eastAsia="de-DE"/>
                        <w14:cntxtAlts w14:val="0"/>
                      </w:rPr>
                    </m:ctrlPr>
                  </m:sSubPr>
                  <m:e>
                    <m:r>
                      <w:rPr>
                        <w:rFonts w:ascii="Cambria Math" w:hAnsi="Cambria Math" w:cs="Arial"/>
                        <w:color w:val="auto"/>
                        <w:sz w:val="20"/>
                        <w:lang w:eastAsia="de-DE"/>
                        <w14:cntxtAlts w14:val="0"/>
                      </w:rPr>
                      <m:t>f</m:t>
                    </m:r>
                  </m:e>
                  <m:sub>
                    <m:r>
                      <w:rPr>
                        <w:rFonts w:ascii="Cambria Math" w:hAnsi="Cambria Math" w:cs="Arial"/>
                        <w:color w:val="auto"/>
                        <w:sz w:val="20"/>
                        <w:lang w:eastAsia="de-DE"/>
                        <w14:cntxtAlts w14:val="0"/>
                      </w:rPr>
                      <m:t>NRB</m:t>
                    </m:r>
                    <m:r>
                      <m:rPr>
                        <m:sty m:val="p"/>
                      </m:rPr>
                      <w:rPr>
                        <w:rFonts w:ascii="Cambria Math" w:hAnsi="Cambria Math" w:cs="Arial"/>
                        <w:color w:val="auto"/>
                        <w:sz w:val="20"/>
                        <w:lang w:eastAsia="de-DE"/>
                        <w14:cntxtAlts w14:val="0"/>
                      </w:rPr>
                      <m:t>,</m:t>
                    </m:r>
                    <m:r>
                      <w:rPr>
                        <w:rFonts w:ascii="Cambria Math" w:hAnsi="Cambria Math" w:cs="Arial"/>
                        <w:color w:val="auto"/>
                        <w:sz w:val="20"/>
                        <w:lang w:eastAsia="de-DE"/>
                        <w14:cntxtAlts w14:val="0"/>
                      </w:rPr>
                      <m:t>y</m:t>
                    </m:r>
                  </m:sub>
                </m:sSub>
              </m:oMath>
            </m:oMathPara>
          </w:p>
        </w:tc>
        <w:tc>
          <w:tcPr>
            <w:tcW w:w="345" w:type="dxa"/>
            <w:vAlign w:val="top"/>
            <w:hideMark/>
          </w:tcPr>
          <w:p w14:paraId="7C482825" w14:textId="77777777" w:rsidR="00C83BD8" w:rsidRPr="004431BA" w:rsidRDefault="00C83BD8" w:rsidP="00C83BD8">
            <w:pPr>
              <w:spacing w:line="240" w:lineRule="auto"/>
              <w:contextualSpacing w:val="0"/>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w:t>
            </w:r>
          </w:p>
        </w:tc>
        <w:tc>
          <w:tcPr>
            <w:tcW w:w="0" w:type="auto"/>
            <w:vAlign w:val="top"/>
            <w:hideMark/>
          </w:tcPr>
          <w:p w14:paraId="77391CEF" w14:textId="77777777" w:rsidR="00C83BD8" w:rsidRPr="004431BA" w:rsidRDefault="00C83BD8" w:rsidP="00C83BD8">
            <w:pPr>
              <w:spacing w:line="240" w:lineRule="auto"/>
              <w:contextualSpacing w:val="0"/>
              <w:jc w:val="both"/>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Fraction of woody biomass used in the absence of the project activity in year </w:t>
            </w:r>
            <w:r w:rsidRPr="004431BA">
              <w:rPr>
                <w:rFonts w:asciiTheme="majorHAnsi" w:hAnsiTheme="majorHAnsi" w:cs="Arial"/>
                <w:i/>
                <w:color w:val="auto"/>
                <w:sz w:val="20"/>
                <w:lang w:eastAsia="de-DE"/>
                <w14:cntxtAlts w14:val="0"/>
              </w:rPr>
              <w:t>y</w:t>
            </w:r>
            <w:r w:rsidRPr="004431BA">
              <w:rPr>
                <w:rFonts w:asciiTheme="majorHAnsi" w:hAnsiTheme="majorHAnsi" w:cs="Arial"/>
                <w:color w:val="auto"/>
                <w:sz w:val="20"/>
                <w:lang w:eastAsia="de-DE"/>
                <w14:cntxtAlts w14:val="0"/>
              </w:rPr>
              <w:t xml:space="preserve"> that can be established as non-renewable biomass (fNRB)</w:t>
            </w:r>
          </w:p>
        </w:tc>
      </w:tr>
      <w:tr w:rsidR="00C83BD8" w:rsidRPr="004431BA" w14:paraId="023BE0BC" w14:textId="77777777" w:rsidTr="00C83BD8">
        <w:trPr>
          <w:cantSplit/>
        </w:trPr>
        <w:tc>
          <w:tcPr>
            <w:tcW w:w="2166" w:type="dxa"/>
            <w:vAlign w:val="top"/>
            <w:hideMark/>
          </w:tcPr>
          <w:p w14:paraId="605EF4D0" w14:textId="77777777" w:rsidR="00C83BD8" w:rsidRPr="004431BA" w:rsidRDefault="00A10DD2" w:rsidP="00C83BD8">
            <w:pPr>
              <w:spacing w:line="240" w:lineRule="auto"/>
              <w:contextualSpacing w:val="0"/>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color w:val="auto"/>
                        <w:sz w:val="20"/>
                        <w:lang w:eastAsia="de-DE"/>
                        <w14:cntxtAlts w14:val="0"/>
                      </w:rPr>
                    </m:ctrlPr>
                  </m:sSubPr>
                  <m:e>
                    <m:r>
                      <w:rPr>
                        <w:rFonts w:ascii="Cambria Math" w:hAnsi="Cambria Math" w:cs="Arial"/>
                        <w:color w:val="auto"/>
                        <w:sz w:val="20"/>
                        <w:lang w:eastAsia="de-DE"/>
                        <w14:cntxtAlts w14:val="0"/>
                      </w:rPr>
                      <m:t>NCV</m:t>
                    </m:r>
                  </m:e>
                  <m:sub>
                    <m:r>
                      <w:rPr>
                        <w:rFonts w:ascii="Cambria Math" w:hAnsi="Cambria Math" w:cs="Arial"/>
                        <w:color w:val="auto"/>
                        <w:sz w:val="20"/>
                        <w:lang w:eastAsia="de-DE"/>
                        <w14:cntxtAlts w14:val="0"/>
                      </w:rPr>
                      <m:t>biomass</m:t>
                    </m:r>
                  </m:sub>
                </m:sSub>
              </m:oMath>
            </m:oMathPara>
          </w:p>
        </w:tc>
        <w:tc>
          <w:tcPr>
            <w:tcW w:w="345" w:type="dxa"/>
            <w:vAlign w:val="top"/>
            <w:hideMark/>
          </w:tcPr>
          <w:p w14:paraId="35E2A8BA" w14:textId="77777777" w:rsidR="00C83BD8" w:rsidRPr="004431BA" w:rsidRDefault="00C83BD8" w:rsidP="00C83BD8">
            <w:pPr>
              <w:spacing w:line="240" w:lineRule="auto"/>
              <w:contextualSpacing w:val="0"/>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w:t>
            </w:r>
          </w:p>
        </w:tc>
        <w:tc>
          <w:tcPr>
            <w:tcW w:w="0" w:type="auto"/>
            <w:vAlign w:val="top"/>
            <w:hideMark/>
          </w:tcPr>
          <w:p w14:paraId="536FC741" w14:textId="77777777" w:rsidR="00C83BD8" w:rsidRPr="004431BA" w:rsidRDefault="00C83BD8" w:rsidP="00C83BD8">
            <w:pPr>
              <w:spacing w:line="240" w:lineRule="auto"/>
              <w:contextualSpacing w:val="0"/>
              <w:jc w:val="both"/>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Net calorific value of the non-renewable woody biomass that is substituted (IPCC default for wood fuel, 0.0156 TJ/tonne)</w:t>
            </w:r>
          </w:p>
        </w:tc>
      </w:tr>
      <w:tr w:rsidR="00C83BD8" w:rsidRPr="004431BA" w14:paraId="5ED3FA36" w14:textId="77777777" w:rsidTr="00C83BD8">
        <w:trPr>
          <w:cantSplit/>
        </w:trPr>
        <w:tc>
          <w:tcPr>
            <w:tcW w:w="2166" w:type="dxa"/>
            <w:vAlign w:val="top"/>
            <w:hideMark/>
          </w:tcPr>
          <w:p w14:paraId="4E2930C9" w14:textId="77777777" w:rsidR="00C83BD8" w:rsidRPr="004431BA" w:rsidRDefault="00A10DD2" w:rsidP="00C83BD8">
            <w:pPr>
              <w:spacing w:line="240" w:lineRule="auto"/>
              <w:contextualSpacing w:val="0"/>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color w:val="auto"/>
                        <w:sz w:val="20"/>
                        <w:lang w:eastAsia="de-DE"/>
                        <w14:cntxtAlts w14:val="0"/>
                      </w:rPr>
                    </m:ctrlPr>
                  </m:sSubPr>
                  <m:e>
                    <m:r>
                      <w:rPr>
                        <w:rFonts w:ascii="Cambria Math" w:hAnsi="Cambria Math" w:cs="Arial"/>
                        <w:color w:val="auto"/>
                        <w:sz w:val="20"/>
                        <w:lang w:eastAsia="de-DE"/>
                        <w14:cntxtAlts w14:val="0"/>
                      </w:rPr>
                      <m:t>EF</m:t>
                    </m:r>
                  </m:e>
                  <m:sub>
                    <m:r>
                      <w:rPr>
                        <w:rFonts w:ascii="Cambria Math" w:hAnsi="Cambria Math" w:cs="Arial"/>
                        <w:color w:val="auto"/>
                        <w:sz w:val="20"/>
                        <w:lang w:eastAsia="de-DE"/>
                        <w14:cntxtAlts w14:val="0"/>
                      </w:rPr>
                      <m:t>projected</m:t>
                    </m:r>
                    <m:r>
                      <m:rPr>
                        <m:sty m:val="p"/>
                      </m:rPr>
                      <w:rPr>
                        <w:rFonts w:ascii="Cambria Math" w:hAnsi="Cambria Math" w:cs="Arial"/>
                        <w:color w:val="auto"/>
                        <w:sz w:val="20"/>
                        <w:lang w:eastAsia="de-DE"/>
                        <w14:cntxtAlts w14:val="0"/>
                      </w:rPr>
                      <m:t>_</m:t>
                    </m:r>
                    <m:r>
                      <w:rPr>
                        <w:rFonts w:ascii="Cambria Math" w:hAnsi="Cambria Math" w:cs="Arial"/>
                        <w:color w:val="auto"/>
                        <w:sz w:val="20"/>
                        <w:lang w:eastAsia="de-DE"/>
                        <w14:cntxtAlts w14:val="0"/>
                      </w:rPr>
                      <m:t>fossilfuel</m:t>
                    </m:r>
                  </m:sub>
                </m:sSub>
              </m:oMath>
            </m:oMathPara>
          </w:p>
        </w:tc>
        <w:tc>
          <w:tcPr>
            <w:tcW w:w="345" w:type="dxa"/>
            <w:vAlign w:val="top"/>
            <w:hideMark/>
          </w:tcPr>
          <w:p w14:paraId="1D417A79" w14:textId="77777777" w:rsidR="00C83BD8" w:rsidRPr="004431BA" w:rsidRDefault="00C83BD8" w:rsidP="00C83BD8">
            <w:pPr>
              <w:spacing w:line="240" w:lineRule="auto"/>
              <w:contextualSpacing w:val="0"/>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w:t>
            </w:r>
          </w:p>
        </w:tc>
        <w:tc>
          <w:tcPr>
            <w:tcW w:w="0" w:type="auto"/>
            <w:vAlign w:val="top"/>
            <w:hideMark/>
          </w:tcPr>
          <w:p w14:paraId="74042A34" w14:textId="77777777" w:rsidR="00C83BD8" w:rsidRPr="004431BA" w:rsidRDefault="00C83BD8" w:rsidP="00C83BD8">
            <w:pPr>
              <w:spacing w:line="240" w:lineRule="auto"/>
              <w:contextualSpacing w:val="0"/>
              <w:jc w:val="both"/>
              <w:rPr>
                <w:rFonts w:asciiTheme="majorHAnsi" w:hAnsiTheme="majorHAnsi" w:cs="Arial"/>
                <w:color w:val="auto"/>
                <w:sz w:val="20"/>
                <w:lang w:eastAsia="de-DE"/>
                <w14:cntxtAlts w14:val="0"/>
              </w:rPr>
            </w:pPr>
            <w:r w:rsidRPr="004431BA">
              <w:rPr>
                <w:rFonts w:asciiTheme="majorHAnsi" w:hAnsiTheme="majorHAnsi" w:cs="Arial"/>
                <w:color w:val="auto"/>
                <w:sz w:val="20"/>
                <w:lang w:eastAsia="de-DE"/>
                <w14:cntxtAlts w14:val="0"/>
              </w:rPr>
              <w:t xml:space="preserve">Emission factor for the substitution of non-renewable woody biomass by similar consumers. Use a value of </w:t>
            </w:r>
            <w:r w:rsidRPr="004431BA">
              <w:rPr>
                <w:rFonts w:asciiTheme="majorHAnsi" w:hAnsiTheme="majorHAnsi" w:cs="Times New Roman"/>
                <w:color w:val="auto"/>
                <w:sz w:val="20"/>
                <w:lang w:eastAsia="de-DE"/>
                <w14:cntxtAlts w14:val="0"/>
              </w:rPr>
              <w:t xml:space="preserve">64.4 </w:t>
            </w:r>
            <w:r w:rsidRPr="004431BA">
              <w:rPr>
                <w:rFonts w:asciiTheme="majorHAnsi" w:hAnsiTheme="majorHAnsi" w:cs="Arial"/>
                <w:color w:val="auto"/>
                <w:sz w:val="20"/>
                <w:lang w:eastAsia="de-DE"/>
                <w14:cntxtAlts w14:val="0"/>
              </w:rPr>
              <w:t>tCO</w:t>
            </w:r>
            <w:r w:rsidRPr="004431BA">
              <w:rPr>
                <w:rFonts w:asciiTheme="majorHAnsi" w:hAnsiTheme="majorHAnsi" w:cs="Arial"/>
                <w:color w:val="auto"/>
                <w:sz w:val="20"/>
                <w:vertAlign w:val="subscript"/>
                <w:lang w:eastAsia="de-DE"/>
                <w14:cntxtAlts w14:val="0"/>
              </w:rPr>
              <w:t>2</w:t>
            </w:r>
            <w:r w:rsidRPr="004431BA">
              <w:rPr>
                <w:rFonts w:asciiTheme="majorHAnsi" w:hAnsiTheme="majorHAnsi" w:cs="Arial"/>
                <w:color w:val="auto"/>
                <w:sz w:val="20"/>
                <w:lang w:eastAsia="de-DE"/>
                <w14:cntxtAlts w14:val="0"/>
              </w:rPr>
              <w:t>/TJ for South Asia.</w:t>
            </w:r>
          </w:p>
        </w:tc>
      </w:tr>
    </w:tbl>
    <w:p w14:paraId="0532C40F"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07983025"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B</w:t>
      </w:r>
      <w:r w:rsidRPr="004431BA">
        <w:rPr>
          <w:rFonts w:asciiTheme="majorHAnsi" w:eastAsia="MS Mincho" w:hAnsiTheme="majorHAnsi" w:cs="Times New Roman"/>
          <w:color w:val="auto"/>
          <w:sz w:val="20"/>
          <w:szCs w:val="20"/>
          <w:vertAlign w:val="subscript"/>
          <w:lang w:val="en-GB" w:eastAsia="de-DE"/>
          <w14:cntxtAlts w14:val="0"/>
        </w:rPr>
        <w:t>y</w:t>
      </w:r>
      <w:r w:rsidRPr="004431BA">
        <w:rPr>
          <w:rFonts w:asciiTheme="majorHAnsi" w:eastAsia="MS Mincho" w:hAnsiTheme="majorHAnsi" w:cs="Times New Roman"/>
          <w:color w:val="auto"/>
          <w:sz w:val="20"/>
          <w:szCs w:val="20"/>
          <w:lang w:val="en-GB" w:eastAsia="de-DE"/>
          <w14:cntxtAlts w14:val="0"/>
        </w:rPr>
        <w:t>is determined by using option (a) paragraph 27 (a) of the methodology as follows:</w:t>
      </w:r>
    </w:p>
    <w:p w14:paraId="747BB3DC"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48AFF682"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“Calculated as the product of the number of households multiplied by the estimate of average annual consumption of woody biomass per household that is displaced by the project activity (tonnes/household/year)”;</w:t>
      </w:r>
    </w:p>
    <w:tbl>
      <w:tblPr>
        <w:tblStyle w:val="SDMMethTableEquation1"/>
        <w:tblW w:w="8760" w:type="dxa"/>
        <w:tblInd w:w="680" w:type="dxa"/>
        <w:tblLook w:val="0600" w:firstRow="0" w:lastRow="0" w:firstColumn="0" w:lastColumn="0" w:noHBand="1" w:noVBand="1"/>
      </w:tblPr>
      <w:tblGrid>
        <w:gridCol w:w="7095"/>
        <w:gridCol w:w="1665"/>
      </w:tblGrid>
      <w:tr w:rsidR="00C83BD8" w:rsidRPr="000C17BA" w14:paraId="0D062FE9" w14:textId="77777777" w:rsidTr="00C83BD8">
        <w:trPr>
          <w:cantSplit/>
        </w:trPr>
        <w:tc>
          <w:tcPr>
            <w:tcW w:w="7224" w:type="dxa"/>
            <w:hideMark/>
          </w:tcPr>
          <w:p w14:paraId="2190AF2C" w14:textId="77777777" w:rsidR="00C83BD8" w:rsidRPr="000C17BA" w:rsidRDefault="00A10DD2" w:rsidP="00C83BD8">
            <w:pPr>
              <w:keepLines/>
              <w:spacing w:before="360"/>
              <w:contextualSpacing w:val="0"/>
              <w:jc w:val="both"/>
              <w:rPr>
                <w:rFonts w:ascii="Arial" w:hAnsi="Arial" w:cs="Arial"/>
                <w:b/>
                <w:color w:val="auto"/>
                <w:sz w:val="20"/>
                <w:lang w:eastAsia="de-DE"/>
                <w14:cntxtAlts w14:val="0"/>
              </w:rPr>
            </w:pPr>
            <m:oMathPara>
              <m:oMathParaPr>
                <m:jc m:val="left"/>
              </m:oMathParaPr>
              <m:oMath>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N</m:t>
                    </m:r>
                  </m:e>
                  <m:sub>
                    <m:r>
                      <w:rPr>
                        <w:rFonts w:ascii="Cambria Math" w:hAnsi="Cambria Math" w:cs="Arial"/>
                        <w:color w:val="auto"/>
                        <w:sz w:val="20"/>
                        <w:lang w:eastAsia="de-DE"/>
                        <w14:cntxtAlts w14:val="0"/>
                      </w:rPr>
                      <m:t>HH</m:t>
                    </m:r>
                  </m:sub>
                </m:sSub>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×(BC</m:t>
                    </m:r>
                  </m:e>
                  <m:sub>
                    <m:r>
                      <w:rPr>
                        <w:rFonts w:ascii="Cambria Math" w:hAnsi="Cambria Math" w:cs="Arial"/>
                        <w:color w:val="auto"/>
                        <w:sz w:val="20"/>
                        <w:lang w:eastAsia="de-DE"/>
                        <w14:cntxtAlts w14:val="0"/>
                      </w:rPr>
                      <m:t>BL,HH,y</m:t>
                    </m:r>
                  </m:sub>
                </m:sSub>
                <m:r>
                  <w:rPr>
                    <w:rFonts w:ascii="Cambria Math" w:hAnsi="Cambria Math" w:cs="Arial"/>
                    <w:color w:val="auto"/>
                    <w:sz w:val="20"/>
                    <w:lang w:eastAsia="de-DE"/>
                    <w14:cntxtAlts w14:val="0"/>
                  </w:rPr>
                  <m:t>-</m:t>
                </m:r>
                <m:sSub>
                  <m:sSubPr>
                    <m:ctrlPr>
                      <w:rPr>
                        <w:rFonts w:ascii="Cambria Math" w:hAnsi="Cambria Math" w:cs="Arial"/>
                        <w:i/>
                        <w:color w:val="auto"/>
                        <w:szCs w:val="22"/>
                        <w:lang w:eastAsia="de-DE"/>
                        <w14:cntxtAlts w14:val="0"/>
                      </w:rPr>
                    </m:ctrlPr>
                  </m:sSubPr>
                  <m:e>
                    <m:r>
                      <w:rPr>
                        <w:rFonts w:ascii="Cambria Math" w:hAnsi="Cambria Math" w:cs="Arial"/>
                        <w:color w:val="auto"/>
                        <w:sz w:val="20"/>
                        <w:lang w:eastAsia="de-DE"/>
                        <w14:cntxtAlts w14:val="0"/>
                      </w:rPr>
                      <m:t>BC</m:t>
                    </m:r>
                  </m:e>
                  <m:sub>
                    <m:r>
                      <w:rPr>
                        <w:rFonts w:ascii="Cambria Math" w:hAnsi="Cambria Math" w:cs="Arial"/>
                        <w:color w:val="auto"/>
                        <w:sz w:val="20"/>
                        <w:lang w:eastAsia="de-DE"/>
                        <w14:cntxtAlts w14:val="0"/>
                      </w:rPr>
                      <m:t>PJ,HH,y</m:t>
                    </m:r>
                  </m:sub>
                </m:sSub>
                <m:r>
                  <w:rPr>
                    <w:rFonts w:ascii="Cambria Math" w:hAnsi="Cambria Math" w:cs="Arial"/>
                    <w:color w:val="auto"/>
                    <w:sz w:val="20"/>
                    <w:lang w:eastAsia="de-DE"/>
                    <w14:cntxtAlts w14:val="0"/>
                  </w:rPr>
                  <m:t>)</m:t>
                </m:r>
              </m:oMath>
            </m:oMathPara>
          </w:p>
        </w:tc>
        <w:tc>
          <w:tcPr>
            <w:tcW w:w="1701" w:type="dxa"/>
          </w:tcPr>
          <w:p w14:paraId="469CEB93" w14:textId="77777777" w:rsidR="00C83BD8" w:rsidRPr="000C17BA" w:rsidRDefault="00C83BD8" w:rsidP="00C83BD8">
            <w:pPr>
              <w:keepNext/>
              <w:keepLines/>
              <w:spacing w:before="360"/>
              <w:contextualSpacing w:val="0"/>
              <w:jc w:val="right"/>
              <w:rPr>
                <w:rFonts w:ascii="Arial" w:hAnsi="Arial" w:cs="Arial"/>
                <w:color w:val="auto"/>
                <w:sz w:val="20"/>
                <w:lang w:eastAsia="de-DE"/>
                <w14:cntxtAlts w14:val="0"/>
              </w:rPr>
            </w:pPr>
          </w:p>
        </w:tc>
      </w:tr>
    </w:tbl>
    <w:p w14:paraId="4168B863"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Where,</w:t>
      </w:r>
    </w:p>
    <w:tbl>
      <w:tblPr>
        <w:tblStyle w:val="SDMMethTableEquationParameters1"/>
        <w:tblW w:w="8760" w:type="dxa"/>
        <w:tblInd w:w="680" w:type="dxa"/>
        <w:tblLook w:val="04A0" w:firstRow="1" w:lastRow="0" w:firstColumn="1" w:lastColumn="0" w:noHBand="0" w:noVBand="1"/>
      </w:tblPr>
      <w:tblGrid>
        <w:gridCol w:w="1701"/>
        <w:gridCol w:w="380"/>
        <w:gridCol w:w="6679"/>
      </w:tblGrid>
      <w:tr w:rsidR="00C83BD8" w:rsidRPr="004431BA" w14:paraId="4461FCCD" w14:textId="77777777" w:rsidTr="00C83BD8">
        <w:trPr>
          <w:cantSplit/>
        </w:trPr>
        <w:tc>
          <w:tcPr>
            <w:tcW w:w="1701" w:type="dxa"/>
            <w:hideMark/>
          </w:tcPr>
          <w:p w14:paraId="69769763" w14:textId="77777777" w:rsidR="00C83BD8" w:rsidRPr="004431BA" w:rsidRDefault="00A10DD2" w:rsidP="00C83BD8">
            <w:pPr>
              <w:spacing w:line="240" w:lineRule="auto"/>
              <w:contextualSpacing w:val="0"/>
              <w:rPr>
                <w:rFonts w:asciiTheme="majorHAnsi" w:hAnsiTheme="majorHAnsi" w:cs="Times New Roman"/>
                <w:color w:val="auto"/>
                <w:sz w:val="20"/>
                <w:lang w:eastAsia="de-DE"/>
                <w14:cntxtAlts w14:val="0"/>
              </w:rPr>
            </w:pPr>
            <m:oMathPara>
              <m:oMathParaPr>
                <m:jc m:val="left"/>
              </m:oMathParaPr>
              <m:oMath>
                <m:sSub>
                  <m:sSubPr>
                    <m:ctrlPr>
                      <w:rPr>
                        <w:rFonts w:ascii="Cambria Math" w:hAnsi="Cambria Math" w:cs="Times New Roman"/>
                        <w:i/>
                        <w:color w:val="auto"/>
                        <w:sz w:val="20"/>
                        <w:lang w:eastAsia="de-DE"/>
                        <w14:cntxtAlts w14:val="0"/>
                      </w:rPr>
                    </m:ctrlPr>
                  </m:sSubPr>
                  <m:e>
                    <m:r>
                      <w:rPr>
                        <w:rFonts w:ascii="Cambria Math" w:hAnsi="Cambria Math" w:cs="Times New Roman"/>
                        <w:color w:val="auto"/>
                        <w:sz w:val="20"/>
                        <w:lang w:eastAsia="de-DE"/>
                        <w14:cntxtAlts w14:val="0"/>
                      </w:rPr>
                      <m:t>N</m:t>
                    </m:r>
                  </m:e>
                  <m:sub>
                    <m:r>
                      <w:rPr>
                        <w:rFonts w:ascii="Cambria Math" w:hAnsi="Cambria Math" w:cs="Times New Roman"/>
                        <w:color w:val="auto"/>
                        <w:sz w:val="20"/>
                        <w:lang w:eastAsia="de-DE"/>
                        <w14:cntxtAlts w14:val="0"/>
                      </w:rPr>
                      <m:t>HH</m:t>
                    </m:r>
                  </m:sub>
                </m:sSub>
              </m:oMath>
            </m:oMathPara>
          </w:p>
        </w:tc>
        <w:tc>
          <w:tcPr>
            <w:tcW w:w="345" w:type="dxa"/>
            <w:hideMark/>
          </w:tcPr>
          <w:p w14:paraId="059AA09D" w14:textId="77777777" w:rsidR="00C83BD8" w:rsidRPr="004431BA" w:rsidRDefault="00C83BD8" w:rsidP="00C83BD8">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w:t>
            </w:r>
          </w:p>
        </w:tc>
        <w:tc>
          <w:tcPr>
            <w:tcW w:w="0" w:type="auto"/>
            <w:hideMark/>
          </w:tcPr>
          <w:p w14:paraId="18104CE0" w14:textId="77777777" w:rsidR="00C83BD8" w:rsidRPr="004431BA" w:rsidRDefault="00C83BD8" w:rsidP="00C83BD8">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Number of households in the project activity, number</w:t>
            </w:r>
          </w:p>
        </w:tc>
      </w:tr>
      <w:tr w:rsidR="00C83BD8" w:rsidRPr="004431BA" w14:paraId="76542320" w14:textId="77777777" w:rsidTr="00C83BD8">
        <w:trPr>
          <w:cantSplit/>
        </w:trPr>
        <w:tc>
          <w:tcPr>
            <w:tcW w:w="1701" w:type="dxa"/>
            <w:hideMark/>
          </w:tcPr>
          <w:p w14:paraId="7E2C0CA0" w14:textId="77777777" w:rsidR="00C83BD8" w:rsidRPr="004431BA" w:rsidRDefault="00A10DD2" w:rsidP="00C83BD8">
            <w:pPr>
              <w:spacing w:line="240" w:lineRule="auto"/>
              <w:contextualSpacing w:val="0"/>
              <w:rPr>
                <w:rFonts w:asciiTheme="majorHAnsi" w:hAnsiTheme="majorHAnsi" w:cs="Times New Roman"/>
                <w:color w:val="auto"/>
                <w:sz w:val="20"/>
                <w:lang w:eastAsia="de-DE"/>
                <w14:cntxtAlts w14:val="0"/>
              </w:rPr>
            </w:pPr>
            <m:oMathPara>
              <m:oMathParaPr>
                <m:jc m:val="left"/>
              </m:oMathParaPr>
              <m:oMath>
                <m:sSub>
                  <m:sSubPr>
                    <m:ctrlPr>
                      <w:rPr>
                        <w:rFonts w:ascii="Cambria Math" w:hAnsi="Cambria Math" w:cs="Times New Roman"/>
                        <w:i/>
                        <w:color w:val="auto"/>
                        <w:sz w:val="20"/>
                        <w:lang w:eastAsia="de-DE"/>
                        <w14:cntxtAlts w14:val="0"/>
                      </w:rPr>
                    </m:ctrlPr>
                  </m:sSubPr>
                  <m:e>
                    <m:r>
                      <w:rPr>
                        <w:rFonts w:ascii="Cambria Math" w:hAnsi="Cambria Math" w:cs="Times New Roman"/>
                        <w:color w:val="auto"/>
                        <w:sz w:val="20"/>
                        <w:lang w:eastAsia="de-DE"/>
                        <w14:cntxtAlts w14:val="0"/>
                      </w:rPr>
                      <m:t>BC</m:t>
                    </m:r>
                  </m:e>
                  <m:sub>
                    <m:r>
                      <w:rPr>
                        <w:rFonts w:ascii="Cambria Math" w:hAnsi="Cambria Math" w:cs="Times New Roman"/>
                        <w:color w:val="auto"/>
                        <w:sz w:val="20"/>
                        <w:lang w:eastAsia="de-DE"/>
                        <w14:cntxtAlts w14:val="0"/>
                      </w:rPr>
                      <m:t>BL, HH,y</m:t>
                    </m:r>
                  </m:sub>
                </m:sSub>
              </m:oMath>
            </m:oMathPara>
          </w:p>
        </w:tc>
        <w:tc>
          <w:tcPr>
            <w:tcW w:w="345" w:type="dxa"/>
            <w:hideMark/>
          </w:tcPr>
          <w:p w14:paraId="7AED5341" w14:textId="77777777" w:rsidR="00C83BD8" w:rsidRPr="004431BA" w:rsidRDefault="00C83BD8" w:rsidP="00C83BD8">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w:t>
            </w:r>
          </w:p>
        </w:tc>
        <w:tc>
          <w:tcPr>
            <w:tcW w:w="0" w:type="auto"/>
            <w:hideMark/>
          </w:tcPr>
          <w:p w14:paraId="7D9FCBA3" w14:textId="77777777" w:rsidR="00C83BD8" w:rsidRPr="004431BA" w:rsidRDefault="00C83BD8" w:rsidP="00C83BD8">
            <w:pPr>
              <w:spacing w:line="240" w:lineRule="auto"/>
              <w:contextualSpacing w:val="0"/>
              <w:rPr>
                <w:rFonts w:asciiTheme="majorHAnsi" w:hAnsiTheme="majorHAnsi" w:cs="Times New Roman"/>
                <w:color w:val="auto"/>
                <w:sz w:val="20"/>
                <w:lang w:eastAsia="zh-CN"/>
                <w14:cntxtAlts w14:val="0"/>
              </w:rPr>
            </w:pPr>
            <w:r w:rsidRPr="004431BA">
              <w:rPr>
                <w:rFonts w:asciiTheme="majorHAnsi" w:hAnsiTheme="majorHAnsi" w:cs="Times New Roman"/>
                <w:color w:val="auto"/>
                <w:sz w:val="20"/>
                <w:lang w:eastAsia="de-DE"/>
                <w14:cntxtAlts w14:val="0"/>
              </w:rPr>
              <w:t>Average annual consumption of woody biomass per household before the start of the project activity, tonnes</w:t>
            </w:r>
            <w:r w:rsidRPr="004431BA">
              <w:rPr>
                <w:rFonts w:asciiTheme="majorHAnsi" w:hAnsiTheme="majorHAnsi" w:cs="Times New Roman"/>
                <w:color w:val="auto"/>
                <w:sz w:val="20"/>
                <w:lang w:eastAsia="zh-CN"/>
                <w14:cntxtAlts w14:val="0"/>
              </w:rPr>
              <w:t>/household/year</w:t>
            </w:r>
          </w:p>
        </w:tc>
      </w:tr>
      <w:tr w:rsidR="00C83BD8" w:rsidRPr="004431BA" w14:paraId="1F760765" w14:textId="77777777" w:rsidTr="00C83BD8">
        <w:trPr>
          <w:cantSplit/>
        </w:trPr>
        <w:tc>
          <w:tcPr>
            <w:tcW w:w="1701" w:type="dxa"/>
            <w:hideMark/>
          </w:tcPr>
          <w:p w14:paraId="14D466A8" w14:textId="77777777" w:rsidR="00C83BD8" w:rsidRPr="004431BA" w:rsidRDefault="00A10DD2" w:rsidP="00C83BD8">
            <w:pPr>
              <w:spacing w:line="240" w:lineRule="auto"/>
              <w:contextualSpacing w:val="0"/>
              <w:rPr>
                <w:rFonts w:asciiTheme="majorHAnsi" w:hAnsiTheme="majorHAnsi" w:cs="Times New Roman"/>
                <w:color w:val="auto"/>
                <w:sz w:val="20"/>
                <w:lang w:eastAsia="de-DE"/>
                <w14:cntxtAlts w14:val="0"/>
              </w:rPr>
            </w:pPr>
            <m:oMathPara>
              <m:oMathParaPr>
                <m:jc m:val="left"/>
              </m:oMathParaPr>
              <m:oMath>
                <m:sSub>
                  <m:sSubPr>
                    <m:ctrlPr>
                      <w:rPr>
                        <w:rFonts w:ascii="Cambria Math" w:hAnsi="Cambria Math" w:cs="Times New Roman"/>
                        <w:i/>
                        <w:color w:val="auto"/>
                        <w:sz w:val="20"/>
                        <w:lang w:eastAsia="de-DE"/>
                        <w14:cntxtAlts w14:val="0"/>
                      </w:rPr>
                    </m:ctrlPr>
                  </m:sSubPr>
                  <m:e>
                    <m:r>
                      <w:rPr>
                        <w:rFonts w:ascii="Cambria Math" w:hAnsi="Cambria Math" w:cs="Times New Roman"/>
                        <w:color w:val="auto"/>
                        <w:sz w:val="20"/>
                        <w:lang w:eastAsia="de-DE"/>
                        <w14:cntxtAlts w14:val="0"/>
                      </w:rPr>
                      <m:t>BC</m:t>
                    </m:r>
                  </m:e>
                  <m:sub>
                    <m:r>
                      <w:rPr>
                        <w:rFonts w:ascii="Cambria Math" w:hAnsi="Cambria Math" w:cs="Times New Roman"/>
                        <w:color w:val="auto"/>
                        <w:sz w:val="20"/>
                        <w:lang w:eastAsia="de-DE"/>
                        <w14:cntxtAlts w14:val="0"/>
                      </w:rPr>
                      <m:t>PJ, HH,y</m:t>
                    </m:r>
                  </m:sub>
                </m:sSub>
              </m:oMath>
            </m:oMathPara>
          </w:p>
        </w:tc>
        <w:tc>
          <w:tcPr>
            <w:tcW w:w="345" w:type="dxa"/>
            <w:hideMark/>
          </w:tcPr>
          <w:p w14:paraId="33730164" w14:textId="77777777" w:rsidR="00C83BD8" w:rsidRPr="004431BA" w:rsidRDefault="00C83BD8" w:rsidP="00C83BD8">
            <w:pPr>
              <w:spacing w:line="240" w:lineRule="auto"/>
              <w:contextualSpacing w:val="0"/>
              <w:rPr>
                <w:rFonts w:asciiTheme="majorHAnsi" w:hAnsiTheme="majorHAnsi" w:cs="Times New Roman"/>
                <w:color w:val="auto"/>
                <w:sz w:val="20"/>
                <w:lang w:eastAsia="de-DE"/>
                <w14:cntxtAlts w14:val="0"/>
              </w:rPr>
            </w:pPr>
            <w:r w:rsidRPr="004431BA">
              <w:rPr>
                <w:rFonts w:asciiTheme="majorHAnsi" w:hAnsiTheme="majorHAnsi" w:cs="Times New Roman"/>
                <w:color w:val="auto"/>
                <w:sz w:val="20"/>
                <w:lang w:eastAsia="de-DE"/>
                <w14:cntxtAlts w14:val="0"/>
              </w:rPr>
              <w:t>=</w:t>
            </w:r>
          </w:p>
        </w:tc>
        <w:tc>
          <w:tcPr>
            <w:tcW w:w="0" w:type="auto"/>
            <w:hideMark/>
          </w:tcPr>
          <w:p w14:paraId="5E09224F" w14:textId="77777777" w:rsidR="00C83BD8" w:rsidRPr="004431BA" w:rsidRDefault="00C83BD8" w:rsidP="00C83BD8">
            <w:pPr>
              <w:spacing w:line="240" w:lineRule="auto"/>
              <w:contextualSpacing w:val="0"/>
              <w:rPr>
                <w:rFonts w:asciiTheme="majorHAnsi" w:hAnsiTheme="majorHAnsi" w:cs="Times New Roman"/>
                <w:color w:val="auto"/>
                <w:sz w:val="20"/>
                <w:lang w:eastAsia="zh-CN"/>
                <w14:cntxtAlts w14:val="0"/>
              </w:rPr>
            </w:pPr>
            <w:r w:rsidRPr="004431BA">
              <w:rPr>
                <w:rFonts w:asciiTheme="majorHAnsi" w:hAnsiTheme="majorHAnsi" w:cs="Times New Roman"/>
                <w:color w:val="auto"/>
                <w:sz w:val="20"/>
                <w:lang w:eastAsia="de-DE"/>
                <w14:cntxtAlts w14:val="0"/>
              </w:rPr>
              <w:t>If it is found that pre-project devices were not completely displaced but continue to be used to some extent, average annual consumption of woody biomass per household in the pre-project devices during the project activity, tonnes</w:t>
            </w:r>
            <w:r w:rsidRPr="004431BA">
              <w:rPr>
                <w:rFonts w:asciiTheme="majorHAnsi" w:hAnsiTheme="majorHAnsi" w:cs="Times New Roman"/>
                <w:color w:val="auto"/>
                <w:sz w:val="20"/>
                <w:lang w:eastAsia="zh-CN"/>
                <w14:cntxtAlts w14:val="0"/>
              </w:rPr>
              <w:t>/household/year</w:t>
            </w:r>
          </w:p>
        </w:tc>
      </w:tr>
    </w:tbl>
    <w:p w14:paraId="0E06673D"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BC</w:t>
      </w:r>
      <w:r w:rsidRPr="004431BA">
        <w:rPr>
          <w:rFonts w:asciiTheme="majorHAnsi" w:eastAsia="MS Mincho" w:hAnsiTheme="majorHAnsi" w:cs="Times New Roman"/>
          <w:color w:val="auto"/>
          <w:sz w:val="20"/>
          <w:szCs w:val="20"/>
          <w:vertAlign w:val="subscript"/>
          <w:lang w:val="en-GB" w:eastAsia="de-DE"/>
          <w14:cntxtAlts w14:val="0"/>
        </w:rPr>
        <w:t>BL,HH,y</w:t>
      </w:r>
      <w:r w:rsidRPr="004431BA">
        <w:rPr>
          <w:rFonts w:asciiTheme="majorHAnsi" w:eastAsia="MS Mincho" w:hAnsiTheme="majorHAnsi" w:cs="Times New Roman"/>
          <w:color w:val="auto"/>
          <w:sz w:val="20"/>
          <w:szCs w:val="20"/>
          <w:lang w:val="en-GB" w:eastAsia="de-DE"/>
          <w14:cntxtAlts w14:val="0"/>
        </w:rPr>
        <w:t xml:space="preserve"> has been determined as per third party survey for the sample of households explained in section B.4 above. </w:t>
      </w:r>
    </w:p>
    <w:p w14:paraId="26B355D2"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48F017C7"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Fraction of woody biomass used in the absence of the project activity in year y that can be established as non-renewable biomass (f</w:t>
      </w:r>
      <w:r w:rsidRPr="004431BA">
        <w:rPr>
          <w:rFonts w:asciiTheme="majorHAnsi" w:eastAsia="MS Mincho" w:hAnsiTheme="majorHAnsi" w:cs="Times New Roman"/>
          <w:color w:val="auto"/>
          <w:sz w:val="20"/>
          <w:szCs w:val="20"/>
          <w:vertAlign w:val="subscript"/>
          <w:lang w:val="en-GB" w:eastAsia="de-DE"/>
          <w14:cntxtAlts w14:val="0"/>
        </w:rPr>
        <w:t>NRB,y</w:t>
      </w:r>
      <w:r w:rsidRPr="004431BA">
        <w:rPr>
          <w:rFonts w:asciiTheme="majorHAnsi" w:eastAsia="MS Mincho" w:hAnsiTheme="majorHAnsi" w:cs="Times New Roman"/>
          <w:color w:val="auto"/>
          <w:sz w:val="20"/>
          <w:szCs w:val="20"/>
          <w:lang w:val="en-GB" w:eastAsia="de-DE"/>
          <w14:cntxtAlts w14:val="0"/>
        </w:rPr>
        <w:t>) is determined as per methodological tool ‘Calculation of the fraction of non-renewable biomass’ version 02 as follows:</w:t>
      </w:r>
    </w:p>
    <w:p w14:paraId="3DCD19DD"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006614B2"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The fraction of woody biomass that can be established as non-renewable, is:</w:t>
      </w:r>
    </w:p>
    <w:p w14:paraId="6734A93C" w14:textId="77777777" w:rsidR="00C83BD8" w:rsidRPr="004431BA" w:rsidRDefault="0055726D"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noProof/>
          <w:color w:val="auto"/>
          <w:position w:val="-24"/>
          <w:sz w:val="20"/>
          <w:szCs w:val="20"/>
          <w:lang w:val="en-GB" w:eastAsia="de-DE"/>
          <w14:cntxtAlts w14:val="0"/>
        </w:rPr>
        <w:object w:dxaOrig="1956" w:dyaOrig="624" w14:anchorId="55C683A6">
          <v:shape id="_x0000_i1029" type="#_x0000_t75" alt="" style="width:97.65pt;height:32.2pt;mso-width-percent:0;mso-height-percent:0;mso-width-percent:0;mso-height-percent:0" o:ole="">
            <v:imagedata r:id="rId22" o:title=""/>
          </v:shape>
          <o:OLEObject Type="Embed" ProgID="Equation.3" ShapeID="_x0000_i1029" DrawAspect="Content" ObjectID="_1716204176" r:id="rId23"/>
        </w:object>
      </w:r>
    </w:p>
    <w:p w14:paraId="6A4D41F4"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Where:</w:t>
      </w:r>
    </w:p>
    <w:p w14:paraId="30E83018"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fNRB = Fraction of non-renewable biomass (fraction or %)</w:t>
      </w:r>
    </w:p>
    <w:p w14:paraId="5689C542" w14:textId="77777777" w:rsidR="00C83BD8" w:rsidRPr="004431BA"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 xml:space="preserve">NRB = Quantity of non-renewable biomass (t/yr) </w:t>
      </w:r>
    </w:p>
    <w:p w14:paraId="7E616C2F" w14:textId="4DFC8F34" w:rsidR="00C83BD8" w:rsidRDefault="00C83BD8"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4431BA">
        <w:rPr>
          <w:rFonts w:asciiTheme="majorHAnsi" w:eastAsia="MS Mincho" w:hAnsiTheme="majorHAnsi" w:cs="Times New Roman"/>
          <w:color w:val="auto"/>
          <w:sz w:val="20"/>
          <w:szCs w:val="20"/>
          <w:lang w:val="en-GB" w:eastAsia="de-DE"/>
          <w14:cntxtAlts w14:val="0"/>
        </w:rPr>
        <w:t>RB = Quantity of renewable biomass (t/yr)</w:t>
      </w:r>
    </w:p>
    <w:p w14:paraId="6D0E8FA3" w14:textId="77777777" w:rsidR="00831193" w:rsidRPr="004431BA" w:rsidRDefault="00831193" w:rsidP="00C83BD8">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7A8046E6" w14:textId="0C1B84DC" w:rsidR="00C83BD8" w:rsidRPr="004431BA" w:rsidRDefault="00FF6C9D" w:rsidP="00C83BD8">
      <w:pPr>
        <w:spacing w:after="0" w:line="240" w:lineRule="auto"/>
        <w:contextualSpacing w:val="0"/>
        <w:jc w:val="both"/>
        <w:rPr>
          <w:ins w:id="578" w:author="Stephy" w:date="2022-04-18T17:19:00Z"/>
          <w:rFonts w:asciiTheme="majorHAnsi" w:eastAsia="MS Mincho" w:hAnsiTheme="majorHAnsi" w:cs="Times New Roman"/>
          <w:color w:val="auto"/>
          <w:sz w:val="20"/>
          <w:szCs w:val="20"/>
          <w:lang w:val="en-GB" w:eastAsia="de-DE"/>
          <w14:cntxtAlts w14:val="0"/>
        </w:rPr>
      </w:pPr>
      <w:ins w:id="579" w:author="Stephy" w:date="2022-04-18T17:19:00Z">
        <w:r w:rsidRPr="004431BA">
          <w:rPr>
            <w:rFonts w:asciiTheme="majorHAnsi" w:eastAsia="MS Mincho" w:hAnsiTheme="majorHAnsi" w:cs="Times New Roman"/>
            <w:color w:val="auto"/>
            <w:sz w:val="20"/>
            <w:szCs w:val="20"/>
            <w:lang w:val="en-GB" w:eastAsia="de-DE"/>
            <w14:cntxtAlts w14:val="0"/>
          </w:rPr>
          <w:t>Estimation of consumption of woody biomass (H/Bold,total) is done following paragraph 11 (a) of the tool ‘Official Statistics’.</w:t>
        </w:r>
      </w:ins>
    </w:p>
    <w:p w14:paraId="16C49F2D" w14:textId="0A449960" w:rsidR="00FF6C9D" w:rsidRPr="004431BA" w:rsidRDefault="00FF6C9D" w:rsidP="00C83BD8">
      <w:pPr>
        <w:spacing w:after="0" w:line="240" w:lineRule="auto"/>
        <w:contextualSpacing w:val="0"/>
        <w:jc w:val="both"/>
        <w:rPr>
          <w:ins w:id="580" w:author="Stephy" w:date="2022-04-18T17:19:00Z"/>
          <w:rFonts w:asciiTheme="majorHAnsi" w:eastAsia="MS Mincho" w:hAnsiTheme="majorHAnsi" w:cs="Times New Roman"/>
          <w:color w:val="auto"/>
          <w:sz w:val="20"/>
          <w:szCs w:val="20"/>
          <w:lang w:val="en-GB" w:eastAsia="de-DE"/>
          <w14:cntxtAlts w14:val="0"/>
        </w:rPr>
      </w:pPr>
    </w:p>
    <w:p w14:paraId="5C678BDF" w14:textId="77777777" w:rsidR="00FF6C9D" w:rsidRPr="004431BA" w:rsidRDefault="00FF6C9D" w:rsidP="00FF6C9D">
      <w:pPr>
        <w:spacing w:after="0" w:line="240" w:lineRule="auto"/>
        <w:contextualSpacing w:val="0"/>
        <w:jc w:val="both"/>
        <w:rPr>
          <w:ins w:id="581" w:author="Stephy" w:date="2022-04-18T17:20:00Z"/>
          <w:rFonts w:asciiTheme="majorHAnsi" w:eastAsia="MS Mincho" w:hAnsiTheme="majorHAnsi" w:cs="Times New Roman"/>
          <w:b/>
          <w:bCs/>
          <w:color w:val="auto"/>
          <w:sz w:val="20"/>
          <w:szCs w:val="20"/>
          <w:lang w:val="en-GB" w:eastAsia="de-DE"/>
          <w14:cntxtAlts w14:val="0"/>
        </w:rPr>
      </w:pPr>
      <w:ins w:id="582" w:author="Stephy" w:date="2022-04-18T17:20:00Z">
        <w:r w:rsidRPr="004431BA">
          <w:rPr>
            <w:rFonts w:asciiTheme="majorHAnsi" w:eastAsia="MS Mincho" w:hAnsiTheme="majorHAnsi" w:cs="Times New Roman"/>
            <w:b/>
            <w:bCs/>
            <w:color w:val="auto"/>
            <w:sz w:val="20"/>
            <w:szCs w:val="20"/>
            <w:lang w:val="en-GB" w:eastAsia="de-DE"/>
            <w14:cntxtAlts w14:val="0"/>
          </w:rPr>
          <w:t>Bihar</w:t>
        </w:r>
      </w:ins>
    </w:p>
    <w:p w14:paraId="0B6DC1AE" w14:textId="5EC72966" w:rsidR="00FF6C9D" w:rsidRDefault="00FF6C9D" w:rsidP="00FF6C9D">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ins w:id="583" w:author="Stephy" w:date="2022-04-18T17:20:00Z">
        <w:r w:rsidRPr="004431BA">
          <w:rPr>
            <w:rFonts w:asciiTheme="majorHAnsi" w:eastAsia="MS Mincho" w:hAnsiTheme="majorHAnsi" w:cs="Times New Roman"/>
            <w:color w:val="auto"/>
            <w:sz w:val="20"/>
            <w:szCs w:val="20"/>
            <w:lang w:val="en-GB" w:eastAsia="de-DE"/>
            <w14:cntxtAlts w14:val="0"/>
          </w:rPr>
          <w:lastRenderedPageBreak/>
          <w:t>As per Forest Survey of India report 2011</w:t>
        </w:r>
      </w:ins>
      <w:ins w:id="584" w:author="Stephy" w:date="2022-04-18T17:22:00Z">
        <w:r w:rsidRPr="004431BA">
          <w:rPr>
            <w:rStyle w:val="FootnoteReference"/>
            <w:rFonts w:asciiTheme="majorHAnsi" w:eastAsia="MS Mincho" w:hAnsiTheme="majorHAnsi" w:cs="Times New Roman"/>
            <w:color w:val="auto"/>
            <w:sz w:val="20"/>
            <w:szCs w:val="20"/>
            <w:lang w:val="en-GB" w:eastAsia="de-DE"/>
            <w14:cntxtAlts w14:val="0"/>
          </w:rPr>
          <w:footnoteReference w:id="3"/>
        </w:r>
      </w:ins>
      <w:ins w:id="586" w:author="Stephy" w:date="2022-04-18T17:20:00Z">
        <w:r w:rsidRPr="004431BA">
          <w:rPr>
            <w:rFonts w:asciiTheme="majorHAnsi" w:eastAsia="MS Mincho" w:hAnsiTheme="majorHAnsi" w:cs="Times New Roman"/>
            <w:color w:val="auto"/>
            <w:sz w:val="20"/>
            <w:szCs w:val="20"/>
            <w:lang w:val="en-GB" w:eastAsia="de-DE"/>
            <w14:cntxtAlts w14:val="0"/>
          </w:rPr>
          <w:t>, annual wood fuel consumption in household sector for the state of Bihar = 11,940,000 (Ton/year)</w:t>
        </w:r>
      </w:ins>
    </w:p>
    <w:p w14:paraId="198C2113" w14:textId="77777777" w:rsidR="00831193" w:rsidRPr="004431BA" w:rsidRDefault="00831193" w:rsidP="00FF6C9D">
      <w:pPr>
        <w:spacing w:after="0" w:line="240" w:lineRule="auto"/>
        <w:contextualSpacing w:val="0"/>
        <w:jc w:val="both"/>
        <w:rPr>
          <w:ins w:id="587" w:author="Stephy" w:date="2022-04-18T17:20:00Z"/>
          <w:rFonts w:asciiTheme="majorHAnsi" w:eastAsia="MS Mincho" w:hAnsiTheme="majorHAnsi" w:cs="Times New Roman"/>
          <w:color w:val="auto"/>
          <w:sz w:val="20"/>
          <w:szCs w:val="20"/>
          <w:lang w:val="en-GB" w:eastAsia="de-DE"/>
          <w14:cntxtAlts w14:val="0"/>
        </w:rPr>
      </w:pPr>
    </w:p>
    <w:p w14:paraId="0CABF79F" w14:textId="2FDD8269" w:rsidR="00FF6C9D" w:rsidRDefault="00FF6C9D" w:rsidP="00FF6C9D">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ins w:id="588" w:author="Stephy" w:date="2022-04-18T17:20:00Z">
        <w:r w:rsidRPr="004431BA">
          <w:rPr>
            <w:rFonts w:asciiTheme="majorHAnsi" w:eastAsia="MS Mincho" w:hAnsiTheme="majorHAnsi" w:cs="Times New Roman"/>
            <w:color w:val="auto"/>
            <w:sz w:val="20"/>
            <w:szCs w:val="20"/>
            <w:lang w:val="en-GB" w:eastAsia="de-DE"/>
            <w14:cntxtAlts w14:val="0"/>
          </w:rPr>
          <w:t>As per Forest Survey of India report 2011, non-domestic wood consumption (Annual fuelwood consumption in household sector and consumption of wood in House construction, Furniture and Agriculture) for the state of Bihar = 30,156,330 (ton/year)</w:t>
        </w:r>
      </w:ins>
    </w:p>
    <w:p w14:paraId="5FE0CBF0" w14:textId="77777777" w:rsidR="00831193" w:rsidRPr="004431BA" w:rsidRDefault="00831193" w:rsidP="00FF6C9D">
      <w:pPr>
        <w:spacing w:after="0" w:line="240" w:lineRule="auto"/>
        <w:contextualSpacing w:val="0"/>
        <w:jc w:val="both"/>
        <w:rPr>
          <w:ins w:id="589" w:author="Stephy" w:date="2022-04-18T17:20:00Z"/>
          <w:rFonts w:asciiTheme="majorHAnsi" w:eastAsia="MS Mincho" w:hAnsiTheme="majorHAnsi" w:cs="Times New Roman"/>
          <w:color w:val="auto"/>
          <w:sz w:val="20"/>
          <w:szCs w:val="20"/>
          <w:lang w:val="en-GB" w:eastAsia="de-DE"/>
          <w14:cntxtAlts w14:val="0"/>
        </w:rPr>
      </w:pPr>
    </w:p>
    <w:p w14:paraId="04BCAE47" w14:textId="2D6A66F8" w:rsidR="00FF6C9D" w:rsidRPr="004431BA" w:rsidRDefault="00FF6C9D" w:rsidP="00FF6C9D">
      <w:pPr>
        <w:spacing w:after="0" w:line="240" w:lineRule="auto"/>
        <w:contextualSpacing w:val="0"/>
        <w:jc w:val="both"/>
        <w:rPr>
          <w:ins w:id="590" w:author="Stephy" w:date="2022-04-18T17:20:00Z"/>
          <w:rFonts w:asciiTheme="majorHAnsi" w:eastAsia="MS Mincho" w:hAnsiTheme="majorHAnsi" w:cs="Times New Roman"/>
          <w:color w:val="auto"/>
          <w:sz w:val="20"/>
          <w:szCs w:val="20"/>
          <w:lang w:val="en-GB" w:eastAsia="de-DE"/>
          <w14:cntxtAlts w14:val="0"/>
        </w:rPr>
      </w:pPr>
      <w:ins w:id="591" w:author="Stephy" w:date="2022-04-18T17:20:00Z">
        <w:r w:rsidRPr="004431BA">
          <w:rPr>
            <w:rFonts w:asciiTheme="majorHAnsi" w:eastAsia="MS Mincho" w:hAnsiTheme="majorHAnsi" w:cs="Times New Roman"/>
            <w:color w:val="auto"/>
            <w:sz w:val="20"/>
            <w:szCs w:val="20"/>
            <w:lang w:val="en-GB" w:eastAsia="de-DE"/>
            <w14:cntxtAlts w14:val="0"/>
          </w:rPr>
          <w:t>As per Forest Survey of India report 2011, Total wood consumption for the state of Bihar = 42,096,330 (ton/year)</w:t>
        </w:r>
      </w:ins>
    </w:p>
    <w:p w14:paraId="65FCF7EE" w14:textId="148A410E" w:rsidR="00FF6C9D" w:rsidRPr="004431BA" w:rsidRDefault="00FF6C9D" w:rsidP="00FF6C9D">
      <w:pPr>
        <w:spacing w:after="0" w:line="240" w:lineRule="auto"/>
        <w:contextualSpacing w:val="0"/>
        <w:jc w:val="both"/>
        <w:rPr>
          <w:ins w:id="592" w:author="Stephy" w:date="2022-04-18T17:21:00Z"/>
          <w:rFonts w:asciiTheme="majorHAnsi" w:eastAsia="MS Mincho" w:hAnsiTheme="majorHAnsi" w:cs="Times New Roman"/>
          <w:color w:val="auto"/>
          <w:sz w:val="20"/>
          <w:szCs w:val="20"/>
          <w:lang w:val="en-GB" w:eastAsia="de-DE"/>
          <w14:cntxtAlts w14:val="0"/>
        </w:rPr>
      </w:pPr>
    </w:p>
    <w:p w14:paraId="76545F65" w14:textId="79FA76BB" w:rsidR="00FF6C9D" w:rsidRPr="004431BA" w:rsidRDefault="00FF6C9D" w:rsidP="00FF6C9D">
      <w:pPr>
        <w:spacing w:after="0" w:line="240" w:lineRule="auto"/>
        <w:contextualSpacing w:val="0"/>
        <w:jc w:val="both"/>
        <w:rPr>
          <w:ins w:id="593" w:author="Stephy" w:date="2022-04-18T17:21:00Z"/>
          <w:rFonts w:asciiTheme="majorHAnsi" w:eastAsia="MS Mincho" w:hAnsiTheme="majorHAnsi" w:cs="Times New Roman"/>
          <w:b/>
          <w:bCs/>
          <w:color w:val="auto"/>
          <w:sz w:val="20"/>
          <w:szCs w:val="20"/>
          <w:lang w:val="en-GB" w:eastAsia="de-DE"/>
          <w14:cntxtAlts w14:val="0"/>
        </w:rPr>
      </w:pPr>
      <w:ins w:id="594" w:author="Stephy" w:date="2022-04-18T17:22:00Z">
        <w:r w:rsidRPr="004431BA">
          <w:rPr>
            <w:rFonts w:asciiTheme="majorHAnsi" w:eastAsia="MS Mincho" w:hAnsiTheme="majorHAnsi" w:cs="Times New Roman"/>
            <w:b/>
            <w:bCs/>
            <w:color w:val="auto"/>
            <w:sz w:val="20"/>
            <w:szCs w:val="20"/>
            <w:lang w:val="en-GB" w:eastAsia="de-DE"/>
            <w14:cntxtAlts w14:val="0"/>
          </w:rPr>
          <w:t>Chhattisgarh</w:t>
        </w:r>
      </w:ins>
    </w:p>
    <w:p w14:paraId="1DDC8B5F" w14:textId="23C8702C" w:rsidR="00FF6C9D" w:rsidRDefault="00FF6C9D" w:rsidP="00FF6C9D">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ins w:id="595" w:author="Stephy" w:date="2022-04-18T17:21:00Z">
        <w:r w:rsidRPr="004431BA">
          <w:rPr>
            <w:rFonts w:asciiTheme="majorHAnsi" w:eastAsia="MS Mincho" w:hAnsiTheme="majorHAnsi" w:cs="Times New Roman"/>
            <w:color w:val="auto"/>
            <w:sz w:val="20"/>
            <w:szCs w:val="20"/>
            <w:lang w:val="en-GB" w:eastAsia="de-DE"/>
            <w14:cntxtAlts w14:val="0"/>
          </w:rPr>
          <w:t>As per Forest Survey of India report 2011</w:t>
        </w:r>
      </w:ins>
      <w:ins w:id="596" w:author="Stephy" w:date="2022-04-18T17:22:00Z">
        <w:r w:rsidRPr="004431BA">
          <w:rPr>
            <w:rStyle w:val="FootnoteReference"/>
            <w:rFonts w:asciiTheme="majorHAnsi" w:eastAsia="MS Mincho" w:hAnsiTheme="majorHAnsi" w:cs="Times New Roman"/>
            <w:color w:val="auto"/>
            <w:sz w:val="20"/>
            <w:szCs w:val="20"/>
            <w:lang w:val="en-GB" w:eastAsia="de-DE"/>
            <w14:cntxtAlts w14:val="0"/>
          </w:rPr>
          <w:footnoteReference w:id="4"/>
        </w:r>
      </w:ins>
      <w:ins w:id="598" w:author="Stephy" w:date="2022-04-18T17:21:00Z">
        <w:r w:rsidRPr="004431BA">
          <w:rPr>
            <w:rFonts w:asciiTheme="majorHAnsi" w:eastAsia="MS Mincho" w:hAnsiTheme="majorHAnsi" w:cs="Times New Roman"/>
            <w:color w:val="auto"/>
            <w:sz w:val="20"/>
            <w:szCs w:val="20"/>
            <w:lang w:val="en-GB" w:eastAsia="de-DE"/>
            <w14:cntxtAlts w14:val="0"/>
          </w:rPr>
          <w:t xml:space="preserve">, annual wood fuel consumption in household sector for the state of </w:t>
        </w:r>
      </w:ins>
      <w:ins w:id="599" w:author="Stephy" w:date="2022-04-18T17:26:00Z">
        <w:r w:rsidRPr="004431BA">
          <w:rPr>
            <w:rFonts w:asciiTheme="majorHAnsi" w:eastAsia="MS Mincho" w:hAnsiTheme="majorHAnsi" w:cs="Times New Roman"/>
            <w:color w:val="auto"/>
            <w:sz w:val="20"/>
            <w:szCs w:val="20"/>
            <w:lang w:val="en-GB" w:eastAsia="de-DE"/>
            <w14:cntxtAlts w14:val="0"/>
          </w:rPr>
          <w:t>Chhattisgarh</w:t>
        </w:r>
      </w:ins>
      <w:ins w:id="600" w:author="Stephy" w:date="2022-04-18T17:21:00Z">
        <w:r w:rsidRPr="004431BA">
          <w:rPr>
            <w:rFonts w:asciiTheme="majorHAnsi" w:eastAsia="MS Mincho" w:hAnsiTheme="majorHAnsi" w:cs="Times New Roman"/>
            <w:color w:val="auto"/>
            <w:sz w:val="20"/>
            <w:szCs w:val="20"/>
            <w:lang w:val="en-GB" w:eastAsia="de-DE"/>
            <w14:cntxtAlts w14:val="0"/>
          </w:rPr>
          <w:t xml:space="preserve"> = </w:t>
        </w:r>
      </w:ins>
      <w:ins w:id="601" w:author="Stephy" w:date="2022-04-18T17:26:00Z">
        <w:r w:rsidRPr="004431BA">
          <w:rPr>
            <w:rFonts w:asciiTheme="majorHAnsi" w:eastAsia="MS Mincho" w:hAnsiTheme="majorHAnsi" w:cs="Times New Roman"/>
            <w:color w:val="auto"/>
            <w:sz w:val="20"/>
            <w:szCs w:val="20"/>
            <w:lang w:val="en-GB" w:eastAsia="de-DE"/>
            <w14:cntxtAlts w14:val="0"/>
          </w:rPr>
          <w:t>5,744,000</w:t>
        </w:r>
      </w:ins>
      <w:ins w:id="602" w:author="Stephy" w:date="2022-04-18T17:21:00Z">
        <w:r w:rsidRPr="004431BA">
          <w:rPr>
            <w:rFonts w:asciiTheme="majorHAnsi" w:eastAsia="MS Mincho" w:hAnsiTheme="majorHAnsi" w:cs="Times New Roman"/>
            <w:color w:val="auto"/>
            <w:sz w:val="20"/>
            <w:szCs w:val="20"/>
            <w:lang w:val="en-GB" w:eastAsia="de-DE"/>
            <w14:cntxtAlts w14:val="0"/>
          </w:rPr>
          <w:t xml:space="preserve"> (Ton/year)</w:t>
        </w:r>
      </w:ins>
    </w:p>
    <w:p w14:paraId="5B8412D6" w14:textId="77777777" w:rsidR="004431BA" w:rsidRPr="004431BA" w:rsidRDefault="004431BA" w:rsidP="00FF6C9D">
      <w:pPr>
        <w:spacing w:after="0" w:line="240" w:lineRule="auto"/>
        <w:contextualSpacing w:val="0"/>
        <w:jc w:val="both"/>
        <w:rPr>
          <w:ins w:id="603" w:author="Stephy" w:date="2022-04-18T17:21:00Z"/>
          <w:rFonts w:asciiTheme="majorHAnsi" w:eastAsia="MS Mincho" w:hAnsiTheme="majorHAnsi" w:cs="Times New Roman"/>
          <w:color w:val="auto"/>
          <w:sz w:val="20"/>
          <w:szCs w:val="20"/>
          <w:lang w:val="en-GB" w:eastAsia="de-DE"/>
          <w14:cntxtAlts w14:val="0"/>
        </w:rPr>
      </w:pPr>
    </w:p>
    <w:p w14:paraId="30DB81B9" w14:textId="04045EEA" w:rsidR="00FF6C9D" w:rsidRPr="004431BA" w:rsidRDefault="00FF6C9D" w:rsidP="00FF6C9D">
      <w:pPr>
        <w:spacing w:after="0" w:line="240" w:lineRule="auto"/>
        <w:contextualSpacing w:val="0"/>
        <w:jc w:val="both"/>
        <w:rPr>
          <w:ins w:id="604" w:author="Stephy" w:date="2022-04-18T17:21:00Z"/>
          <w:rFonts w:asciiTheme="majorHAnsi" w:eastAsia="MS Mincho" w:hAnsiTheme="majorHAnsi" w:cs="Times New Roman"/>
          <w:color w:val="auto"/>
          <w:sz w:val="20"/>
          <w:szCs w:val="20"/>
          <w:lang w:val="en-GB" w:eastAsia="de-DE"/>
          <w14:cntxtAlts w14:val="0"/>
        </w:rPr>
      </w:pPr>
      <w:ins w:id="605" w:author="Stephy" w:date="2022-04-18T17:21:00Z">
        <w:r w:rsidRPr="004431BA">
          <w:rPr>
            <w:rFonts w:asciiTheme="majorHAnsi" w:eastAsia="MS Mincho" w:hAnsiTheme="majorHAnsi" w:cs="Times New Roman"/>
            <w:color w:val="auto"/>
            <w:sz w:val="20"/>
            <w:szCs w:val="20"/>
            <w:lang w:val="en-GB" w:eastAsia="de-DE"/>
            <w14:cntxtAlts w14:val="0"/>
          </w:rPr>
          <w:t xml:space="preserve">As per Forest Survey of India report 2011, non-domestic wood consumption (Annual fuelwood consumption in household sector and consumption of wood in House construction, Furniture and Agriculture) for the state of </w:t>
        </w:r>
      </w:ins>
      <w:ins w:id="606" w:author="Stephy" w:date="2022-04-18T17:26:00Z">
        <w:r w:rsidRPr="004431BA">
          <w:rPr>
            <w:rFonts w:asciiTheme="majorHAnsi" w:eastAsia="MS Mincho" w:hAnsiTheme="majorHAnsi" w:cs="Times New Roman"/>
            <w:color w:val="auto"/>
            <w:sz w:val="20"/>
            <w:szCs w:val="20"/>
            <w:lang w:val="en-GB" w:eastAsia="de-DE"/>
            <w14:cntxtAlts w14:val="0"/>
          </w:rPr>
          <w:t>Chhattisgarh</w:t>
        </w:r>
      </w:ins>
      <w:ins w:id="607" w:author="Stephy" w:date="2022-04-18T17:21:00Z">
        <w:r w:rsidRPr="004431BA">
          <w:rPr>
            <w:rFonts w:asciiTheme="majorHAnsi" w:eastAsia="MS Mincho" w:hAnsiTheme="majorHAnsi" w:cs="Times New Roman"/>
            <w:color w:val="auto"/>
            <w:sz w:val="20"/>
            <w:szCs w:val="20"/>
            <w:lang w:val="en-GB" w:eastAsia="de-DE"/>
            <w14:cntxtAlts w14:val="0"/>
          </w:rPr>
          <w:t xml:space="preserve"> = </w:t>
        </w:r>
      </w:ins>
      <w:ins w:id="608" w:author="Stephy" w:date="2022-04-18T17:27:00Z">
        <w:r w:rsidRPr="004431BA">
          <w:rPr>
            <w:rFonts w:asciiTheme="majorHAnsi" w:eastAsia="MS Mincho" w:hAnsiTheme="majorHAnsi" w:cs="Times New Roman"/>
            <w:color w:val="auto"/>
            <w:sz w:val="20"/>
            <w:szCs w:val="20"/>
            <w:lang w:val="en-GB" w:eastAsia="de-DE"/>
            <w14:cntxtAlts w14:val="0"/>
          </w:rPr>
          <w:t>333,23070</w:t>
        </w:r>
      </w:ins>
      <w:ins w:id="609" w:author="Stephy" w:date="2022-04-18T17:21:00Z">
        <w:r w:rsidRPr="004431BA">
          <w:rPr>
            <w:rFonts w:asciiTheme="majorHAnsi" w:eastAsia="MS Mincho" w:hAnsiTheme="majorHAnsi" w:cs="Times New Roman"/>
            <w:color w:val="auto"/>
            <w:sz w:val="20"/>
            <w:szCs w:val="20"/>
            <w:lang w:val="en-GB" w:eastAsia="de-DE"/>
            <w14:cntxtAlts w14:val="0"/>
          </w:rPr>
          <w:t xml:space="preserve"> (ton/year)</w:t>
        </w:r>
      </w:ins>
    </w:p>
    <w:p w14:paraId="700C513F" w14:textId="222380BD" w:rsidR="00FF6C9D" w:rsidRPr="007A7003" w:rsidRDefault="00FF6C9D" w:rsidP="00FF6C9D">
      <w:pPr>
        <w:spacing w:after="0" w:line="240" w:lineRule="auto"/>
        <w:contextualSpacing w:val="0"/>
        <w:jc w:val="both"/>
        <w:rPr>
          <w:ins w:id="610" w:author="Stephy" w:date="2022-04-18T17:21:00Z"/>
          <w:rFonts w:asciiTheme="majorHAnsi" w:eastAsia="MS Mincho" w:hAnsiTheme="majorHAnsi" w:cs="Times New Roman"/>
          <w:color w:val="auto"/>
          <w:sz w:val="20"/>
          <w:szCs w:val="20"/>
          <w:lang w:val="en-GB" w:eastAsia="de-DE"/>
          <w14:cntxtAlts w14:val="0"/>
          <w:rPrChange w:id="611" w:author="Shivani Garg" w:date="2022-06-08T14:13:00Z">
            <w:rPr>
              <w:ins w:id="612" w:author="Stephy" w:date="2022-04-18T17:21:00Z"/>
              <w:rFonts w:ascii="Avenir Book" w:eastAsia="MS Mincho" w:hAnsi="Avenir Book" w:cs="Times New Roman"/>
              <w:color w:val="auto"/>
              <w:szCs w:val="20"/>
              <w:lang w:val="en-GB" w:eastAsia="de-DE"/>
              <w14:cntxtAlts w14:val="0"/>
            </w:rPr>
          </w:rPrChange>
        </w:rPr>
      </w:pPr>
      <w:ins w:id="613" w:author="Stephy" w:date="2022-04-18T17:21:00Z">
        <w:r w:rsidRPr="007A7003">
          <w:rPr>
            <w:rFonts w:asciiTheme="majorHAnsi" w:eastAsia="MS Mincho" w:hAnsiTheme="majorHAnsi" w:cs="Times New Roman"/>
            <w:color w:val="auto"/>
            <w:sz w:val="20"/>
            <w:szCs w:val="20"/>
            <w:lang w:val="en-GB" w:eastAsia="de-DE"/>
            <w14:cntxtAlts w14:val="0"/>
            <w:rPrChange w:id="614" w:author="Shivani Garg" w:date="2022-06-08T14:13:00Z">
              <w:rPr>
                <w:rFonts w:ascii="Avenir Book" w:eastAsia="MS Mincho" w:hAnsi="Avenir Book" w:cs="Times New Roman"/>
                <w:color w:val="auto"/>
                <w:szCs w:val="20"/>
                <w:lang w:val="en-GB" w:eastAsia="de-DE"/>
                <w14:cntxtAlts w14:val="0"/>
              </w:rPr>
            </w:rPrChange>
          </w:rPr>
          <w:t xml:space="preserve">As per Forest Survey of India report 2011, Total wood consumption for the state of </w:t>
        </w:r>
      </w:ins>
      <w:ins w:id="615" w:author="Stephy" w:date="2022-04-18T17:27:00Z">
        <w:r w:rsidRPr="007A7003">
          <w:rPr>
            <w:rFonts w:asciiTheme="majorHAnsi" w:eastAsia="MS Mincho" w:hAnsiTheme="majorHAnsi" w:cs="Times New Roman"/>
            <w:color w:val="auto"/>
            <w:sz w:val="20"/>
            <w:szCs w:val="20"/>
            <w:lang w:val="en-GB" w:eastAsia="de-DE"/>
            <w14:cntxtAlts w14:val="0"/>
            <w:rPrChange w:id="616" w:author="Shivani Garg" w:date="2022-06-08T14:13:00Z">
              <w:rPr>
                <w:rFonts w:ascii="Avenir Book" w:eastAsia="MS Mincho" w:hAnsi="Avenir Book" w:cs="Times New Roman"/>
                <w:color w:val="auto"/>
                <w:szCs w:val="20"/>
                <w:lang w:val="en-GB" w:eastAsia="de-DE"/>
                <w14:cntxtAlts w14:val="0"/>
              </w:rPr>
            </w:rPrChange>
          </w:rPr>
          <w:t>Chhattisgarh</w:t>
        </w:r>
      </w:ins>
      <w:ins w:id="617" w:author="Stephy" w:date="2022-04-18T17:21:00Z">
        <w:r w:rsidRPr="007A7003">
          <w:rPr>
            <w:rFonts w:asciiTheme="majorHAnsi" w:eastAsia="MS Mincho" w:hAnsiTheme="majorHAnsi" w:cs="Times New Roman"/>
            <w:color w:val="auto"/>
            <w:sz w:val="20"/>
            <w:szCs w:val="20"/>
            <w:lang w:val="en-GB" w:eastAsia="de-DE"/>
            <w14:cntxtAlts w14:val="0"/>
            <w:rPrChange w:id="618" w:author="Shivani Garg" w:date="2022-06-08T14:13:00Z">
              <w:rPr>
                <w:rFonts w:ascii="Avenir Book" w:eastAsia="MS Mincho" w:hAnsi="Avenir Book" w:cs="Times New Roman"/>
                <w:color w:val="auto"/>
                <w:szCs w:val="20"/>
                <w:lang w:val="en-GB" w:eastAsia="de-DE"/>
                <w14:cntxtAlts w14:val="0"/>
              </w:rPr>
            </w:rPrChange>
          </w:rPr>
          <w:t xml:space="preserve"> = </w:t>
        </w:r>
      </w:ins>
      <w:ins w:id="619" w:author="Stephy" w:date="2022-04-18T17:28:00Z">
        <w:r w:rsidRPr="007A7003">
          <w:rPr>
            <w:rFonts w:asciiTheme="majorHAnsi" w:eastAsia="MS Mincho" w:hAnsiTheme="majorHAnsi" w:cs="Times New Roman"/>
            <w:color w:val="auto"/>
            <w:sz w:val="20"/>
            <w:szCs w:val="20"/>
            <w:lang w:val="en-GB" w:eastAsia="de-DE"/>
            <w14:cntxtAlts w14:val="0"/>
            <w:rPrChange w:id="620" w:author="Shivani Garg" w:date="2022-06-08T14:13:00Z">
              <w:rPr>
                <w:rFonts w:ascii="Avenir Book" w:eastAsia="MS Mincho" w:hAnsi="Avenir Book" w:cs="Times New Roman"/>
                <w:color w:val="auto"/>
                <w:szCs w:val="20"/>
                <w:lang w:val="en-GB" w:eastAsia="de-DE"/>
                <w14:cntxtAlts w14:val="0"/>
              </w:rPr>
            </w:rPrChange>
          </w:rPr>
          <w:t>39,067,070</w:t>
        </w:r>
      </w:ins>
      <w:ins w:id="621" w:author="Stephy" w:date="2022-04-18T17:21:00Z">
        <w:r w:rsidRPr="007A7003">
          <w:rPr>
            <w:rFonts w:asciiTheme="majorHAnsi" w:eastAsia="MS Mincho" w:hAnsiTheme="majorHAnsi" w:cs="Times New Roman"/>
            <w:color w:val="auto"/>
            <w:sz w:val="20"/>
            <w:szCs w:val="20"/>
            <w:lang w:val="en-GB" w:eastAsia="de-DE"/>
            <w14:cntxtAlts w14:val="0"/>
            <w:rPrChange w:id="622" w:author="Shivani Garg" w:date="2022-06-08T14:13:00Z">
              <w:rPr>
                <w:rFonts w:ascii="Avenir Book" w:eastAsia="MS Mincho" w:hAnsi="Avenir Book" w:cs="Times New Roman"/>
                <w:color w:val="auto"/>
                <w:szCs w:val="20"/>
                <w:lang w:val="en-GB" w:eastAsia="de-DE"/>
                <w14:cntxtAlts w14:val="0"/>
              </w:rPr>
            </w:rPrChange>
          </w:rPr>
          <w:t xml:space="preserve"> (ton/year)</w:t>
        </w:r>
      </w:ins>
    </w:p>
    <w:p w14:paraId="16EE6764" w14:textId="3DE83C83" w:rsidR="00FF6C9D" w:rsidRDefault="00FF6C9D" w:rsidP="00FF6C9D">
      <w:pPr>
        <w:spacing w:after="0" w:line="240" w:lineRule="auto"/>
        <w:contextualSpacing w:val="0"/>
        <w:jc w:val="both"/>
        <w:rPr>
          <w:ins w:id="623" w:author="Stephy" w:date="2022-04-19T18:53:00Z"/>
          <w:rFonts w:ascii="Avenir Book" w:eastAsia="MS Mincho" w:hAnsi="Avenir Book" w:cs="Times New Roman"/>
          <w:color w:val="auto"/>
          <w:szCs w:val="20"/>
          <w:lang w:val="en-GB" w:eastAsia="de-DE"/>
          <w14:cntxtAlts w14:val="0"/>
        </w:rPr>
      </w:pPr>
    </w:p>
    <w:p w14:paraId="6959EE03" w14:textId="77777777" w:rsidR="00005EFA" w:rsidRPr="00831193" w:rsidRDefault="00005EFA" w:rsidP="00005EFA">
      <w:pPr>
        <w:spacing w:line="276" w:lineRule="auto"/>
        <w:contextualSpacing w:val="0"/>
        <w:jc w:val="both"/>
        <w:rPr>
          <w:ins w:id="624" w:author="Stephy" w:date="2022-04-19T18:53:00Z"/>
          <w:rFonts w:asciiTheme="majorHAnsi" w:hAnsiTheme="majorHAnsi"/>
          <w:color w:val="auto"/>
          <w:sz w:val="20"/>
          <w:szCs w:val="20"/>
          <w:lang w:val="en-GB"/>
        </w:rPr>
      </w:pPr>
      <w:ins w:id="625" w:author="Stephy" w:date="2022-04-19T18:53:00Z">
        <w:r w:rsidRPr="00831193">
          <w:rPr>
            <w:rFonts w:asciiTheme="majorHAnsi" w:hAnsiTheme="majorHAnsi"/>
            <w:color w:val="auto"/>
            <w:sz w:val="20"/>
            <w:szCs w:val="20"/>
            <w:lang w:val="en-GB"/>
          </w:rPr>
          <w:t>Procedure to estimate RB:</w:t>
        </w:r>
      </w:ins>
    </w:p>
    <w:p w14:paraId="3A0CDD3B" w14:textId="77777777" w:rsidR="00005EFA" w:rsidRPr="00831193" w:rsidRDefault="00005EFA" w:rsidP="00005EFA">
      <w:pPr>
        <w:spacing w:line="276" w:lineRule="auto"/>
        <w:contextualSpacing w:val="0"/>
        <w:jc w:val="both"/>
        <w:rPr>
          <w:ins w:id="626" w:author="Stephy" w:date="2022-04-19T18:53:00Z"/>
          <w:rFonts w:asciiTheme="majorHAnsi" w:hAnsiTheme="majorHAnsi"/>
          <w:color w:val="auto"/>
          <w:sz w:val="20"/>
          <w:szCs w:val="20"/>
          <w:lang w:val="en-GB"/>
        </w:rPr>
      </w:pPr>
      <w:ins w:id="627" w:author="Stephy" w:date="2022-04-19T18:53:00Z">
        <w:r w:rsidRPr="00831193">
          <w:rPr>
            <w:rFonts w:asciiTheme="majorHAnsi" w:hAnsiTheme="majorHAnsi"/>
            <w:color w:val="auto"/>
            <w:sz w:val="20"/>
            <w:szCs w:val="20"/>
            <w:lang w:val="en-GB"/>
          </w:rPr>
          <w:t>Renewable biomass (RB) in the country/region/area is estimated using the equation below:</w:t>
        </w:r>
      </w:ins>
    </w:p>
    <w:p w14:paraId="1A8FE8BE" w14:textId="77777777" w:rsidR="00005EFA" w:rsidRPr="00831193" w:rsidRDefault="00005EFA" w:rsidP="00005EFA">
      <w:pPr>
        <w:spacing w:line="276" w:lineRule="auto"/>
        <w:contextualSpacing w:val="0"/>
        <w:jc w:val="both"/>
        <w:rPr>
          <w:ins w:id="628" w:author="Stephy" w:date="2022-04-19T18:53:00Z"/>
          <w:rFonts w:asciiTheme="majorHAnsi" w:hAnsiTheme="majorHAnsi"/>
          <w:color w:val="auto"/>
          <w:sz w:val="20"/>
          <w:szCs w:val="20"/>
          <w:lang w:val="en-GB"/>
        </w:rPr>
      </w:pPr>
      <w:ins w:id="629" w:author="Stephy" w:date="2022-04-19T18:53:00Z">
        <w:r w:rsidRPr="00831193">
          <w:rPr>
            <w:rFonts w:asciiTheme="majorHAnsi" w:hAnsiTheme="majorHAnsi"/>
            <w:noProof/>
            <w:color w:val="auto"/>
            <w:sz w:val="20"/>
            <w:szCs w:val="20"/>
          </w:rPr>
          <w:drawing>
            <wp:inline distT="0" distB="0" distL="0" distR="0" wp14:anchorId="023D5E41" wp14:editId="07559512">
              <wp:extent cx="6116320" cy="381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320" cy="381415"/>
                      </a:xfrm>
                      <a:prstGeom prst="rect">
                        <a:avLst/>
                      </a:prstGeom>
                      <a:noFill/>
                      <a:ln>
                        <a:noFill/>
                      </a:ln>
                    </pic:spPr>
                  </pic:pic>
                </a:graphicData>
              </a:graphic>
            </wp:inline>
          </w:drawing>
        </w:r>
        <w:r w:rsidRPr="00831193">
          <w:rPr>
            <w:rFonts w:asciiTheme="majorHAnsi" w:hAnsiTheme="majorHAnsi"/>
            <w:color w:val="auto"/>
            <w:sz w:val="20"/>
            <w:szCs w:val="20"/>
            <w:lang w:val="en-GB"/>
          </w:rPr>
          <w:t>Where:</w:t>
        </w:r>
      </w:ins>
    </w:p>
    <w:p w14:paraId="1DE07F5E" w14:textId="77777777" w:rsidR="00005EFA" w:rsidRPr="00831193" w:rsidRDefault="00005EFA" w:rsidP="00005EFA">
      <w:pPr>
        <w:spacing w:line="276" w:lineRule="auto"/>
        <w:contextualSpacing w:val="0"/>
        <w:jc w:val="both"/>
        <w:rPr>
          <w:ins w:id="630" w:author="Stephy" w:date="2022-04-19T18:53:00Z"/>
          <w:rFonts w:asciiTheme="majorHAnsi" w:hAnsiTheme="majorHAnsi"/>
          <w:color w:val="auto"/>
          <w:sz w:val="20"/>
          <w:szCs w:val="20"/>
          <w:lang w:val="en-GB"/>
        </w:rPr>
      </w:pPr>
      <w:ins w:id="631" w:author="Stephy" w:date="2022-04-19T18:53:00Z">
        <w:r w:rsidRPr="00831193">
          <w:rPr>
            <w:rFonts w:asciiTheme="majorHAnsi" w:hAnsiTheme="majorHAnsi"/>
            <w:color w:val="auto"/>
            <w:sz w:val="20"/>
            <w:szCs w:val="20"/>
            <w:lang w:val="en-GB"/>
          </w:rPr>
          <w:t>MAI</w:t>
        </w:r>
        <w:r w:rsidRPr="00831193">
          <w:rPr>
            <w:rFonts w:asciiTheme="majorHAnsi" w:hAnsiTheme="majorHAnsi"/>
            <w:color w:val="auto"/>
            <w:sz w:val="20"/>
            <w:szCs w:val="20"/>
            <w:vertAlign w:val="subscript"/>
            <w:lang w:val="en-GB"/>
          </w:rPr>
          <w:t>forest,i</w:t>
        </w:r>
        <w:r w:rsidRPr="00831193">
          <w:rPr>
            <w:rFonts w:asciiTheme="majorHAnsi" w:hAnsiTheme="majorHAnsi"/>
            <w:color w:val="auto"/>
            <w:sz w:val="20"/>
            <w:szCs w:val="20"/>
            <w:lang w:val="en-GB"/>
          </w:rPr>
          <w:t xml:space="preserve"> = Mean Annual Increment of woody biomass growth per hectare in subcategory i of forest areas (t/ha/yr). </w:t>
        </w:r>
      </w:ins>
    </w:p>
    <w:p w14:paraId="4882F16B" w14:textId="77777777" w:rsidR="00005EFA" w:rsidRPr="00831193" w:rsidRDefault="00005EFA" w:rsidP="00005EFA">
      <w:pPr>
        <w:spacing w:line="276" w:lineRule="auto"/>
        <w:contextualSpacing w:val="0"/>
        <w:jc w:val="both"/>
        <w:rPr>
          <w:ins w:id="632" w:author="Stephy" w:date="2022-04-19T18:53:00Z"/>
          <w:rFonts w:asciiTheme="majorHAnsi" w:hAnsiTheme="majorHAnsi"/>
          <w:color w:val="auto"/>
          <w:sz w:val="20"/>
          <w:szCs w:val="20"/>
          <w:lang w:val="en-GB"/>
        </w:rPr>
      </w:pPr>
      <w:ins w:id="633" w:author="Stephy" w:date="2022-04-19T18:53:00Z">
        <w:r w:rsidRPr="00831193">
          <w:rPr>
            <w:rFonts w:asciiTheme="majorHAnsi" w:hAnsiTheme="majorHAnsi"/>
            <w:color w:val="auto"/>
            <w:sz w:val="20"/>
            <w:szCs w:val="20"/>
            <w:lang w:val="en-GB"/>
          </w:rPr>
          <w:t>MAI</w:t>
        </w:r>
        <w:r w:rsidRPr="00831193">
          <w:rPr>
            <w:rFonts w:asciiTheme="majorHAnsi" w:hAnsiTheme="majorHAnsi"/>
            <w:color w:val="auto"/>
            <w:sz w:val="20"/>
            <w:szCs w:val="20"/>
            <w:vertAlign w:val="subscript"/>
            <w:lang w:val="en-GB"/>
          </w:rPr>
          <w:t xml:space="preserve">other,i </w:t>
        </w:r>
        <w:r w:rsidRPr="00831193">
          <w:rPr>
            <w:rFonts w:asciiTheme="majorHAnsi" w:hAnsiTheme="majorHAnsi"/>
            <w:color w:val="auto"/>
            <w:sz w:val="20"/>
            <w:szCs w:val="20"/>
            <w:lang w:val="en-GB"/>
          </w:rPr>
          <w:t>= Mean Annual Increment of woody biomass growth per hectare in subcategory i of other wooded land areas (t/ha/yr). This value is not considered due to non-availability of data.</w:t>
        </w:r>
      </w:ins>
    </w:p>
    <w:p w14:paraId="62747F85" w14:textId="77777777" w:rsidR="00005EFA" w:rsidRPr="00831193" w:rsidRDefault="00005EFA" w:rsidP="00005EFA">
      <w:pPr>
        <w:spacing w:line="276" w:lineRule="auto"/>
        <w:contextualSpacing w:val="0"/>
        <w:jc w:val="both"/>
        <w:rPr>
          <w:ins w:id="634" w:author="Stephy" w:date="2022-04-19T18:53:00Z"/>
          <w:rFonts w:asciiTheme="majorHAnsi" w:hAnsiTheme="majorHAnsi"/>
          <w:color w:val="auto"/>
          <w:sz w:val="20"/>
          <w:szCs w:val="20"/>
          <w:lang w:val="en-GB"/>
        </w:rPr>
      </w:pPr>
      <w:ins w:id="635" w:author="Stephy" w:date="2022-04-19T18:53:00Z">
        <w:r w:rsidRPr="00831193">
          <w:rPr>
            <w:rFonts w:asciiTheme="majorHAnsi" w:hAnsiTheme="majorHAnsi"/>
            <w:color w:val="auto"/>
            <w:sz w:val="20"/>
            <w:szCs w:val="20"/>
            <w:lang w:val="en-GB"/>
          </w:rPr>
          <w:t>F</w:t>
        </w:r>
        <w:r w:rsidRPr="00831193">
          <w:rPr>
            <w:rFonts w:asciiTheme="majorHAnsi" w:hAnsiTheme="majorHAnsi"/>
            <w:color w:val="auto"/>
            <w:sz w:val="20"/>
            <w:szCs w:val="20"/>
            <w:vertAlign w:val="subscript"/>
            <w:lang w:val="en-GB"/>
          </w:rPr>
          <w:t>forest,i</w:t>
        </w:r>
        <w:r w:rsidRPr="00831193">
          <w:rPr>
            <w:rFonts w:asciiTheme="majorHAnsi" w:hAnsiTheme="majorHAnsi"/>
            <w:color w:val="auto"/>
            <w:sz w:val="20"/>
            <w:szCs w:val="20"/>
            <w:lang w:val="en-GB"/>
          </w:rPr>
          <w:t xml:space="preserve"> = Extent of forest in sub-category i (ha). India state of of forest report, 2019 has been referred for this parameter.</w:t>
        </w:r>
      </w:ins>
    </w:p>
    <w:p w14:paraId="2A4CEF81" w14:textId="77777777" w:rsidR="00005EFA" w:rsidRPr="00831193" w:rsidRDefault="00005EFA" w:rsidP="00005EFA">
      <w:pPr>
        <w:spacing w:line="276" w:lineRule="auto"/>
        <w:contextualSpacing w:val="0"/>
        <w:jc w:val="both"/>
        <w:rPr>
          <w:ins w:id="636" w:author="Stephy" w:date="2022-04-19T18:53:00Z"/>
          <w:rFonts w:asciiTheme="majorHAnsi" w:hAnsiTheme="majorHAnsi"/>
          <w:color w:val="auto"/>
          <w:sz w:val="20"/>
          <w:szCs w:val="20"/>
          <w:lang w:val="en-GB"/>
        </w:rPr>
      </w:pPr>
      <w:ins w:id="637" w:author="Stephy" w:date="2022-04-19T18:53:00Z">
        <w:r w:rsidRPr="00831193">
          <w:rPr>
            <w:rFonts w:asciiTheme="majorHAnsi" w:hAnsiTheme="majorHAnsi"/>
            <w:color w:val="auto"/>
            <w:sz w:val="20"/>
            <w:szCs w:val="20"/>
            <w:lang w:val="en-GB"/>
          </w:rPr>
          <w:t>F</w:t>
        </w:r>
        <w:r w:rsidRPr="00831193">
          <w:rPr>
            <w:rFonts w:asciiTheme="majorHAnsi" w:hAnsiTheme="majorHAnsi"/>
            <w:color w:val="auto"/>
            <w:sz w:val="20"/>
            <w:szCs w:val="20"/>
            <w:vertAlign w:val="subscript"/>
            <w:lang w:val="en-GB"/>
          </w:rPr>
          <w:t>other,i</w:t>
        </w:r>
        <w:r w:rsidRPr="00831193">
          <w:rPr>
            <w:rFonts w:asciiTheme="majorHAnsi" w:hAnsiTheme="majorHAnsi"/>
            <w:color w:val="auto"/>
            <w:sz w:val="20"/>
            <w:szCs w:val="20"/>
            <w:lang w:val="en-GB"/>
          </w:rPr>
          <w:t xml:space="preserve"> = Extent of other wooded land in sub-category i (ha). This is not used following footnote 4 of the tool.</w:t>
        </w:r>
      </w:ins>
    </w:p>
    <w:p w14:paraId="648CE7B3" w14:textId="77777777" w:rsidR="00005EFA" w:rsidRPr="00831193" w:rsidRDefault="00005EFA" w:rsidP="00005EFA">
      <w:pPr>
        <w:spacing w:line="276" w:lineRule="auto"/>
        <w:contextualSpacing w:val="0"/>
        <w:jc w:val="both"/>
        <w:rPr>
          <w:ins w:id="638" w:author="Stephy" w:date="2022-04-19T18:53:00Z"/>
          <w:rFonts w:asciiTheme="majorHAnsi" w:hAnsiTheme="majorHAnsi"/>
          <w:color w:val="auto"/>
          <w:sz w:val="20"/>
          <w:szCs w:val="20"/>
          <w:lang w:val="en-GB"/>
        </w:rPr>
      </w:pPr>
      <w:ins w:id="639" w:author="Stephy" w:date="2022-04-19T18:53:00Z">
        <w:r w:rsidRPr="00831193">
          <w:rPr>
            <w:rFonts w:asciiTheme="majorHAnsi" w:hAnsiTheme="majorHAnsi"/>
            <w:color w:val="auto"/>
            <w:sz w:val="20"/>
            <w:szCs w:val="20"/>
            <w:lang w:val="en-GB"/>
          </w:rPr>
          <w:t>P</w:t>
        </w:r>
        <w:r w:rsidRPr="00831193">
          <w:rPr>
            <w:rFonts w:asciiTheme="majorHAnsi" w:hAnsiTheme="majorHAnsi"/>
            <w:color w:val="auto"/>
            <w:sz w:val="20"/>
            <w:szCs w:val="20"/>
            <w:vertAlign w:val="subscript"/>
            <w:lang w:val="en-GB"/>
          </w:rPr>
          <w:t>forest</w:t>
        </w:r>
        <w:r w:rsidRPr="00831193">
          <w:rPr>
            <w:rFonts w:asciiTheme="majorHAnsi" w:hAnsiTheme="majorHAnsi"/>
            <w:color w:val="auto"/>
            <w:sz w:val="20"/>
            <w:szCs w:val="20"/>
            <w:lang w:val="en-GB"/>
          </w:rPr>
          <w:t xml:space="preserve"> = Extent of non-accessible area</w:t>
        </w:r>
        <w:r w:rsidRPr="00831193">
          <w:rPr>
            <w:rStyle w:val="FootnoteReference"/>
            <w:rFonts w:asciiTheme="majorHAnsi" w:hAnsiTheme="majorHAnsi"/>
            <w:color w:val="auto"/>
            <w:sz w:val="20"/>
            <w:szCs w:val="20"/>
            <w:lang w:val="en-GB"/>
          </w:rPr>
          <w:footnoteReference w:id="5"/>
        </w:r>
        <w:r w:rsidRPr="00831193">
          <w:rPr>
            <w:rFonts w:asciiTheme="majorHAnsi" w:hAnsiTheme="majorHAnsi"/>
            <w:color w:val="auto"/>
            <w:sz w:val="20"/>
            <w:szCs w:val="20"/>
            <w:lang w:val="en-GB"/>
          </w:rPr>
          <w:t xml:space="preserve"> (e.g. protected area where extraction of wood is prohibited, geographically remote area) within forest areas (ha). This parameter is optional and not considered.</w:t>
        </w:r>
      </w:ins>
    </w:p>
    <w:p w14:paraId="0CA1B4F1" w14:textId="77777777" w:rsidR="00005EFA" w:rsidRPr="00831193" w:rsidRDefault="00005EFA" w:rsidP="00005EFA">
      <w:pPr>
        <w:spacing w:line="276" w:lineRule="auto"/>
        <w:contextualSpacing w:val="0"/>
        <w:jc w:val="both"/>
        <w:rPr>
          <w:ins w:id="642" w:author="Stephy" w:date="2022-04-19T18:53:00Z"/>
          <w:rFonts w:asciiTheme="majorHAnsi" w:hAnsiTheme="majorHAnsi"/>
          <w:color w:val="auto"/>
          <w:sz w:val="20"/>
          <w:szCs w:val="20"/>
          <w:lang w:val="en-GB"/>
        </w:rPr>
      </w:pPr>
      <w:ins w:id="643" w:author="Stephy" w:date="2022-04-19T18:53:00Z">
        <w:r w:rsidRPr="00831193">
          <w:rPr>
            <w:rFonts w:asciiTheme="majorHAnsi" w:hAnsiTheme="majorHAnsi"/>
            <w:color w:val="auto"/>
            <w:sz w:val="20"/>
            <w:szCs w:val="20"/>
            <w:lang w:val="en-GB"/>
          </w:rPr>
          <w:lastRenderedPageBreak/>
          <w:t>P</w:t>
        </w:r>
        <w:r w:rsidRPr="00831193">
          <w:rPr>
            <w:rFonts w:asciiTheme="majorHAnsi" w:hAnsiTheme="majorHAnsi"/>
            <w:color w:val="auto"/>
            <w:sz w:val="20"/>
            <w:szCs w:val="20"/>
            <w:vertAlign w:val="subscript"/>
            <w:lang w:val="en-GB"/>
          </w:rPr>
          <w:t>other</w:t>
        </w:r>
        <w:r w:rsidRPr="00831193">
          <w:rPr>
            <w:rFonts w:asciiTheme="majorHAnsi" w:hAnsiTheme="majorHAnsi"/>
            <w:color w:val="auto"/>
            <w:sz w:val="20"/>
            <w:szCs w:val="20"/>
            <w:lang w:val="en-GB"/>
          </w:rPr>
          <w:t xml:space="preserve"> = Extent of non-accessible area (e.g. protected area where extraction of wood is prohibited, geographically remote area) within other wooded land areas (ha). This parameter is optional and not considered.</w:t>
        </w:r>
      </w:ins>
    </w:p>
    <w:p w14:paraId="32A73F25" w14:textId="77777777" w:rsidR="00005EFA" w:rsidRPr="00831193" w:rsidRDefault="00005EFA" w:rsidP="00005EFA">
      <w:pPr>
        <w:spacing w:line="276" w:lineRule="auto"/>
        <w:contextualSpacing w:val="0"/>
        <w:jc w:val="both"/>
        <w:rPr>
          <w:ins w:id="644" w:author="Stephy" w:date="2022-04-19T18:53:00Z"/>
          <w:rFonts w:asciiTheme="majorHAnsi" w:hAnsiTheme="majorHAnsi"/>
          <w:color w:val="auto"/>
          <w:sz w:val="20"/>
          <w:szCs w:val="20"/>
          <w:lang w:val="en-GB"/>
        </w:rPr>
      </w:pPr>
      <w:ins w:id="645" w:author="Stephy" w:date="2022-04-19T18:53:00Z">
        <w:r w:rsidRPr="00831193">
          <w:rPr>
            <w:rFonts w:asciiTheme="majorHAnsi" w:hAnsiTheme="majorHAnsi"/>
            <w:color w:val="auto"/>
            <w:sz w:val="20"/>
            <w:szCs w:val="20"/>
            <w:lang w:val="en-GB"/>
          </w:rPr>
          <w:t>I = Sub-category i of forest areas and other wooded land areas</w:t>
        </w:r>
      </w:ins>
    </w:p>
    <w:tbl>
      <w:tblPr>
        <w:tblStyle w:val="TableGrid"/>
        <w:tblW w:w="6546" w:type="dxa"/>
        <w:tblLook w:val="04A0" w:firstRow="1" w:lastRow="0" w:firstColumn="1" w:lastColumn="0" w:noHBand="0" w:noVBand="1"/>
      </w:tblPr>
      <w:tblGrid>
        <w:gridCol w:w="2370"/>
        <w:gridCol w:w="2429"/>
        <w:gridCol w:w="1747"/>
      </w:tblGrid>
      <w:tr w:rsidR="00005EFA" w:rsidRPr="00831193" w14:paraId="52C8E099" w14:textId="77777777" w:rsidTr="00005EFA">
        <w:trPr>
          <w:trHeight w:val="471"/>
          <w:ins w:id="646" w:author="Stephy" w:date="2022-04-19T18:53:00Z"/>
        </w:trPr>
        <w:tc>
          <w:tcPr>
            <w:tcW w:w="2370" w:type="dxa"/>
          </w:tcPr>
          <w:p w14:paraId="552E2DC1" w14:textId="77777777" w:rsidR="00005EFA" w:rsidRPr="00831193" w:rsidRDefault="00005EFA" w:rsidP="00C42270">
            <w:pPr>
              <w:spacing w:line="276" w:lineRule="auto"/>
              <w:contextualSpacing w:val="0"/>
              <w:jc w:val="both"/>
              <w:rPr>
                <w:ins w:id="647" w:author="Stephy" w:date="2022-04-19T18:53:00Z"/>
                <w:rFonts w:asciiTheme="majorHAnsi" w:hAnsiTheme="majorHAnsi"/>
                <w:b/>
                <w:color w:val="auto"/>
                <w:sz w:val="20"/>
                <w:szCs w:val="20"/>
                <w:lang w:val="en-GB"/>
              </w:rPr>
            </w:pPr>
            <w:ins w:id="648" w:author="Stephy" w:date="2022-04-19T18:53:00Z">
              <w:r w:rsidRPr="00831193">
                <w:rPr>
                  <w:rFonts w:asciiTheme="majorHAnsi" w:hAnsiTheme="majorHAnsi"/>
                  <w:b/>
                  <w:color w:val="auto"/>
                  <w:sz w:val="20"/>
                  <w:szCs w:val="20"/>
                  <w:lang w:val="en-GB"/>
                </w:rPr>
                <w:t>State</w:t>
              </w:r>
            </w:ins>
          </w:p>
        </w:tc>
        <w:tc>
          <w:tcPr>
            <w:tcW w:w="2429" w:type="dxa"/>
          </w:tcPr>
          <w:p w14:paraId="679E319B" w14:textId="6760FA4A" w:rsidR="00005EFA" w:rsidRPr="00831193" w:rsidRDefault="00005EFA" w:rsidP="00C42270">
            <w:pPr>
              <w:spacing w:line="276" w:lineRule="auto"/>
              <w:contextualSpacing w:val="0"/>
              <w:jc w:val="both"/>
              <w:rPr>
                <w:ins w:id="649" w:author="Stephy" w:date="2022-04-19T18:53:00Z"/>
                <w:rFonts w:asciiTheme="majorHAnsi" w:hAnsiTheme="majorHAnsi"/>
                <w:b/>
                <w:color w:val="auto"/>
                <w:sz w:val="20"/>
                <w:szCs w:val="20"/>
                <w:lang w:val="en-GB"/>
              </w:rPr>
            </w:pPr>
            <w:ins w:id="650" w:author="Stephy" w:date="2022-04-19T18:54:00Z">
              <w:r w:rsidRPr="00831193">
                <w:rPr>
                  <w:rFonts w:asciiTheme="majorHAnsi" w:eastAsia="MS Mincho" w:hAnsiTheme="majorHAnsi" w:cs="Times New Roman"/>
                  <w:b/>
                  <w:color w:val="auto"/>
                  <w:sz w:val="20"/>
                  <w:szCs w:val="20"/>
                  <w:lang w:val="en-GB" w:eastAsia="de-DE"/>
                  <w14:cntxtAlts w14:val="0"/>
                </w:rPr>
                <w:t>Chhattisgarh</w:t>
              </w:r>
              <w:r w:rsidRPr="00831193">
                <w:rPr>
                  <w:rStyle w:val="FootnoteReference"/>
                  <w:rFonts w:asciiTheme="majorHAnsi" w:hAnsiTheme="majorHAnsi"/>
                  <w:b/>
                  <w:color w:val="auto"/>
                  <w:sz w:val="20"/>
                  <w:szCs w:val="20"/>
                  <w:lang w:val="en-GB"/>
                </w:rPr>
                <w:t xml:space="preserve"> </w:t>
              </w:r>
            </w:ins>
            <w:ins w:id="651" w:author="Stephy" w:date="2022-04-19T18:53:00Z">
              <w:r w:rsidRPr="00831193">
                <w:rPr>
                  <w:rStyle w:val="FootnoteReference"/>
                  <w:rFonts w:asciiTheme="majorHAnsi" w:hAnsiTheme="majorHAnsi"/>
                  <w:b/>
                  <w:color w:val="auto"/>
                  <w:sz w:val="20"/>
                  <w:szCs w:val="20"/>
                  <w:lang w:val="en-GB"/>
                </w:rPr>
                <w:footnoteReference w:id="6"/>
              </w:r>
            </w:ins>
          </w:p>
        </w:tc>
        <w:tc>
          <w:tcPr>
            <w:tcW w:w="1747" w:type="dxa"/>
          </w:tcPr>
          <w:p w14:paraId="3AE2081C" w14:textId="77777777" w:rsidR="00005EFA" w:rsidRPr="00831193" w:rsidRDefault="00005EFA" w:rsidP="00C42270">
            <w:pPr>
              <w:spacing w:line="276" w:lineRule="auto"/>
              <w:contextualSpacing w:val="0"/>
              <w:jc w:val="both"/>
              <w:rPr>
                <w:ins w:id="658" w:author="Stephy" w:date="2022-04-19T18:53:00Z"/>
                <w:rFonts w:asciiTheme="majorHAnsi" w:hAnsiTheme="majorHAnsi"/>
                <w:b/>
                <w:color w:val="auto"/>
                <w:sz w:val="20"/>
                <w:szCs w:val="20"/>
                <w:lang w:val="en-GB"/>
              </w:rPr>
            </w:pPr>
            <w:ins w:id="659" w:author="Stephy" w:date="2022-04-19T18:53:00Z">
              <w:r w:rsidRPr="00831193">
                <w:rPr>
                  <w:rFonts w:asciiTheme="majorHAnsi" w:hAnsiTheme="majorHAnsi"/>
                  <w:b/>
                  <w:color w:val="auto"/>
                  <w:sz w:val="20"/>
                  <w:szCs w:val="20"/>
                  <w:lang w:val="en-GB"/>
                </w:rPr>
                <w:t>Bihar</w:t>
              </w:r>
              <w:r w:rsidRPr="00831193">
                <w:rPr>
                  <w:rStyle w:val="FootnoteReference"/>
                  <w:rFonts w:asciiTheme="majorHAnsi" w:hAnsiTheme="majorHAnsi"/>
                  <w:b/>
                  <w:color w:val="auto"/>
                  <w:sz w:val="20"/>
                  <w:szCs w:val="20"/>
                  <w:lang w:val="en-GB"/>
                </w:rPr>
                <w:footnoteReference w:id="7"/>
              </w:r>
            </w:ins>
          </w:p>
        </w:tc>
      </w:tr>
      <w:tr w:rsidR="00005EFA" w:rsidRPr="00831193" w14:paraId="4CE13919" w14:textId="77777777" w:rsidTr="00005EFA">
        <w:trPr>
          <w:trHeight w:val="319"/>
          <w:ins w:id="662" w:author="Stephy" w:date="2022-04-19T18:53:00Z"/>
        </w:trPr>
        <w:tc>
          <w:tcPr>
            <w:tcW w:w="2370" w:type="dxa"/>
          </w:tcPr>
          <w:p w14:paraId="7F5D3488" w14:textId="77777777" w:rsidR="00005EFA" w:rsidRPr="00831193" w:rsidRDefault="00005EFA" w:rsidP="00C42270">
            <w:pPr>
              <w:spacing w:line="276" w:lineRule="auto"/>
              <w:contextualSpacing w:val="0"/>
              <w:jc w:val="both"/>
              <w:rPr>
                <w:ins w:id="663" w:author="Stephy" w:date="2022-04-19T18:53:00Z"/>
                <w:rFonts w:asciiTheme="majorHAnsi" w:hAnsiTheme="majorHAnsi"/>
                <w:color w:val="auto"/>
                <w:sz w:val="20"/>
                <w:szCs w:val="20"/>
                <w:lang w:val="en-GB"/>
              </w:rPr>
            </w:pPr>
            <w:ins w:id="664" w:author="Stephy" w:date="2022-04-19T18:53:00Z">
              <w:r w:rsidRPr="00831193">
                <w:rPr>
                  <w:rStyle w:val="FootnoteReference"/>
                  <w:rFonts w:asciiTheme="majorHAnsi" w:hAnsiTheme="majorHAnsi"/>
                  <w:color w:val="auto"/>
                  <w:sz w:val="20"/>
                  <w:szCs w:val="20"/>
                  <w:lang w:val="en-GB"/>
                </w:rPr>
                <w:footnoteReference w:id="8"/>
              </w:r>
              <w:r w:rsidRPr="00831193">
                <w:rPr>
                  <w:rFonts w:asciiTheme="majorHAnsi" w:hAnsiTheme="majorHAnsi"/>
                  <w:color w:val="auto"/>
                  <w:sz w:val="20"/>
                  <w:szCs w:val="20"/>
                  <w:lang w:val="en-GB"/>
                </w:rPr>
                <w:t>MAI</w:t>
              </w:r>
              <w:r w:rsidRPr="00831193">
                <w:rPr>
                  <w:rFonts w:asciiTheme="majorHAnsi" w:hAnsiTheme="majorHAnsi"/>
                  <w:color w:val="auto"/>
                  <w:sz w:val="20"/>
                  <w:szCs w:val="20"/>
                  <w:vertAlign w:val="subscript"/>
                  <w:lang w:val="en-GB"/>
                </w:rPr>
                <w:t>forest,i</w:t>
              </w:r>
            </w:ins>
          </w:p>
        </w:tc>
        <w:tc>
          <w:tcPr>
            <w:tcW w:w="2429" w:type="dxa"/>
          </w:tcPr>
          <w:p w14:paraId="35B54C47" w14:textId="77777777" w:rsidR="00005EFA" w:rsidRPr="00831193" w:rsidRDefault="00005EFA" w:rsidP="00C42270">
            <w:pPr>
              <w:spacing w:line="276" w:lineRule="auto"/>
              <w:contextualSpacing w:val="0"/>
              <w:jc w:val="both"/>
              <w:rPr>
                <w:ins w:id="667" w:author="Stephy" w:date="2022-04-19T18:53:00Z"/>
                <w:rFonts w:asciiTheme="majorHAnsi" w:hAnsiTheme="majorHAnsi"/>
                <w:color w:val="auto"/>
                <w:sz w:val="20"/>
                <w:szCs w:val="20"/>
                <w:lang w:val="en-GB"/>
              </w:rPr>
            </w:pPr>
            <w:ins w:id="668" w:author="Stephy" w:date="2022-04-19T18:53:00Z">
              <w:r w:rsidRPr="00831193">
                <w:rPr>
                  <w:rFonts w:asciiTheme="majorHAnsi" w:hAnsiTheme="majorHAnsi"/>
                  <w:color w:val="auto"/>
                  <w:sz w:val="20"/>
                  <w:szCs w:val="20"/>
                  <w:lang w:val="en-GB"/>
                </w:rPr>
                <w:t>0.5</w:t>
              </w:r>
            </w:ins>
          </w:p>
        </w:tc>
        <w:tc>
          <w:tcPr>
            <w:tcW w:w="1747" w:type="dxa"/>
          </w:tcPr>
          <w:p w14:paraId="073C17D6" w14:textId="77777777" w:rsidR="00005EFA" w:rsidRPr="00831193" w:rsidRDefault="00005EFA" w:rsidP="00C42270">
            <w:pPr>
              <w:rPr>
                <w:ins w:id="669" w:author="Stephy" w:date="2022-04-19T18:53:00Z"/>
                <w:rFonts w:asciiTheme="majorHAnsi" w:hAnsiTheme="majorHAnsi"/>
                <w:sz w:val="20"/>
                <w:szCs w:val="20"/>
              </w:rPr>
            </w:pPr>
            <w:ins w:id="670" w:author="Stephy" w:date="2022-04-19T18:53:00Z">
              <w:r w:rsidRPr="00831193">
                <w:rPr>
                  <w:rFonts w:asciiTheme="majorHAnsi" w:hAnsiTheme="majorHAnsi"/>
                  <w:color w:val="auto"/>
                  <w:sz w:val="20"/>
                  <w:szCs w:val="20"/>
                  <w:lang w:val="en-GB"/>
                </w:rPr>
                <w:t>0.5</w:t>
              </w:r>
            </w:ins>
          </w:p>
        </w:tc>
      </w:tr>
      <w:tr w:rsidR="00005EFA" w:rsidRPr="00831193" w14:paraId="6FF98563" w14:textId="77777777" w:rsidTr="00005EFA">
        <w:trPr>
          <w:trHeight w:val="487"/>
          <w:ins w:id="671" w:author="Stephy" w:date="2022-04-19T18:53:00Z"/>
        </w:trPr>
        <w:tc>
          <w:tcPr>
            <w:tcW w:w="2370" w:type="dxa"/>
          </w:tcPr>
          <w:p w14:paraId="77586239" w14:textId="77777777" w:rsidR="00005EFA" w:rsidRPr="00831193" w:rsidRDefault="00005EFA" w:rsidP="00C42270">
            <w:pPr>
              <w:spacing w:line="276" w:lineRule="auto"/>
              <w:contextualSpacing w:val="0"/>
              <w:jc w:val="both"/>
              <w:rPr>
                <w:ins w:id="672" w:author="Stephy" w:date="2022-04-19T18:53:00Z"/>
                <w:rFonts w:asciiTheme="majorHAnsi" w:hAnsiTheme="majorHAnsi"/>
                <w:color w:val="auto"/>
                <w:sz w:val="20"/>
                <w:szCs w:val="20"/>
                <w:lang w:val="en-GB"/>
              </w:rPr>
            </w:pPr>
            <w:ins w:id="673" w:author="Stephy" w:date="2022-04-19T18:53:00Z">
              <w:r w:rsidRPr="00831193">
                <w:rPr>
                  <w:rFonts w:asciiTheme="majorHAnsi" w:hAnsiTheme="majorHAnsi"/>
                  <w:color w:val="auto"/>
                  <w:sz w:val="20"/>
                  <w:szCs w:val="20"/>
                  <w:lang w:val="en-GB"/>
                </w:rPr>
                <w:t>F</w:t>
              </w:r>
              <w:r w:rsidRPr="00831193">
                <w:rPr>
                  <w:rFonts w:asciiTheme="majorHAnsi" w:hAnsiTheme="majorHAnsi"/>
                  <w:color w:val="auto"/>
                  <w:sz w:val="20"/>
                  <w:szCs w:val="20"/>
                  <w:vertAlign w:val="subscript"/>
                  <w:lang w:val="en-GB"/>
                </w:rPr>
                <w:t>forest,i</w:t>
              </w:r>
            </w:ins>
          </w:p>
        </w:tc>
        <w:tc>
          <w:tcPr>
            <w:tcW w:w="2429" w:type="dxa"/>
          </w:tcPr>
          <w:p w14:paraId="14BD255D" w14:textId="21B4EE54" w:rsidR="00005EFA" w:rsidRPr="00831193" w:rsidRDefault="00005EFA" w:rsidP="00C42270">
            <w:pPr>
              <w:spacing w:line="276" w:lineRule="auto"/>
              <w:contextualSpacing w:val="0"/>
              <w:jc w:val="both"/>
              <w:rPr>
                <w:ins w:id="674" w:author="Stephy" w:date="2022-04-19T18:53:00Z"/>
                <w:rFonts w:asciiTheme="majorHAnsi" w:hAnsiTheme="majorHAnsi"/>
                <w:color w:val="auto"/>
                <w:sz w:val="20"/>
                <w:szCs w:val="20"/>
                <w:lang w:val="en-GB"/>
              </w:rPr>
            </w:pPr>
            <w:ins w:id="675" w:author="Stephy" w:date="2022-04-19T18:55:00Z">
              <w:r w:rsidRPr="00831193">
                <w:rPr>
                  <w:rFonts w:asciiTheme="majorHAnsi" w:hAnsiTheme="majorHAnsi"/>
                  <w:color w:val="auto"/>
                  <w:sz w:val="20"/>
                  <w:szCs w:val="20"/>
                  <w:lang w:val="en-GB"/>
                </w:rPr>
                <w:t>6331000</w:t>
              </w:r>
            </w:ins>
          </w:p>
        </w:tc>
        <w:tc>
          <w:tcPr>
            <w:tcW w:w="1747" w:type="dxa"/>
          </w:tcPr>
          <w:p w14:paraId="374F0F9E" w14:textId="77777777" w:rsidR="00005EFA" w:rsidRPr="00831193" w:rsidRDefault="00005EFA" w:rsidP="00C42270">
            <w:pPr>
              <w:spacing w:line="276" w:lineRule="auto"/>
              <w:contextualSpacing w:val="0"/>
              <w:jc w:val="both"/>
              <w:rPr>
                <w:ins w:id="676" w:author="Stephy" w:date="2022-04-19T18:53:00Z"/>
                <w:rFonts w:asciiTheme="majorHAnsi" w:hAnsiTheme="majorHAnsi"/>
                <w:color w:val="auto"/>
                <w:sz w:val="20"/>
                <w:szCs w:val="20"/>
                <w:lang w:val="en-GB"/>
              </w:rPr>
            </w:pPr>
            <w:ins w:id="677" w:author="Stephy" w:date="2022-04-19T18:53:00Z">
              <w:r w:rsidRPr="00831193">
                <w:rPr>
                  <w:rFonts w:asciiTheme="majorHAnsi" w:hAnsiTheme="majorHAnsi"/>
                  <w:color w:val="auto"/>
                  <w:sz w:val="20"/>
                  <w:szCs w:val="20"/>
                  <w:lang w:val="en-GB"/>
                </w:rPr>
                <w:t>622000</w:t>
              </w:r>
            </w:ins>
          </w:p>
        </w:tc>
      </w:tr>
      <w:tr w:rsidR="00005EFA" w:rsidRPr="00831193" w14:paraId="18E9494C" w14:textId="77777777" w:rsidTr="00005EFA">
        <w:trPr>
          <w:trHeight w:val="735"/>
          <w:ins w:id="678" w:author="Stephy" w:date="2022-04-19T18:53:00Z"/>
        </w:trPr>
        <w:tc>
          <w:tcPr>
            <w:tcW w:w="2370" w:type="dxa"/>
          </w:tcPr>
          <w:p w14:paraId="527F20B9" w14:textId="77777777" w:rsidR="00005EFA" w:rsidRPr="00831193" w:rsidRDefault="00005EFA" w:rsidP="00C42270">
            <w:pPr>
              <w:spacing w:line="276" w:lineRule="auto"/>
              <w:contextualSpacing w:val="0"/>
              <w:jc w:val="both"/>
              <w:rPr>
                <w:ins w:id="679" w:author="Stephy" w:date="2022-04-19T18:53:00Z"/>
                <w:rFonts w:asciiTheme="majorHAnsi" w:hAnsiTheme="majorHAnsi"/>
                <w:b/>
                <w:color w:val="auto"/>
                <w:sz w:val="20"/>
                <w:szCs w:val="20"/>
                <w:lang w:val="en-GB"/>
              </w:rPr>
            </w:pPr>
            <w:ins w:id="680" w:author="Stephy" w:date="2022-04-19T18:53:00Z">
              <w:r w:rsidRPr="00831193">
                <w:rPr>
                  <w:rFonts w:asciiTheme="majorHAnsi" w:hAnsiTheme="majorHAnsi"/>
                  <w:b/>
                  <w:color w:val="auto"/>
                  <w:sz w:val="20"/>
                  <w:szCs w:val="20"/>
                  <w:lang w:val="en-GB"/>
                </w:rPr>
                <w:t>Renewable biomass (RB)</w:t>
              </w:r>
            </w:ins>
          </w:p>
        </w:tc>
        <w:tc>
          <w:tcPr>
            <w:tcW w:w="2429" w:type="dxa"/>
          </w:tcPr>
          <w:p w14:paraId="7217397D" w14:textId="650E7A8B" w:rsidR="00005EFA" w:rsidRPr="00831193" w:rsidRDefault="007A7003" w:rsidP="00C42270">
            <w:pPr>
              <w:spacing w:line="276" w:lineRule="auto"/>
              <w:contextualSpacing w:val="0"/>
              <w:jc w:val="both"/>
              <w:rPr>
                <w:ins w:id="681" w:author="Stephy" w:date="2022-04-19T18:53:00Z"/>
                <w:rFonts w:asciiTheme="majorHAnsi" w:hAnsiTheme="majorHAnsi"/>
                <w:b/>
                <w:color w:val="auto"/>
                <w:sz w:val="20"/>
                <w:szCs w:val="20"/>
                <w:lang w:val="en-GB"/>
              </w:rPr>
            </w:pPr>
            <w:ins w:id="682" w:author="Shivani Garg" w:date="2022-06-08T14:14:00Z">
              <w:r w:rsidRPr="007A7003">
                <w:rPr>
                  <w:rFonts w:asciiTheme="majorHAnsi" w:hAnsiTheme="majorHAnsi"/>
                  <w:b/>
                  <w:color w:val="auto"/>
                  <w:sz w:val="20"/>
                  <w:szCs w:val="20"/>
                  <w:lang w:val="en-GB"/>
                </w:rPr>
                <w:t>31,58,000</w:t>
              </w:r>
            </w:ins>
            <w:ins w:id="683" w:author="Stephy" w:date="2022-04-19T18:55:00Z">
              <w:del w:id="684" w:author="Shivani Garg" w:date="2022-06-08T14:14:00Z">
                <w:r w:rsidR="00005EFA" w:rsidRPr="00831193" w:rsidDel="007A7003">
                  <w:rPr>
                    <w:rFonts w:asciiTheme="majorHAnsi" w:hAnsiTheme="majorHAnsi"/>
                    <w:b/>
                    <w:color w:val="auto"/>
                    <w:sz w:val="20"/>
                    <w:szCs w:val="20"/>
                    <w:lang w:val="en-GB"/>
                  </w:rPr>
                  <w:delText>3265500</w:delText>
                </w:r>
              </w:del>
            </w:ins>
          </w:p>
        </w:tc>
        <w:tc>
          <w:tcPr>
            <w:tcW w:w="1747" w:type="dxa"/>
          </w:tcPr>
          <w:p w14:paraId="000559EA" w14:textId="77777777" w:rsidR="00005EFA" w:rsidRPr="00831193" w:rsidRDefault="00005EFA" w:rsidP="00C42270">
            <w:pPr>
              <w:spacing w:line="276" w:lineRule="auto"/>
              <w:contextualSpacing w:val="0"/>
              <w:jc w:val="both"/>
              <w:rPr>
                <w:ins w:id="685" w:author="Stephy" w:date="2022-04-19T18:53:00Z"/>
                <w:rFonts w:asciiTheme="majorHAnsi" w:hAnsiTheme="majorHAnsi"/>
                <w:b/>
                <w:color w:val="auto"/>
                <w:sz w:val="20"/>
                <w:szCs w:val="20"/>
                <w:lang w:val="en-GB"/>
              </w:rPr>
            </w:pPr>
            <w:ins w:id="686" w:author="Stephy" w:date="2022-04-19T18:53:00Z">
              <w:r w:rsidRPr="00831193">
                <w:rPr>
                  <w:rFonts w:asciiTheme="majorHAnsi" w:hAnsiTheme="majorHAnsi"/>
                  <w:b/>
                  <w:color w:val="auto"/>
                  <w:sz w:val="20"/>
                  <w:szCs w:val="20"/>
                  <w:lang w:val="en-GB"/>
                </w:rPr>
                <w:t>311000</w:t>
              </w:r>
            </w:ins>
          </w:p>
        </w:tc>
      </w:tr>
    </w:tbl>
    <w:p w14:paraId="48AD9737" w14:textId="77777777" w:rsidR="00005EFA" w:rsidRPr="00E52CFC" w:rsidRDefault="00005EFA" w:rsidP="00005EFA">
      <w:pPr>
        <w:spacing w:line="276" w:lineRule="auto"/>
        <w:contextualSpacing w:val="0"/>
        <w:jc w:val="both"/>
        <w:rPr>
          <w:ins w:id="687" w:author="Stephy" w:date="2022-04-19T18:53:00Z"/>
          <w:rFonts w:asciiTheme="minorHAnsi" w:hAnsiTheme="minorHAnsi"/>
          <w:color w:val="auto"/>
          <w:sz w:val="20"/>
          <w:szCs w:val="20"/>
          <w:lang w:val="en-GB"/>
        </w:rPr>
      </w:pPr>
    </w:p>
    <w:p w14:paraId="468EF212" w14:textId="77777777" w:rsidR="00005EFA" w:rsidRPr="00E52CFC" w:rsidRDefault="00005EFA" w:rsidP="00005EFA">
      <w:pPr>
        <w:jc w:val="both"/>
        <w:rPr>
          <w:ins w:id="688" w:author="Stephy" w:date="2022-04-19T18:53:00Z"/>
          <w:rFonts w:asciiTheme="minorHAnsi" w:hAnsiTheme="minorHAnsi"/>
          <w:color w:val="auto"/>
          <w:sz w:val="20"/>
          <w:szCs w:val="20"/>
        </w:rPr>
      </w:pPr>
      <w:ins w:id="689" w:author="Stephy" w:date="2022-04-19T18:53:00Z">
        <w:r w:rsidRPr="00E52CFC">
          <w:rPr>
            <w:rFonts w:asciiTheme="minorHAnsi" w:hAnsiTheme="minorHAnsi"/>
            <w:color w:val="auto"/>
            <w:sz w:val="20"/>
            <w:szCs w:val="20"/>
          </w:rPr>
          <w:t>The fraction of woody biomass that can be established as non-renewable, is:</w:t>
        </w:r>
      </w:ins>
    </w:p>
    <w:p w14:paraId="74E97540" w14:textId="77777777" w:rsidR="00005EFA" w:rsidRPr="00E52CFC" w:rsidRDefault="00005EFA" w:rsidP="00005EFA">
      <w:pPr>
        <w:jc w:val="both"/>
        <w:rPr>
          <w:ins w:id="690" w:author="Stephy" w:date="2022-04-19T18:53:00Z"/>
          <w:rFonts w:asciiTheme="minorHAnsi" w:eastAsiaTheme="minorEastAsia" w:hAnsiTheme="minorHAnsi"/>
          <w:color w:val="auto"/>
          <w:sz w:val="20"/>
          <w:szCs w:val="20"/>
        </w:rPr>
      </w:pPr>
      <m:oMathPara>
        <m:oMathParaPr>
          <m:jc m:val="left"/>
        </m:oMathParaPr>
        <m:oMath>
          <m:r>
            <w:ins w:id="691" w:author="Stephy" w:date="2022-04-19T18:53:00Z">
              <m:rPr>
                <m:sty m:val="p"/>
              </m:rPr>
              <w:rPr>
                <w:rFonts w:ascii="Cambria Math" w:hAnsi="Cambria Math"/>
                <w:color w:val="auto"/>
                <w:sz w:val="20"/>
                <w:szCs w:val="20"/>
              </w:rPr>
              <m:t xml:space="preserve">fNRB </m:t>
            </w:ins>
          </m:r>
          <m:r>
            <w:ins w:id="692" w:author="Stephy" w:date="2022-04-19T18:53:00Z">
              <m:rPr>
                <m:sty m:val="p"/>
              </m:rPr>
              <w:rPr>
                <w:rFonts w:ascii="Cambria Math" w:hAnsi="Cambria Math" w:cs="Cambria Math"/>
                <w:color w:val="auto"/>
                <w:sz w:val="20"/>
                <w:szCs w:val="20"/>
              </w:rPr>
              <m:t>=</m:t>
            </w:ins>
          </m:r>
          <m:f>
            <m:fPr>
              <m:ctrlPr>
                <w:ins w:id="693" w:author="Stephy" w:date="2022-04-19T18:53:00Z">
                  <w:rPr>
                    <w:rFonts w:ascii="Cambria Math" w:hAnsi="Cambria Math"/>
                    <w:color w:val="auto"/>
                    <w:sz w:val="20"/>
                    <w:szCs w:val="20"/>
                  </w:rPr>
                </w:ins>
              </m:ctrlPr>
            </m:fPr>
            <m:num>
              <m:r>
                <w:ins w:id="694" w:author="Stephy" w:date="2022-04-19T18:53:00Z">
                  <m:rPr>
                    <m:sty m:val="p"/>
                  </m:rPr>
                  <w:rPr>
                    <w:rFonts w:ascii="Cambria Math" w:hAnsi="Cambria Math"/>
                    <w:color w:val="auto"/>
                    <w:sz w:val="20"/>
                    <w:szCs w:val="20"/>
                  </w:rPr>
                  <m:t xml:space="preserve">NRB </m:t>
                </w:ins>
              </m:r>
            </m:num>
            <m:den>
              <m:r>
                <w:ins w:id="695" w:author="Stephy" w:date="2022-04-19T18:53:00Z">
                  <m:rPr>
                    <m:sty m:val="p"/>
                  </m:rPr>
                  <w:rPr>
                    <w:rFonts w:ascii="Cambria Math" w:hAnsi="Cambria Math" w:cs="Cambria Math"/>
                    <w:color w:val="auto"/>
                    <w:sz w:val="20"/>
                    <w:szCs w:val="20"/>
                  </w:rPr>
                  <m:t>NRB+RB</m:t>
                </w:ins>
              </m:r>
            </m:den>
          </m:f>
        </m:oMath>
      </m:oMathPara>
    </w:p>
    <w:p w14:paraId="3B441ADA" w14:textId="77777777" w:rsidR="00005EFA" w:rsidRPr="00E52CFC" w:rsidRDefault="00005EFA" w:rsidP="00005EFA">
      <w:pPr>
        <w:spacing w:line="276" w:lineRule="auto"/>
        <w:contextualSpacing w:val="0"/>
        <w:jc w:val="both"/>
        <w:rPr>
          <w:ins w:id="696" w:author="Stephy" w:date="2022-04-19T18:53:00Z"/>
          <w:rFonts w:asciiTheme="minorHAnsi" w:hAnsiTheme="minorHAnsi"/>
          <w:color w:val="auto"/>
          <w:sz w:val="20"/>
          <w:szCs w:val="20"/>
          <w:lang w:val="en-GB"/>
        </w:rPr>
      </w:pPr>
    </w:p>
    <w:p w14:paraId="3EC6E7C0" w14:textId="77777777" w:rsidR="00005EFA" w:rsidRDefault="00005EFA" w:rsidP="00005EFA">
      <w:pPr>
        <w:spacing w:line="276" w:lineRule="auto"/>
        <w:contextualSpacing w:val="0"/>
        <w:jc w:val="both"/>
        <w:rPr>
          <w:ins w:id="697" w:author="Stephy" w:date="2022-04-19T18:53:00Z"/>
          <w:rFonts w:asciiTheme="minorHAnsi" w:hAnsiTheme="minorHAnsi"/>
          <w:color w:val="auto"/>
          <w:sz w:val="20"/>
          <w:szCs w:val="20"/>
          <w:lang w:val="en-GB"/>
        </w:rPr>
      </w:pPr>
      <w:ins w:id="698" w:author="Stephy" w:date="2022-04-19T18:53:00Z">
        <w:r w:rsidRPr="000B02F9">
          <w:rPr>
            <w:rFonts w:asciiTheme="minorHAnsi" w:hAnsiTheme="minorHAnsi"/>
            <w:color w:val="auto"/>
            <w:sz w:val="20"/>
            <w:szCs w:val="20"/>
            <w:lang w:val="en-GB"/>
          </w:rPr>
          <w:t>Accordingly, the fNRB would be:</w:t>
        </w:r>
      </w:ins>
    </w:p>
    <w:tbl>
      <w:tblPr>
        <w:tblStyle w:val="TableGrid"/>
        <w:tblW w:w="0" w:type="auto"/>
        <w:tblLook w:val="04A0" w:firstRow="1" w:lastRow="0" w:firstColumn="1" w:lastColumn="0" w:noHBand="0" w:noVBand="1"/>
      </w:tblPr>
      <w:tblGrid>
        <w:gridCol w:w="1708"/>
        <w:gridCol w:w="1653"/>
        <w:gridCol w:w="2288"/>
        <w:gridCol w:w="2615"/>
        <w:gridCol w:w="1358"/>
      </w:tblGrid>
      <w:tr w:rsidR="00005EFA" w14:paraId="6868A8D1" w14:textId="77777777" w:rsidTr="00C42270">
        <w:trPr>
          <w:ins w:id="699" w:author="Stephy" w:date="2022-04-19T18:53:00Z"/>
        </w:trPr>
        <w:tc>
          <w:tcPr>
            <w:tcW w:w="1870" w:type="dxa"/>
          </w:tcPr>
          <w:p w14:paraId="6FB58052" w14:textId="77777777" w:rsidR="00005EFA" w:rsidRDefault="00005EFA" w:rsidP="00C42270">
            <w:pPr>
              <w:spacing w:line="276" w:lineRule="auto"/>
              <w:contextualSpacing w:val="0"/>
              <w:jc w:val="both"/>
              <w:rPr>
                <w:ins w:id="700" w:author="Stephy" w:date="2022-04-19T18:53:00Z"/>
                <w:rFonts w:asciiTheme="minorHAnsi" w:hAnsiTheme="minorHAnsi"/>
                <w:color w:val="auto"/>
                <w:sz w:val="20"/>
                <w:szCs w:val="20"/>
                <w:lang w:val="en-GB"/>
              </w:rPr>
            </w:pPr>
            <w:ins w:id="701" w:author="Stephy" w:date="2022-04-19T18:53:00Z">
              <w:r>
                <w:rPr>
                  <w:rFonts w:asciiTheme="minorHAnsi" w:hAnsiTheme="minorHAnsi"/>
                  <w:color w:val="auto"/>
                  <w:sz w:val="20"/>
                  <w:szCs w:val="20"/>
                  <w:lang w:val="en-GB"/>
                </w:rPr>
                <w:t>State</w:t>
              </w:r>
            </w:ins>
          </w:p>
        </w:tc>
        <w:tc>
          <w:tcPr>
            <w:tcW w:w="1870" w:type="dxa"/>
          </w:tcPr>
          <w:p w14:paraId="2108C63F" w14:textId="77777777" w:rsidR="00005EFA" w:rsidRDefault="00005EFA" w:rsidP="00C42270">
            <w:pPr>
              <w:spacing w:line="276" w:lineRule="auto"/>
              <w:contextualSpacing w:val="0"/>
              <w:jc w:val="both"/>
              <w:rPr>
                <w:ins w:id="702" w:author="Stephy" w:date="2022-04-19T18:53:00Z"/>
                <w:rFonts w:asciiTheme="minorHAnsi" w:hAnsiTheme="minorHAnsi"/>
                <w:color w:val="auto"/>
                <w:sz w:val="20"/>
                <w:szCs w:val="20"/>
                <w:lang w:val="en-GB"/>
              </w:rPr>
            </w:pPr>
            <w:ins w:id="703" w:author="Stephy" w:date="2022-04-19T18:53:00Z">
              <w:r>
                <w:rPr>
                  <w:rFonts w:asciiTheme="minorHAnsi" w:hAnsiTheme="minorHAnsi"/>
                  <w:color w:val="auto"/>
                  <w:sz w:val="20"/>
                  <w:szCs w:val="20"/>
                  <w:lang w:val="en-GB"/>
                </w:rPr>
                <w:t>H</w:t>
              </w:r>
            </w:ins>
          </w:p>
        </w:tc>
        <w:tc>
          <w:tcPr>
            <w:tcW w:w="1870" w:type="dxa"/>
          </w:tcPr>
          <w:p w14:paraId="68AA2D7C" w14:textId="77777777" w:rsidR="00005EFA" w:rsidRDefault="00005EFA" w:rsidP="00C42270">
            <w:pPr>
              <w:spacing w:line="276" w:lineRule="auto"/>
              <w:contextualSpacing w:val="0"/>
              <w:jc w:val="both"/>
              <w:rPr>
                <w:ins w:id="704" w:author="Stephy" w:date="2022-04-19T18:53:00Z"/>
                <w:rFonts w:asciiTheme="minorHAnsi" w:hAnsiTheme="minorHAnsi"/>
                <w:color w:val="auto"/>
                <w:sz w:val="20"/>
                <w:szCs w:val="20"/>
                <w:lang w:val="en-GB"/>
              </w:rPr>
            </w:pPr>
            <w:ins w:id="705" w:author="Stephy" w:date="2022-04-19T18:53:00Z">
              <w:r>
                <w:rPr>
                  <w:rFonts w:asciiTheme="minorHAnsi" w:hAnsiTheme="minorHAnsi"/>
                  <w:color w:val="auto"/>
                  <w:sz w:val="20"/>
                  <w:szCs w:val="20"/>
                  <w:lang w:val="en-GB"/>
                </w:rPr>
                <w:t>RB</w:t>
              </w:r>
            </w:ins>
          </w:p>
        </w:tc>
        <w:tc>
          <w:tcPr>
            <w:tcW w:w="1870" w:type="dxa"/>
          </w:tcPr>
          <w:p w14:paraId="639FDCA4" w14:textId="77777777" w:rsidR="00005EFA" w:rsidRDefault="00005EFA" w:rsidP="00C42270">
            <w:pPr>
              <w:spacing w:line="276" w:lineRule="auto"/>
              <w:contextualSpacing w:val="0"/>
              <w:jc w:val="both"/>
              <w:rPr>
                <w:ins w:id="706" w:author="Stephy" w:date="2022-04-19T18:53:00Z"/>
                <w:rFonts w:asciiTheme="minorHAnsi" w:hAnsiTheme="minorHAnsi"/>
                <w:color w:val="auto"/>
                <w:sz w:val="20"/>
                <w:szCs w:val="20"/>
                <w:lang w:val="en-GB"/>
              </w:rPr>
            </w:pPr>
            <w:ins w:id="707" w:author="Stephy" w:date="2022-04-19T18:53:00Z">
              <w:r>
                <w:rPr>
                  <w:rFonts w:asciiTheme="minorHAnsi" w:hAnsiTheme="minorHAnsi"/>
                  <w:color w:val="auto"/>
                  <w:sz w:val="20"/>
                  <w:szCs w:val="20"/>
                  <w:lang w:val="en-GB"/>
                </w:rPr>
                <w:t>NRB (H-RB)</w:t>
              </w:r>
            </w:ins>
          </w:p>
        </w:tc>
        <w:tc>
          <w:tcPr>
            <w:tcW w:w="1870" w:type="dxa"/>
          </w:tcPr>
          <w:p w14:paraId="06E05D51" w14:textId="77777777" w:rsidR="00005EFA" w:rsidRDefault="00005EFA" w:rsidP="00C42270">
            <w:pPr>
              <w:spacing w:line="276" w:lineRule="auto"/>
              <w:contextualSpacing w:val="0"/>
              <w:jc w:val="both"/>
              <w:rPr>
                <w:ins w:id="708" w:author="Stephy" w:date="2022-04-19T18:53:00Z"/>
                <w:rFonts w:asciiTheme="minorHAnsi" w:hAnsiTheme="minorHAnsi"/>
                <w:color w:val="auto"/>
                <w:sz w:val="20"/>
                <w:szCs w:val="20"/>
                <w:lang w:val="en-GB"/>
              </w:rPr>
            </w:pPr>
            <w:ins w:id="709" w:author="Stephy" w:date="2022-04-19T18:53:00Z">
              <w:r>
                <w:rPr>
                  <w:rFonts w:asciiTheme="minorHAnsi" w:hAnsiTheme="minorHAnsi"/>
                  <w:color w:val="auto"/>
                  <w:sz w:val="20"/>
                  <w:szCs w:val="20"/>
                  <w:lang w:val="en-GB"/>
                </w:rPr>
                <w:t>fNRB</w:t>
              </w:r>
            </w:ins>
          </w:p>
        </w:tc>
      </w:tr>
      <w:tr w:rsidR="00005EFA" w14:paraId="3D9EA82F" w14:textId="77777777" w:rsidTr="00C42270">
        <w:trPr>
          <w:ins w:id="710" w:author="Stephy" w:date="2022-04-19T18:53:00Z"/>
        </w:trPr>
        <w:tc>
          <w:tcPr>
            <w:tcW w:w="1870" w:type="dxa"/>
          </w:tcPr>
          <w:p w14:paraId="12214334" w14:textId="005E5DB3" w:rsidR="00005EFA" w:rsidRDefault="00005EFA" w:rsidP="00C42270">
            <w:pPr>
              <w:spacing w:line="276" w:lineRule="auto"/>
              <w:contextualSpacing w:val="0"/>
              <w:jc w:val="both"/>
              <w:rPr>
                <w:ins w:id="711" w:author="Stephy" w:date="2022-04-19T18:53:00Z"/>
                <w:rFonts w:asciiTheme="minorHAnsi" w:hAnsiTheme="minorHAnsi"/>
                <w:color w:val="auto"/>
                <w:sz w:val="20"/>
                <w:szCs w:val="20"/>
                <w:lang w:val="en-GB"/>
              </w:rPr>
            </w:pPr>
            <w:ins w:id="712" w:author="Stephy" w:date="2022-04-19T18:58:00Z">
              <w:r w:rsidRPr="00005EFA">
                <w:rPr>
                  <w:rFonts w:asciiTheme="minorHAnsi" w:hAnsiTheme="minorHAnsi"/>
                  <w:color w:val="auto"/>
                  <w:sz w:val="20"/>
                  <w:szCs w:val="20"/>
                  <w:lang w:val="en-GB"/>
                </w:rPr>
                <w:t>Chhattisgarh</w:t>
              </w:r>
            </w:ins>
          </w:p>
        </w:tc>
        <w:tc>
          <w:tcPr>
            <w:tcW w:w="1870" w:type="dxa"/>
          </w:tcPr>
          <w:p w14:paraId="211BDD3C" w14:textId="0CA7CFB0" w:rsidR="00005EFA" w:rsidRDefault="00005EFA" w:rsidP="00C42270">
            <w:pPr>
              <w:spacing w:line="276" w:lineRule="auto"/>
              <w:contextualSpacing w:val="0"/>
              <w:jc w:val="both"/>
              <w:rPr>
                <w:ins w:id="713" w:author="Stephy" w:date="2022-04-19T18:53:00Z"/>
                <w:rFonts w:asciiTheme="minorHAnsi" w:hAnsiTheme="minorHAnsi"/>
                <w:color w:val="auto"/>
                <w:sz w:val="20"/>
                <w:szCs w:val="20"/>
                <w:lang w:val="en-GB"/>
              </w:rPr>
            </w:pPr>
            <w:ins w:id="714" w:author="Stephy" w:date="2022-04-19T18:59:00Z">
              <w:r w:rsidRPr="00005EFA">
                <w:rPr>
                  <w:rFonts w:asciiTheme="minorHAnsi" w:hAnsiTheme="minorHAnsi"/>
                  <w:color w:val="auto"/>
                  <w:sz w:val="20"/>
                  <w:szCs w:val="20"/>
                  <w:lang w:val="en-GB"/>
                </w:rPr>
                <w:t>39</w:t>
              </w:r>
              <w:r>
                <w:rPr>
                  <w:rFonts w:asciiTheme="minorHAnsi" w:hAnsiTheme="minorHAnsi"/>
                  <w:color w:val="auto"/>
                  <w:sz w:val="20"/>
                  <w:szCs w:val="20"/>
                  <w:lang w:val="en-GB"/>
                </w:rPr>
                <w:t>,</w:t>
              </w:r>
              <w:r w:rsidRPr="00005EFA">
                <w:rPr>
                  <w:rFonts w:asciiTheme="minorHAnsi" w:hAnsiTheme="minorHAnsi"/>
                  <w:color w:val="auto"/>
                  <w:sz w:val="20"/>
                  <w:szCs w:val="20"/>
                  <w:lang w:val="en-GB"/>
                </w:rPr>
                <w:t>067</w:t>
              </w:r>
              <w:r>
                <w:rPr>
                  <w:rFonts w:asciiTheme="minorHAnsi" w:hAnsiTheme="minorHAnsi"/>
                  <w:color w:val="auto"/>
                  <w:sz w:val="20"/>
                  <w:szCs w:val="20"/>
                  <w:lang w:val="en-GB"/>
                </w:rPr>
                <w:t>,</w:t>
              </w:r>
              <w:r w:rsidRPr="00005EFA">
                <w:rPr>
                  <w:rFonts w:asciiTheme="minorHAnsi" w:hAnsiTheme="minorHAnsi"/>
                  <w:color w:val="auto"/>
                  <w:sz w:val="20"/>
                  <w:szCs w:val="20"/>
                  <w:lang w:val="en-GB"/>
                </w:rPr>
                <w:t>070</w:t>
              </w:r>
            </w:ins>
          </w:p>
        </w:tc>
        <w:tc>
          <w:tcPr>
            <w:tcW w:w="1870" w:type="dxa"/>
          </w:tcPr>
          <w:p w14:paraId="45031B3E" w14:textId="2AABF78C" w:rsidR="00005EFA" w:rsidRDefault="007A7003" w:rsidP="00C42270">
            <w:pPr>
              <w:spacing w:line="276" w:lineRule="auto"/>
              <w:contextualSpacing w:val="0"/>
              <w:jc w:val="both"/>
              <w:rPr>
                <w:ins w:id="715" w:author="Stephy" w:date="2022-04-19T18:53:00Z"/>
                <w:rFonts w:asciiTheme="minorHAnsi" w:hAnsiTheme="minorHAnsi"/>
                <w:color w:val="auto"/>
                <w:sz w:val="20"/>
                <w:szCs w:val="20"/>
                <w:lang w:val="en-GB"/>
              </w:rPr>
            </w:pPr>
            <w:ins w:id="716" w:author="Shivani Garg" w:date="2022-06-08T14:15:00Z">
              <w:r w:rsidRPr="007A7003">
                <w:rPr>
                  <w:rFonts w:asciiTheme="minorHAnsi" w:hAnsiTheme="minorHAnsi"/>
                  <w:color w:val="auto"/>
                  <w:sz w:val="20"/>
                  <w:szCs w:val="20"/>
                  <w:lang w:val="en-GB"/>
                </w:rPr>
                <w:t>31,58,000</w:t>
              </w:r>
            </w:ins>
            <w:ins w:id="717" w:author="Stephy" w:date="2022-04-19T18:59:00Z">
              <w:del w:id="718" w:author="Shivani Garg" w:date="2022-06-08T14:15:00Z">
                <w:r w:rsidR="00005EFA" w:rsidRPr="00005EFA" w:rsidDel="007A7003">
                  <w:rPr>
                    <w:rFonts w:asciiTheme="minorHAnsi" w:hAnsiTheme="minorHAnsi"/>
                    <w:color w:val="auto"/>
                    <w:sz w:val="20"/>
                    <w:szCs w:val="20"/>
                    <w:lang w:val="en-GB"/>
                  </w:rPr>
                  <w:delText>3</w:delText>
                </w:r>
                <w:r w:rsidR="00005EFA" w:rsidDel="007A7003">
                  <w:rPr>
                    <w:rFonts w:asciiTheme="minorHAnsi" w:hAnsiTheme="minorHAnsi"/>
                    <w:color w:val="auto"/>
                    <w:sz w:val="20"/>
                    <w:szCs w:val="20"/>
                    <w:lang w:val="en-GB"/>
                  </w:rPr>
                  <w:delText>,</w:delText>
                </w:r>
                <w:r w:rsidR="00005EFA" w:rsidRPr="00005EFA" w:rsidDel="007A7003">
                  <w:rPr>
                    <w:rFonts w:asciiTheme="minorHAnsi" w:hAnsiTheme="minorHAnsi"/>
                    <w:color w:val="auto"/>
                    <w:sz w:val="20"/>
                    <w:szCs w:val="20"/>
                    <w:lang w:val="en-GB"/>
                  </w:rPr>
                  <w:delText>265</w:delText>
                </w:r>
                <w:r w:rsidR="00005EFA" w:rsidDel="007A7003">
                  <w:rPr>
                    <w:rFonts w:asciiTheme="minorHAnsi" w:hAnsiTheme="minorHAnsi"/>
                    <w:color w:val="auto"/>
                    <w:sz w:val="20"/>
                    <w:szCs w:val="20"/>
                    <w:lang w:val="en-GB"/>
                  </w:rPr>
                  <w:delText>,</w:delText>
                </w:r>
                <w:r w:rsidR="00005EFA" w:rsidRPr="00005EFA" w:rsidDel="007A7003">
                  <w:rPr>
                    <w:rFonts w:asciiTheme="minorHAnsi" w:hAnsiTheme="minorHAnsi"/>
                    <w:color w:val="auto"/>
                    <w:sz w:val="20"/>
                    <w:szCs w:val="20"/>
                    <w:lang w:val="en-GB"/>
                  </w:rPr>
                  <w:delText>500</w:delText>
                </w:r>
              </w:del>
            </w:ins>
          </w:p>
        </w:tc>
        <w:tc>
          <w:tcPr>
            <w:tcW w:w="1870" w:type="dxa"/>
          </w:tcPr>
          <w:p w14:paraId="2338E833" w14:textId="63904A63" w:rsidR="00005EFA" w:rsidRDefault="007A7003" w:rsidP="00C42270">
            <w:pPr>
              <w:spacing w:line="276" w:lineRule="auto"/>
              <w:contextualSpacing w:val="0"/>
              <w:jc w:val="both"/>
              <w:rPr>
                <w:ins w:id="719" w:author="Stephy" w:date="2022-04-19T18:53:00Z"/>
                <w:rFonts w:asciiTheme="minorHAnsi" w:hAnsiTheme="minorHAnsi"/>
                <w:color w:val="auto"/>
                <w:sz w:val="20"/>
                <w:szCs w:val="20"/>
                <w:lang w:val="en-GB"/>
              </w:rPr>
            </w:pPr>
            <w:ins w:id="720" w:author="Shivani Garg" w:date="2022-06-08T14:15:00Z">
              <w:r w:rsidRPr="007A7003">
                <w:rPr>
                  <w:rFonts w:asciiTheme="minorHAnsi" w:hAnsiTheme="minorHAnsi"/>
                  <w:color w:val="auto"/>
                  <w:sz w:val="20"/>
                  <w:szCs w:val="20"/>
                  <w:lang w:val="en-GB"/>
                </w:rPr>
                <w:t>3,59,09,070</w:t>
              </w:r>
            </w:ins>
            <w:ins w:id="721" w:author="Stephy" w:date="2022-04-19T18:59:00Z">
              <w:del w:id="722" w:author="Shivani Garg" w:date="2022-06-08T14:15:00Z">
                <w:r w:rsidR="00005EFA" w:rsidRPr="00005EFA" w:rsidDel="007A7003">
                  <w:rPr>
                    <w:rFonts w:asciiTheme="minorHAnsi" w:hAnsiTheme="minorHAnsi"/>
                    <w:color w:val="auto"/>
                    <w:sz w:val="20"/>
                    <w:szCs w:val="20"/>
                    <w:lang w:val="en-GB"/>
                  </w:rPr>
                  <w:delText>35</w:delText>
                </w:r>
                <w:r w:rsidR="00005EFA" w:rsidDel="007A7003">
                  <w:rPr>
                    <w:rFonts w:asciiTheme="minorHAnsi" w:hAnsiTheme="minorHAnsi"/>
                    <w:color w:val="auto"/>
                    <w:sz w:val="20"/>
                    <w:szCs w:val="20"/>
                    <w:lang w:val="en-GB"/>
                  </w:rPr>
                  <w:delText>,</w:delText>
                </w:r>
                <w:r w:rsidR="00005EFA" w:rsidRPr="00005EFA" w:rsidDel="007A7003">
                  <w:rPr>
                    <w:rFonts w:asciiTheme="minorHAnsi" w:hAnsiTheme="minorHAnsi"/>
                    <w:color w:val="auto"/>
                    <w:sz w:val="20"/>
                    <w:szCs w:val="20"/>
                    <w:lang w:val="en-GB"/>
                  </w:rPr>
                  <w:delText>801</w:delText>
                </w:r>
                <w:r w:rsidR="00005EFA" w:rsidDel="007A7003">
                  <w:rPr>
                    <w:rFonts w:asciiTheme="minorHAnsi" w:hAnsiTheme="minorHAnsi"/>
                    <w:color w:val="auto"/>
                    <w:sz w:val="20"/>
                    <w:szCs w:val="20"/>
                    <w:lang w:val="en-GB"/>
                  </w:rPr>
                  <w:delText>,</w:delText>
                </w:r>
                <w:r w:rsidR="00005EFA" w:rsidRPr="00005EFA" w:rsidDel="007A7003">
                  <w:rPr>
                    <w:rFonts w:asciiTheme="minorHAnsi" w:hAnsiTheme="minorHAnsi"/>
                    <w:color w:val="auto"/>
                    <w:sz w:val="20"/>
                    <w:szCs w:val="20"/>
                    <w:lang w:val="en-GB"/>
                  </w:rPr>
                  <w:delText>570</w:delText>
                </w:r>
              </w:del>
            </w:ins>
          </w:p>
        </w:tc>
        <w:tc>
          <w:tcPr>
            <w:tcW w:w="1870" w:type="dxa"/>
          </w:tcPr>
          <w:p w14:paraId="5930BBBA" w14:textId="2523DFB9" w:rsidR="00005EFA" w:rsidRDefault="00005EFA" w:rsidP="00005EFA">
            <w:pPr>
              <w:spacing w:line="276" w:lineRule="auto"/>
              <w:contextualSpacing w:val="0"/>
              <w:jc w:val="both"/>
              <w:rPr>
                <w:ins w:id="723" w:author="Stephy" w:date="2022-04-19T18:53:00Z"/>
                <w:rFonts w:asciiTheme="minorHAnsi" w:hAnsiTheme="minorHAnsi"/>
                <w:color w:val="auto"/>
                <w:sz w:val="20"/>
                <w:szCs w:val="20"/>
                <w:lang w:val="en-GB"/>
              </w:rPr>
            </w:pPr>
            <w:ins w:id="724" w:author="Stephy" w:date="2022-04-19T18:53:00Z">
              <w:r>
                <w:rPr>
                  <w:rFonts w:asciiTheme="minorHAnsi" w:hAnsiTheme="minorHAnsi"/>
                  <w:color w:val="auto"/>
                  <w:sz w:val="20"/>
                  <w:szCs w:val="20"/>
                  <w:lang w:val="en-GB"/>
                </w:rPr>
                <w:t>9</w:t>
              </w:r>
            </w:ins>
            <w:ins w:id="725" w:author="Stephy" w:date="2022-04-19T18:59:00Z">
              <w:r>
                <w:rPr>
                  <w:rFonts w:asciiTheme="minorHAnsi" w:hAnsiTheme="minorHAnsi"/>
                  <w:color w:val="auto"/>
                  <w:sz w:val="20"/>
                  <w:szCs w:val="20"/>
                  <w:lang w:val="en-GB"/>
                </w:rPr>
                <w:t>2</w:t>
              </w:r>
            </w:ins>
            <w:ins w:id="726" w:author="Stephy" w:date="2022-04-19T18:53:00Z">
              <w:r>
                <w:rPr>
                  <w:rFonts w:asciiTheme="minorHAnsi" w:hAnsiTheme="minorHAnsi"/>
                  <w:color w:val="auto"/>
                  <w:sz w:val="20"/>
                  <w:szCs w:val="20"/>
                  <w:lang w:val="en-GB"/>
                </w:rPr>
                <w:t>%</w:t>
              </w:r>
            </w:ins>
          </w:p>
        </w:tc>
      </w:tr>
      <w:tr w:rsidR="00005EFA" w14:paraId="52758A09" w14:textId="77777777" w:rsidTr="00C42270">
        <w:trPr>
          <w:ins w:id="727" w:author="Stephy" w:date="2022-04-19T18:53:00Z"/>
        </w:trPr>
        <w:tc>
          <w:tcPr>
            <w:tcW w:w="1870" w:type="dxa"/>
          </w:tcPr>
          <w:p w14:paraId="0AA6F635" w14:textId="77777777" w:rsidR="00005EFA" w:rsidRDefault="00005EFA" w:rsidP="00C42270">
            <w:pPr>
              <w:spacing w:line="276" w:lineRule="auto"/>
              <w:contextualSpacing w:val="0"/>
              <w:jc w:val="both"/>
              <w:rPr>
                <w:ins w:id="728" w:author="Stephy" w:date="2022-04-19T18:53:00Z"/>
                <w:rFonts w:asciiTheme="minorHAnsi" w:hAnsiTheme="minorHAnsi"/>
                <w:color w:val="auto"/>
                <w:sz w:val="20"/>
                <w:szCs w:val="20"/>
                <w:lang w:val="en-GB"/>
              </w:rPr>
            </w:pPr>
            <w:ins w:id="729" w:author="Stephy" w:date="2022-04-19T18:53:00Z">
              <w:r w:rsidRPr="00C52E93">
                <w:rPr>
                  <w:rFonts w:asciiTheme="minorHAnsi" w:hAnsiTheme="minorHAnsi"/>
                  <w:color w:val="auto"/>
                  <w:sz w:val="20"/>
                  <w:szCs w:val="20"/>
                  <w:lang w:val="en-GB"/>
                </w:rPr>
                <w:t>Bihar</w:t>
              </w:r>
            </w:ins>
          </w:p>
        </w:tc>
        <w:tc>
          <w:tcPr>
            <w:tcW w:w="1870" w:type="dxa"/>
          </w:tcPr>
          <w:p w14:paraId="42400EA5" w14:textId="77777777" w:rsidR="00005EFA" w:rsidRDefault="00005EFA" w:rsidP="00C42270">
            <w:pPr>
              <w:spacing w:line="276" w:lineRule="auto"/>
              <w:contextualSpacing w:val="0"/>
              <w:jc w:val="both"/>
              <w:rPr>
                <w:ins w:id="730" w:author="Stephy" w:date="2022-04-19T18:53:00Z"/>
                <w:rFonts w:asciiTheme="minorHAnsi" w:hAnsiTheme="minorHAnsi"/>
                <w:color w:val="auto"/>
                <w:sz w:val="20"/>
                <w:szCs w:val="20"/>
                <w:lang w:val="en-GB"/>
              </w:rPr>
            </w:pPr>
            <w:ins w:id="731" w:author="Stephy" w:date="2022-04-19T18:53:00Z">
              <w:r w:rsidRPr="006C5202">
                <w:rPr>
                  <w:rFonts w:asciiTheme="minorHAnsi" w:hAnsiTheme="minorHAnsi"/>
                  <w:color w:val="auto"/>
                  <w:sz w:val="20"/>
                  <w:szCs w:val="20"/>
                  <w:lang w:val="en-GB"/>
                </w:rPr>
                <w:t>42</w:t>
              </w:r>
              <w:r>
                <w:rPr>
                  <w:rFonts w:asciiTheme="minorHAnsi" w:hAnsiTheme="minorHAnsi"/>
                  <w:color w:val="auto"/>
                  <w:sz w:val="20"/>
                  <w:szCs w:val="20"/>
                  <w:lang w:val="en-GB"/>
                </w:rPr>
                <w:t>,</w:t>
              </w:r>
              <w:r w:rsidRPr="006C5202">
                <w:rPr>
                  <w:rFonts w:asciiTheme="minorHAnsi" w:hAnsiTheme="minorHAnsi"/>
                  <w:color w:val="auto"/>
                  <w:sz w:val="20"/>
                  <w:szCs w:val="20"/>
                  <w:lang w:val="en-GB"/>
                </w:rPr>
                <w:t>09</w:t>
              </w:r>
              <w:r>
                <w:rPr>
                  <w:rFonts w:asciiTheme="minorHAnsi" w:hAnsiTheme="minorHAnsi"/>
                  <w:color w:val="auto"/>
                  <w:sz w:val="20"/>
                  <w:szCs w:val="20"/>
                  <w:lang w:val="en-GB"/>
                </w:rPr>
                <w:t>6,33</w:t>
              </w:r>
              <w:r w:rsidRPr="006C5202">
                <w:rPr>
                  <w:rFonts w:asciiTheme="minorHAnsi" w:hAnsiTheme="minorHAnsi"/>
                  <w:color w:val="auto"/>
                  <w:sz w:val="20"/>
                  <w:szCs w:val="20"/>
                  <w:lang w:val="en-GB"/>
                </w:rPr>
                <w:t>0</w:t>
              </w:r>
            </w:ins>
          </w:p>
        </w:tc>
        <w:tc>
          <w:tcPr>
            <w:tcW w:w="1870" w:type="dxa"/>
          </w:tcPr>
          <w:p w14:paraId="2E7E9D0B" w14:textId="77777777" w:rsidR="00005EFA" w:rsidRDefault="00005EFA" w:rsidP="00C42270">
            <w:pPr>
              <w:spacing w:line="276" w:lineRule="auto"/>
              <w:contextualSpacing w:val="0"/>
              <w:jc w:val="both"/>
              <w:rPr>
                <w:ins w:id="732" w:author="Stephy" w:date="2022-04-19T18:53:00Z"/>
                <w:rFonts w:asciiTheme="minorHAnsi" w:hAnsiTheme="minorHAnsi"/>
                <w:color w:val="auto"/>
                <w:sz w:val="20"/>
                <w:szCs w:val="20"/>
                <w:lang w:val="en-GB"/>
              </w:rPr>
            </w:pPr>
            <w:ins w:id="733" w:author="Stephy" w:date="2022-04-19T18:53:00Z">
              <w:r w:rsidRPr="000B02F9">
                <w:rPr>
                  <w:rFonts w:asciiTheme="minorHAnsi" w:hAnsiTheme="minorHAnsi"/>
                  <w:color w:val="auto"/>
                  <w:sz w:val="20"/>
                  <w:szCs w:val="20"/>
                  <w:lang w:val="en-GB"/>
                </w:rPr>
                <w:t>311</w:t>
              </w:r>
              <w:r>
                <w:rPr>
                  <w:rFonts w:asciiTheme="minorHAnsi" w:hAnsiTheme="minorHAnsi"/>
                  <w:color w:val="auto"/>
                  <w:sz w:val="20"/>
                  <w:szCs w:val="20"/>
                  <w:lang w:val="en-GB"/>
                </w:rPr>
                <w:t>,</w:t>
              </w:r>
              <w:r w:rsidRPr="000B02F9">
                <w:rPr>
                  <w:rFonts w:asciiTheme="minorHAnsi" w:hAnsiTheme="minorHAnsi"/>
                  <w:color w:val="auto"/>
                  <w:sz w:val="20"/>
                  <w:szCs w:val="20"/>
                  <w:lang w:val="en-GB"/>
                </w:rPr>
                <w:t>000</w:t>
              </w:r>
            </w:ins>
          </w:p>
        </w:tc>
        <w:tc>
          <w:tcPr>
            <w:tcW w:w="1870" w:type="dxa"/>
          </w:tcPr>
          <w:p w14:paraId="4A5B8550" w14:textId="77777777" w:rsidR="00005EFA" w:rsidRDefault="00005EFA" w:rsidP="00C42270">
            <w:pPr>
              <w:spacing w:line="276" w:lineRule="auto"/>
              <w:contextualSpacing w:val="0"/>
              <w:jc w:val="both"/>
              <w:rPr>
                <w:ins w:id="734" w:author="Stephy" w:date="2022-04-19T18:53:00Z"/>
                <w:rFonts w:asciiTheme="minorHAnsi" w:hAnsiTheme="minorHAnsi"/>
                <w:color w:val="auto"/>
                <w:sz w:val="20"/>
                <w:szCs w:val="20"/>
                <w:lang w:val="en-GB"/>
              </w:rPr>
            </w:pPr>
            <w:ins w:id="735" w:author="Stephy" w:date="2022-04-19T18:53:00Z">
              <w:r w:rsidRPr="000B02F9">
                <w:rPr>
                  <w:rFonts w:asciiTheme="minorHAnsi" w:hAnsiTheme="minorHAnsi"/>
                  <w:color w:val="auto"/>
                  <w:sz w:val="20"/>
                  <w:szCs w:val="20"/>
                  <w:lang w:val="en-GB"/>
                </w:rPr>
                <w:t>41</w:t>
              </w:r>
              <w:r>
                <w:rPr>
                  <w:rFonts w:asciiTheme="minorHAnsi" w:hAnsiTheme="minorHAnsi"/>
                  <w:color w:val="auto"/>
                  <w:sz w:val="20"/>
                  <w:szCs w:val="20"/>
                  <w:lang w:val="en-GB"/>
                </w:rPr>
                <w:t>,</w:t>
              </w:r>
              <w:r w:rsidRPr="000B02F9">
                <w:rPr>
                  <w:rFonts w:asciiTheme="minorHAnsi" w:hAnsiTheme="minorHAnsi"/>
                  <w:color w:val="auto"/>
                  <w:sz w:val="20"/>
                  <w:szCs w:val="20"/>
                  <w:lang w:val="en-GB"/>
                </w:rPr>
                <w:t>785</w:t>
              </w:r>
              <w:r>
                <w:rPr>
                  <w:rFonts w:asciiTheme="minorHAnsi" w:hAnsiTheme="minorHAnsi"/>
                  <w:color w:val="auto"/>
                  <w:sz w:val="20"/>
                  <w:szCs w:val="20"/>
                  <w:lang w:val="en-GB"/>
                </w:rPr>
                <w:t>,</w:t>
              </w:r>
              <w:r w:rsidRPr="000B02F9">
                <w:rPr>
                  <w:rFonts w:asciiTheme="minorHAnsi" w:hAnsiTheme="minorHAnsi"/>
                  <w:color w:val="auto"/>
                  <w:sz w:val="20"/>
                  <w:szCs w:val="20"/>
                  <w:lang w:val="en-GB"/>
                </w:rPr>
                <w:t>330</w:t>
              </w:r>
            </w:ins>
          </w:p>
        </w:tc>
        <w:tc>
          <w:tcPr>
            <w:tcW w:w="1870" w:type="dxa"/>
          </w:tcPr>
          <w:p w14:paraId="3416317E" w14:textId="77777777" w:rsidR="00005EFA" w:rsidRDefault="00005EFA" w:rsidP="00C42270">
            <w:pPr>
              <w:spacing w:line="276" w:lineRule="auto"/>
              <w:contextualSpacing w:val="0"/>
              <w:jc w:val="both"/>
              <w:rPr>
                <w:ins w:id="736" w:author="Stephy" w:date="2022-04-19T18:53:00Z"/>
                <w:rFonts w:asciiTheme="minorHAnsi" w:hAnsiTheme="minorHAnsi"/>
                <w:color w:val="auto"/>
                <w:sz w:val="20"/>
                <w:szCs w:val="20"/>
                <w:lang w:val="en-GB"/>
              </w:rPr>
            </w:pPr>
            <w:ins w:id="737" w:author="Stephy" w:date="2022-04-19T18:53:00Z">
              <w:r>
                <w:rPr>
                  <w:rFonts w:asciiTheme="minorHAnsi" w:hAnsiTheme="minorHAnsi"/>
                  <w:color w:val="auto"/>
                  <w:sz w:val="20"/>
                  <w:szCs w:val="20"/>
                  <w:lang w:val="en-GB"/>
                </w:rPr>
                <w:t>99%</w:t>
              </w:r>
            </w:ins>
          </w:p>
        </w:tc>
      </w:tr>
    </w:tbl>
    <w:p w14:paraId="116642DD" w14:textId="77777777" w:rsidR="00005EFA" w:rsidRPr="00831193" w:rsidRDefault="00005EFA" w:rsidP="00FF6C9D">
      <w:pPr>
        <w:spacing w:after="0" w:line="240" w:lineRule="auto"/>
        <w:contextualSpacing w:val="0"/>
        <w:jc w:val="both"/>
        <w:rPr>
          <w:ins w:id="738" w:author="Stephy" w:date="2022-04-18T17:20:00Z"/>
          <w:rFonts w:asciiTheme="majorHAnsi" w:eastAsia="MS Mincho" w:hAnsiTheme="majorHAnsi" w:cs="Times New Roman"/>
          <w:color w:val="auto"/>
          <w:szCs w:val="20"/>
          <w:lang w:val="en-GB" w:eastAsia="de-DE"/>
          <w14:cntxtAlts w14:val="0"/>
        </w:rPr>
      </w:pPr>
    </w:p>
    <w:p w14:paraId="0D12390D" w14:textId="49216161" w:rsidR="00FF6C9D" w:rsidRPr="00831193" w:rsidDel="00005EFA" w:rsidRDefault="00FF6C9D" w:rsidP="00FF6C9D">
      <w:pPr>
        <w:spacing w:after="0" w:line="240" w:lineRule="auto"/>
        <w:contextualSpacing w:val="0"/>
        <w:jc w:val="both"/>
        <w:rPr>
          <w:del w:id="739" w:author="Stephy" w:date="2022-04-19T18:52:00Z"/>
          <w:rFonts w:asciiTheme="majorHAnsi" w:eastAsia="MS Mincho" w:hAnsiTheme="majorHAnsi" w:cs="Times New Roman"/>
          <w:color w:val="auto"/>
          <w:szCs w:val="20"/>
          <w:lang w:val="en-GB" w:eastAsia="de-DE"/>
          <w14:cntxtAlts w14:val="0"/>
        </w:rPr>
      </w:pPr>
    </w:p>
    <w:p w14:paraId="21A61D68" w14:textId="5A610A05" w:rsidR="00C83BD8" w:rsidRPr="00831193" w:rsidRDefault="00D06D09" w:rsidP="00C83BD8">
      <w:pPr>
        <w:rPr>
          <w:rFonts w:asciiTheme="majorHAnsi" w:eastAsia="MS Mincho" w:hAnsiTheme="majorHAnsi" w:cs="Times New Roman"/>
          <w:szCs w:val="20"/>
          <w:lang w:val="en-GB" w:eastAsia="de-DE"/>
        </w:rPr>
      </w:pPr>
      <w:r w:rsidRPr="00831193">
        <w:rPr>
          <w:rFonts w:asciiTheme="majorHAnsi" w:eastAsia="MS Mincho" w:hAnsiTheme="majorHAnsi" w:cs="Times New Roman"/>
          <w:szCs w:val="20"/>
          <w:lang w:val="en-GB" w:eastAsia="de-DE"/>
        </w:rPr>
        <w:t xml:space="preserve">fNRB is calculated for </w:t>
      </w:r>
      <w:r w:rsidR="00540B39" w:rsidRPr="00831193">
        <w:rPr>
          <w:rFonts w:asciiTheme="majorHAnsi" w:eastAsia="MS Mincho" w:hAnsiTheme="majorHAnsi" w:cs="Times New Roman"/>
          <w:szCs w:val="20"/>
          <w:lang w:val="en-GB" w:eastAsia="de-DE"/>
        </w:rPr>
        <w:t xml:space="preserve">Chhattisgarh </w:t>
      </w:r>
      <w:r w:rsidRPr="00831193">
        <w:rPr>
          <w:rFonts w:asciiTheme="majorHAnsi" w:eastAsia="MS Mincho" w:hAnsiTheme="majorHAnsi" w:cs="Times New Roman"/>
          <w:szCs w:val="20"/>
          <w:lang w:val="en-GB" w:eastAsia="de-DE"/>
        </w:rPr>
        <w:t>to be 9</w:t>
      </w:r>
      <w:r w:rsidR="008F7F78" w:rsidRPr="00831193">
        <w:rPr>
          <w:rFonts w:asciiTheme="majorHAnsi" w:eastAsia="MS Mincho" w:hAnsiTheme="majorHAnsi" w:cs="Times New Roman"/>
          <w:szCs w:val="20"/>
          <w:lang w:val="en-GB" w:eastAsia="de-DE"/>
        </w:rPr>
        <w:t>2</w:t>
      </w:r>
      <w:r w:rsidRPr="00831193">
        <w:rPr>
          <w:rFonts w:asciiTheme="majorHAnsi" w:eastAsia="MS Mincho" w:hAnsiTheme="majorHAnsi" w:cs="Times New Roman"/>
          <w:szCs w:val="20"/>
          <w:lang w:val="en-GB" w:eastAsia="de-DE"/>
        </w:rPr>
        <w:t xml:space="preserve">% and for </w:t>
      </w:r>
      <w:r w:rsidR="008F7F78" w:rsidRPr="00831193">
        <w:rPr>
          <w:rFonts w:asciiTheme="majorHAnsi" w:eastAsia="MS Mincho" w:hAnsiTheme="majorHAnsi" w:cs="Times New Roman"/>
          <w:szCs w:val="20"/>
          <w:lang w:val="en-GB" w:eastAsia="de-DE"/>
        </w:rPr>
        <w:t>Bihar</w:t>
      </w:r>
      <w:r w:rsidRPr="00831193">
        <w:rPr>
          <w:rFonts w:asciiTheme="majorHAnsi" w:eastAsia="MS Mincho" w:hAnsiTheme="majorHAnsi" w:cs="Times New Roman"/>
          <w:szCs w:val="20"/>
          <w:lang w:val="en-GB" w:eastAsia="de-DE"/>
        </w:rPr>
        <w:t xml:space="preserve"> is 9</w:t>
      </w:r>
      <w:r w:rsidR="008F7F78" w:rsidRPr="00831193">
        <w:rPr>
          <w:rFonts w:asciiTheme="majorHAnsi" w:eastAsia="MS Mincho" w:hAnsiTheme="majorHAnsi" w:cs="Times New Roman"/>
          <w:szCs w:val="20"/>
          <w:lang w:val="en-GB" w:eastAsia="de-DE"/>
        </w:rPr>
        <w:t>9</w:t>
      </w:r>
      <w:r w:rsidRPr="00831193">
        <w:rPr>
          <w:rFonts w:asciiTheme="majorHAnsi" w:eastAsia="MS Mincho" w:hAnsiTheme="majorHAnsi" w:cs="Times New Roman"/>
          <w:szCs w:val="20"/>
          <w:lang w:val="en-GB" w:eastAsia="de-DE"/>
        </w:rPr>
        <w:t xml:space="preserve">%. </w:t>
      </w:r>
    </w:p>
    <w:tbl>
      <w:tblPr>
        <w:tblStyle w:val="TableGrid"/>
        <w:tblW w:w="0" w:type="auto"/>
        <w:tblLook w:val="04A0" w:firstRow="1" w:lastRow="0" w:firstColumn="1" w:lastColumn="0" w:noHBand="0" w:noVBand="1"/>
      </w:tblPr>
      <w:tblGrid>
        <w:gridCol w:w="4811"/>
        <w:gridCol w:w="4811"/>
      </w:tblGrid>
      <w:tr w:rsidR="00C43D88" w14:paraId="0C9476E4" w14:textId="77777777" w:rsidTr="007E5747">
        <w:trPr>
          <w:ins w:id="740" w:author="Stephy" w:date="2022-04-25T17:12:00Z"/>
        </w:trPr>
        <w:tc>
          <w:tcPr>
            <w:tcW w:w="9622" w:type="dxa"/>
            <w:gridSpan w:val="2"/>
          </w:tcPr>
          <w:p w14:paraId="5301F157" w14:textId="77777777" w:rsidR="00C43D88" w:rsidRDefault="00C43D88" w:rsidP="007E5747">
            <w:pPr>
              <w:spacing w:line="276" w:lineRule="auto"/>
              <w:contextualSpacing w:val="0"/>
              <w:rPr>
                <w:ins w:id="741" w:author="Stephy" w:date="2022-04-25T17:12:00Z"/>
              </w:rPr>
            </w:pPr>
            <w:ins w:id="742" w:author="Stephy" w:date="2022-04-25T17:12:00Z">
              <w:r w:rsidRPr="00E41D40">
                <w:t>SDG 7:</w:t>
              </w:r>
            </w:ins>
          </w:p>
        </w:tc>
      </w:tr>
      <w:tr w:rsidR="00C43D88" w14:paraId="3738003D" w14:textId="77777777" w:rsidTr="007E5747">
        <w:trPr>
          <w:ins w:id="743" w:author="Stephy" w:date="2022-04-25T17:12:00Z"/>
        </w:trPr>
        <w:tc>
          <w:tcPr>
            <w:tcW w:w="4811" w:type="dxa"/>
          </w:tcPr>
          <w:p w14:paraId="36A1CBF7" w14:textId="77777777" w:rsidR="00C43D88" w:rsidRDefault="00C43D88" w:rsidP="007E5747">
            <w:pPr>
              <w:spacing w:line="276" w:lineRule="auto"/>
              <w:contextualSpacing w:val="0"/>
              <w:rPr>
                <w:ins w:id="744" w:author="Stephy" w:date="2022-04-25T17:12:00Z"/>
              </w:rPr>
            </w:pPr>
            <w:ins w:id="745" w:author="Stephy" w:date="2022-04-25T17:12:00Z">
              <w:r w:rsidRPr="00E41D40">
                <w:t>Baseline estimation</w:t>
              </w:r>
              <w:r>
                <w:t>:</w:t>
              </w:r>
            </w:ins>
          </w:p>
          <w:p w14:paraId="781A92FA" w14:textId="77777777" w:rsidR="00C43D88" w:rsidRDefault="00C43D88" w:rsidP="007E5747">
            <w:pPr>
              <w:spacing w:line="276" w:lineRule="auto"/>
              <w:contextualSpacing w:val="0"/>
              <w:rPr>
                <w:ins w:id="746" w:author="Stephy" w:date="2022-04-25T17:12:00Z"/>
              </w:rPr>
            </w:pPr>
            <w:ins w:id="747" w:author="Stephy" w:date="2022-04-25T17:12:00Z">
              <w:r>
                <w:t>All users used fire-wood based cooking system which is not clean energy.</w:t>
              </w:r>
            </w:ins>
          </w:p>
        </w:tc>
        <w:tc>
          <w:tcPr>
            <w:tcW w:w="4811" w:type="dxa"/>
          </w:tcPr>
          <w:p w14:paraId="2E856F44" w14:textId="7C576D92" w:rsidR="00C43D88" w:rsidRDefault="00C43D88" w:rsidP="007E5747">
            <w:pPr>
              <w:spacing w:line="276" w:lineRule="auto"/>
              <w:contextualSpacing w:val="0"/>
              <w:rPr>
                <w:ins w:id="748" w:author="Stephy" w:date="2022-04-25T17:12:00Z"/>
              </w:rPr>
            </w:pPr>
            <w:ins w:id="749" w:author="Stephy" w:date="2022-04-25T17:13:00Z">
              <w:r>
                <w:rPr>
                  <w:rFonts w:asciiTheme="minorHAnsi" w:hAnsiTheme="minorHAnsi"/>
                  <w:color w:val="auto"/>
                  <w:szCs w:val="22"/>
                  <w:lang w:eastAsia="de-DE"/>
                </w:rPr>
                <w:t>9</w:t>
              </w:r>
            </w:ins>
            <w:ins w:id="750" w:author="Stephy" w:date="2022-04-25T17:12:00Z">
              <w:r>
                <w:rPr>
                  <w:rFonts w:asciiTheme="minorHAnsi" w:hAnsiTheme="minorHAnsi"/>
                  <w:color w:val="auto"/>
                  <w:szCs w:val="22"/>
                  <w:lang w:eastAsia="de-DE"/>
                </w:rPr>
                <w:t>,2</w:t>
              </w:r>
            </w:ins>
            <w:ins w:id="751" w:author="Stephy" w:date="2022-04-25T17:14:00Z">
              <w:r>
                <w:rPr>
                  <w:rFonts w:asciiTheme="minorHAnsi" w:hAnsiTheme="minorHAnsi"/>
                  <w:color w:val="auto"/>
                  <w:szCs w:val="22"/>
                  <w:lang w:eastAsia="de-DE"/>
                </w:rPr>
                <w:t>37</w:t>
              </w:r>
            </w:ins>
            <w:ins w:id="752" w:author="Stephy" w:date="2022-04-25T17:12:00Z">
              <w:r w:rsidRPr="00926EFE">
                <w:rPr>
                  <w:rFonts w:asciiTheme="minorHAnsi" w:hAnsiTheme="minorHAnsi"/>
                  <w:color w:val="auto"/>
                  <w:szCs w:val="22"/>
                  <w:lang w:eastAsia="de-DE"/>
                </w:rPr>
                <w:t xml:space="preserve"> </w:t>
              </w:r>
              <w:r>
                <w:t>users are accessed to clean energy sources. This shall be monitored.</w:t>
              </w:r>
            </w:ins>
          </w:p>
          <w:p w14:paraId="500A53A7" w14:textId="77777777" w:rsidR="00C43D88" w:rsidRDefault="00C43D88" w:rsidP="007E5747">
            <w:pPr>
              <w:spacing w:line="276" w:lineRule="auto"/>
              <w:contextualSpacing w:val="0"/>
              <w:rPr>
                <w:ins w:id="753" w:author="Stephy" w:date="2022-04-25T17:12:00Z"/>
              </w:rPr>
            </w:pPr>
            <w:ins w:id="754" w:author="Stephy" w:date="2022-04-25T17:12:00Z">
              <w:r>
                <w:t>It is assumed that with 100% operational status all users are accessed to clean energy source.</w:t>
              </w:r>
            </w:ins>
          </w:p>
        </w:tc>
      </w:tr>
      <w:tr w:rsidR="00C43D88" w14:paraId="69AD4C8C" w14:textId="77777777" w:rsidTr="007E5747">
        <w:trPr>
          <w:ins w:id="755" w:author="Stephy" w:date="2022-04-25T17:12:00Z"/>
        </w:trPr>
        <w:tc>
          <w:tcPr>
            <w:tcW w:w="9622" w:type="dxa"/>
            <w:gridSpan w:val="2"/>
          </w:tcPr>
          <w:p w14:paraId="7A6E0471" w14:textId="77777777" w:rsidR="00C43D88" w:rsidRDefault="00C43D88" w:rsidP="007E5747">
            <w:pPr>
              <w:spacing w:line="276" w:lineRule="auto"/>
              <w:contextualSpacing w:val="0"/>
              <w:rPr>
                <w:ins w:id="756" w:author="Stephy" w:date="2022-04-25T17:12:00Z"/>
              </w:rPr>
            </w:pPr>
            <w:ins w:id="757" w:author="Stephy" w:date="2022-04-25T17:12:00Z">
              <w:r w:rsidRPr="00E41D40">
                <w:t xml:space="preserve">SDG </w:t>
              </w:r>
              <w:r>
                <w:t>3</w:t>
              </w:r>
              <w:r w:rsidRPr="00E41D40">
                <w:t>:</w:t>
              </w:r>
            </w:ins>
          </w:p>
        </w:tc>
      </w:tr>
      <w:tr w:rsidR="00C43D88" w14:paraId="28C07574" w14:textId="77777777" w:rsidTr="007E5747">
        <w:trPr>
          <w:ins w:id="758" w:author="Stephy" w:date="2022-04-25T17:12:00Z"/>
        </w:trPr>
        <w:tc>
          <w:tcPr>
            <w:tcW w:w="4811" w:type="dxa"/>
          </w:tcPr>
          <w:p w14:paraId="385E8D79" w14:textId="77777777" w:rsidR="00C43D88" w:rsidRDefault="00C43D88" w:rsidP="007E5747">
            <w:pPr>
              <w:spacing w:line="276" w:lineRule="auto"/>
              <w:contextualSpacing w:val="0"/>
              <w:rPr>
                <w:ins w:id="759" w:author="Stephy" w:date="2022-04-25T17:12:00Z"/>
              </w:rPr>
            </w:pPr>
            <w:ins w:id="760" w:author="Stephy" w:date="2022-04-25T17:12:00Z">
              <w:r>
                <w:t>Prone to illness due to smoke released</w:t>
              </w:r>
            </w:ins>
          </w:p>
          <w:p w14:paraId="1E66230A" w14:textId="77777777" w:rsidR="00C43D88" w:rsidRDefault="00C43D88" w:rsidP="007E5747">
            <w:pPr>
              <w:spacing w:line="276" w:lineRule="auto"/>
              <w:contextualSpacing w:val="0"/>
              <w:rPr>
                <w:ins w:id="761" w:author="Stephy" w:date="2022-04-25T17:12:00Z"/>
              </w:rPr>
            </w:pPr>
            <w:ins w:id="762" w:author="Stephy" w:date="2022-04-25T17:12:00Z">
              <w:r>
                <w:t>from burning of fire-wood.</w:t>
              </w:r>
            </w:ins>
          </w:p>
        </w:tc>
        <w:tc>
          <w:tcPr>
            <w:tcW w:w="4811" w:type="dxa"/>
          </w:tcPr>
          <w:p w14:paraId="4F5B066E" w14:textId="77777777" w:rsidR="00C43D88" w:rsidRPr="00803C41" w:rsidRDefault="00C43D88" w:rsidP="007E5747">
            <w:pPr>
              <w:spacing w:line="276" w:lineRule="auto"/>
              <w:contextualSpacing w:val="0"/>
              <w:rPr>
                <w:ins w:id="763" w:author="Stephy" w:date="2022-04-25T17:12:00Z"/>
                <w:szCs w:val="22"/>
              </w:rPr>
            </w:pPr>
            <w:ins w:id="764" w:author="Stephy" w:date="2022-04-25T17:12:00Z">
              <w:r w:rsidRPr="00803C41">
                <w:rPr>
                  <w:szCs w:val="22"/>
                </w:rPr>
                <w:t>Reduction in smoke related illness due to</w:t>
              </w:r>
            </w:ins>
          </w:p>
          <w:p w14:paraId="721294F5" w14:textId="77777777" w:rsidR="00C43D88" w:rsidRPr="00D3293A" w:rsidRDefault="00C43D88" w:rsidP="007E5747">
            <w:pPr>
              <w:spacing w:line="276" w:lineRule="auto"/>
              <w:contextualSpacing w:val="0"/>
              <w:rPr>
                <w:ins w:id="765" w:author="Stephy" w:date="2022-04-25T17:12:00Z"/>
                <w:szCs w:val="22"/>
              </w:rPr>
            </w:pPr>
            <w:ins w:id="766" w:author="Stephy" w:date="2022-04-25T17:12:00Z">
              <w:r w:rsidRPr="00D3293A">
                <w:rPr>
                  <w:szCs w:val="22"/>
                </w:rPr>
                <w:t>use of biogas instead of firewood.</w:t>
              </w:r>
            </w:ins>
          </w:p>
          <w:p w14:paraId="4DE96387" w14:textId="26FA8C93" w:rsidR="00C43D88" w:rsidRPr="00D3293A" w:rsidRDefault="00C43D88" w:rsidP="007E5747">
            <w:pPr>
              <w:spacing w:line="276" w:lineRule="auto"/>
              <w:contextualSpacing w:val="0"/>
              <w:rPr>
                <w:ins w:id="767" w:author="Stephy" w:date="2022-04-25T17:12:00Z"/>
                <w:szCs w:val="22"/>
              </w:rPr>
            </w:pPr>
            <w:ins w:id="768" w:author="Stephy" w:date="2022-04-25T17:12:00Z">
              <w:r w:rsidRPr="00D3293A">
                <w:rPr>
                  <w:szCs w:val="22"/>
                </w:rPr>
                <w:t xml:space="preserve">Since, biogas is smokeless; </w:t>
              </w:r>
            </w:ins>
            <w:ins w:id="769" w:author="Stephy" w:date="2022-04-25T17:14:00Z">
              <w:r>
                <w:rPr>
                  <w:rFonts w:asciiTheme="minorHAnsi" w:hAnsiTheme="minorHAnsi"/>
                  <w:color w:val="auto"/>
                  <w:szCs w:val="22"/>
                  <w:lang w:eastAsia="de-DE"/>
                </w:rPr>
                <w:t>9,237</w:t>
              </w:r>
            </w:ins>
            <w:ins w:id="770" w:author="Stephy" w:date="2022-04-25T17:12:00Z">
              <w:r w:rsidRPr="00803C41">
                <w:rPr>
                  <w:rFonts w:asciiTheme="minorHAnsi" w:hAnsiTheme="minorHAnsi"/>
                  <w:color w:val="auto"/>
                  <w:szCs w:val="22"/>
                  <w:lang w:eastAsia="de-DE"/>
                </w:rPr>
                <w:t xml:space="preserve"> </w:t>
              </w:r>
              <w:r w:rsidRPr="00D3293A">
                <w:rPr>
                  <w:szCs w:val="22"/>
                </w:rPr>
                <w:t>users</w:t>
              </w:r>
            </w:ins>
          </w:p>
          <w:p w14:paraId="0D9C1ADF" w14:textId="77777777" w:rsidR="00C43D88" w:rsidRPr="00CF2687" w:rsidRDefault="00C43D88" w:rsidP="007E5747">
            <w:pPr>
              <w:spacing w:line="276" w:lineRule="auto"/>
              <w:contextualSpacing w:val="0"/>
              <w:rPr>
                <w:ins w:id="771" w:author="Stephy" w:date="2022-04-25T17:12:00Z"/>
                <w:szCs w:val="22"/>
              </w:rPr>
            </w:pPr>
            <w:ins w:id="772" w:author="Stephy" w:date="2022-04-25T17:12:00Z">
              <w:r w:rsidRPr="00CF2687">
                <w:rPr>
                  <w:szCs w:val="22"/>
                </w:rPr>
                <w:t>are expected to get rid of kitchen smoke</w:t>
              </w:r>
            </w:ins>
          </w:p>
          <w:p w14:paraId="38BF94E9" w14:textId="77777777" w:rsidR="00C43D88" w:rsidRPr="00E9620F" w:rsidRDefault="00C43D88" w:rsidP="007E5747">
            <w:pPr>
              <w:spacing w:line="276" w:lineRule="auto"/>
              <w:contextualSpacing w:val="0"/>
              <w:rPr>
                <w:ins w:id="773" w:author="Stephy" w:date="2022-04-25T17:12:00Z"/>
                <w:szCs w:val="22"/>
              </w:rPr>
            </w:pPr>
            <w:ins w:id="774" w:author="Stephy" w:date="2022-04-25T17:12:00Z">
              <w:r w:rsidRPr="009E3694">
                <w:rPr>
                  <w:szCs w:val="22"/>
                </w:rPr>
                <w:t>related illness.</w:t>
              </w:r>
            </w:ins>
          </w:p>
        </w:tc>
      </w:tr>
    </w:tbl>
    <w:p w14:paraId="7CC2F03A" w14:textId="26BE0F96" w:rsidR="00C83BD8" w:rsidRPr="000C17BA" w:rsidDel="00C43D88" w:rsidRDefault="00C83BD8" w:rsidP="00C83BD8">
      <w:pPr>
        <w:rPr>
          <w:del w:id="775" w:author="Stephy" w:date="2022-04-25T17:12:00Z"/>
          <w:rFonts w:ascii="Avenir Book" w:eastAsia="MS Mincho" w:hAnsi="Avenir Book"/>
        </w:rPr>
      </w:pPr>
      <w:del w:id="776" w:author="Stephy" w:date="2022-04-25T17:12:00Z">
        <w:r w:rsidRPr="000C17BA" w:rsidDel="00C43D88">
          <w:rPr>
            <w:rFonts w:ascii="Avenir Book" w:eastAsia="MS Mincho" w:hAnsi="Avenir Book"/>
          </w:rPr>
          <w:lastRenderedPageBreak/>
          <w:delText>SDG 3:</w:delText>
        </w:r>
      </w:del>
    </w:p>
    <w:p w14:paraId="5D86CBEB" w14:textId="5DE6FD03" w:rsidR="00C83BD8" w:rsidRPr="000C17BA" w:rsidDel="00C43D88" w:rsidRDefault="00C83BD8" w:rsidP="00C83BD8">
      <w:pPr>
        <w:pStyle w:val="SDMPDDPoASubSection1"/>
        <w:tabs>
          <w:tab w:val="left" w:pos="720"/>
        </w:tabs>
        <w:rPr>
          <w:del w:id="777" w:author="Stephy" w:date="2022-04-25T17:12:00Z"/>
          <w:rFonts w:ascii="Avenir Book" w:hAnsi="Avenir Book"/>
          <w:b w:val="0"/>
        </w:rPr>
      </w:pPr>
      <w:del w:id="778" w:author="Stephy" w:date="2022-04-25T17:12:00Z">
        <w:r w:rsidRPr="000C17BA" w:rsidDel="00C43D88">
          <w:rPr>
            <w:rFonts w:ascii="Avenir Book" w:hAnsi="Avenir Book"/>
            <w:b w:val="0"/>
          </w:rPr>
          <w:delText>Based on publicly available literature</w:delText>
        </w:r>
        <w:r w:rsidRPr="000C17BA" w:rsidDel="00C43D88">
          <w:rPr>
            <w:rStyle w:val="FootnoteReference"/>
            <w:rFonts w:ascii="Avenir Book" w:hAnsi="Avenir Book"/>
            <w:b w:val="0"/>
          </w:rPr>
          <w:footnoteReference w:id="9"/>
        </w:r>
        <w:r w:rsidRPr="000C17BA" w:rsidDel="00C43D88">
          <w:rPr>
            <w:rFonts w:ascii="Avenir Book" w:hAnsi="Avenir Book"/>
            <w:b w:val="0"/>
          </w:rPr>
          <w:delText xml:space="preserve"> it is evident that </w:delText>
        </w:r>
        <w:r w:rsidR="006D4C9D" w:rsidRPr="000C17BA" w:rsidDel="00C43D88">
          <w:rPr>
            <w:rFonts w:ascii="Avenir Book" w:hAnsi="Avenir Book"/>
            <w:b w:val="0"/>
          </w:rPr>
          <w:delText>firewood-based</w:delText>
        </w:r>
        <w:r w:rsidRPr="000C17BA" w:rsidDel="00C43D88">
          <w:rPr>
            <w:rFonts w:ascii="Avenir Book" w:hAnsi="Avenir Book"/>
            <w:b w:val="0"/>
          </w:rPr>
          <w:delText xml:space="preserve"> smoke contains thousands of health-damaging substances. Small particles of less than 10 microns in diameter (PM10), are among the most dangerous. Such pollutants penetrate deep into the lungs and are an important factor in the development of acute lower respiratory disease, chronic obstructive pulmonary disease, cancers, and other illnesses. Therefore, in baseline scenario the </w:delText>
        </w:r>
        <w:r w:rsidR="006D4C9D" w:rsidRPr="000C17BA" w:rsidDel="00C43D88">
          <w:rPr>
            <w:rFonts w:ascii="Avenir Book" w:hAnsi="Avenir Book"/>
            <w:b w:val="0"/>
          </w:rPr>
          <w:delText>firewood-based</w:delText>
        </w:r>
        <w:r w:rsidRPr="000C17BA" w:rsidDel="00C43D88">
          <w:rPr>
            <w:rFonts w:ascii="Avenir Book" w:hAnsi="Avenir Book"/>
            <w:b w:val="0"/>
          </w:rPr>
          <w:delText xml:space="preserve"> cooking system poses a threat to health risks.</w:delText>
        </w:r>
      </w:del>
    </w:p>
    <w:p w14:paraId="1749D11D" w14:textId="70219299" w:rsidR="00C83BD8" w:rsidRPr="000C17BA" w:rsidDel="00C43D88" w:rsidRDefault="00C83BD8" w:rsidP="00C83BD8">
      <w:pPr>
        <w:pStyle w:val="SDMPDDPoASubSection1"/>
        <w:rPr>
          <w:del w:id="788" w:author="Stephy" w:date="2022-04-25T17:12:00Z"/>
          <w:rFonts w:ascii="Avenir Book" w:hAnsi="Avenir Book"/>
        </w:rPr>
      </w:pPr>
      <w:del w:id="789" w:author="Stephy" w:date="2022-04-25T17:12:00Z">
        <w:r w:rsidRPr="000C17BA" w:rsidDel="00C43D88">
          <w:rPr>
            <w:rFonts w:ascii="Avenir Book" w:hAnsi="Avenir Book"/>
            <w:b w:val="0"/>
          </w:rPr>
          <w:delText xml:space="preserve">SDG 7: Firewood based conventional cooking system is not considered as clean source of energy. Therefore, in baseline scenario entire project houses were accessed to unclean source of energy. </w:delText>
        </w:r>
      </w:del>
    </w:p>
    <w:p w14:paraId="05E7F7BE" w14:textId="77777777" w:rsidR="00C83BD8" w:rsidRPr="000C17BA" w:rsidRDefault="00C83BD8" w:rsidP="00C83BD8">
      <w:pPr>
        <w:rPr>
          <w:rFonts w:ascii="Avenir Book" w:eastAsia="MS Mincho" w:hAnsi="Avenir Book"/>
        </w:rPr>
      </w:pPr>
    </w:p>
    <w:p w14:paraId="2F17DBF6" w14:textId="77777777" w:rsidR="00C83BD8" w:rsidRPr="000C17BA" w:rsidRDefault="00C83BD8" w:rsidP="00C83BD8">
      <w:pPr>
        <w:rPr>
          <w:rFonts w:ascii="Avenir Book" w:eastAsia="MS Mincho" w:hAnsi="Avenir Book"/>
        </w:rPr>
      </w:pPr>
      <w:r w:rsidRPr="000C17BA">
        <w:rPr>
          <w:rFonts w:ascii="Avenir Book" w:eastAsia="MS Mincho" w:hAnsi="Avenir Book"/>
          <w:b/>
        </w:rPr>
        <w:t>Project Emissions (PEy)</w:t>
      </w:r>
      <w:r w:rsidRPr="000C17BA">
        <w:rPr>
          <w:rFonts w:ascii="Avenir Book" w:eastAsia="MS Mincho" w:hAnsi="Avenir Book"/>
        </w:rPr>
        <w:t>:</w:t>
      </w:r>
    </w:p>
    <w:p w14:paraId="415E3F17" w14:textId="77777777" w:rsidR="00C83BD8" w:rsidRPr="00831193" w:rsidRDefault="00C83BD8" w:rsidP="00C83BD8">
      <w:pPr>
        <w:rPr>
          <w:rFonts w:asciiTheme="majorHAnsi" w:eastAsia="MS Mincho" w:hAnsiTheme="majorHAnsi"/>
          <w:sz w:val="20"/>
          <w:szCs w:val="20"/>
        </w:rPr>
      </w:pPr>
      <w:r w:rsidRPr="00831193">
        <w:rPr>
          <w:rFonts w:asciiTheme="majorHAnsi" w:eastAsia="MS Mincho" w:hAnsiTheme="majorHAnsi"/>
          <w:sz w:val="20"/>
          <w:szCs w:val="20"/>
        </w:rPr>
        <w:t>SDG 13:</w:t>
      </w:r>
    </w:p>
    <w:p w14:paraId="263DE529" w14:textId="77777777" w:rsidR="00FB3E0F" w:rsidRPr="00831193" w:rsidRDefault="00FB3E0F" w:rsidP="00FB3E0F">
      <w:pPr>
        <w:rPr>
          <w:ins w:id="790" w:author="Stephy" w:date="2022-04-25T17:23:00Z"/>
          <w:rFonts w:asciiTheme="majorHAnsi" w:eastAsia="MS Mincho" w:hAnsiTheme="majorHAnsi"/>
          <w:sz w:val="20"/>
          <w:szCs w:val="20"/>
        </w:rPr>
      </w:pPr>
      <w:ins w:id="791" w:author="Stephy" w:date="2022-04-25T17:23:00Z">
        <w:r w:rsidRPr="00831193">
          <w:rPr>
            <w:rFonts w:asciiTheme="majorHAnsi" w:eastAsia="MS Mincho" w:hAnsiTheme="majorHAnsi"/>
            <w:sz w:val="20"/>
            <w:szCs w:val="20"/>
          </w:rPr>
          <w:t xml:space="preserve">As per applied methodology AMS-I.E, version 12, project emissions are accounted for below activities: </w:t>
        </w:r>
      </w:ins>
    </w:p>
    <w:p w14:paraId="2F8D1A3B" w14:textId="77777777" w:rsidR="00FB3E0F" w:rsidRPr="00831193" w:rsidRDefault="00FB3E0F" w:rsidP="00FB3E0F">
      <w:pPr>
        <w:rPr>
          <w:ins w:id="792" w:author="Stephy" w:date="2022-04-25T17:23:00Z"/>
          <w:rFonts w:asciiTheme="majorHAnsi" w:eastAsia="MS Mincho" w:hAnsiTheme="majorHAnsi"/>
          <w:sz w:val="20"/>
          <w:szCs w:val="20"/>
        </w:rPr>
      </w:pPr>
      <w:ins w:id="793" w:author="Stephy" w:date="2022-04-25T17:23:00Z">
        <w:r w:rsidRPr="00831193">
          <w:rPr>
            <w:rFonts w:asciiTheme="majorHAnsi" w:eastAsia="MS Mincho" w:hAnsiTheme="majorHAnsi"/>
            <w:sz w:val="20"/>
            <w:szCs w:val="20"/>
          </w:rPr>
          <w:t xml:space="preserve">- CO2 emissions from on-site consumption of fossil fuels due to the project activity </w:t>
        </w:r>
      </w:ins>
    </w:p>
    <w:p w14:paraId="53341616" w14:textId="77777777" w:rsidR="00FB3E0F" w:rsidRPr="00831193" w:rsidRDefault="00FB3E0F" w:rsidP="00FB3E0F">
      <w:pPr>
        <w:rPr>
          <w:ins w:id="794" w:author="Stephy" w:date="2022-04-25T17:23:00Z"/>
          <w:rFonts w:asciiTheme="majorHAnsi" w:eastAsia="MS Mincho" w:hAnsiTheme="majorHAnsi"/>
          <w:sz w:val="20"/>
          <w:szCs w:val="20"/>
        </w:rPr>
      </w:pPr>
      <w:ins w:id="795" w:author="Stephy" w:date="2022-04-25T17:23:00Z">
        <w:r w:rsidRPr="00831193">
          <w:rPr>
            <w:rFonts w:asciiTheme="majorHAnsi" w:eastAsia="MS Mincho" w:hAnsiTheme="majorHAnsi"/>
            <w:sz w:val="20"/>
            <w:szCs w:val="20"/>
          </w:rPr>
          <w:t xml:space="preserve">- CO2 emissions from electricity consumption by the project activity </w:t>
        </w:r>
      </w:ins>
    </w:p>
    <w:p w14:paraId="10401CDE" w14:textId="77777777" w:rsidR="00FB3E0F" w:rsidRPr="00831193" w:rsidRDefault="00FB3E0F" w:rsidP="00FB3E0F">
      <w:pPr>
        <w:rPr>
          <w:ins w:id="796" w:author="Stephy" w:date="2022-04-25T17:23:00Z"/>
          <w:rFonts w:asciiTheme="majorHAnsi" w:eastAsia="MS Mincho" w:hAnsiTheme="majorHAnsi"/>
          <w:sz w:val="20"/>
          <w:szCs w:val="20"/>
        </w:rPr>
      </w:pPr>
      <w:ins w:id="797" w:author="Stephy" w:date="2022-04-25T17:23:00Z">
        <w:r w:rsidRPr="00831193">
          <w:rPr>
            <w:rFonts w:asciiTheme="majorHAnsi" w:eastAsia="MS Mincho" w:hAnsiTheme="majorHAnsi"/>
            <w:sz w:val="20"/>
            <w:szCs w:val="20"/>
          </w:rPr>
          <w:t xml:space="preserve">- Methane emission from solid waste disposal or waste water </w:t>
        </w:r>
      </w:ins>
    </w:p>
    <w:p w14:paraId="06A02015" w14:textId="77777777" w:rsidR="00FB3E0F" w:rsidRPr="00831193" w:rsidRDefault="00FB3E0F" w:rsidP="00FB3E0F">
      <w:pPr>
        <w:rPr>
          <w:ins w:id="798" w:author="Stephy" w:date="2022-04-25T17:23:00Z"/>
          <w:rFonts w:asciiTheme="majorHAnsi" w:eastAsia="MS Mincho" w:hAnsiTheme="majorHAnsi"/>
          <w:sz w:val="20"/>
          <w:szCs w:val="20"/>
        </w:rPr>
      </w:pPr>
      <w:ins w:id="799" w:author="Stephy" w:date="2022-04-25T17:23:00Z">
        <w:r w:rsidRPr="00831193">
          <w:rPr>
            <w:rFonts w:asciiTheme="majorHAnsi" w:eastAsia="MS Mincho" w:hAnsiTheme="majorHAnsi"/>
            <w:sz w:val="20"/>
            <w:szCs w:val="20"/>
          </w:rPr>
          <w:t xml:space="preserve">- Project emissions related to cultivation of feedstock </w:t>
        </w:r>
      </w:ins>
    </w:p>
    <w:p w14:paraId="47FB7848" w14:textId="77777777" w:rsidR="00FB3E0F" w:rsidRPr="00831193" w:rsidRDefault="00FB3E0F" w:rsidP="00FB3E0F">
      <w:pPr>
        <w:rPr>
          <w:ins w:id="800" w:author="Stephy" w:date="2022-04-25T17:23:00Z"/>
          <w:rFonts w:asciiTheme="majorHAnsi" w:eastAsia="MS Mincho" w:hAnsiTheme="majorHAnsi"/>
          <w:sz w:val="20"/>
          <w:szCs w:val="20"/>
        </w:rPr>
      </w:pPr>
      <w:ins w:id="801" w:author="Stephy" w:date="2022-04-25T17:23:00Z">
        <w:r w:rsidRPr="00831193">
          <w:rPr>
            <w:rFonts w:asciiTheme="majorHAnsi" w:eastAsia="MS Mincho" w:hAnsiTheme="majorHAnsi"/>
            <w:sz w:val="20"/>
            <w:szCs w:val="20"/>
          </w:rPr>
          <w:t xml:space="preserve">- Project emissions from transportation </w:t>
        </w:r>
      </w:ins>
    </w:p>
    <w:p w14:paraId="154233E8" w14:textId="77777777" w:rsidR="00FB3E0F" w:rsidRPr="00831193" w:rsidRDefault="00FB3E0F" w:rsidP="00FB3E0F">
      <w:pPr>
        <w:rPr>
          <w:ins w:id="802" w:author="Stephy" w:date="2022-04-25T17:23:00Z"/>
          <w:rFonts w:asciiTheme="majorHAnsi" w:eastAsia="MS Mincho" w:hAnsiTheme="majorHAnsi"/>
          <w:sz w:val="20"/>
          <w:szCs w:val="20"/>
        </w:rPr>
      </w:pPr>
    </w:p>
    <w:p w14:paraId="27CE0547" w14:textId="77777777" w:rsidR="00FB3E0F" w:rsidRPr="00831193" w:rsidRDefault="00FB3E0F" w:rsidP="00FB3E0F">
      <w:pPr>
        <w:rPr>
          <w:ins w:id="803" w:author="Stephy" w:date="2022-04-25T17:23:00Z"/>
          <w:rFonts w:asciiTheme="majorHAnsi" w:eastAsia="MS Mincho" w:hAnsiTheme="majorHAnsi"/>
          <w:sz w:val="20"/>
          <w:szCs w:val="20"/>
        </w:rPr>
      </w:pPr>
      <w:ins w:id="804" w:author="Stephy" w:date="2022-04-25T17:23:00Z">
        <w:r w:rsidRPr="00831193">
          <w:rPr>
            <w:rFonts w:asciiTheme="majorHAnsi" w:eastAsia="MS Mincho" w:hAnsiTheme="majorHAnsi"/>
            <w:sz w:val="20"/>
            <w:szCs w:val="20"/>
          </w:rPr>
          <w:t>The project activity does not involve any of the above activity and hence, project emissions for the project activity is not applicable. However, while determining By as per equation 3 of the applied methodology, firewood consumed by pre-project devices during the project activity shall be monitored and applied ex-post. This is to be accounted.</w:t>
        </w:r>
      </w:ins>
    </w:p>
    <w:p w14:paraId="57A71D36" w14:textId="6D1CBDC5" w:rsidR="00C83BD8" w:rsidRPr="000C17BA" w:rsidDel="00FB3E0F" w:rsidRDefault="00C83BD8" w:rsidP="00C83BD8">
      <w:pPr>
        <w:rPr>
          <w:del w:id="805" w:author="Stephy" w:date="2022-04-25T17:21:00Z"/>
          <w:rFonts w:ascii="Avenir Book" w:eastAsia="MS Mincho" w:hAnsi="Avenir Book"/>
        </w:rPr>
      </w:pPr>
      <w:del w:id="806" w:author="Stephy" w:date="2022-04-25T17:21:00Z">
        <w:r w:rsidRPr="000C17BA" w:rsidDel="00FB3E0F">
          <w:rPr>
            <w:rFonts w:ascii="Avenir Book" w:eastAsia="MS Mincho" w:hAnsi="Avenir Book"/>
          </w:rPr>
          <w:delText>As per applied methodology AMS-I.E, version 1</w:delText>
        </w:r>
        <w:r w:rsidR="007E209F" w:rsidRPr="000C17BA" w:rsidDel="00FB3E0F">
          <w:rPr>
            <w:rFonts w:ascii="Avenir Book" w:eastAsia="MS Mincho" w:hAnsi="Avenir Book"/>
          </w:rPr>
          <w:delText>2</w:delText>
        </w:r>
        <w:r w:rsidRPr="000C17BA" w:rsidDel="00FB3E0F">
          <w:rPr>
            <w:rFonts w:ascii="Avenir Book" w:eastAsia="MS Mincho" w:hAnsi="Avenir Book"/>
          </w:rPr>
          <w:delText>, project emissions are accounted for below activities:</w:delText>
        </w:r>
      </w:del>
    </w:p>
    <w:p w14:paraId="411881E0" w14:textId="2EA7F66C" w:rsidR="00C83BD8" w:rsidRPr="000C17BA" w:rsidDel="00FB3E0F" w:rsidRDefault="00C83BD8" w:rsidP="00067EEE">
      <w:pPr>
        <w:pStyle w:val="ListParagraph"/>
        <w:numPr>
          <w:ilvl w:val="0"/>
          <w:numId w:val="34"/>
        </w:numPr>
        <w:spacing w:after="0" w:line="240" w:lineRule="auto"/>
        <w:rPr>
          <w:del w:id="807" w:author="Stephy" w:date="2022-04-25T17:21:00Z"/>
          <w:rFonts w:ascii="Avenir Book" w:eastAsia="MS Mincho" w:hAnsi="Avenir Book"/>
        </w:rPr>
      </w:pPr>
      <w:del w:id="808" w:author="Stephy" w:date="2022-04-25T17:21:00Z">
        <w:r w:rsidRPr="000C17BA" w:rsidDel="00FB3E0F">
          <w:rPr>
            <w:rFonts w:ascii="Avenir Book" w:eastAsia="MS Mincho" w:hAnsi="Avenir Book"/>
          </w:rPr>
          <w:delText>CO2 emissions from on-site consumption of fossil fuels due to the project activity</w:delText>
        </w:r>
      </w:del>
    </w:p>
    <w:p w14:paraId="643B3F5F" w14:textId="6E39E60D" w:rsidR="00C83BD8" w:rsidRPr="000C17BA" w:rsidDel="00FB3E0F" w:rsidRDefault="00C83BD8" w:rsidP="00067EEE">
      <w:pPr>
        <w:pStyle w:val="ListParagraph"/>
        <w:numPr>
          <w:ilvl w:val="0"/>
          <w:numId w:val="34"/>
        </w:numPr>
        <w:spacing w:after="0" w:line="240" w:lineRule="auto"/>
        <w:rPr>
          <w:del w:id="809" w:author="Stephy" w:date="2022-04-25T17:21:00Z"/>
          <w:rFonts w:ascii="Avenir Book" w:eastAsia="MS Mincho" w:hAnsi="Avenir Book"/>
        </w:rPr>
      </w:pPr>
      <w:del w:id="810" w:author="Stephy" w:date="2022-04-25T17:21:00Z">
        <w:r w:rsidRPr="000C17BA" w:rsidDel="00FB3E0F">
          <w:rPr>
            <w:rFonts w:ascii="Avenir Book" w:eastAsia="MS Mincho" w:hAnsi="Avenir Book"/>
          </w:rPr>
          <w:delText>CO2 emissions from electricity consumption by the project activity</w:delText>
        </w:r>
      </w:del>
    </w:p>
    <w:p w14:paraId="4FFB06EA" w14:textId="0B4F5B8A" w:rsidR="00C83BD8" w:rsidRPr="000C17BA" w:rsidDel="00FB3E0F" w:rsidRDefault="00C83BD8" w:rsidP="00067EEE">
      <w:pPr>
        <w:pStyle w:val="ListParagraph"/>
        <w:numPr>
          <w:ilvl w:val="0"/>
          <w:numId w:val="34"/>
        </w:numPr>
        <w:spacing w:after="0" w:line="240" w:lineRule="auto"/>
        <w:rPr>
          <w:del w:id="811" w:author="Stephy" w:date="2022-04-25T17:21:00Z"/>
          <w:rFonts w:ascii="Avenir Book" w:eastAsia="MS Mincho" w:hAnsi="Avenir Book"/>
        </w:rPr>
      </w:pPr>
      <w:del w:id="812" w:author="Stephy" w:date="2022-04-25T17:21:00Z">
        <w:r w:rsidRPr="000C17BA" w:rsidDel="00FB3E0F">
          <w:rPr>
            <w:rFonts w:ascii="Avenir Book" w:eastAsia="MS Mincho" w:hAnsi="Avenir Book"/>
          </w:rPr>
          <w:delText>Methane emission from solid waste disposal or waste water</w:delText>
        </w:r>
      </w:del>
    </w:p>
    <w:p w14:paraId="6C450BF5" w14:textId="0B8F373B" w:rsidR="00C83BD8" w:rsidRPr="000C17BA" w:rsidDel="00FB3E0F" w:rsidRDefault="00C83BD8" w:rsidP="00067EEE">
      <w:pPr>
        <w:pStyle w:val="ListParagraph"/>
        <w:numPr>
          <w:ilvl w:val="0"/>
          <w:numId w:val="34"/>
        </w:numPr>
        <w:spacing w:after="0" w:line="240" w:lineRule="auto"/>
        <w:rPr>
          <w:del w:id="813" w:author="Stephy" w:date="2022-04-25T17:21:00Z"/>
          <w:rFonts w:ascii="Avenir Book" w:eastAsia="MS Mincho" w:hAnsi="Avenir Book"/>
        </w:rPr>
      </w:pPr>
      <w:del w:id="814" w:author="Stephy" w:date="2022-04-25T17:21:00Z">
        <w:r w:rsidRPr="000C17BA" w:rsidDel="00FB3E0F">
          <w:rPr>
            <w:rFonts w:ascii="Avenir Book" w:eastAsia="MS Mincho" w:hAnsi="Avenir Book"/>
          </w:rPr>
          <w:delText>Project emissions related to cultivation of feedstock</w:delText>
        </w:r>
      </w:del>
    </w:p>
    <w:p w14:paraId="2FE8A4C0" w14:textId="7E9FD563" w:rsidR="00C83BD8" w:rsidRPr="000C17BA" w:rsidDel="00FB3E0F" w:rsidRDefault="00C83BD8" w:rsidP="00067EEE">
      <w:pPr>
        <w:pStyle w:val="ListParagraph"/>
        <w:numPr>
          <w:ilvl w:val="0"/>
          <w:numId w:val="34"/>
        </w:numPr>
        <w:spacing w:after="0" w:line="240" w:lineRule="auto"/>
        <w:rPr>
          <w:del w:id="815" w:author="Stephy" w:date="2022-04-25T17:21:00Z"/>
          <w:rFonts w:ascii="Avenir Book" w:eastAsia="MS Mincho" w:hAnsi="Avenir Book"/>
        </w:rPr>
      </w:pPr>
      <w:del w:id="816" w:author="Stephy" w:date="2022-04-25T17:21:00Z">
        <w:r w:rsidRPr="000C17BA" w:rsidDel="00FB3E0F">
          <w:rPr>
            <w:rFonts w:ascii="Avenir Book" w:eastAsia="MS Mincho" w:hAnsi="Avenir Book"/>
          </w:rPr>
          <w:delText>Project emissions from transportation</w:delText>
        </w:r>
      </w:del>
    </w:p>
    <w:p w14:paraId="0B051F36" w14:textId="3F8CFE09" w:rsidR="00C83BD8" w:rsidRPr="000C17BA" w:rsidDel="00FB3E0F" w:rsidRDefault="00C83BD8" w:rsidP="00C83BD8">
      <w:pPr>
        <w:rPr>
          <w:del w:id="817" w:author="Stephy" w:date="2022-04-25T17:22:00Z"/>
          <w:rFonts w:ascii="Avenir Book" w:eastAsia="MS Mincho" w:hAnsi="Avenir Book"/>
        </w:rPr>
      </w:pPr>
    </w:p>
    <w:p w14:paraId="5E8B1CB4" w14:textId="229E1950" w:rsidR="00C83BD8" w:rsidRPr="000C17BA" w:rsidDel="00FB3E0F" w:rsidRDefault="00C83BD8" w:rsidP="00C83BD8">
      <w:pPr>
        <w:rPr>
          <w:del w:id="818" w:author="Stephy" w:date="2022-04-25T17:22:00Z"/>
          <w:rFonts w:ascii="Avenir Book" w:eastAsia="MS Mincho" w:hAnsi="Avenir Book"/>
        </w:rPr>
      </w:pPr>
      <w:del w:id="819" w:author="Stephy" w:date="2022-04-25T17:22:00Z">
        <w:r w:rsidRPr="000C17BA" w:rsidDel="00FB3E0F">
          <w:rPr>
            <w:rFonts w:ascii="Avenir Book" w:eastAsia="MS Mincho" w:hAnsi="Avenir Book"/>
          </w:rPr>
          <w:delText xml:space="preserve">The project activity does not involve any of the above activity and hence, project </w:delText>
        </w:r>
        <w:r w:rsidR="006D4C9D" w:rsidRPr="000C17BA" w:rsidDel="00FB3E0F">
          <w:rPr>
            <w:rFonts w:ascii="Avenir Book" w:eastAsia="MS Mincho" w:hAnsi="Avenir Book"/>
          </w:rPr>
          <w:delText>emissions</w:delText>
        </w:r>
        <w:r w:rsidRPr="000C17BA" w:rsidDel="00FB3E0F">
          <w:rPr>
            <w:rFonts w:ascii="Avenir Book" w:eastAsia="MS Mincho" w:hAnsi="Avenir Book"/>
          </w:rPr>
          <w:delText xml:space="preserve"> for the project activity is not applicable.</w:delText>
        </w:r>
      </w:del>
    </w:p>
    <w:p w14:paraId="19D9072D" w14:textId="77777777" w:rsidR="00C83BD8" w:rsidRPr="000C17BA" w:rsidRDefault="00C83BD8" w:rsidP="00C83BD8">
      <w:pPr>
        <w:rPr>
          <w:rFonts w:ascii="Avenir Book" w:eastAsia="MS Mincho" w:hAnsi="Avenir Book"/>
        </w:rPr>
      </w:pPr>
    </w:p>
    <w:p w14:paraId="35F4FE66" w14:textId="3F431999" w:rsidR="00C83BD8" w:rsidRPr="000C17BA" w:rsidDel="00FB3E0F" w:rsidRDefault="00C83BD8" w:rsidP="00C83BD8">
      <w:pPr>
        <w:rPr>
          <w:del w:id="820" w:author="Stephy" w:date="2022-04-25T17:16:00Z"/>
          <w:rFonts w:ascii="Avenir Book" w:eastAsia="Times New Roman" w:hAnsi="Avenir Book"/>
          <w:b/>
        </w:rPr>
      </w:pPr>
      <w:del w:id="821" w:author="Stephy" w:date="2022-04-25T17:16:00Z">
        <w:r w:rsidRPr="000C17BA" w:rsidDel="00FB3E0F">
          <w:rPr>
            <w:rFonts w:ascii="Avenir Book" w:eastAsia="MS Mincho" w:hAnsi="Avenir Book"/>
          </w:rPr>
          <w:lastRenderedPageBreak/>
          <w:delText xml:space="preserve">SDG 3: </w:delText>
        </w:r>
        <w:r w:rsidRPr="000C17BA" w:rsidDel="00FB3E0F">
          <w:rPr>
            <w:rFonts w:ascii="Avenir Book" w:hAnsi="Avenir Book"/>
            <w:bCs/>
          </w:rPr>
          <w:delText>Based on publicly available sources</w:delText>
        </w:r>
        <w:r w:rsidRPr="000C17BA" w:rsidDel="00FB3E0F">
          <w:rPr>
            <w:rStyle w:val="FootnoteReference"/>
            <w:rFonts w:ascii="Avenir Book" w:hAnsi="Avenir Book"/>
            <w:bCs/>
          </w:rPr>
          <w:footnoteReference w:id="10"/>
        </w:r>
        <w:r w:rsidRPr="000C17BA" w:rsidDel="00FB3E0F">
          <w:rPr>
            <w:rFonts w:ascii="Avenir Book" w:hAnsi="Avenir Book"/>
            <w:bCs/>
          </w:rPr>
          <w:delText xml:space="preserve"> it is evident use of biogas as cooking fuel reduces indoor air pollution related health risks. Therefore, ex-ante it is assumed with 100% operational status of project biodigesters, </w:delText>
        </w:r>
        <w:r w:rsidR="005A1818" w:rsidRPr="000C17BA" w:rsidDel="00FB3E0F">
          <w:rPr>
            <w:rFonts w:ascii="Avenir Book" w:hAnsi="Avenir Book"/>
            <w:bCs/>
          </w:rPr>
          <w:delText>9, 237</w:delText>
        </w:r>
        <w:r w:rsidRPr="000C17BA" w:rsidDel="00FB3E0F">
          <w:rPr>
            <w:rFonts w:ascii="Avenir Book" w:hAnsi="Avenir Book"/>
            <w:bCs/>
          </w:rPr>
          <w:delText xml:space="preserve"> families to be benefitted from indoor air pollution related illness. Ex-post monitoring methods are discussed in section B.7.1 below</w:delText>
        </w:r>
        <w:r w:rsidRPr="000C17BA" w:rsidDel="00FB3E0F">
          <w:rPr>
            <w:rFonts w:ascii="Avenir Book" w:hAnsi="Avenir Book"/>
            <w:b/>
          </w:rPr>
          <w:delText>.</w:delText>
        </w:r>
      </w:del>
    </w:p>
    <w:p w14:paraId="12D0599D" w14:textId="0C39E69D" w:rsidR="00C83BD8" w:rsidRPr="000C17BA" w:rsidDel="00FB3E0F" w:rsidRDefault="00C83BD8" w:rsidP="00C83BD8">
      <w:pPr>
        <w:rPr>
          <w:del w:id="825" w:author="Stephy" w:date="2022-04-25T17:16:00Z"/>
          <w:rFonts w:ascii="Avenir Book" w:hAnsi="Avenir Book"/>
          <w:b/>
        </w:rPr>
      </w:pPr>
    </w:p>
    <w:p w14:paraId="5E0A853F" w14:textId="6087E043" w:rsidR="00C83BD8" w:rsidRPr="000C17BA" w:rsidDel="00FB3E0F" w:rsidRDefault="00C83BD8" w:rsidP="00C83BD8">
      <w:pPr>
        <w:rPr>
          <w:del w:id="826" w:author="Stephy" w:date="2022-04-25T17:16:00Z"/>
          <w:rFonts w:ascii="Avenir Book" w:eastAsia="MS Mincho" w:hAnsi="Avenir Book"/>
        </w:rPr>
      </w:pPr>
      <w:del w:id="827" w:author="Stephy" w:date="2022-04-25T17:16:00Z">
        <w:r w:rsidRPr="000C17BA" w:rsidDel="00FB3E0F">
          <w:rPr>
            <w:rFonts w:ascii="Avenir Book" w:hAnsi="Avenir Book"/>
            <w:bCs/>
          </w:rPr>
          <w:delText xml:space="preserve">SDG 7: The projects has set up a network of team to operate and maintain project bio-digesters. Therefore, it is expected with 100% operational status of project bio-digesters </w:delText>
        </w:r>
        <w:r w:rsidR="005A1818" w:rsidRPr="000C17BA" w:rsidDel="00FB3E0F">
          <w:rPr>
            <w:rFonts w:ascii="Avenir Book" w:hAnsi="Avenir Book"/>
            <w:bCs/>
          </w:rPr>
          <w:delText>9, 237</w:delText>
        </w:r>
        <w:r w:rsidRPr="000C17BA" w:rsidDel="00FB3E0F">
          <w:rPr>
            <w:rFonts w:ascii="Avenir Book" w:hAnsi="Avenir Book"/>
            <w:bCs/>
          </w:rPr>
          <w:delText xml:space="preserve"> families to access clean and affordable fuel.  </w:delText>
        </w:r>
      </w:del>
    </w:p>
    <w:p w14:paraId="54A697FA" w14:textId="77777777" w:rsidR="00C83BD8" w:rsidRPr="000C17BA" w:rsidRDefault="00C83BD8" w:rsidP="00C83BD8">
      <w:pPr>
        <w:rPr>
          <w:rFonts w:ascii="Avenir Book" w:eastAsia="MS Mincho" w:hAnsi="Avenir Book"/>
        </w:rPr>
      </w:pPr>
    </w:p>
    <w:p w14:paraId="162146B6" w14:textId="77777777" w:rsidR="00C83BD8" w:rsidRPr="00831193" w:rsidRDefault="00C83BD8" w:rsidP="00C83BD8">
      <w:pPr>
        <w:rPr>
          <w:rFonts w:asciiTheme="majorHAnsi" w:eastAsia="MS Mincho" w:hAnsiTheme="majorHAnsi"/>
          <w:sz w:val="20"/>
          <w:szCs w:val="20"/>
        </w:rPr>
      </w:pPr>
      <w:r w:rsidRPr="00831193">
        <w:rPr>
          <w:rFonts w:asciiTheme="majorHAnsi" w:eastAsia="MS Mincho" w:hAnsiTheme="majorHAnsi"/>
          <w:b/>
          <w:sz w:val="20"/>
          <w:szCs w:val="20"/>
        </w:rPr>
        <w:t>Leakage Emissions (LEy)</w:t>
      </w:r>
      <w:r w:rsidRPr="00831193">
        <w:rPr>
          <w:rFonts w:asciiTheme="majorHAnsi" w:eastAsia="MS Mincho" w:hAnsiTheme="majorHAnsi"/>
          <w:sz w:val="20"/>
          <w:szCs w:val="20"/>
        </w:rPr>
        <w:t>:</w:t>
      </w:r>
    </w:p>
    <w:p w14:paraId="5C2CFE65"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color w:val="auto"/>
          <w:sz w:val="20"/>
          <w:szCs w:val="20"/>
          <w:lang w:val="en-GB" w:eastAsia="de-DE"/>
          <w14:cntxtAlts w14:val="0"/>
        </w:rPr>
        <w:t>SDG 13:</w:t>
      </w:r>
    </w:p>
    <w:p w14:paraId="45283EEF" w14:textId="26110BB2"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color w:val="auto"/>
          <w:sz w:val="20"/>
          <w:szCs w:val="20"/>
          <w:lang w:val="en-GB" w:eastAsia="de-DE"/>
          <w14:cntxtAlts w14:val="0"/>
        </w:rPr>
        <w:t>Leakage emissions (related to the non-renewable woody biomass saved by the project activity shall be assessed based on ex post surveys of users and the areas from which</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this woody biomass is sourced (using 90/30 precision for a selection of samples). The</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following potential source of leakage shall be considered: The use/diversion of non-renewable woody biomass saved under the project activity by non-project</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households/users that previously used renewable energy sources. If this leakage</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assessment quantifies an increase in the use of non-renewable woody biomass used by</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the non-project households/users that is attributable to the project activity, then By is</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adjusted to account for the quantified leakage. Alternatively, By is multiplied by a net to</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gross adjustment factor of 0.95 to account for leakages, in which case surveys are not</w:t>
      </w:r>
      <w:r w:rsidR="00146F26" w:rsidRPr="00831193">
        <w:rPr>
          <w:rFonts w:asciiTheme="majorHAnsi" w:eastAsia="MS Mincho" w:hAnsiTheme="majorHAnsi" w:cs="Times New Roman"/>
          <w:color w:val="auto"/>
          <w:sz w:val="20"/>
          <w:szCs w:val="20"/>
          <w:lang w:val="en-GB" w:eastAsia="de-DE"/>
          <w14:cntxtAlts w14:val="0"/>
        </w:rPr>
        <w:t xml:space="preserve"> </w:t>
      </w:r>
      <w:r w:rsidRPr="00831193">
        <w:rPr>
          <w:rFonts w:asciiTheme="majorHAnsi" w:eastAsia="MS Mincho" w:hAnsiTheme="majorHAnsi" w:cs="Times New Roman"/>
          <w:color w:val="auto"/>
          <w:sz w:val="20"/>
          <w:szCs w:val="20"/>
          <w:lang w:val="en-GB" w:eastAsia="de-DE"/>
          <w14:cntxtAlts w14:val="0"/>
        </w:rPr>
        <w:t>required.</w:t>
      </w:r>
    </w:p>
    <w:p w14:paraId="34033349"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79D356E6" w14:textId="056F7A3D"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color w:val="auto"/>
          <w:sz w:val="20"/>
          <w:szCs w:val="20"/>
          <w:lang w:val="en-GB" w:eastAsia="de-DE"/>
          <w14:cntxtAlts w14:val="0"/>
        </w:rPr>
        <w:t>PP has opted default option, and By shall be adjusted with adjustment factor of 0.95 to account leakage.</w:t>
      </w:r>
    </w:p>
    <w:p w14:paraId="3BB9BE86"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5FCEF604" w14:textId="681640F2" w:rsidR="00A9671C" w:rsidRPr="00831193" w:rsidDel="00FB3E0F" w:rsidRDefault="00A9671C" w:rsidP="00A9671C">
      <w:pPr>
        <w:spacing w:after="0" w:line="240" w:lineRule="auto"/>
        <w:contextualSpacing w:val="0"/>
        <w:jc w:val="both"/>
        <w:rPr>
          <w:del w:id="828" w:author="Stephy" w:date="2022-04-25T17:24:00Z"/>
          <w:rFonts w:asciiTheme="majorHAnsi" w:eastAsia="MS Mincho" w:hAnsiTheme="majorHAnsi" w:cs="Times New Roman"/>
          <w:color w:val="auto"/>
          <w:sz w:val="20"/>
          <w:szCs w:val="20"/>
          <w:lang w:val="en-GB" w:eastAsia="de-DE"/>
          <w14:cntxtAlts w14:val="0"/>
        </w:rPr>
      </w:pPr>
      <w:del w:id="829" w:author="Stephy" w:date="2022-04-25T17:24:00Z">
        <w:r w:rsidRPr="00831193" w:rsidDel="00FB3E0F">
          <w:rPr>
            <w:rFonts w:asciiTheme="majorHAnsi" w:eastAsia="MS Mincho" w:hAnsiTheme="majorHAnsi" w:cs="Times New Roman"/>
            <w:color w:val="auto"/>
            <w:sz w:val="20"/>
            <w:szCs w:val="20"/>
            <w:lang w:val="en-GB" w:eastAsia="de-DE"/>
            <w14:cntxtAlts w14:val="0"/>
          </w:rPr>
          <w:delText>SDG 3: Not applicable</w:delText>
        </w:r>
      </w:del>
    </w:p>
    <w:p w14:paraId="21C0E167" w14:textId="2F3DCD4F" w:rsidR="00A9671C" w:rsidRPr="00831193" w:rsidDel="00FB3E0F" w:rsidRDefault="00A9671C" w:rsidP="00A9671C">
      <w:pPr>
        <w:spacing w:after="0" w:line="240" w:lineRule="auto"/>
        <w:contextualSpacing w:val="0"/>
        <w:jc w:val="both"/>
        <w:rPr>
          <w:del w:id="830" w:author="Stephy" w:date="2022-04-25T17:24:00Z"/>
          <w:rFonts w:asciiTheme="majorHAnsi" w:eastAsia="MS Mincho" w:hAnsiTheme="majorHAnsi" w:cs="Times New Roman"/>
          <w:color w:val="auto"/>
          <w:sz w:val="20"/>
          <w:szCs w:val="20"/>
          <w:lang w:val="en-GB" w:eastAsia="de-DE"/>
          <w14:cntxtAlts w14:val="0"/>
        </w:rPr>
      </w:pPr>
      <w:del w:id="831" w:author="Stephy" w:date="2022-04-25T17:24:00Z">
        <w:r w:rsidRPr="00831193" w:rsidDel="00FB3E0F">
          <w:rPr>
            <w:rFonts w:asciiTheme="majorHAnsi" w:eastAsia="MS Mincho" w:hAnsiTheme="majorHAnsi" w:cs="Times New Roman"/>
            <w:color w:val="auto"/>
            <w:sz w:val="20"/>
            <w:szCs w:val="20"/>
            <w:lang w:val="en-GB" w:eastAsia="de-DE"/>
            <w14:cntxtAlts w14:val="0"/>
          </w:rPr>
          <w:delText>SDG 7: Not applicable</w:delText>
        </w:r>
      </w:del>
    </w:p>
    <w:p w14:paraId="7F94001C"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6BD52E40"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b/>
          <w:color w:val="auto"/>
          <w:sz w:val="20"/>
          <w:szCs w:val="20"/>
          <w:lang w:val="en-GB" w:eastAsia="de-DE"/>
          <w14:cntxtAlts w14:val="0"/>
        </w:rPr>
        <w:t>Emission reductions</w:t>
      </w:r>
      <w:r w:rsidRPr="00831193">
        <w:rPr>
          <w:rFonts w:asciiTheme="majorHAnsi" w:eastAsia="MS Mincho" w:hAnsiTheme="majorHAnsi" w:cs="Times New Roman"/>
          <w:color w:val="auto"/>
          <w:sz w:val="20"/>
          <w:szCs w:val="20"/>
          <w:lang w:val="en-GB" w:eastAsia="de-DE"/>
          <w14:cntxtAlts w14:val="0"/>
        </w:rPr>
        <w:t>:</w:t>
      </w:r>
    </w:p>
    <w:p w14:paraId="6C5C45A8"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color w:val="auto"/>
          <w:sz w:val="20"/>
          <w:szCs w:val="20"/>
          <w:lang w:val="en-GB" w:eastAsia="de-DE"/>
          <w14:cntxtAlts w14:val="0"/>
        </w:rPr>
        <w:t>SDG13:</w:t>
      </w:r>
    </w:p>
    <w:p w14:paraId="2AE93A57"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color w:val="auto"/>
          <w:sz w:val="20"/>
          <w:szCs w:val="20"/>
          <w:lang w:val="en-GB" w:eastAsia="de-DE"/>
          <w14:cntxtAlts w14:val="0"/>
        </w:rPr>
        <w:t>Emission reductions are to be estimated based on the equation below:</w:t>
      </w:r>
    </w:p>
    <w:p w14:paraId="506FDC45" w14:textId="77777777" w:rsidR="00A9671C" w:rsidRPr="00831193" w:rsidRDefault="00A9671C" w:rsidP="00A9671C">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831193">
        <w:rPr>
          <w:rFonts w:asciiTheme="majorHAnsi" w:eastAsia="MS Mincho" w:hAnsiTheme="majorHAnsi" w:cs="Times New Roman"/>
          <w:color w:val="auto"/>
          <w:sz w:val="20"/>
          <w:szCs w:val="20"/>
          <w:lang w:val="en-GB" w:eastAsia="de-DE"/>
          <w14:cntxtAlts w14:val="0"/>
        </w:rPr>
        <w:t>ERy = BEy – PEy - LEy</w:t>
      </w:r>
    </w:p>
    <w:p w14:paraId="6AC96D7C" w14:textId="77777777" w:rsidR="00A9671C" w:rsidRPr="000C17BA" w:rsidRDefault="00A9671C" w:rsidP="00A9671C">
      <w:pPr>
        <w:spacing w:line="276" w:lineRule="auto"/>
        <w:contextualSpacing w:val="0"/>
        <w:rPr>
          <w:lang w:val="en-GB"/>
        </w:rPr>
      </w:pPr>
    </w:p>
    <w:p w14:paraId="46875F5C" w14:textId="59153661" w:rsidR="00355EF5" w:rsidRDefault="00B46B23" w:rsidP="00B46B23">
      <w:r w:rsidRPr="000C17BA">
        <w:t xml:space="preserve">B.6.2 </w:t>
      </w:r>
      <w:r w:rsidR="00355EF5" w:rsidRPr="000C17BA">
        <w:t xml:space="preserve">Data and parameters fixed ex ante </w:t>
      </w:r>
    </w:p>
    <w:p w14:paraId="1DD3FA90" w14:textId="1E8A2365" w:rsidR="00332EC8" w:rsidRDefault="003F42F2" w:rsidP="00B46B23">
      <w:r w:rsidRPr="003F42F2">
        <w:t>13 (Climate Action)- Specific indicator- 13.2.1</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F42F2" w14:paraId="06E32509" w14:textId="77777777" w:rsidTr="00332EC8">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5C93780" w14:textId="77777777" w:rsidR="003F42F2" w:rsidRDefault="003F42F2" w:rsidP="003F42F2">
            <w:pPr>
              <w:spacing w:line="276" w:lineRule="auto"/>
              <w:rPr>
                <w:color w:val="FFFFFF" w:themeColor="background1"/>
                <w:lang w:val="en-GB"/>
              </w:rPr>
            </w:pPr>
            <w:r>
              <w:rPr>
                <w:color w:val="FFFFFF" w:themeColor="background1"/>
                <w:lang w:val="en-GB"/>
              </w:rPr>
              <w:t>Data/parameter</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62F87A" w14:textId="3D7F496E"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F42F2">
              <w:rPr>
                <w:rFonts w:asciiTheme="majorHAnsi" w:eastAsia="Times New Roman" w:hAnsiTheme="majorHAnsi" w:cs="Arial"/>
                <w:color w:val="auto"/>
                <w:sz w:val="20"/>
                <w:szCs w:val="20"/>
                <w:lang w:val="en-GB" w:eastAsia="de-DE"/>
                <w14:cntxtAlts w14:val="0"/>
              </w:rPr>
              <w:t>f</w:t>
            </w:r>
            <w:r w:rsidRPr="003F42F2">
              <w:rPr>
                <w:rFonts w:asciiTheme="majorHAnsi" w:eastAsia="Times New Roman" w:hAnsiTheme="majorHAnsi" w:cs="Arial"/>
                <w:color w:val="auto"/>
                <w:sz w:val="20"/>
                <w:szCs w:val="20"/>
                <w:vertAlign w:val="subscript"/>
                <w:lang w:val="en-GB" w:eastAsia="de-DE"/>
                <w14:cntxtAlts w14:val="0"/>
              </w:rPr>
              <w:t>NRB,y</w:t>
            </w:r>
          </w:p>
        </w:tc>
      </w:tr>
      <w:tr w:rsidR="003F42F2" w14:paraId="37C80D39" w14:textId="77777777" w:rsidTr="00332EC8">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106D09" w14:textId="77777777" w:rsidR="003F42F2" w:rsidRDefault="003F42F2" w:rsidP="003F42F2">
            <w:pPr>
              <w:spacing w:line="276" w:lineRule="auto"/>
              <w:rPr>
                <w:color w:val="FFFFFF" w:themeColor="background1"/>
                <w:lang w:val="en-GB"/>
              </w:rPr>
            </w:pPr>
            <w:r>
              <w:rPr>
                <w:color w:val="FFFFFF" w:themeColor="background1"/>
                <w:lang w:val="en-GB"/>
              </w:rPr>
              <w:t>Unit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33D6E6" w14:textId="5730DE65"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F42F2">
              <w:rPr>
                <w:rFonts w:asciiTheme="majorHAnsi" w:eastAsia="Times New Roman" w:hAnsiTheme="majorHAnsi" w:cs="Arial"/>
                <w:color w:val="auto"/>
                <w:sz w:val="20"/>
                <w:szCs w:val="20"/>
                <w:lang w:val="en-GB" w:eastAsia="de-DE"/>
                <w14:cntxtAlts w14:val="0"/>
              </w:rPr>
              <w:t>-</w:t>
            </w:r>
          </w:p>
        </w:tc>
      </w:tr>
      <w:tr w:rsidR="003F42F2" w14:paraId="45B65AB1" w14:textId="77777777" w:rsidTr="00332EC8">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0B00B1E" w14:textId="77777777" w:rsidR="003F42F2" w:rsidRDefault="003F42F2" w:rsidP="003F42F2">
            <w:pPr>
              <w:spacing w:line="276" w:lineRule="auto"/>
              <w:rPr>
                <w:color w:val="FFFFFF" w:themeColor="background1"/>
                <w:lang w:val="en-GB"/>
              </w:rPr>
            </w:pPr>
            <w:r>
              <w:rPr>
                <w:color w:val="FFFFFF" w:themeColor="background1"/>
                <w:lang w:val="en-GB"/>
              </w:rPr>
              <w:t>Description</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A73558" w14:textId="08D0B5F1"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F42F2">
              <w:rPr>
                <w:rFonts w:asciiTheme="majorHAnsi" w:eastAsia="Times New Roman" w:hAnsiTheme="majorHAnsi" w:cs="Arial"/>
                <w:color w:val="auto"/>
                <w:sz w:val="20"/>
                <w:szCs w:val="20"/>
                <w:lang w:val="en-GB" w:eastAsia="de-DE"/>
                <w14:cntxtAlts w14:val="0"/>
              </w:rPr>
              <w:t>Fraction of woody biomass saved by the project activity during year y that can be established as non-renewable biomass</w:t>
            </w:r>
          </w:p>
        </w:tc>
      </w:tr>
      <w:tr w:rsidR="003F42F2" w14:paraId="34FDD4B5" w14:textId="77777777" w:rsidTr="00332EC8">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FC21D73" w14:textId="77777777" w:rsidR="003F42F2" w:rsidRDefault="003F42F2" w:rsidP="003F42F2">
            <w:pPr>
              <w:spacing w:line="276" w:lineRule="auto"/>
              <w:rPr>
                <w:color w:val="FFFFFF" w:themeColor="background1"/>
                <w:lang w:val="en-GB"/>
              </w:rPr>
            </w:pPr>
            <w:r>
              <w:rPr>
                <w:color w:val="FFFFFF" w:themeColor="background1"/>
                <w:lang w:val="en-GB"/>
              </w:rPr>
              <w:lastRenderedPageBreak/>
              <w:t>Source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F0CD39" w14:textId="49E08B95"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F42F2">
              <w:rPr>
                <w:rFonts w:asciiTheme="majorHAnsi" w:eastAsia="Times New Roman" w:hAnsiTheme="majorHAnsi" w:cs="Arial"/>
                <w:color w:val="auto"/>
                <w:sz w:val="20"/>
                <w:szCs w:val="20"/>
                <w:lang w:val="en-GB" w:eastAsia="de-DE"/>
                <w14:cntxtAlts w14:val="0"/>
              </w:rPr>
              <w:t>Calculated following requiremnets of Methodological tool: Calculation of the fraction of non-renewable biomass version 02</w:t>
            </w:r>
          </w:p>
        </w:tc>
      </w:tr>
      <w:tr w:rsidR="003F42F2" w14:paraId="596EF768" w14:textId="77777777" w:rsidTr="00332EC8">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8D5E4CC" w14:textId="77777777" w:rsidR="003F42F2" w:rsidRDefault="003F42F2" w:rsidP="003F42F2">
            <w:pPr>
              <w:spacing w:line="276" w:lineRule="auto"/>
              <w:rPr>
                <w:color w:val="FFFFFF" w:themeColor="background1"/>
                <w:lang w:val="en-GB"/>
              </w:rPr>
            </w:pPr>
            <w:r>
              <w:rPr>
                <w:color w:val="FFFFFF" w:themeColor="background1"/>
                <w:lang w:val="en-GB"/>
              </w:rPr>
              <w:t>Value(s) applied</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B70CB3" w14:textId="4657B356"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3F42F2">
              <w:rPr>
                <w:rFonts w:asciiTheme="majorHAnsi" w:eastAsia="Times New Roman" w:hAnsiTheme="majorHAnsi" w:cs="Arial"/>
                <w:color w:val="auto"/>
                <w:sz w:val="20"/>
                <w:szCs w:val="20"/>
                <w:lang w:val="en-GB" w:eastAsia="de-DE"/>
                <w14:cntxtAlts w14:val="0"/>
              </w:rPr>
              <w:t>92% for Chhattisgarh and 99% for Bihar</w:t>
            </w:r>
          </w:p>
        </w:tc>
      </w:tr>
      <w:tr w:rsidR="003F42F2" w14:paraId="0ACAD8B2" w14:textId="77777777" w:rsidTr="00332EC8">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163C75" w14:textId="77777777" w:rsidR="003F42F2" w:rsidRDefault="003F42F2" w:rsidP="003F42F2">
            <w:pPr>
              <w:spacing w:line="276" w:lineRule="auto"/>
              <w:rPr>
                <w:color w:val="FFFFFF" w:themeColor="background1"/>
                <w:lang w:val="en-GB"/>
              </w:rPr>
            </w:pPr>
            <w:r>
              <w:rPr>
                <w:color w:val="FFFFFF" w:themeColor="background1"/>
                <w:lang w:val="en-GB"/>
              </w:rPr>
              <w:t xml:space="preserve">Choice of data or Measurement methods and procedures </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1A08A8" w14:textId="3C52D6EA"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Methodological tool: Calculation of the fraction of non-renewable biomass</w:t>
            </w:r>
          </w:p>
        </w:tc>
      </w:tr>
      <w:tr w:rsidR="003F42F2" w14:paraId="1C5261F0" w14:textId="77777777" w:rsidTr="00332EC8">
        <w:trPr>
          <w:trHeight w:val="248"/>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2E7D8F7" w14:textId="77777777" w:rsidR="003F42F2" w:rsidRDefault="003F42F2" w:rsidP="003F42F2">
            <w:pPr>
              <w:spacing w:line="276" w:lineRule="auto"/>
              <w:rPr>
                <w:color w:val="FFFFFF" w:themeColor="background1"/>
                <w:lang w:val="en-GB"/>
              </w:rPr>
            </w:pPr>
            <w:r>
              <w:rPr>
                <w:color w:val="FFFFFF" w:themeColor="background1"/>
                <w:lang w:val="en-GB"/>
              </w:rPr>
              <w:t>Purpose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7B4D54" w14:textId="510BAB8B"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Baseline emissions estimation.</w:t>
            </w:r>
          </w:p>
        </w:tc>
      </w:tr>
      <w:tr w:rsidR="003F42F2" w14:paraId="19965E4E" w14:textId="77777777" w:rsidTr="00332EC8">
        <w:trPr>
          <w:trHeight w:val="249"/>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F840689" w14:textId="77777777" w:rsidR="003F42F2" w:rsidRDefault="003F42F2" w:rsidP="003F42F2">
            <w:pPr>
              <w:spacing w:line="276" w:lineRule="auto"/>
              <w:rPr>
                <w:color w:val="FFFFFF" w:themeColor="background1"/>
                <w:lang w:val="en-GB"/>
              </w:rPr>
            </w:pPr>
            <w:r>
              <w:rPr>
                <w:color w:val="FFFFFF" w:themeColor="background1"/>
                <w:lang w:val="en-GB"/>
              </w:rPr>
              <w:t>Additional comment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FB8126" w14:textId="47C0D9D9"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This value will be fixed for the crediting period and will be reviewed during renewal of crediting period.</w:t>
            </w:r>
          </w:p>
        </w:tc>
      </w:tr>
    </w:tbl>
    <w:p w14:paraId="7E132D16" w14:textId="77777777" w:rsidR="00332EC8" w:rsidRPr="000C17BA" w:rsidRDefault="00332EC8" w:rsidP="00B46B23"/>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F42F2" w14:paraId="505FE13A"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2F96574" w14:textId="77777777" w:rsidR="003F42F2" w:rsidRDefault="003F42F2" w:rsidP="003F42F2">
            <w:pPr>
              <w:spacing w:line="276" w:lineRule="auto"/>
              <w:rPr>
                <w:color w:val="FFFFFF" w:themeColor="background1"/>
                <w:lang w:val="en-GB"/>
              </w:rPr>
            </w:pPr>
            <w:bookmarkStart w:id="832" w:name="OLE_LINK5"/>
            <w:bookmarkStart w:id="833" w:name="OLE_LINK6"/>
            <w:r>
              <w:rPr>
                <w:color w:val="FFFFFF" w:themeColor="background1"/>
                <w:lang w:val="en-GB"/>
              </w:rPr>
              <w:t>Data/parameter</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B5E005" w14:textId="2F37E17C"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NHH</w:t>
            </w:r>
          </w:p>
        </w:tc>
      </w:tr>
      <w:tr w:rsidR="003F42F2" w14:paraId="556239C7"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9505DDE" w14:textId="77777777" w:rsidR="003F42F2" w:rsidRDefault="003F42F2" w:rsidP="003F42F2">
            <w:pPr>
              <w:spacing w:line="276" w:lineRule="auto"/>
              <w:rPr>
                <w:color w:val="FFFFFF" w:themeColor="background1"/>
                <w:lang w:val="en-GB"/>
              </w:rPr>
            </w:pPr>
            <w:r>
              <w:rPr>
                <w:color w:val="FFFFFF" w:themeColor="background1"/>
                <w:lang w:val="en-GB"/>
              </w:rPr>
              <w:t>Unit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2DC16C" w14:textId="50247514"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Number</w:t>
            </w:r>
          </w:p>
        </w:tc>
      </w:tr>
      <w:tr w:rsidR="003F42F2" w14:paraId="34730B15"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44F76B6" w14:textId="77777777" w:rsidR="003F42F2" w:rsidRDefault="003F42F2" w:rsidP="003F42F2">
            <w:pPr>
              <w:spacing w:line="276" w:lineRule="auto"/>
              <w:rPr>
                <w:color w:val="FFFFFF" w:themeColor="background1"/>
                <w:lang w:val="en-GB"/>
              </w:rPr>
            </w:pPr>
            <w:r>
              <w:rPr>
                <w:color w:val="FFFFFF" w:themeColor="background1"/>
                <w:lang w:val="en-GB"/>
              </w:rPr>
              <w:t>Description</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8A01C7" w14:textId="6F090CF3"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Number of households in the project activity in year y</w:t>
            </w:r>
          </w:p>
        </w:tc>
      </w:tr>
      <w:tr w:rsidR="003F42F2" w14:paraId="30551E8A"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C7CEBA9" w14:textId="77777777" w:rsidR="003F42F2" w:rsidRDefault="003F42F2" w:rsidP="003F42F2">
            <w:pPr>
              <w:spacing w:line="276" w:lineRule="auto"/>
              <w:rPr>
                <w:color w:val="FFFFFF" w:themeColor="background1"/>
                <w:lang w:val="en-GB"/>
              </w:rPr>
            </w:pPr>
            <w:r>
              <w:rPr>
                <w:color w:val="FFFFFF" w:themeColor="background1"/>
                <w:lang w:val="en-GB"/>
              </w:rPr>
              <w:t>Source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6993BB" w14:textId="1DC8BC45"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As per PP’s project database</w:t>
            </w:r>
          </w:p>
        </w:tc>
      </w:tr>
      <w:tr w:rsidR="003F42F2" w14:paraId="19401096"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81510D" w14:textId="77777777" w:rsidR="003F42F2" w:rsidRDefault="003F42F2" w:rsidP="003F42F2">
            <w:pPr>
              <w:spacing w:line="276" w:lineRule="auto"/>
              <w:rPr>
                <w:color w:val="FFFFFF" w:themeColor="background1"/>
                <w:lang w:val="en-GB"/>
              </w:rPr>
            </w:pPr>
            <w:r>
              <w:rPr>
                <w:color w:val="FFFFFF" w:themeColor="background1"/>
                <w:lang w:val="en-GB"/>
              </w:rPr>
              <w:t>Value(s) applied</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80F2D0D" w14:textId="3818FC05"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9237</w:t>
            </w:r>
          </w:p>
        </w:tc>
      </w:tr>
      <w:tr w:rsidR="003F42F2" w14:paraId="0BFEBEA4" w14:textId="77777777" w:rsidTr="00457003">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C8FB32" w14:textId="77777777" w:rsidR="003F42F2" w:rsidRDefault="003F42F2" w:rsidP="003F42F2">
            <w:pPr>
              <w:spacing w:line="276" w:lineRule="auto"/>
              <w:rPr>
                <w:color w:val="FFFFFF" w:themeColor="background1"/>
                <w:lang w:val="en-GB"/>
              </w:rPr>
            </w:pPr>
            <w:r>
              <w:rPr>
                <w:color w:val="FFFFFF" w:themeColor="background1"/>
                <w:lang w:val="en-GB"/>
              </w:rPr>
              <w:t xml:space="preserve">Choice of data or Measurement methods and procedures </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59898D" w14:textId="76BB4116" w:rsidR="003F42F2" w:rsidRPr="003F42F2" w:rsidRDefault="003F42F2" w:rsidP="003F42F2">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Project database as per the commissioning reports and end user agreements.</w:t>
            </w:r>
          </w:p>
        </w:tc>
      </w:tr>
      <w:tr w:rsidR="003F42F2" w14:paraId="66B9880F"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6E459F1" w14:textId="77777777" w:rsidR="003F42F2" w:rsidRDefault="003F42F2" w:rsidP="00457003">
            <w:pPr>
              <w:spacing w:line="276" w:lineRule="auto"/>
              <w:rPr>
                <w:color w:val="FFFFFF" w:themeColor="background1"/>
                <w:lang w:val="en-GB"/>
              </w:rPr>
            </w:pPr>
            <w:r>
              <w:rPr>
                <w:color w:val="FFFFFF" w:themeColor="background1"/>
                <w:lang w:val="en-GB"/>
              </w:rPr>
              <w:t>Purpose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5B4D84" w14:textId="77777777" w:rsidR="003F42F2" w:rsidRPr="003F42F2" w:rsidRDefault="003F42F2" w:rsidP="00457003">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Baseline emissions estimation.</w:t>
            </w:r>
          </w:p>
        </w:tc>
      </w:tr>
      <w:tr w:rsidR="003F42F2" w14:paraId="398686F3"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A58FBF" w14:textId="77777777" w:rsidR="003F42F2" w:rsidRDefault="003F42F2" w:rsidP="00457003">
            <w:pPr>
              <w:spacing w:line="276" w:lineRule="auto"/>
              <w:rPr>
                <w:color w:val="FFFFFF" w:themeColor="background1"/>
                <w:lang w:val="en-GB"/>
              </w:rPr>
            </w:pPr>
            <w:r>
              <w:rPr>
                <w:color w:val="FFFFFF" w:themeColor="background1"/>
                <w:lang w:val="en-GB"/>
              </w:rPr>
              <w:t>Additional comment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888C98" w14:textId="77777777" w:rsidR="003F42F2" w:rsidRPr="003F42F2" w:rsidRDefault="003F42F2" w:rsidP="00457003">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F42F2">
              <w:rPr>
                <w:rFonts w:asciiTheme="majorHAnsi" w:eastAsia="Times New Roman" w:hAnsiTheme="majorHAnsi" w:cs="Arial"/>
                <w:color w:val="auto"/>
                <w:sz w:val="20"/>
                <w:szCs w:val="20"/>
                <w:lang w:val="en-GB" w:eastAsia="de-DE"/>
                <w14:cntxtAlts w14:val="0"/>
              </w:rPr>
              <w:t>This value will be fixed for the crediting period and will be reviewed during renewal of crediting period.</w:t>
            </w:r>
          </w:p>
        </w:tc>
      </w:tr>
    </w:tbl>
    <w:p w14:paraId="1CA4D0C7" w14:textId="3995240B" w:rsidR="00A9671C" w:rsidRPr="000C17BA" w:rsidRDefault="00A9671C" w:rsidP="00A9671C">
      <w:pPr>
        <w:keepNext/>
        <w:spacing w:before="120" w:after="60" w:line="240" w:lineRule="auto"/>
        <w:contextualSpacing w:val="0"/>
        <w:jc w:val="both"/>
        <w:rPr>
          <w:rFonts w:ascii="Avenir Book" w:eastAsia="MS Mincho" w:hAnsi="Avenir Book" w:cs="Times New Roman"/>
          <w:i/>
          <w:color w:val="auto"/>
          <w:szCs w:val="20"/>
          <w:lang w:val="en-GB"/>
          <w14:cntxtAlts w14:val="0"/>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30FFC" w14:paraId="4AD65480"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bookmarkEnd w:id="832"/>
          <w:bookmarkEnd w:id="833"/>
          <w:p w14:paraId="143A7906" w14:textId="77777777" w:rsidR="00630FFC" w:rsidRDefault="00630FFC" w:rsidP="00630FFC">
            <w:pPr>
              <w:spacing w:line="276" w:lineRule="auto"/>
              <w:rPr>
                <w:color w:val="FFFFFF" w:themeColor="background1"/>
                <w:lang w:val="en-GB"/>
              </w:rPr>
            </w:pPr>
            <w:r>
              <w:rPr>
                <w:color w:val="FFFFFF" w:themeColor="background1"/>
                <w:lang w:val="en-GB"/>
              </w:rPr>
              <w:t>Data/parameter</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41A151" w14:textId="47303DDF"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BCBL,HH,y</w:t>
            </w:r>
          </w:p>
        </w:tc>
      </w:tr>
      <w:tr w:rsidR="00630FFC" w14:paraId="53B0D8BC"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B74958F" w14:textId="77777777" w:rsidR="00630FFC" w:rsidRDefault="00630FFC" w:rsidP="00630FFC">
            <w:pPr>
              <w:spacing w:line="276" w:lineRule="auto"/>
              <w:rPr>
                <w:color w:val="FFFFFF" w:themeColor="background1"/>
                <w:lang w:val="en-GB"/>
              </w:rPr>
            </w:pPr>
            <w:r>
              <w:rPr>
                <w:color w:val="FFFFFF" w:themeColor="background1"/>
                <w:lang w:val="en-GB"/>
              </w:rPr>
              <w:t>Unit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9A475E" w14:textId="20C26922"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tonnes/household/year</w:t>
            </w:r>
          </w:p>
        </w:tc>
      </w:tr>
      <w:tr w:rsidR="00630FFC" w14:paraId="2295EB0B"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2777A3D" w14:textId="77777777" w:rsidR="00630FFC" w:rsidRDefault="00630FFC" w:rsidP="00630FFC">
            <w:pPr>
              <w:spacing w:line="276" w:lineRule="auto"/>
              <w:rPr>
                <w:color w:val="FFFFFF" w:themeColor="background1"/>
                <w:lang w:val="en-GB"/>
              </w:rPr>
            </w:pPr>
            <w:r>
              <w:rPr>
                <w:color w:val="FFFFFF" w:themeColor="background1"/>
                <w:lang w:val="en-GB"/>
              </w:rPr>
              <w:t>Description</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995D1C" w14:textId="5D47FE03"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Average annual consumption of woody biomass per household before the start of the project activity</w:t>
            </w:r>
          </w:p>
        </w:tc>
      </w:tr>
      <w:tr w:rsidR="00630FFC" w14:paraId="7EE84229"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66BFD0" w14:textId="77777777" w:rsidR="00630FFC" w:rsidRDefault="00630FFC" w:rsidP="00630FFC">
            <w:pPr>
              <w:spacing w:line="276" w:lineRule="auto"/>
              <w:rPr>
                <w:color w:val="FFFFFF" w:themeColor="background1"/>
                <w:lang w:val="en-GB"/>
              </w:rPr>
            </w:pPr>
            <w:r>
              <w:rPr>
                <w:color w:val="FFFFFF" w:themeColor="background1"/>
                <w:lang w:val="en-GB"/>
              </w:rPr>
              <w:t>Source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D97EF5" w14:textId="2DE8AFED"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Baseline survey</w:t>
            </w:r>
          </w:p>
        </w:tc>
      </w:tr>
      <w:tr w:rsidR="00630FFC" w14:paraId="7A56F598"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3F11D6" w14:textId="77777777" w:rsidR="00630FFC" w:rsidRDefault="00630FFC" w:rsidP="00630FFC">
            <w:pPr>
              <w:spacing w:line="276" w:lineRule="auto"/>
              <w:rPr>
                <w:color w:val="FFFFFF" w:themeColor="background1"/>
                <w:lang w:val="en-GB"/>
              </w:rPr>
            </w:pPr>
            <w:r>
              <w:rPr>
                <w:color w:val="FFFFFF" w:themeColor="background1"/>
                <w:lang w:val="en-GB"/>
              </w:rPr>
              <w:t>Value(s) applied</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9C0ACC" w14:textId="52B1F415"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4.40 and 4.20</w:t>
            </w:r>
          </w:p>
        </w:tc>
      </w:tr>
      <w:tr w:rsidR="00630FFC" w14:paraId="70306764" w14:textId="77777777" w:rsidTr="00457003">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18BEFA" w14:textId="77777777" w:rsidR="00630FFC" w:rsidRDefault="00630FFC" w:rsidP="00630FFC">
            <w:pPr>
              <w:spacing w:line="276" w:lineRule="auto"/>
              <w:rPr>
                <w:color w:val="FFFFFF" w:themeColor="background1"/>
                <w:lang w:val="en-GB"/>
              </w:rPr>
            </w:pPr>
            <w:r>
              <w:rPr>
                <w:color w:val="FFFFFF" w:themeColor="background1"/>
                <w:lang w:val="en-GB"/>
              </w:rPr>
              <w:t xml:space="preserve">Choice of data or Measurement methods and procedures </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EDB36E" w14:textId="77777777" w:rsidR="00630FFC" w:rsidRPr="00630FFC"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The survey was conducted to know the firewood consumption pattern in line with the methodology in the potential households that uses traditional cookstoves (baseline technologies).</w:t>
            </w:r>
          </w:p>
          <w:p w14:paraId="2D0948B8" w14:textId="77777777" w:rsidR="00630FFC" w:rsidRPr="00630FFC"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p>
          <w:p w14:paraId="51637947" w14:textId="583798CD"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 xml:space="preserve">Survey was conducted following UNFCCC sampling standard ‘Sampling and surveys for CDM project activities and programmes of activities’ version 9 and guideline ‘Sampling and surveys for CDM project activities and programmes of activities’ version 04.  A 90% confidence interval and 10% error margin applied for sample calculation. </w:t>
            </w:r>
          </w:p>
        </w:tc>
      </w:tr>
      <w:tr w:rsidR="00630FFC" w14:paraId="057D0A5A"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BFB55ED" w14:textId="77777777" w:rsidR="00630FFC" w:rsidRDefault="00630FFC" w:rsidP="00630FFC">
            <w:pPr>
              <w:spacing w:line="276" w:lineRule="auto"/>
              <w:rPr>
                <w:color w:val="FFFFFF" w:themeColor="background1"/>
                <w:lang w:val="en-GB"/>
              </w:rPr>
            </w:pPr>
            <w:r>
              <w:rPr>
                <w:color w:val="FFFFFF" w:themeColor="background1"/>
                <w:lang w:val="en-GB"/>
              </w:rPr>
              <w:lastRenderedPageBreak/>
              <w:t>Purpose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1C1C78" w14:textId="67EDE822"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Baseline emissions estimation.</w:t>
            </w:r>
          </w:p>
        </w:tc>
      </w:tr>
      <w:tr w:rsidR="00630FFC" w14:paraId="05B342E7"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902E19C" w14:textId="77777777" w:rsidR="00630FFC" w:rsidRDefault="00630FFC" w:rsidP="00630FFC">
            <w:pPr>
              <w:spacing w:line="276" w:lineRule="auto"/>
              <w:rPr>
                <w:color w:val="FFFFFF" w:themeColor="background1"/>
                <w:lang w:val="en-GB"/>
              </w:rPr>
            </w:pPr>
            <w:r>
              <w:rPr>
                <w:color w:val="FFFFFF" w:themeColor="background1"/>
                <w:lang w:val="en-GB"/>
              </w:rPr>
              <w:t>Additional comment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95D903" w14:textId="70CC8F12"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p>
        </w:tc>
      </w:tr>
    </w:tbl>
    <w:p w14:paraId="400D15ED" w14:textId="6F82B587" w:rsidR="00A9671C" w:rsidRDefault="00A9671C" w:rsidP="00A9671C">
      <w:pPr>
        <w:keepNext/>
        <w:keepLines/>
        <w:tabs>
          <w:tab w:val="left" w:pos="720"/>
          <w:tab w:val="left" w:pos="1474"/>
        </w:tabs>
        <w:suppressAutoHyphens/>
        <w:spacing w:before="240" w:after="60" w:line="240" w:lineRule="auto"/>
        <w:contextualSpacing w:val="0"/>
        <w:jc w:val="both"/>
        <w:outlineLvl w:val="2"/>
        <w:rPr>
          <w:rFonts w:ascii="Avenir Book" w:eastAsia="MS Mincho" w:hAnsi="Avenir Book" w:cs="Arial"/>
          <w:b/>
          <w:color w:val="auto"/>
          <w:lang w:val="en-GB" w:eastAsia="de-DE"/>
          <w14:cntxtAlts w14:val="0"/>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30FFC" w14:paraId="4BD8CADF"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2BCEA1" w14:textId="77777777" w:rsidR="00630FFC" w:rsidRDefault="00630FFC" w:rsidP="00630FFC">
            <w:pPr>
              <w:spacing w:line="276" w:lineRule="auto"/>
              <w:rPr>
                <w:color w:val="FFFFFF" w:themeColor="background1"/>
                <w:lang w:val="en-GB"/>
              </w:rPr>
            </w:pPr>
            <w:r>
              <w:rPr>
                <w:color w:val="FFFFFF" w:themeColor="background1"/>
                <w:lang w:val="en-GB"/>
              </w:rPr>
              <w:t>Data/parameter</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A2FD36" w14:textId="220D4F50"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NCV</w:t>
            </w:r>
            <w:r w:rsidRPr="003A74D4">
              <w:rPr>
                <w:rFonts w:asciiTheme="majorHAnsi" w:eastAsia="Times New Roman" w:hAnsiTheme="majorHAnsi" w:cs="Arial"/>
                <w:color w:val="auto"/>
                <w:sz w:val="20"/>
                <w:szCs w:val="20"/>
                <w:vertAlign w:val="subscript"/>
                <w:lang w:val="en-GB" w:eastAsia="de-DE"/>
                <w14:cntxtAlts w14:val="0"/>
              </w:rPr>
              <w:t>biomass</w:t>
            </w:r>
          </w:p>
        </w:tc>
      </w:tr>
      <w:tr w:rsidR="00630FFC" w14:paraId="1882BDB6"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6EBA713" w14:textId="77777777" w:rsidR="00630FFC" w:rsidRDefault="00630FFC" w:rsidP="00630FFC">
            <w:pPr>
              <w:spacing w:line="276" w:lineRule="auto"/>
              <w:rPr>
                <w:color w:val="FFFFFF" w:themeColor="background1"/>
                <w:lang w:val="en-GB"/>
              </w:rPr>
            </w:pPr>
            <w:r>
              <w:rPr>
                <w:color w:val="FFFFFF" w:themeColor="background1"/>
                <w:lang w:val="en-GB"/>
              </w:rPr>
              <w:t>Unit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756A7B" w14:textId="73A8821B"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TJ/tonne</w:t>
            </w:r>
          </w:p>
        </w:tc>
      </w:tr>
      <w:tr w:rsidR="00630FFC" w14:paraId="7F6C4D8A"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AB4BE77" w14:textId="77777777" w:rsidR="00630FFC" w:rsidRDefault="00630FFC" w:rsidP="00630FFC">
            <w:pPr>
              <w:spacing w:line="276" w:lineRule="auto"/>
              <w:rPr>
                <w:color w:val="FFFFFF" w:themeColor="background1"/>
                <w:lang w:val="en-GB"/>
              </w:rPr>
            </w:pPr>
            <w:r>
              <w:rPr>
                <w:color w:val="FFFFFF" w:themeColor="background1"/>
                <w:lang w:val="en-GB"/>
              </w:rPr>
              <w:t>Description</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FBC2C8" w14:textId="2D2ACE7B"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Net calorific value of the non-renewable woody biomass that is substituted</w:t>
            </w:r>
          </w:p>
        </w:tc>
      </w:tr>
      <w:tr w:rsidR="00630FFC" w14:paraId="1DE754FF"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8E7B3FF" w14:textId="77777777" w:rsidR="00630FFC" w:rsidRDefault="00630FFC" w:rsidP="00630FFC">
            <w:pPr>
              <w:spacing w:line="276" w:lineRule="auto"/>
              <w:rPr>
                <w:color w:val="FFFFFF" w:themeColor="background1"/>
                <w:lang w:val="en-GB"/>
              </w:rPr>
            </w:pPr>
            <w:r>
              <w:rPr>
                <w:color w:val="FFFFFF" w:themeColor="background1"/>
                <w:lang w:val="en-GB"/>
              </w:rPr>
              <w:t>Source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F12A0E" w14:textId="2CB659C4"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AMS-I.E, version 12</w:t>
            </w:r>
          </w:p>
        </w:tc>
      </w:tr>
      <w:tr w:rsidR="00630FFC" w14:paraId="3A3DECE8"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EB4827E" w14:textId="77777777" w:rsidR="00630FFC" w:rsidRDefault="00630FFC" w:rsidP="00630FFC">
            <w:pPr>
              <w:spacing w:line="276" w:lineRule="auto"/>
              <w:rPr>
                <w:color w:val="FFFFFF" w:themeColor="background1"/>
                <w:lang w:val="en-GB"/>
              </w:rPr>
            </w:pPr>
            <w:r>
              <w:rPr>
                <w:color w:val="FFFFFF" w:themeColor="background1"/>
                <w:lang w:val="en-GB"/>
              </w:rPr>
              <w:t>Value(s) applied</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FEFD07" w14:textId="6A9E8FC3"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0.0156 TJ/tonne</w:t>
            </w:r>
          </w:p>
        </w:tc>
      </w:tr>
      <w:tr w:rsidR="00630FFC" w14:paraId="7780BB3C" w14:textId="77777777" w:rsidTr="00457003">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4B64164" w14:textId="77777777" w:rsidR="00630FFC" w:rsidRDefault="00630FFC" w:rsidP="00630FFC">
            <w:pPr>
              <w:spacing w:line="276" w:lineRule="auto"/>
              <w:rPr>
                <w:color w:val="FFFFFF" w:themeColor="background1"/>
                <w:lang w:val="en-GB"/>
              </w:rPr>
            </w:pPr>
            <w:r>
              <w:rPr>
                <w:color w:val="FFFFFF" w:themeColor="background1"/>
                <w:lang w:val="en-GB"/>
              </w:rPr>
              <w:t xml:space="preserve">Choice of data or Measurement methods and procedures </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52D34C" w14:textId="5FFE2AB1"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IPCC default for wood fuel</w:t>
            </w:r>
          </w:p>
        </w:tc>
      </w:tr>
      <w:tr w:rsidR="00630FFC" w14:paraId="77003A52"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9BE895" w14:textId="77777777" w:rsidR="00630FFC" w:rsidRDefault="00630FFC" w:rsidP="00630FFC">
            <w:pPr>
              <w:spacing w:line="276" w:lineRule="auto"/>
              <w:rPr>
                <w:color w:val="FFFFFF" w:themeColor="background1"/>
                <w:lang w:val="en-GB"/>
              </w:rPr>
            </w:pPr>
            <w:r>
              <w:rPr>
                <w:color w:val="FFFFFF" w:themeColor="background1"/>
                <w:lang w:val="en-GB"/>
              </w:rPr>
              <w:t>Purpose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836524E" w14:textId="34B8B5FF"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630FFC">
              <w:rPr>
                <w:rFonts w:asciiTheme="majorHAnsi" w:eastAsia="Times New Roman" w:hAnsiTheme="majorHAnsi" w:cs="Arial"/>
                <w:color w:val="auto"/>
                <w:sz w:val="20"/>
                <w:szCs w:val="20"/>
                <w:lang w:val="en-GB" w:eastAsia="de-DE"/>
                <w14:cntxtAlts w14:val="0"/>
              </w:rPr>
              <w:t>Baseline emissions estimation.</w:t>
            </w:r>
          </w:p>
        </w:tc>
      </w:tr>
      <w:tr w:rsidR="00630FFC" w14:paraId="7633D264"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ECA60A3" w14:textId="77777777" w:rsidR="00630FFC" w:rsidRDefault="00630FFC" w:rsidP="00630FFC">
            <w:pPr>
              <w:spacing w:line="276" w:lineRule="auto"/>
              <w:rPr>
                <w:color w:val="FFFFFF" w:themeColor="background1"/>
                <w:lang w:val="en-GB"/>
              </w:rPr>
            </w:pPr>
            <w:r>
              <w:rPr>
                <w:color w:val="FFFFFF" w:themeColor="background1"/>
                <w:lang w:val="en-GB"/>
              </w:rPr>
              <w:t>Additional comment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EA2901" w14:textId="77777777"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p>
        </w:tc>
      </w:tr>
    </w:tbl>
    <w:p w14:paraId="047AFC40" w14:textId="0184425D" w:rsidR="00630FFC" w:rsidRDefault="00630FFC" w:rsidP="00A9671C">
      <w:pPr>
        <w:keepNext/>
        <w:keepLines/>
        <w:tabs>
          <w:tab w:val="left" w:pos="720"/>
          <w:tab w:val="left" w:pos="1474"/>
        </w:tabs>
        <w:suppressAutoHyphens/>
        <w:spacing w:before="240" w:after="60" w:line="240" w:lineRule="auto"/>
        <w:contextualSpacing w:val="0"/>
        <w:jc w:val="both"/>
        <w:outlineLvl w:val="2"/>
        <w:rPr>
          <w:rFonts w:ascii="Avenir Book" w:eastAsia="MS Mincho" w:hAnsi="Avenir Book" w:cs="Arial"/>
          <w:b/>
          <w:color w:val="auto"/>
          <w:lang w:val="en-GB" w:eastAsia="de-DE"/>
          <w14:cntxtAlts w14:val="0"/>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630FFC" w14:paraId="0639E130"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B7985A8" w14:textId="77777777" w:rsidR="00630FFC" w:rsidRDefault="00630FFC" w:rsidP="00630FFC">
            <w:pPr>
              <w:spacing w:line="276" w:lineRule="auto"/>
              <w:rPr>
                <w:color w:val="FFFFFF" w:themeColor="background1"/>
                <w:lang w:val="en-GB"/>
              </w:rPr>
            </w:pPr>
            <w:r>
              <w:rPr>
                <w:color w:val="FFFFFF" w:themeColor="background1"/>
                <w:lang w:val="en-GB"/>
              </w:rPr>
              <w:t>Data/parameter</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9777F" w14:textId="65E789E4"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Cambria Math" w:eastAsia="Times New Roman" w:hAnsi="Cambria Math" w:cs="Cambria Math"/>
                <w:color w:val="auto"/>
                <w:sz w:val="20"/>
                <w:szCs w:val="20"/>
                <w:lang w:val="en-GB" w:eastAsia="de-DE"/>
                <w14:cntxtAlts w14:val="0"/>
              </w:rPr>
              <w:t>𝐸𝐹</w:t>
            </w:r>
            <w:r w:rsidRPr="003A74D4">
              <w:rPr>
                <w:rFonts w:ascii="Cambria Math" w:eastAsia="Times New Roman" w:hAnsi="Cambria Math" w:cs="Cambria Math"/>
                <w:color w:val="auto"/>
                <w:sz w:val="20"/>
                <w:szCs w:val="20"/>
                <w:vertAlign w:val="subscript"/>
                <w:lang w:val="en-GB" w:eastAsia="de-DE"/>
                <w14:cntxtAlts w14:val="0"/>
              </w:rPr>
              <w:t>𝑝𝑟𝑜𝑗𝑒𝑐𝑡𝑒𝑑</w:t>
            </w:r>
            <w:r w:rsidRPr="003A74D4">
              <w:rPr>
                <w:rFonts w:asciiTheme="majorHAnsi" w:eastAsia="Times New Roman" w:hAnsiTheme="majorHAnsi" w:cs="Arial"/>
                <w:color w:val="auto"/>
                <w:sz w:val="20"/>
                <w:szCs w:val="20"/>
                <w:vertAlign w:val="subscript"/>
                <w:lang w:val="en-GB" w:eastAsia="de-DE"/>
                <w14:cntxtAlts w14:val="0"/>
              </w:rPr>
              <w:t>_</w:t>
            </w:r>
            <w:r w:rsidRPr="003A74D4">
              <w:rPr>
                <w:rFonts w:ascii="Cambria Math" w:eastAsia="Times New Roman" w:hAnsi="Cambria Math" w:cs="Cambria Math"/>
                <w:color w:val="auto"/>
                <w:sz w:val="20"/>
                <w:szCs w:val="20"/>
                <w:vertAlign w:val="subscript"/>
                <w:lang w:val="en-GB" w:eastAsia="de-DE"/>
                <w14:cntxtAlts w14:val="0"/>
              </w:rPr>
              <w:t>𝑓𝑜𝑠𝑠𝑖𝑙𝑓𝑢𝑒</w:t>
            </w:r>
            <w:r w:rsidRPr="003A74D4">
              <w:rPr>
                <w:rFonts w:asciiTheme="majorHAnsi" w:eastAsia="Times New Roman" w:hAnsiTheme="majorHAnsi" w:cs="Arial"/>
                <w:color w:val="auto"/>
                <w:sz w:val="20"/>
                <w:szCs w:val="20"/>
                <w:vertAlign w:val="subscript"/>
                <w:lang w:val="en-GB" w:eastAsia="de-DE"/>
                <w14:cntxtAlts w14:val="0"/>
              </w:rPr>
              <w:t>l</w:t>
            </w:r>
          </w:p>
        </w:tc>
      </w:tr>
      <w:tr w:rsidR="00630FFC" w14:paraId="302AFB3D"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809BB1" w14:textId="77777777" w:rsidR="00630FFC" w:rsidRDefault="00630FFC" w:rsidP="00630FFC">
            <w:pPr>
              <w:spacing w:line="276" w:lineRule="auto"/>
              <w:rPr>
                <w:color w:val="FFFFFF" w:themeColor="background1"/>
                <w:lang w:val="en-GB"/>
              </w:rPr>
            </w:pPr>
            <w:r>
              <w:rPr>
                <w:color w:val="FFFFFF" w:themeColor="background1"/>
                <w:lang w:val="en-GB"/>
              </w:rPr>
              <w:t>Unit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E1D811" w14:textId="7EA1DDBF"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Theme="majorHAnsi" w:eastAsia="Times New Roman" w:hAnsiTheme="majorHAnsi" w:cs="Arial"/>
                <w:color w:val="auto"/>
                <w:sz w:val="20"/>
                <w:szCs w:val="20"/>
                <w:lang w:val="en-GB" w:eastAsia="de-DE"/>
                <w14:cntxtAlts w14:val="0"/>
              </w:rPr>
              <w:t>tCO2/TJ</w:t>
            </w:r>
          </w:p>
        </w:tc>
      </w:tr>
      <w:tr w:rsidR="00630FFC" w14:paraId="7804E0D4"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BF51EAF" w14:textId="77777777" w:rsidR="00630FFC" w:rsidRDefault="00630FFC" w:rsidP="00630FFC">
            <w:pPr>
              <w:spacing w:line="276" w:lineRule="auto"/>
              <w:rPr>
                <w:color w:val="FFFFFF" w:themeColor="background1"/>
                <w:lang w:val="en-GB"/>
              </w:rPr>
            </w:pPr>
            <w:r>
              <w:rPr>
                <w:color w:val="FFFFFF" w:themeColor="background1"/>
                <w:lang w:val="en-GB"/>
              </w:rPr>
              <w:t>Description</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A72361" w14:textId="22C4D423"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Theme="majorHAnsi" w:eastAsia="Times New Roman" w:hAnsiTheme="majorHAnsi" w:cs="Arial"/>
                <w:color w:val="auto"/>
                <w:sz w:val="20"/>
                <w:szCs w:val="20"/>
                <w:lang w:val="en-GB" w:eastAsia="de-DE"/>
                <w14:cntxtAlts w14:val="0"/>
              </w:rPr>
              <w:t>Emission factor for the substitution of non-renewable woody biomass</w:t>
            </w:r>
          </w:p>
        </w:tc>
      </w:tr>
      <w:tr w:rsidR="00630FFC" w14:paraId="4168C2E5"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E3225BD" w14:textId="77777777" w:rsidR="00630FFC" w:rsidRDefault="00630FFC" w:rsidP="00630FFC">
            <w:pPr>
              <w:spacing w:line="276" w:lineRule="auto"/>
              <w:rPr>
                <w:color w:val="FFFFFF" w:themeColor="background1"/>
                <w:lang w:val="en-GB"/>
              </w:rPr>
            </w:pPr>
            <w:r>
              <w:rPr>
                <w:color w:val="FFFFFF" w:themeColor="background1"/>
                <w:lang w:val="en-GB"/>
              </w:rPr>
              <w:t>Source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DEC643" w14:textId="740AFDFB"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Theme="majorHAnsi" w:eastAsia="Times New Roman" w:hAnsiTheme="majorHAnsi" w:cs="Arial"/>
                <w:color w:val="auto"/>
                <w:sz w:val="20"/>
                <w:szCs w:val="20"/>
                <w:lang w:val="en-GB" w:eastAsia="de-DE"/>
                <w14:cntxtAlts w14:val="0"/>
              </w:rPr>
              <w:t>Default value as per AMS-I.E, version 12</w:t>
            </w:r>
          </w:p>
        </w:tc>
      </w:tr>
      <w:tr w:rsidR="00630FFC" w14:paraId="44875D36"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B099AC3" w14:textId="77777777" w:rsidR="00630FFC" w:rsidRDefault="00630FFC" w:rsidP="00630FFC">
            <w:pPr>
              <w:spacing w:line="276" w:lineRule="auto"/>
              <w:rPr>
                <w:color w:val="FFFFFF" w:themeColor="background1"/>
                <w:lang w:val="en-GB"/>
              </w:rPr>
            </w:pPr>
            <w:r>
              <w:rPr>
                <w:color w:val="FFFFFF" w:themeColor="background1"/>
                <w:lang w:val="en-GB"/>
              </w:rPr>
              <w:t>Value(s) applied</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83274B" w14:textId="64BE7A05"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Theme="majorHAnsi" w:eastAsia="Times New Roman" w:hAnsiTheme="majorHAnsi" w:cs="Arial"/>
                <w:color w:val="auto"/>
                <w:sz w:val="20"/>
                <w:szCs w:val="20"/>
                <w:lang w:val="en-GB" w:eastAsia="de-DE"/>
                <w14:cntxtAlts w14:val="0"/>
              </w:rPr>
              <w:t>64.4  tCO2/TJ</w:t>
            </w:r>
          </w:p>
        </w:tc>
      </w:tr>
      <w:tr w:rsidR="00630FFC" w14:paraId="027E1F6F" w14:textId="77777777" w:rsidTr="00457003">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80FA8DA" w14:textId="77777777" w:rsidR="00630FFC" w:rsidRDefault="00630FFC" w:rsidP="00630FFC">
            <w:pPr>
              <w:spacing w:line="276" w:lineRule="auto"/>
              <w:rPr>
                <w:color w:val="FFFFFF" w:themeColor="background1"/>
                <w:lang w:val="en-GB"/>
              </w:rPr>
            </w:pPr>
            <w:r>
              <w:rPr>
                <w:color w:val="FFFFFF" w:themeColor="background1"/>
                <w:lang w:val="en-GB"/>
              </w:rPr>
              <w:t xml:space="preserve">Choice of data or Measurement methods and procedures </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CD6A92" w14:textId="7A5C0B1F"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Theme="majorHAnsi" w:eastAsia="Times New Roman" w:hAnsiTheme="majorHAnsi" w:cs="Arial"/>
                <w:color w:val="auto"/>
                <w:sz w:val="20"/>
                <w:szCs w:val="20"/>
                <w:lang w:val="en-GB" w:eastAsia="de-DE"/>
                <w14:cntxtAlts w14:val="0"/>
              </w:rPr>
              <w:t>Default value as per AMS-I.E, version 12</w:t>
            </w:r>
          </w:p>
        </w:tc>
      </w:tr>
      <w:tr w:rsidR="00630FFC" w14:paraId="2B802B50"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B88A83C" w14:textId="77777777" w:rsidR="00630FFC" w:rsidRDefault="00630FFC" w:rsidP="00630FFC">
            <w:pPr>
              <w:spacing w:line="276" w:lineRule="auto"/>
              <w:rPr>
                <w:color w:val="FFFFFF" w:themeColor="background1"/>
                <w:lang w:val="en-GB"/>
              </w:rPr>
            </w:pPr>
            <w:r>
              <w:rPr>
                <w:color w:val="FFFFFF" w:themeColor="background1"/>
                <w:lang w:val="en-GB"/>
              </w:rPr>
              <w:t>Purpose of data</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AAE782" w14:textId="3823A763" w:rsidR="00630FFC" w:rsidRPr="003A74D4"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r w:rsidRPr="003A74D4">
              <w:rPr>
                <w:rFonts w:asciiTheme="majorHAnsi" w:eastAsia="Times New Roman" w:hAnsiTheme="majorHAnsi" w:cs="Arial"/>
                <w:color w:val="auto"/>
                <w:sz w:val="20"/>
                <w:szCs w:val="20"/>
                <w:lang w:val="en-GB" w:eastAsia="de-DE"/>
                <w14:cntxtAlts w14:val="0"/>
              </w:rPr>
              <w:t>Baseline emissions estimation.</w:t>
            </w:r>
          </w:p>
        </w:tc>
      </w:tr>
      <w:tr w:rsidR="00630FFC" w14:paraId="6A2BFBC3"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F0A61AB" w14:textId="77777777" w:rsidR="00630FFC" w:rsidRDefault="00630FFC" w:rsidP="00630FFC">
            <w:pPr>
              <w:spacing w:line="276" w:lineRule="auto"/>
              <w:rPr>
                <w:color w:val="FFFFFF" w:themeColor="background1"/>
                <w:lang w:val="en-GB"/>
              </w:rPr>
            </w:pPr>
            <w:r>
              <w:rPr>
                <w:color w:val="FFFFFF" w:themeColor="background1"/>
                <w:lang w:val="en-GB"/>
              </w:rPr>
              <w:t>Additional comment</w:t>
            </w:r>
          </w:p>
        </w:tc>
        <w:tc>
          <w:tcPr>
            <w:tcW w:w="345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51D381" w14:textId="77777777" w:rsidR="00630FFC" w:rsidRPr="003F42F2" w:rsidRDefault="00630FFC" w:rsidP="00630FF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auto"/>
                <w:sz w:val="20"/>
                <w:szCs w:val="20"/>
                <w:lang w:val="en-GB" w:eastAsia="de-DE"/>
                <w14:cntxtAlts w14:val="0"/>
              </w:rPr>
            </w:pPr>
          </w:p>
        </w:tc>
      </w:tr>
    </w:tbl>
    <w:p w14:paraId="3505B44E" w14:textId="1055D80D" w:rsidR="006E3CFB" w:rsidRPr="000C17BA" w:rsidRDefault="00A10B8A" w:rsidP="00885D25">
      <w:pPr>
        <w:spacing w:line="276" w:lineRule="auto"/>
        <w:contextualSpacing w:val="0"/>
        <w:rPr>
          <w:b/>
          <w:bCs/>
        </w:rPr>
      </w:pPr>
      <w:r w:rsidRPr="000C17BA">
        <w:rPr>
          <w:b/>
          <w:bCs/>
        </w:rPr>
        <w:br/>
      </w:r>
    </w:p>
    <w:p w14:paraId="589BB5C4" w14:textId="10AB76B8" w:rsidR="003A6007" w:rsidRPr="000C17BA" w:rsidRDefault="00B46B23" w:rsidP="00B46B23">
      <w:r w:rsidRPr="000C17BA">
        <w:t xml:space="preserve">B.6.3 </w:t>
      </w:r>
      <w:r w:rsidR="003A6007" w:rsidRPr="000C17BA">
        <w:t xml:space="preserve">Ex ante estimation of SDG Impact </w:t>
      </w:r>
    </w:p>
    <w:p w14:paraId="436AF1DD" w14:textId="67AC9506" w:rsidR="00A75D05" w:rsidRPr="000C17BA" w:rsidRDefault="003A6007" w:rsidP="00A75D05">
      <w:pPr>
        <w:rPr>
          <w:rFonts w:ascii="Avenir Book" w:eastAsia="MS Mincho" w:hAnsi="Avenir Book" w:cs="Times New Roman"/>
          <w:color w:val="auto"/>
          <w:szCs w:val="20"/>
          <w:lang w:val="en-GB" w:eastAsia="de-DE"/>
          <w14:cntxtAlts w14:val="0"/>
        </w:rPr>
      </w:pPr>
      <w:r w:rsidRPr="000C17BA">
        <w:t>&gt;&gt;</w:t>
      </w:r>
      <w:r w:rsidR="00A75D05" w:rsidRPr="000C17BA">
        <w:rPr>
          <w:rFonts w:ascii="Avenir Book" w:eastAsia="MS Mincho" w:hAnsi="Avenir Book" w:cs="Times New Roman"/>
          <w:color w:val="auto"/>
          <w:szCs w:val="20"/>
          <w:lang w:val="en-GB" w:eastAsia="de-DE"/>
          <w14:cntxtAlts w14:val="0"/>
        </w:rPr>
        <w:t xml:space="preserve"> </w:t>
      </w:r>
    </w:p>
    <w:p w14:paraId="78CD96F4"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SDG 13:</w:t>
      </w:r>
    </w:p>
    <w:p w14:paraId="02250F85"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Baseline Emissions:</w:t>
      </w:r>
    </w:p>
    <w:tbl>
      <w:tblPr>
        <w:tblStyle w:val="SDMMethTableEquation2"/>
        <w:tblW w:w="7666" w:type="dxa"/>
        <w:tblInd w:w="680" w:type="dxa"/>
        <w:tblLook w:val="0600" w:firstRow="0" w:lastRow="0" w:firstColumn="0" w:lastColumn="0" w:noHBand="1" w:noVBand="1"/>
      </w:tblPr>
      <w:tblGrid>
        <w:gridCol w:w="8730"/>
        <w:gridCol w:w="222"/>
      </w:tblGrid>
      <w:tr w:rsidR="00A75D05" w:rsidRPr="005F494A" w14:paraId="0FA85FAA" w14:textId="77777777" w:rsidTr="00DD578B">
        <w:trPr>
          <w:cantSplit/>
          <w:trHeight w:val="1073"/>
        </w:trPr>
        <w:tc>
          <w:tcPr>
            <w:tcW w:w="6210" w:type="dxa"/>
            <w:hideMark/>
          </w:tcPr>
          <w:p w14:paraId="62D124FA" w14:textId="77777777" w:rsidR="00A75D05" w:rsidRPr="005F494A" w:rsidRDefault="00A10DD2" w:rsidP="00A75D05">
            <w:pPr>
              <w:keepLines/>
              <w:spacing w:before="360"/>
              <w:contextualSpacing w:val="0"/>
              <w:jc w:val="both"/>
              <w:rPr>
                <w:rFonts w:asciiTheme="majorHAnsi" w:hAnsiTheme="majorHAnsi" w:cs="Arial"/>
                <w:i/>
                <w:color w:val="auto"/>
                <w:sz w:val="20"/>
                <w:lang w:eastAsia="de-DE"/>
                <w14:cntxtAlts w14:val="0"/>
              </w:rPr>
            </w:pPr>
            <m:oMathPara>
              <m:oMathParaPr>
                <m:jc m:val="left"/>
              </m:oMathParaPr>
              <m:oMath>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BE</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f</m:t>
                    </m:r>
                  </m:e>
                  <m:sub>
                    <m:r>
                      <w:rPr>
                        <w:rFonts w:ascii="Cambria Math" w:hAnsi="Cambria Math" w:cs="Arial"/>
                        <w:color w:val="auto"/>
                        <w:sz w:val="20"/>
                        <w:lang w:eastAsia="de-DE"/>
                        <w14:cntxtAlts w14:val="0"/>
                      </w:rPr>
                      <m:t>NRB,y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NCV</m:t>
                    </m:r>
                  </m:e>
                  <m:sub>
                    <m:r>
                      <w:rPr>
                        <w:rFonts w:ascii="Cambria Math" w:hAnsi="Cambria Math" w:cs="Arial"/>
                        <w:color w:val="auto"/>
                        <w:sz w:val="20"/>
                        <w:lang w:eastAsia="de-DE"/>
                        <w14:cntxtAlts w14:val="0"/>
                      </w:rPr>
                      <m:t>biomass</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EF</m:t>
                    </m:r>
                  </m:e>
                  <m:sub>
                    <m:r>
                      <w:rPr>
                        <w:rFonts w:ascii="Cambria Math" w:hAnsi="Cambria Math" w:cs="Arial"/>
                        <w:color w:val="auto"/>
                        <w:sz w:val="20"/>
                        <w:lang w:eastAsia="de-DE"/>
                        <w14:cntxtAlts w14:val="0"/>
                      </w:rPr>
                      <m:t>projected_fossil_fuel</m:t>
                    </m:r>
                  </m:sub>
                </m:sSub>
              </m:oMath>
            </m:oMathPara>
          </w:p>
          <w:p w14:paraId="0C84657D" w14:textId="77777777" w:rsidR="00A75D05" w:rsidRPr="005F494A" w:rsidRDefault="00A75D05" w:rsidP="00A75D05">
            <w:pPr>
              <w:keepLines/>
              <w:spacing w:before="360"/>
              <w:contextualSpacing w:val="0"/>
              <w:jc w:val="both"/>
              <w:rPr>
                <w:rFonts w:asciiTheme="majorHAnsi" w:hAnsiTheme="majorHAnsi" w:cs="Arial"/>
                <w:i/>
                <w:color w:val="auto"/>
                <w:sz w:val="20"/>
                <w:lang w:eastAsia="de-DE"/>
                <w14:cntxtAlts w14:val="0"/>
              </w:rPr>
            </w:pPr>
            <w:r w:rsidRPr="005F494A">
              <w:rPr>
                <w:rFonts w:asciiTheme="majorHAnsi" w:hAnsiTheme="majorHAnsi" w:cs="Arial"/>
                <w:i/>
                <w:color w:val="auto"/>
                <w:sz w:val="20"/>
                <w:lang w:eastAsia="de-DE"/>
                <w14:cntxtAlts w14:val="0"/>
              </w:rPr>
              <w:t>Where,</w:t>
            </w:r>
          </w:p>
        </w:tc>
        <w:tc>
          <w:tcPr>
            <w:tcW w:w="1456" w:type="dxa"/>
          </w:tcPr>
          <w:p w14:paraId="4E362EA5" w14:textId="77777777" w:rsidR="00A75D05" w:rsidRPr="005F494A" w:rsidRDefault="00A75D05" w:rsidP="00A75D05">
            <w:pPr>
              <w:keepNext/>
              <w:keepLines/>
              <w:spacing w:before="360"/>
              <w:contextualSpacing w:val="0"/>
              <w:jc w:val="right"/>
              <w:rPr>
                <w:rFonts w:asciiTheme="majorHAnsi" w:hAnsiTheme="majorHAnsi" w:cs="Arial"/>
                <w:color w:val="auto"/>
                <w:sz w:val="20"/>
                <w:lang w:eastAsia="de-DE"/>
                <w14:cntxtAlts w14:val="0"/>
              </w:rPr>
            </w:pPr>
          </w:p>
        </w:tc>
      </w:tr>
      <w:tr w:rsidR="00A75D05" w:rsidRPr="005F494A" w14:paraId="10FE67B8" w14:textId="77777777" w:rsidTr="00DD578B">
        <w:trPr>
          <w:cantSplit/>
          <w:trHeight w:val="1575"/>
        </w:trPr>
        <w:tc>
          <w:tcPr>
            <w:tcW w:w="6210" w:type="dxa"/>
            <w:hideMark/>
          </w:tcPr>
          <w:p w14:paraId="4FED4381" w14:textId="325305B1" w:rsidR="00A75D05" w:rsidRPr="005F494A" w:rsidRDefault="00A10DD2" w:rsidP="00A75D05">
            <w:pPr>
              <w:keepLines/>
              <w:spacing w:before="360"/>
              <w:contextualSpacing w:val="0"/>
              <w:jc w:val="both"/>
              <w:rPr>
                <w:rFonts w:asciiTheme="majorHAnsi" w:hAnsiTheme="majorHAnsi" w:cs="Arial"/>
                <w:color w:val="auto"/>
                <w:sz w:val="20"/>
                <w:lang w:eastAsia="de-DE"/>
                <w14:cntxtAlts w14:val="0"/>
              </w:rPr>
            </w:pPr>
            <m:oMathPara>
              <m:oMathParaPr>
                <m:jc m:val="left"/>
              </m:oMathParaPr>
              <m:oMath>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N</m:t>
                    </m:r>
                  </m:e>
                  <m:sub>
                    <m:r>
                      <w:rPr>
                        <w:rFonts w:ascii="Cambria Math" w:hAnsi="Cambria Math" w:cs="Arial"/>
                        <w:color w:val="auto"/>
                        <w:sz w:val="20"/>
                        <w:lang w:eastAsia="de-DE"/>
                        <w14:cntxtAlts w14:val="0"/>
                      </w:rPr>
                      <m:t>HH</m:t>
                    </m:r>
                  </m:sub>
                </m:sSub>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×(BC</m:t>
                    </m:r>
                  </m:e>
                  <m:sub>
                    <m:r>
                      <w:rPr>
                        <w:rFonts w:ascii="Cambria Math" w:hAnsi="Cambria Math" w:cs="Arial"/>
                        <w:color w:val="auto"/>
                        <w:sz w:val="20"/>
                        <w:lang w:eastAsia="de-DE"/>
                        <w14:cntxtAlts w14:val="0"/>
                      </w:rPr>
                      <m:t>BL,HH,y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BC</m:t>
                    </m:r>
                  </m:e>
                  <m:sub>
                    <m:r>
                      <w:rPr>
                        <w:rFonts w:ascii="Cambria Math" w:hAnsi="Cambria Math" w:cs="Arial"/>
                        <w:color w:val="auto"/>
                        <w:sz w:val="20"/>
                        <w:lang w:eastAsia="de-DE"/>
                        <w14:cntxtAlts w14:val="0"/>
                      </w:rPr>
                      <m:t>PJ,HH,y</m:t>
                    </m:r>
                  </m:sub>
                </m:sSub>
                <m:r>
                  <w:rPr>
                    <w:rFonts w:ascii="Cambria Math" w:hAnsi="Cambria Math" w:cs="Arial"/>
                    <w:color w:val="auto"/>
                    <w:sz w:val="20"/>
                    <w:lang w:eastAsia="de-DE"/>
                    <w14:cntxtAlts w14:val="0"/>
                  </w:rPr>
                  <m:t>)</m:t>
                </m:r>
              </m:oMath>
            </m:oMathPara>
          </w:p>
          <w:p w14:paraId="0C0927AF" w14:textId="3D180B89" w:rsidR="00DA3B7A" w:rsidRDefault="00DA3B7A" w:rsidP="00A75D05">
            <w:pPr>
              <w:keepLines/>
              <w:spacing w:before="360"/>
              <w:contextualSpacing w:val="0"/>
              <w:jc w:val="both"/>
              <w:rPr>
                <w:ins w:id="834" w:author="Shivani Garg" w:date="2022-06-08T14:28:00Z"/>
                <w:rFonts w:asciiTheme="majorHAnsi" w:hAnsiTheme="majorHAnsi" w:cs="Arial"/>
                <w:color w:val="auto"/>
                <w:sz w:val="20"/>
                <w:lang w:eastAsia="de-DE"/>
                <w14:cntxtAlts w14:val="0"/>
              </w:rPr>
            </w:pPr>
            <w:ins w:id="835" w:author="Shivani Garg" w:date="2022-06-08T14:30:00Z">
              <w:r w:rsidRPr="00DA3B7A">
                <w:rPr>
                  <w:rFonts w:asciiTheme="majorHAnsi" w:hAnsiTheme="majorHAnsi" w:cs="Arial"/>
                  <w:noProof/>
                  <w:color w:val="auto"/>
                  <w:sz w:val="20"/>
                  <w:lang w:eastAsia="de-DE"/>
                  <w14:cntxtAlts w14:val="0"/>
                </w:rPr>
                <w:drawing>
                  <wp:inline distT="0" distB="0" distL="0" distR="0" wp14:anchorId="70B21C5E" wp14:editId="350675CF">
                    <wp:extent cx="5489758" cy="807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2463" cy="811061"/>
                            </a:xfrm>
                            <a:prstGeom prst="rect">
                              <a:avLst/>
                            </a:prstGeom>
                            <a:noFill/>
                            <a:ln>
                              <a:noFill/>
                            </a:ln>
                          </pic:spPr>
                        </pic:pic>
                      </a:graphicData>
                    </a:graphic>
                  </wp:inline>
                </w:drawing>
              </w:r>
            </w:ins>
          </w:p>
          <w:p w14:paraId="5359E987" w14:textId="3CB5C095" w:rsidR="00DA3B7A" w:rsidRPr="005F494A" w:rsidDel="00DA3B7A" w:rsidRDefault="00DA3B7A" w:rsidP="00A75D05">
            <w:pPr>
              <w:keepLines/>
              <w:spacing w:before="360"/>
              <w:contextualSpacing w:val="0"/>
              <w:jc w:val="both"/>
              <w:rPr>
                <w:del w:id="836" w:author="Shivani Garg" w:date="2022-06-08T14:30:00Z"/>
                <w:rFonts w:asciiTheme="majorHAnsi" w:hAnsiTheme="majorHAnsi" w:cs="Arial"/>
                <w:color w:val="auto"/>
                <w:sz w:val="20"/>
                <w:lang w:eastAsia="de-DE"/>
                <w14:cntxtAlts w14:val="0"/>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242"/>
              <w:gridCol w:w="1000"/>
              <w:gridCol w:w="701"/>
              <w:gridCol w:w="1156"/>
              <w:gridCol w:w="714"/>
              <w:gridCol w:w="2110"/>
            </w:tblGrid>
            <w:tr w:rsidR="00BB17C1" w:rsidRPr="005F494A" w:rsidDel="00DA3B7A" w14:paraId="68C61034" w14:textId="19C61AC0" w:rsidTr="005F494A">
              <w:trPr>
                <w:trHeight w:val="70"/>
                <w:del w:id="837" w:author="Shivani Garg" w:date="2022-06-08T14:31:00Z"/>
              </w:trPr>
              <w:tc>
                <w:tcPr>
                  <w:tcW w:w="1613" w:type="dxa"/>
                  <w:shd w:val="clear" w:color="auto" w:fill="auto"/>
                  <w:noWrap/>
                  <w:vAlign w:val="bottom"/>
                  <w:hideMark/>
                </w:tcPr>
                <w:p w14:paraId="3F8ED85E" w14:textId="0B80FD6D" w:rsidR="00BB17C1" w:rsidRPr="005F494A" w:rsidDel="00DA3B7A" w:rsidRDefault="00BB17C1" w:rsidP="00146F26">
                  <w:pPr>
                    <w:spacing w:after="0" w:line="240" w:lineRule="auto"/>
                    <w:contextualSpacing w:val="0"/>
                    <w:rPr>
                      <w:del w:id="838" w:author="Shivani Garg" w:date="2022-06-08T14:31:00Z"/>
                      <w:rFonts w:asciiTheme="majorHAnsi" w:eastAsia="Times New Roman" w:hAnsiTheme="majorHAnsi" w:cs="Calibri"/>
                      <w:color w:val="000000"/>
                      <w:sz w:val="20"/>
                      <w:szCs w:val="20"/>
                      <w:lang w:val="en-IN" w:eastAsia="en-IN"/>
                      <w14:cntxtAlts w14:val="0"/>
                    </w:rPr>
                  </w:pPr>
                  <w:del w:id="839" w:author="Shivani Garg" w:date="2022-06-08T14:31:00Z">
                    <w:r w:rsidRPr="005F494A" w:rsidDel="00DA3B7A">
                      <w:rPr>
                        <w:rFonts w:asciiTheme="majorHAnsi" w:eastAsia="Times New Roman" w:hAnsiTheme="majorHAnsi" w:cs="Calibri"/>
                        <w:color w:val="000000"/>
                        <w:sz w:val="20"/>
                        <w:szCs w:val="20"/>
                        <w:lang w:val="en-IN" w:eastAsia="en-IN"/>
                        <w14:cntxtAlts w14:val="0"/>
                      </w:rPr>
                      <w:delText> </w:delText>
                    </w:r>
                  </w:del>
                </w:p>
              </w:tc>
              <w:tc>
                <w:tcPr>
                  <w:tcW w:w="1147" w:type="dxa"/>
                  <w:shd w:val="clear" w:color="auto" w:fill="auto"/>
                  <w:noWrap/>
                  <w:vAlign w:val="bottom"/>
                  <w:hideMark/>
                </w:tcPr>
                <w:p w14:paraId="660F6E48" w14:textId="2CC39BB9" w:rsidR="00BB17C1" w:rsidRPr="005F494A" w:rsidDel="00DA3B7A" w:rsidRDefault="00BB17C1" w:rsidP="00146F26">
                  <w:pPr>
                    <w:spacing w:after="0" w:line="240" w:lineRule="auto"/>
                    <w:contextualSpacing w:val="0"/>
                    <w:rPr>
                      <w:del w:id="840" w:author="Shivani Garg" w:date="2022-06-08T14:31:00Z"/>
                      <w:rFonts w:asciiTheme="majorHAnsi" w:eastAsia="Times New Roman" w:hAnsiTheme="majorHAnsi" w:cs="Calibri"/>
                      <w:color w:val="000000"/>
                      <w:sz w:val="20"/>
                      <w:szCs w:val="20"/>
                      <w:lang w:val="en-IN" w:eastAsia="en-IN"/>
                      <w14:cntxtAlts w14:val="0"/>
                    </w:rPr>
                  </w:pPr>
                  <w:del w:id="841" w:author="Shivani Garg" w:date="2022-06-08T14:31:00Z">
                    <w:r w:rsidRPr="005F494A" w:rsidDel="00DA3B7A">
                      <w:rPr>
                        <w:rFonts w:asciiTheme="majorHAnsi" w:eastAsia="Times New Roman" w:hAnsiTheme="majorHAnsi" w:cs="Calibri"/>
                        <w:color w:val="000000"/>
                        <w:sz w:val="20"/>
                        <w:szCs w:val="20"/>
                        <w:lang w:val="en-IN" w:eastAsia="en-IN"/>
                        <w14:cntxtAlts w14:val="0"/>
                      </w:rPr>
                      <w:delText>Total Population (N</w:delText>
                    </w:r>
                    <w:r w:rsidRPr="005F494A" w:rsidDel="00DA3B7A">
                      <w:rPr>
                        <w:rFonts w:asciiTheme="majorHAnsi" w:eastAsia="Times New Roman" w:hAnsiTheme="majorHAnsi" w:cs="Calibri"/>
                        <w:color w:val="000000"/>
                        <w:sz w:val="20"/>
                        <w:szCs w:val="20"/>
                        <w:vertAlign w:val="subscript"/>
                        <w:lang w:val="en-IN" w:eastAsia="en-IN"/>
                        <w14:cntxtAlts w14:val="0"/>
                      </w:rPr>
                      <w:delText>HH</w:delText>
                    </w:r>
                    <w:r w:rsidRPr="005F494A" w:rsidDel="00DA3B7A">
                      <w:rPr>
                        <w:rFonts w:asciiTheme="majorHAnsi" w:eastAsia="Times New Roman" w:hAnsiTheme="majorHAnsi" w:cs="Calibri"/>
                        <w:color w:val="000000"/>
                        <w:sz w:val="20"/>
                        <w:szCs w:val="20"/>
                        <w:lang w:val="en-IN" w:eastAsia="en-IN"/>
                        <w14:cntxtAlts w14:val="0"/>
                      </w:rPr>
                      <w:delText>)</w:delText>
                    </w:r>
                  </w:del>
                </w:p>
              </w:tc>
              <w:tc>
                <w:tcPr>
                  <w:tcW w:w="1002" w:type="dxa"/>
                  <w:shd w:val="clear" w:color="auto" w:fill="auto"/>
                  <w:vAlign w:val="center"/>
                  <w:hideMark/>
                </w:tcPr>
                <w:p w14:paraId="79069BB7" w14:textId="320C3EC2" w:rsidR="00BB17C1" w:rsidRPr="005F494A" w:rsidDel="00DA3B7A" w:rsidRDefault="00BB17C1" w:rsidP="00146F26">
                  <w:pPr>
                    <w:spacing w:after="0" w:line="240" w:lineRule="auto"/>
                    <w:contextualSpacing w:val="0"/>
                    <w:rPr>
                      <w:del w:id="842" w:author="Shivani Garg" w:date="2022-06-08T14:31:00Z"/>
                      <w:rFonts w:asciiTheme="majorHAnsi" w:eastAsia="Times New Roman" w:hAnsiTheme="majorHAnsi" w:cs="Arial"/>
                      <w:color w:val="000000"/>
                      <w:sz w:val="20"/>
                      <w:szCs w:val="20"/>
                      <w:lang w:val="en-IN" w:eastAsia="en-IN"/>
                      <w14:cntxtAlts w14:val="0"/>
                    </w:rPr>
                  </w:pPr>
                  <w:del w:id="843" w:author="Shivani Garg" w:date="2022-06-08T14:31:00Z">
                    <w:r w:rsidRPr="005F494A" w:rsidDel="00DA3B7A">
                      <w:rPr>
                        <w:rFonts w:asciiTheme="majorHAnsi" w:eastAsia="Times New Roman" w:hAnsiTheme="majorHAnsi" w:cs="Arial"/>
                        <w:color w:val="000000"/>
                        <w:sz w:val="20"/>
                        <w:szCs w:val="20"/>
                        <w:lang w:val="en-IN" w:eastAsia="en-IN"/>
                        <w14:cntxtAlts w14:val="0"/>
                      </w:rPr>
                      <w:delText>By (ton/yr)</w:delText>
                    </w:r>
                  </w:del>
                </w:p>
              </w:tc>
              <w:tc>
                <w:tcPr>
                  <w:tcW w:w="703" w:type="dxa"/>
                  <w:shd w:val="clear" w:color="auto" w:fill="auto"/>
                  <w:vAlign w:val="center"/>
                  <w:hideMark/>
                </w:tcPr>
                <w:p w14:paraId="0D90BA56" w14:textId="474BBB4A" w:rsidR="00BB17C1" w:rsidRPr="005F494A" w:rsidDel="00DA3B7A" w:rsidRDefault="00BB17C1" w:rsidP="00146F26">
                  <w:pPr>
                    <w:spacing w:after="0" w:line="240" w:lineRule="auto"/>
                    <w:contextualSpacing w:val="0"/>
                    <w:rPr>
                      <w:del w:id="844" w:author="Shivani Garg" w:date="2022-06-08T14:31:00Z"/>
                      <w:rFonts w:asciiTheme="majorHAnsi" w:eastAsia="Times New Roman" w:hAnsiTheme="majorHAnsi" w:cs="Arial"/>
                      <w:color w:val="000000"/>
                      <w:sz w:val="20"/>
                      <w:szCs w:val="20"/>
                      <w:lang w:val="en-IN" w:eastAsia="en-IN"/>
                      <w14:cntxtAlts w14:val="0"/>
                    </w:rPr>
                  </w:pPr>
                  <w:del w:id="845" w:author="Shivani Garg" w:date="2022-06-08T14:31:00Z">
                    <w:r w:rsidRPr="005F494A" w:rsidDel="00DA3B7A">
                      <w:rPr>
                        <w:rFonts w:asciiTheme="majorHAnsi" w:eastAsia="Times New Roman" w:hAnsiTheme="majorHAnsi" w:cs="Arial"/>
                        <w:color w:val="000000"/>
                        <w:sz w:val="20"/>
                        <w:szCs w:val="20"/>
                        <w:lang w:val="en-IN" w:eastAsia="en-IN"/>
                        <w14:cntxtAlts w14:val="0"/>
                      </w:rPr>
                      <w:delText>fNRB</w:delText>
                    </w:r>
                  </w:del>
                </w:p>
              </w:tc>
              <w:tc>
                <w:tcPr>
                  <w:tcW w:w="1158" w:type="dxa"/>
                  <w:shd w:val="clear" w:color="auto" w:fill="auto"/>
                  <w:vAlign w:val="center"/>
                  <w:hideMark/>
                </w:tcPr>
                <w:p w14:paraId="04493CA7" w14:textId="4828D363" w:rsidR="00BB17C1" w:rsidRPr="005F494A" w:rsidDel="00DA3B7A" w:rsidRDefault="00BB17C1" w:rsidP="00146F26">
                  <w:pPr>
                    <w:spacing w:after="0" w:line="240" w:lineRule="auto"/>
                    <w:contextualSpacing w:val="0"/>
                    <w:rPr>
                      <w:del w:id="846" w:author="Shivani Garg" w:date="2022-06-08T14:31:00Z"/>
                      <w:rFonts w:asciiTheme="majorHAnsi" w:eastAsia="Times New Roman" w:hAnsiTheme="majorHAnsi" w:cs="Arial"/>
                      <w:color w:val="000000"/>
                      <w:sz w:val="20"/>
                      <w:szCs w:val="20"/>
                      <w:lang w:val="en-IN" w:eastAsia="en-IN"/>
                      <w14:cntxtAlts w14:val="0"/>
                    </w:rPr>
                  </w:pPr>
                  <w:del w:id="847" w:author="Shivani Garg" w:date="2022-06-08T14:31:00Z">
                    <w:r w:rsidRPr="005F494A" w:rsidDel="00DA3B7A">
                      <w:rPr>
                        <w:rFonts w:asciiTheme="majorHAnsi" w:eastAsia="Times New Roman" w:hAnsiTheme="majorHAnsi" w:cs="Arial"/>
                        <w:color w:val="000000"/>
                        <w:sz w:val="20"/>
                        <w:szCs w:val="20"/>
                        <w:lang w:val="en-IN" w:eastAsia="en-IN"/>
                        <w14:cntxtAlts w14:val="0"/>
                      </w:rPr>
                      <w:delText>NCV</w:delText>
                    </w:r>
                    <w:r w:rsidRPr="005F494A" w:rsidDel="00DA3B7A">
                      <w:rPr>
                        <w:rFonts w:asciiTheme="majorHAnsi" w:eastAsia="Times New Roman" w:hAnsiTheme="majorHAnsi" w:cs="Arial"/>
                        <w:color w:val="000000"/>
                        <w:sz w:val="20"/>
                        <w:szCs w:val="20"/>
                        <w:vertAlign w:val="subscript"/>
                        <w:lang w:val="en-IN" w:eastAsia="en-IN"/>
                        <w14:cntxtAlts w14:val="0"/>
                      </w:rPr>
                      <w:delText>biomass</w:delText>
                    </w:r>
                  </w:del>
                </w:p>
              </w:tc>
              <w:tc>
                <w:tcPr>
                  <w:tcW w:w="726" w:type="dxa"/>
                  <w:shd w:val="clear" w:color="auto" w:fill="auto"/>
                  <w:vAlign w:val="center"/>
                  <w:hideMark/>
                </w:tcPr>
                <w:p w14:paraId="08A88A1E" w14:textId="477C405B" w:rsidR="00BB17C1" w:rsidRPr="005F494A" w:rsidDel="00DA3B7A" w:rsidRDefault="00BB17C1" w:rsidP="00146F26">
                  <w:pPr>
                    <w:spacing w:after="0" w:line="240" w:lineRule="auto"/>
                    <w:contextualSpacing w:val="0"/>
                    <w:rPr>
                      <w:del w:id="848" w:author="Shivani Garg" w:date="2022-06-08T14:31:00Z"/>
                      <w:rFonts w:asciiTheme="majorHAnsi" w:eastAsia="Times New Roman" w:hAnsiTheme="majorHAnsi" w:cs="Arial"/>
                      <w:color w:val="000000"/>
                      <w:sz w:val="20"/>
                      <w:szCs w:val="20"/>
                      <w:lang w:val="en-IN" w:eastAsia="en-IN"/>
                      <w14:cntxtAlts w14:val="0"/>
                    </w:rPr>
                  </w:pPr>
                  <w:del w:id="849" w:author="Shivani Garg" w:date="2022-06-08T14:31:00Z">
                    <w:r w:rsidRPr="005F494A" w:rsidDel="00DA3B7A">
                      <w:rPr>
                        <w:rFonts w:asciiTheme="majorHAnsi" w:eastAsia="Times New Roman" w:hAnsiTheme="majorHAnsi" w:cs="Arial"/>
                        <w:color w:val="000000"/>
                        <w:sz w:val="20"/>
                        <w:szCs w:val="20"/>
                        <w:lang w:val="en-IN" w:eastAsia="en-IN"/>
                        <w14:cntxtAlts w14:val="0"/>
                      </w:rPr>
                      <w:delText>EF</w:delText>
                    </w:r>
                  </w:del>
                </w:p>
              </w:tc>
              <w:tc>
                <w:tcPr>
                  <w:tcW w:w="2155" w:type="dxa"/>
                  <w:shd w:val="clear" w:color="auto" w:fill="auto"/>
                  <w:vAlign w:val="center"/>
                  <w:hideMark/>
                </w:tcPr>
                <w:p w14:paraId="3E7CB94D" w14:textId="748E84E4" w:rsidR="00BB17C1" w:rsidRPr="005F494A" w:rsidDel="00DA3B7A" w:rsidRDefault="00BB17C1" w:rsidP="00146F26">
                  <w:pPr>
                    <w:spacing w:after="0" w:line="240" w:lineRule="auto"/>
                    <w:contextualSpacing w:val="0"/>
                    <w:rPr>
                      <w:del w:id="850" w:author="Shivani Garg" w:date="2022-06-08T14:31:00Z"/>
                      <w:rFonts w:asciiTheme="majorHAnsi" w:eastAsia="Times New Roman" w:hAnsiTheme="majorHAnsi" w:cs="Arial"/>
                      <w:color w:val="000000"/>
                      <w:sz w:val="20"/>
                      <w:szCs w:val="20"/>
                      <w:lang w:val="en-IN" w:eastAsia="en-IN"/>
                      <w14:cntxtAlts w14:val="0"/>
                    </w:rPr>
                  </w:pPr>
                  <w:del w:id="851" w:author="Shivani Garg" w:date="2022-06-08T14:31:00Z">
                    <w:r w:rsidRPr="005F494A" w:rsidDel="00DA3B7A">
                      <w:rPr>
                        <w:rFonts w:asciiTheme="majorHAnsi" w:eastAsia="Times New Roman" w:hAnsiTheme="majorHAnsi" w:cs="Arial"/>
                        <w:color w:val="000000"/>
                        <w:sz w:val="20"/>
                        <w:szCs w:val="20"/>
                        <w:lang w:val="en-IN" w:eastAsia="en-IN"/>
                        <w14:cntxtAlts w14:val="0"/>
                      </w:rPr>
                      <w:delText>Leakage factor</w:delText>
                    </w:r>
                  </w:del>
                  <w:ins w:id="852" w:author="Stephy" w:date="2022-04-25T17:27:00Z">
                    <w:del w:id="853" w:author="Shivani Garg" w:date="2022-06-08T14:31:00Z">
                      <w:r w:rsidRPr="005F494A" w:rsidDel="00DA3B7A">
                        <w:rPr>
                          <w:rFonts w:asciiTheme="majorHAnsi" w:eastAsia="Times New Roman" w:hAnsiTheme="majorHAnsi" w:cs="Arial"/>
                          <w:color w:val="000000"/>
                          <w:sz w:val="20"/>
                          <w:szCs w:val="20"/>
                          <w:lang w:val="en-IN" w:eastAsia="en-IN"/>
                          <w14:cntxtAlts w14:val="0"/>
                        </w:rPr>
                        <w:delText>E</w:delText>
                      </w:r>
                    </w:del>
                  </w:ins>
                  <w:ins w:id="854" w:author="Stephy" w:date="2022-04-25T17:28:00Z">
                    <w:del w:id="855" w:author="Shivani Garg" w:date="2022-06-08T14:31:00Z">
                      <w:r w:rsidRPr="005F494A" w:rsidDel="00DA3B7A">
                        <w:rPr>
                          <w:rFonts w:asciiTheme="majorHAnsi" w:eastAsia="Times New Roman" w:hAnsiTheme="majorHAnsi" w:cs="Arial"/>
                          <w:color w:val="000000"/>
                          <w:sz w:val="20"/>
                          <w:szCs w:val="20"/>
                          <w:lang w:val="en-IN" w:eastAsia="en-IN"/>
                          <w14:cntxtAlts w14:val="0"/>
                        </w:rPr>
                        <w:delText>m</w:delText>
                      </w:r>
                    </w:del>
                  </w:ins>
                  <w:ins w:id="856" w:author="Stephy" w:date="2022-04-25T17:27:00Z">
                    <w:del w:id="857" w:author="Shivani Garg" w:date="2022-06-08T14:31:00Z">
                      <w:r w:rsidRPr="005F494A" w:rsidDel="00DA3B7A">
                        <w:rPr>
                          <w:rFonts w:asciiTheme="majorHAnsi" w:eastAsia="Times New Roman" w:hAnsiTheme="majorHAnsi" w:cs="Arial"/>
                          <w:color w:val="000000"/>
                          <w:sz w:val="20"/>
                          <w:szCs w:val="20"/>
                          <w:lang w:val="en-IN" w:eastAsia="en-IN"/>
                          <w14:cntxtAlts w14:val="0"/>
                        </w:rPr>
                        <w:delText>ission Reductions</w:delText>
                      </w:r>
                    </w:del>
                  </w:ins>
                </w:p>
                <w:p w14:paraId="25905D12" w14:textId="334283C6" w:rsidR="00BB17C1" w:rsidRPr="005F494A" w:rsidDel="00DA3B7A" w:rsidRDefault="00BB17C1" w:rsidP="00146F26">
                  <w:pPr>
                    <w:spacing w:after="0" w:line="240" w:lineRule="auto"/>
                    <w:contextualSpacing w:val="0"/>
                    <w:rPr>
                      <w:del w:id="858" w:author="Shivani Garg" w:date="2022-06-08T14:31:00Z"/>
                      <w:rFonts w:asciiTheme="majorHAnsi" w:eastAsia="Times New Roman" w:hAnsiTheme="majorHAnsi" w:cs="Arial"/>
                      <w:color w:val="000000"/>
                      <w:sz w:val="20"/>
                      <w:szCs w:val="20"/>
                      <w:lang w:val="en-IN" w:eastAsia="en-IN"/>
                      <w14:cntxtAlts w14:val="0"/>
                    </w:rPr>
                  </w:pPr>
                  <w:del w:id="859" w:author="Shivani Garg" w:date="2022-06-08T14:31:00Z">
                    <w:r w:rsidRPr="005F494A" w:rsidDel="00DA3B7A">
                      <w:rPr>
                        <w:rFonts w:asciiTheme="majorHAnsi" w:eastAsia="Times New Roman" w:hAnsiTheme="majorHAnsi" w:cs="Arial"/>
                        <w:color w:val="000000"/>
                        <w:sz w:val="20"/>
                        <w:szCs w:val="20"/>
                        <w:lang w:val="en-IN" w:eastAsia="en-IN"/>
                        <w14:cntxtAlts w14:val="0"/>
                      </w:rPr>
                      <w:delText>ERs</w:delText>
                    </w:r>
                  </w:del>
                </w:p>
              </w:tc>
            </w:tr>
            <w:tr w:rsidR="00BB17C1" w:rsidRPr="005F494A" w:rsidDel="00DA3B7A" w14:paraId="292E5BD4" w14:textId="129A55FC" w:rsidTr="005F494A">
              <w:trPr>
                <w:trHeight w:val="41"/>
                <w:del w:id="860" w:author="Shivani Garg" w:date="2022-06-08T14:31:00Z"/>
              </w:trPr>
              <w:tc>
                <w:tcPr>
                  <w:tcW w:w="1613" w:type="dxa"/>
                  <w:shd w:val="clear" w:color="auto" w:fill="auto"/>
                  <w:noWrap/>
                  <w:vAlign w:val="bottom"/>
                  <w:hideMark/>
                </w:tcPr>
                <w:p w14:paraId="33352B4D" w14:textId="042C6981" w:rsidR="00BB17C1" w:rsidRPr="005F494A" w:rsidDel="00DA3B7A" w:rsidRDefault="00BB17C1" w:rsidP="00146F26">
                  <w:pPr>
                    <w:spacing w:after="0" w:line="240" w:lineRule="auto"/>
                    <w:contextualSpacing w:val="0"/>
                    <w:rPr>
                      <w:del w:id="861" w:author="Shivani Garg" w:date="2022-06-08T14:31:00Z"/>
                      <w:rFonts w:asciiTheme="majorHAnsi" w:eastAsia="Times New Roman" w:hAnsiTheme="majorHAnsi" w:cs="Calibri"/>
                      <w:color w:val="000000"/>
                      <w:sz w:val="20"/>
                      <w:szCs w:val="20"/>
                      <w:lang w:val="en-IN" w:eastAsia="en-IN"/>
                      <w14:cntxtAlts w14:val="0"/>
                    </w:rPr>
                  </w:pPr>
                  <w:del w:id="862" w:author="Shivani Garg" w:date="2022-06-08T14:31:00Z">
                    <w:r w:rsidRPr="005F494A" w:rsidDel="00DA3B7A">
                      <w:rPr>
                        <w:rFonts w:asciiTheme="majorHAnsi" w:eastAsia="Times New Roman" w:hAnsiTheme="majorHAnsi" w:cs="Calibri"/>
                        <w:color w:val="000000"/>
                        <w:sz w:val="20"/>
                        <w:szCs w:val="20"/>
                        <w:lang w:val="en-IN" w:eastAsia="en-IN"/>
                        <w14:cntxtAlts w14:val="0"/>
                      </w:rPr>
                      <w:delText>Chhattisgarh</w:delText>
                    </w:r>
                  </w:del>
                </w:p>
              </w:tc>
              <w:tc>
                <w:tcPr>
                  <w:tcW w:w="1147" w:type="dxa"/>
                  <w:shd w:val="clear" w:color="auto" w:fill="auto"/>
                  <w:noWrap/>
                  <w:vAlign w:val="bottom"/>
                  <w:hideMark/>
                </w:tcPr>
                <w:p w14:paraId="19CAFA0C" w14:textId="20CE5792" w:rsidR="00BB17C1" w:rsidRPr="005F494A" w:rsidDel="00DA3B7A" w:rsidRDefault="00BB17C1" w:rsidP="00146F26">
                  <w:pPr>
                    <w:spacing w:after="0" w:line="240" w:lineRule="auto"/>
                    <w:contextualSpacing w:val="0"/>
                    <w:jc w:val="right"/>
                    <w:rPr>
                      <w:del w:id="863" w:author="Shivani Garg" w:date="2022-06-08T14:31:00Z"/>
                      <w:rFonts w:asciiTheme="majorHAnsi" w:eastAsia="Times New Roman" w:hAnsiTheme="majorHAnsi" w:cs="Calibri"/>
                      <w:color w:val="000000"/>
                      <w:sz w:val="20"/>
                      <w:szCs w:val="20"/>
                      <w:lang w:val="en-IN" w:eastAsia="en-IN"/>
                      <w14:cntxtAlts w14:val="0"/>
                    </w:rPr>
                  </w:pPr>
                  <w:del w:id="864" w:author="Shivani Garg" w:date="2022-06-08T14:31:00Z">
                    <w:r w:rsidRPr="005F494A" w:rsidDel="00DA3B7A">
                      <w:rPr>
                        <w:rFonts w:asciiTheme="majorHAnsi" w:eastAsia="Times New Roman" w:hAnsiTheme="majorHAnsi" w:cs="Calibri"/>
                        <w:color w:val="000000"/>
                        <w:sz w:val="20"/>
                        <w:szCs w:val="20"/>
                        <w:lang w:val="en-IN" w:eastAsia="en-IN"/>
                        <w14:cntxtAlts w14:val="0"/>
                      </w:rPr>
                      <w:delText>6500</w:delText>
                    </w:r>
                  </w:del>
                </w:p>
              </w:tc>
              <w:tc>
                <w:tcPr>
                  <w:tcW w:w="1002" w:type="dxa"/>
                  <w:shd w:val="clear" w:color="auto" w:fill="auto"/>
                  <w:noWrap/>
                  <w:vAlign w:val="bottom"/>
                  <w:hideMark/>
                </w:tcPr>
                <w:p w14:paraId="1AE7665E" w14:textId="1AB4A351" w:rsidR="00BB17C1" w:rsidRPr="005F494A" w:rsidDel="00DA3B7A" w:rsidRDefault="00BB17C1" w:rsidP="00146F26">
                  <w:pPr>
                    <w:spacing w:after="0" w:line="240" w:lineRule="auto"/>
                    <w:contextualSpacing w:val="0"/>
                    <w:jc w:val="right"/>
                    <w:rPr>
                      <w:del w:id="865" w:author="Shivani Garg" w:date="2022-06-08T14:31:00Z"/>
                      <w:rFonts w:asciiTheme="majorHAnsi" w:eastAsia="Times New Roman" w:hAnsiTheme="majorHAnsi" w:cs="Calibri"/>
                      <w:color w:val="000000"/>
                      <w:sz w:val="20"/>
                      <w:szCs w:val="20"/>
                      <w:lang w:val="en-IN" w:eastAsia="en-IN"/>
                      <w14:cntxtAlts w14:val="0"/>
                    </w:rPr>
                  </w:pPr>
                  <w:del w:id="866" w:author="Shivani Garg" w:date="2022-06-08T14:31:00Z">
                    <w:r w:rsidRPr="005F494A" w:rsidDel="00DA3B7A">
                      <w:rPr>
                        <w:rFonts w:asciiTheme="majorHAnsi" w:eastAsia="Times New Roman" w:hAnsiTheme="majorHAnsi" w:cs="Calibri"/>
                        <w:color w:val="000000"/>
                        <w:sz w:val="20"/>
                        <w:szCs w:val="20"/>
                        <w:lang w:val="en-IN" w:eastAsia="en-IN"/>
                        <w14:cntxtAlts w14:val="0"/>
                      </w:rPr>
                      <w:delText>4.4</w:delText>
                    </w:r>
                  </w:del>
                </w:p>
              </w:tc>
              <w:tc>
                <w:tcPr>
                  <w:tcW w:w="703" w:type="dxa"/>
                  <w:shd w:val="clear" w:color="auto" w:fill="auto"/>
                  <w:noWrap/>
                  <w:vAlign w:val="bottom"/>
                  <w:hideMark/>
                </w:tcPr>
                <w:p w14:paraId="3A4EECFB" w14:textId="1599D7C8" w:rsidR="00BB17C1" w:rsidRPr="005F494A" w:rsidDel="00DA3B7A" w:rsidRDefault="00BB17C1" w:rsidP="00146F26">
                  <w:pPr>
                    <w:spacing w:after="0" w:line="240" w:lineRule="auto"/>
                    <w:contextualSpacing w:val="0"/>
                    <w:jc w:val="right"/>
                    <w:rPr>
                      <w:del w:id="867" w:author="Shivani Garg" w:date="2022-06-08T14:31:00Z"/>
                      <w:rFonts w:asciiTheme="majorHAnsi" w:eastAsia="Times New Roman" w:hAnsiTheme="majorHAnsi" w:cs="Calibri"/>
                      <w:color w:val="000000"/>
                      <w:sz w:val="20"/>
                      <w:szCs w:val="20"/>
                      <w:lang w:val="en-IN" w:eastAsia="en-IN"/>
                      <w14:cntxtAlts w14:val="0"/>
                    </w:rPr>
                  </w:pPr>
                  <w:del w:id="868" w:author="Shivani Garg" w:date="2022-06-08T14:31:00Z">
                    <w:r w:rsidRPr="005F494A" w:rsidDel="00DA3B7A">
                      <w:rPr>
                        <w:rFonts w:asciiTheme="majorHAnsi" w:eastAsia="Times New Roman" w:hAnsiTheme="majorHAnsi" w:cs="Calibri"/>
                        <w:color w:val="000000"/>
                        <w:sz w:val="20"/>
                        <w:szCs w:val="20"/>
                        <w:lang w:val="en-IN" w:eastAsia="en-IN"/>
                        <w14:cntxtAlts w14:val="0"/>
                      </w:rPr>
                      <w:delText>92%</w:delText>
                    </w:r>
                  </w:del>
                </w:p>
              </w:tc>
              <w:tc>
                <w:tcPr>
                  <w:tcW w:w="1158" w:type="dxa"/>
                  <w:shd w:val="clear" w:color="auto" w:fill="auto"/>
                  <w:noWrap/>
                  <w:vAlign w:val="bottom"/>
                  <w:hideMark/>
                </w:tcPr>
                <w:p w14:paraId="00E621F1" w14:textId="41C1B379" w:rsidR="00BB17C1" w:rsidRPr="005F494A" w:rsidDel="00DA3B7A" w:rsidRDefault="00BB17C1" w:rsidP="00146F26">
                  <w:pPr>
                    <w:spacing w:after="0" w:line="240" w:lineRule="auto"/>
                    <w:contextualSpacing w:val="0"/>
                    <w:jc w:val="right"/>
                    <w:rPr>
                      <w:del w:id="869" w:author="Shivani Garg" w:date="2022-06-08T14:31:00Z"/>
                      <w:rFonts w:asciiTheme="majorHAnsi" w:eastAsia="Times New Roman" w:hAnsiTheme="majorHAnsi" w:cs="Arial"/>
                      <w:color w:val="000000"/>
                      <w:sz w:val="20"/>
                      <w:szCs w:val="20"/>
                      <w:lang w:val="en-IN" w:eastAsia="en-IN"/>
                      <w14:cntxtAlts w14:val="0"/>
                    </w:rPr>
                  </w:pPr>
                  <w:del w:id="870" w:author="Shivani Garg" w:date="2022-06-08T14:31:00Z">
                    <w:r w:rsidRPr="005F494A" w:rsidDel="00DA3B7A">
                      <w:rPr>
                        <w:rFonts w:asciiTheme="majorHAnsi" w:eastAsia="Times New Roman" w:hAnsiTheme="majorHAnsi" w:cs="Arial"/>
                        <w:color w:val="000000"/>
                        <w:sz w:val="20"/>
                        <w:szCs w:val="20"/>
                        <w:lang w:val="en-IN" w:eastAsia="en-IN"/>
                        <w14:cntxtAlts w14:val="0"/>
                      </w:rPr>
                      <w:delText>0.0156</w:delText>
                    </w:r>
                  </w:del>
                </w:p>
              </w:tc>
              <w:tc>
                <w:tcPr>
                  <w:tcW w:w="726" w:type="dxa"/>
                  <w:shd w:val="clear" w:color="auto" w:fill="auto"/>
                  <w:noWrap/>
                  <w:vAlign w:val="bottom"/>
                  <w:hideMark/>
                </w:tcPr>
                <w:p w14:paraId="17B0DC57" w14:textId="3C3071B3" w:rsidR="00BB17C1" w:rsidRPr="005F494A" w:rsidDel="00DA3B7A" w:rsidRDefault="00BB17C1" w:rsidP="00146F26">
                  <w:pPr>
                    <w:spacing w:after="0" w:line="240" w:lineRule="auto"/>
                    <w:contextualSpacing w:val="0"/>
                    <w:jc w:val="right"/>
                    <w:rPr>
                      <w:del w:id="871" w:author="Shivani Garg" w:date="2022-06-08T14:31:00Z"/>
                      <w:rFonts w:asciiTheme="majorHAnsi" w:eastAsia="Times New Roman" w:hAnsiTheme="majorHAnsi" w:cs="Arial"/>
                      <w:color w:val="000000"/>
                      <w:sz w:val="20"/>
                      <w:szCs w:val="20"/>
                      <w:lang w:val="en-IN" w:eastAsia="en-IN"/>
                      <w14:cntxtAlts w14:val="0"/>
                    </w:rPr>
                  </w:pPr>
                  <w:del w:id="872" w:author="Shivani Garg" w:date="2022-06-08T14:31:00Z">
                    <w:r w:rsidRPr="005F494A" w:rsidDel="00DA3B7A">
                      <w:rPr>
                        <w:rFonts w:asciiTheme="majorHAnsi" w:eastAsia="Times New Roman" w:hAnsiTheme="majorHAnsi" w:cs="Arial"/>
                        <w:color w:val="000000"/>
                        <w:sz w:val="20"/>
                        <w:szCs w:val="20"/>
                        <w:lang w:val="en-IN" w:eastAsia="en-IN"/>
                        <w14:cntxtAlts w14:val="0"/>
                      </w:rPr>
                      <w:delText>64.4</w:delText>
                    </w:r>
                  </w:del>
                </w:p>
              </w:tc>
              <w:tc>
                <w:tcPr>
                  <w:tcW w:w="2155" w:type="dxa"/>
                  <w:shd w:val="clear" w:color="auto" w:fill="auto"/>
                  <w:noWrap/>
                  <w:vAlign w:val="bottom"/>
                  <w:hideMark/>
                </w:tcPr>
                <w:p w14:paraId="55981382" w14:textId="08741C6C" w:rsidR="00BB17C1" w:rsidRPr="005F494A" w:rsidDel="00DA3B7A" w:rsidRDefault="00BB17C1" w:rsidP="00FB3E0F">
                  <w:pPr>
                    <w:spacing w:after="0" w:line="240" w:lineRule="auto"/>
                    <w:contextualSpacing w:val="0"/>
                    <w:jc w:val="right"/>
                    <w:rPr>
                      <w:del w:id="873" w:author="Shivani Garg" w:date="2022-06-08T14:31:00Z"/>
                      <w:rFonts w:asciiTheme="majorHAnsi" w:eastAsia="Times New Roman" w:hAnsiTheme="majorHAnsi" w:cs="Calibri"/>
                      <w:color w:val="000000"/>
                      <w:sz w:val="20"/>
                      <w:szCs w:val="20"/>
                      <w:lang w:val="en-IN" w:eastAsia="en-IN"/>
                      <w14:cntxtAlts w14:val="0"/>
                    </w:rPr>
                  </w:pPr>
                  <w:del w:id="874" w:author="Shivani Garg" w:date="2022-06-08T14:31:00Z">
                    <w:r w:rsidRPr="005F494A" w:rsidDel="00DA3B7A">
                      <w:rPr>
                        <w:rFonts w:asciiTheme="majorHAnsi" w:eastAsia="Times New Roman" w:hAnsiTheme="majorHAnsi" w:cs="Calibri"/>
                        <w:color w:val="000000"/>
                        <w:sz w:val="20"/>
                        <w:szCs w:val="20"/>
                        <w:lang w:val="en-IN" w:eastAsia="en-IN"/>
                        <w14:cntxtAlts w14:val="0"/>
                      </w:rPr>
                      <w:delText>0.95</w:delText>
                    </w:r>
                  </w:del>
                  <w:ins w:id="875" w:author="Stephy" w:date="2022-04-25T17:27:00Z">
                    <w:del w:id="876" w:author="Shivani Garg" w:date="2022-06-08T14:31:00Z">
                      <w:r w:rsidRPr="005F494A" w:rsidDel="00DA3B7A">
                        <w:rPr>
                          <w:rFonts w:asciiTheme="majorHAnsi" w:eastAsia="Times New Roman" w:hAnsiTheme="majorHAnsi" w:cs="Calibri"/>
                          <w:color w:val="000000"/>
                          <w:sz w:val="20"/>
                          <w:szCs w:val="20"/>
                          <w:lang w:val="en-IN" w:eastAsia="en-IN"/>
                          <w14:cntxtAlts w14:val="0"/>
                        </w:rPr>
                        <w:delText>26434</w:delText>
                      </w:r>
                    </w:del>
                  </w:ins>
                </w:p>
                <w:p w14:paraId="0904CCA8" w14:textId="00107663" w:rsidR="00BB17C1" w:rsidRPr="005F494A" w:rsidDel="00DA3B7A" w:rsidRDefault="00BB17C1" w:rsidP="00146F26">
                  <w:pPr>
                    <w:spacing w:after="0" w:line="240" w:lineRule="auto"/>
                    <w:contextualSpacing w:val="0"/>
                    <w:jc w:val="right"/>
                    <w:rPr>
                      <w:del w:id="877" w:author="Shivani Garg" w:date="2022-06-08T14:31:00Z"/>
                      <w:rFonts w:asciiTheme="majorHAnsi" w:eastAsia="Times New Roman" w:hAnsiTheme="majorHAnsi" w:cs="Calibri"/>
                      <w:color w:val="FF0000"/>
                      <w:sz w:val="20"/>
                      <w:szCs w:val="20"/>
                      <w:lang w:val="en-IN" w:eastAsia="en-IN"/>
                      <w14:cntxtAlts w14:val="0"/>
                    </w:rPr>
                  </w:pPr>
                  <w:del w:id="878" w:author="Shivani Garg" w:date="2022-06-08T14:31:00Z">
                    <w:r w:rsidRPr="005F494A" w:rsidDel="00DA3B7A">
                      <w:rPr>
                        <w:rFonts w:asciiTheme="majorHAnsi" w:eastAsia="Times New Roman" w:hAnsiTheme="majorHAnsi" w:cs="Calibri"/>
                        <w:color w:val="FF0000"/>
                        <w:sz w:val="20"/>
                        <w:szCs w:val="20"/>
                        <w:lang w:val="en-IN" w:eastAsia="en-IN"/>
                        <w14:cntxtAlts w14:val="0"/>
                      </w:rPr>
                      <w:delText>25112</w:delText>
                    </w:r>
                  </w:del>
                </w:p>
              </w:tc>
            </w:tr>
            <w:tr w:rsidR="00BB17C1" w:rsidRPr="005F494A" w:rsidDel="00DA3B7A" w14:paraId="69C8F6F7" w14:textId="292478AA" w:rsidTr="005F494A">
              <w:trPr>
                <w:trHeight w:val="41"/>
                <w:del w:id="879" w:author="Shivani Garg" w:date="2022-06-08T14:31:00Z"/>
              </w:trPr>
              <w:tc>
                <w:tcPr>
                  <w:tcW w:w="1613" w:type="dxa"/>
                  <w:shd w:val="clear" w:color="auto" w:fill="auto"/>
                  <w:noWrap/>
                  <w:vAlign w:val="bottom"/>
                  <w:hideMark/>
                </w:tcPr>
                <w:p w14:paraId="68CB0CAF" w14:textId="73A6DEBA" w:rsidR="00BB17C1" w:rsidRPr="005F494A" w:rsidDel="00DA3B7A" w:rsidRDefault="00BB17C1" w:rsidP="00146F26">
                  <w:pPr>
                    <w:spacing w:after="0" w:line="240" w:lineRule="auto"/>
                    <w:contextualSpacing w:val="0"/>
                    <w:rPr>
                      <w:del w:id="880" w:author="Shivani Garg" w:date="2022-06-08T14:31:00Z"/>
                      <w:rFonts w:asciiTheme="majorHAnsi" w:eastAsia="Times New Roman" w:hAnsiTheme="majorHAnsi" w:cs="Calibri"/>
                      <w:color w:val="000000"/>
                      <w:sz w:val="20"/>
                      <w:szCs w:val="20"/>
                      <w:lang w:val="en-IN" w:eastAsia="en-IN"/>
                      <w14:cntxtAlts w14:val="0"/>
                    </w:rPr>
                  </w:pPr>
                  <w:del w:id="881" w:author="Shivani Garg" w:date="2022-06-08T14:31:00Z">
                    <w:r w:rsidRPr="005F494A" w:rsidDel="00DA3B7A">
                      <w:rPr>
                        <w:rFonts w:asciiTheme="majorHAnsi" w:eastAsia="Times New Roman" w:hAnsiTheme="majorHAnsi" w:cs="Calibri"/>
                        <w:color w:val="000000"/>
                        <w:sz w:val="20"/>
                        <w:szCs w:val="20"/>
                        <w:lang w:val="en-IN" w:eastAsia="en-IN"/>
                        <w14:cntxtAlts w14:val="0"/>
                      </w:rPr>
                      <w:delText>Bihar</w:delText>
                    </w:r>
                  </w:del>
                </w:p>
              </w:tc>
              <w:tc>
                <w:tcPr>
                  <w:tcW w:w="1147" w:type="dxa"/>
                  <w:shd w:val="clear" w:color="auto" w:fill="auto"/>
                  <w:noWrap/>
                  <w:vAlign w:val="bottom"/>
                  <w:hideMark/>
                </w:tcPr>
                <w:p w14:paraId="50B27FAC" w14:textId="27DD5E95" w:rsidR="00BB17C1" w:rsidRPr="005F494A" w:rsidDel="00DA3B7A" w:rsidRDefault="00BB17C1" w:rsidP="00146F26">
                  <w:pPr>
                    <w:spacing w:after="0" w:line="240" w:lineRule="auto"/>
                    <w:contextualSpacing w:val="0"/>
                    <w:jc w:val="right"/>
                    <w:rPr>
                      <w:del w:id="882" w:author="Shivani Garg" w:date="2022-06-08T14:31:00Z"/>
                      <w:rFonts w:asciiTheme="majorHAnsi" w:eastAsia="Times New Roman" w:hAnsiTheme="majorHAnsi" w:cs="Calibri"/>
                      <w:color w:val="000000"/>
                      <w:sz w:val="20"/>
                      <w:szCs w:val="20"/>
                      <w:lang w:val="en-IN" w:eastAsia="en-IN"/>
                      <w14:cntxtAlts w14:val="0"/>
                    </w:rPr>
                  </w:pPr>
                  <w:del w:id="883" w:author="Shivani Garg" w:date="2022-06-08T14:31:00Z">
                    <w:r w:rsidRPr="005F494A" w:rsidDel="00DA3B7A">
                      <w:rPr>
                        <w:rFonts w:asciiTheme="majorHAnsi" w:eastAsia="Times New Roman" w:hAnsiTheme="majorHAnsi" w:cs="Calibri"/>
                        <w:color w:val="000000"/>
                        <w:sz w:val="20"/>
                        <w:szCs w:val="20"/>
                        <w:lang w:val="en-IN" w:eastAsia="en-IN"/>
                        <w14:cntxtAlts w14:val="0"/>
                      </w:rPr>
                      <w:delText>2737</w:delText>
                    </w:r>
                  </w:del>
                </w:p>
              </w:tc>
              <w:tc>
                <w:tcPr>
                  <w:tcW w:w="1002" w:type="dxa"/>
                  <w:shd w:val="clear" w:color="auto" w:fill="auto"/>
                  <w:noWrap/>
                  <w:vAlign w:val="bottom"/>
                  <w:hideMark/>
                </w:tcPr>
                <w:p w14:paraId="6AD8CB1D" w14:textId="0BF34D3F" w:rsidR="00BB17C1" w:rsidRPr="005F494A" w:rsidDel="00DA3B7A" w:rsidRDefault="00BB17C1" w:rsidP="00146F26">
                  <w:pPr>
                    <w:spacing w:after="0" w:line="240" w:lineRule="auto"/>
                    <w:contextualSpacing w:val="0"/>
                    <w:jc w:val="right"/>
                    <w:rPr>
                      <w:del w:id="884" w:author="Shivani Garg" w:date="2022-06-08T14:31:00Z"/>
                      <w:rFonts w:asciiTheme="majorHAnsi" w:eastAsia="Times New Roman" w:hAnsiTheme="majorHAnsi" w:cs="Calibri"/>
                      <w:color w:val="000000"/>
                      <w:sz w:val="20"/>
                      <w:szCs w:val="20"/>
                      <w:lang w:val="en-IN" w:eastAsia="en-IN"/>
                      <w14:cntxtAlts w14:val="0"/>
                    </w:rPr>
                  </w:pPr>
                  <w:del w:id="885" w:author="Shivani Garg" w:date="2022-06-08T14:31:00Z">
                    <w:r w:rsidRPr="005F494A" w:rsidDel="00DA3B7A">
                      <w:rPr>
                        <w:rFonts w:asciiTheme="majorHAnsi" w:eastAsia="Times New Roman" w:hAnsiTheme="majorHAnsi" w:cs="Calibri"/>
                        <w:color w:val="000000"/>
                        <w:sz w:val="20"/>
                        <w:szCs w:val="20"/>
                        <w:lang w:val="en-IN" w:eastAsia="en-IN"/>
                        <w14:cntxtAlts w14:val="0"/>
                      </w:rPr>
                      <w:delText>4.2</w:delText>
                    </w:r>
                  </w:del>
                </w:p>
              </w:tc>
              <w:tc>
                <w:tcPr>
                  <w:tcW w:w="703" w:type="dxa"/>
                  <w:shd w:val="clear" w:color="auto" w:fill="auto"/>
                  <w:noWrap/>
                  <w:vAlign w:val="bottom"/>
                  <w:hideMark/>
                </w:tcPr>
                <w:p w14:paraId="19F50B61" w14:textId="2E981EE4" w:rsidR="00BB17C1" w:rsidRPr="005F494A" w:rsidDel="00DA3B7A" w:rsidRDefault="00BB17C1" w:rsidP="00146F26">
                  <w:pPr>
                    <w:spacing w:after="0" w:line="240" w:lineRule="auto"/>
                    <w:contextualSpacing w:val="0"/>
                    <w:jc w:val="right"/>
                    <w:rPr>
                      <w:del w:id="886" w:author="Shivani Garg" w:date="2022-06-08T14:31:00Z"/>
                      <w:rFonts w:asciiTheme="majorHAnsi" w:eastAsia="Times New Roman" w:hAnsiTheme="majorHAnsi" w:cs="Calibri"/>
                      <w:color w:val="000000"/>
                      <w:sz w:val="20"/>
                      <w:szCs w:val="20"/>
                      <w:lang w:val="en-IN" w:eastAsia="en-IN"/>
                      <w14:cntxtAlts w14:val="0"/>
                    </w:rPr>
                  </w:pPr>
                  <w:del w:id="887" w:author="Shivani Garg" w:date="2022-06-08T14:31:00Z">
                    <w:r w:rsidRPr="005F494A" w:rsidDel="00DA3B7A">
                      <w:rPr>
                        <w:rFonts w:asciiTheme="majorHAnsi" w:eastAsia="Times New Roman" w:hAnsiTheme="majorHAnsi" w:cs="Calibri"/>
                        <w:color w:val="000000"/>
                        <w:sz w:val="20"/>
                        <w:szCs w:val="20"/>
                        <w:lang w:val="en-IN" w:eastAsia="en-IN"/>
                        <w14:cntxtAlts w14:val="0"/>
                      </w:rPr>
                      <w:delText>99%</w:delText>
                    </w:r>
                  </w:del>
                </w:p>
              </w:tc>
              <w:tc>
                <w:tcPr>
                  <w:tcW w:w="1158" w:type="dxa"/>
                  <w:shd w:val="clear" w:color="auto" w:fill="auto"/>
                  <w:noWrap/>
                  <w:vAlign w:val="bottom"/>
                  <w:hideMark/>
                </w:tcPr>
                <w:p w14:paraId="68C234D2" w14:textId="3B2EF661" w:rsidR="00BB17C1" w:rsidRPr="005F494A" w:rsidDel="00DA3B7A" w:rsidRDefault="00BB17C1" w:rsidP="00146F26">
                  <w:pPr>
                    <w:spacing w:after="0" w:line="240" w:lineRule="auto"/>
                    <w:contextualSpacing w:val="0"/>
                    <w:jc w:val="right"/>
                    <w:rPr>
                      <w:del w:id="888" w:author="Shivani Garg" w:date="2022-06-08T14:31:00Z"/>
                      <w:rFonts w:asciiTheme="majorHAnsi" w:eastAsia="Times New Roman" w:hAnsiTheme="majorHAnsi" w:cs="Arial"/>
                      <w:color w:val="000000"/>
                      <w:sz w:val="20"/>
                      <w:szCs w:val="20"/>
                      <w:lang w:val="en-IN" w:eastAsia="en-IN"/>
                      <w14:cntxtAlts w14:val="0"/>
                    </w:rPr>
                  </w:pPr>
                  <w:del w:id="889" w:author="Shivani Garg" w:date="2022-06-08T14:31:00Z">
                    <w:r w:rsidRPr="005F494A" w:rsidDel="00DA3B7A">
                      <w:rPr>
                        <w:rFonts w:asciiTheme="majorHAnsi" w:eastAsia="Times New Roman" w:hAnsiTheme="majorHAnsi" w:cs="Arial"/>
                        <w:color w:val="000000"/>
                        <w:sz w:val="20"/>
                        <w:szCs w:val="20"/>
                        <w:lang w:val="en-IN" w:eastAsia="en-IN"/>
                        <w14:cntxtAlts w14:val="0"/>
                      </w:rPr>
                      <w:delText>0.0156</w:delText>
                    </w:r>
                  </w:del>
                </w:p>
              </w:tc>
              <w:tc>
                <w:tcPr>
                  <w:tcW w:w="726" w:type="dxa"/>
                  <w:shd w:val="clear" w:color="auto" w:fill="auto"/>
                  <w:noWrap/>
                  <w:vAlign w:val="bottom"/>
                  <w:hideMark/>
                </w:tcPr>
                <w:p w14:paraId="7D71390C" w14:textId="32FB24E3" w:rsidR="00BB17C1" w:rsidRPr="005F494A" w:rsidDel="00DA3B7A" w:rsidRDefault="00BB17C1" w:rsidP="00146F26">
                  <w:pPr>
                    <w:spacing w:after="0" w:line="240" w:lineRule="auto"/>
                    <w:contextualSpacing w:val="0"/>
                    <w:jc w:val="right"/>
                    <w:rPr>
                      <w:del w:id="890" w:author="Shivani Garg" w:date="2022-06-08T14:31:00Z"/>
                      <w:rFonts w:asciiTheme="majorHAnsi" w:eastAsia="Times New Roman" w:hAnsiTheme="majorHAnsi" w:cs="Arial"/>
                      <w:color w:val="000000"/>
                      <w:sz w:val="20"/>
                      <w:szCs w:val="20"/>
                      <w:lang w:val="en-IN" w:eastAsia="en-IN"/>
                      <w14:cntxtAlts w14:val="0"/>
                    </w:rPr>
                  </w:pPr>
                  <w:del w:id="891" w:author="Shivani Garg" w:date="2022-06-08T14:31:00Z">
                    <w:r w:rsidRPr="005F494A" w:rsidDel="00DA3B7A">
                      <w:rPr>
                        <w:rFonts w:asciiTheme="majorHAnsi" w:eastAsia="Times New Roman" w:hAnsiTheme="majorHAnsi" w:cs="Arial"/>
                        <w:color w:val="000000"/>
                        <w:sz w:val="20"/>
                        <w:szCs w:val="20"/>
                        <w:lang w:val="en-IN" w:eastAsia="en-IN"/>
                        <w14:cntxtAlts w14:val="0"/>
                      </w:rPr>
                      <w:delText>64.4</w:delText>
                    </w:r>
                  </w:del>
                </w:p>
              </w:tc>
              <w:tc>
                <w:tcPr>
                  <w:tcW w:w="2155" w:type="dxa"/>
                  <w:shd w:val="clear" w:color="auto" w:fill="auto"/>
                  <w:noWrap/>
                  <w:vAlign w:val="bottom"/>
                  <w:hideMark/>
                </w:tcPr>
                <w:p w14:paraId="05A8EA96" w14:textId="5E29DFDB" w:rsidR="00BB17C1" w:rsidRPr="005F494A" w:rsidDel="00DA3B7A" w:rsidRDefault="00BB17C1" w:rsidP="00146F26">
                  <w:pPr>
                    <w:spacing w:after="0" w:line="240" w:lineRule="auto"/>
                    <w:contextualSpacing w:val="0"/>
                    <w:jc w:val="right"/>
                    <w:rPr>
                      <w:del w:id="892" w:author="Shivani Garg" w:date="2022-06-08T14:31:00Z"/>
                      <w:rFonts w:asciiTheme="majorHAnsi" w:eastAsia="Times New Roman" w:hAnsiTheme="majorHAnsi" w:cs="Calibri"/>
                      <w:color w:val="000000"/>
                      <w:sz w:val="20"/>
                      <w:szCs w:val="20"/>
                      <w:lang w:val="en-IN" w:eastAsia="en-IN"/>
                      <w14:cntxtAlts w14:val="0"/>
                    </w:rPr>
                  </w:pPr>
                  <w:del w:id="893" w:author="Shivani Garg" w:date="2022-06-08T14:31:00Z">
                    <w:r w:rsidRPr="005F494A" w:rsidDel="00DA3B7A">
                      <w:rPr>
                        <w:rFonts w:asciiTheme="majorHAnsi" w:eastAsia="Times New Roman" w:hAnsiTheme="majorHAnsi" w:cs="Calibri"/>
                        <w:color w:val="000000"/>
                        <w:sz w:val="20"/>
                        <w:szCs w:val="20"/>
                        <w:lang w:val="en-IN" w:eastAsia="en-IN"/>
                        <w14:cntxtAlts w14:val="0"/>
                      </w:rPr>
                      <w:delText>0.95</w:delText>
                    </w:r>
                  </w:del>
                  <w:ins w:id="894" w:author="Stephy" w:date="2022-04-25T17:27:00Z">
                    <w:del w:id="895" w:author="Shivani Garg" w:date="2022-06-08T14:31:00Z">
                      <w:r w:rsidRPr="005F494A" w:rsidDel="00DA3B7A">
                        <w:rPr>
                          <w:rFonts w:asciiTheme="majorHAnsi" w:eastAsia="Times New Roman" w:hAnsiTheme="majorHAnsi" w:cs="Calibri"/>
                          <w:color w:val="000000"/>
                          <w:sz w:val="20"/>
                          <w:szCs w:val="20"/>
                          <w:lang w:val="en-IN" w:eastAsia="en-IN"/>
                          <w14:cntxtAlts w14:val="0"/>
                        </w:rPr>
                        <w:delText>11463</w:delText>
                      </w:r>
                    </w:del>
                  </w:ins>
                </w:p>
                <w:p w14:paraId="65832A19" w14:textId="7BD4AE02" w:rsidR="00BB17C1" w:rsidRPr="005F494A" w:rsidDel="00DA3B7A" w:rsidRDefault="00BB17C1" w:rsidP="00146F26">
                  <w:pPr>
                    <w:spacing w:after="0" w:line="240" w:lineRule="auto"/>
                    <w:contextualSpacing w:val="0"/>
                    <w:jc w:val="right"/>
                    <w:rPr>
                      <w:del w:id="896" w:author="Shivani Garg" w:date="2022-06-08T14:31:00Z"/>
                      <w:rFonts w:asciiTheme="majorHAnsi" w:eastAsia="Times New Roman" w:hAnsiTheme="majorHAnsi" w:cs="Calibri"/>
                      <w:color w:val="FF0000"/>
                      <w:sz w:val="20"/>
                      <w:szCs w:val="20"/>
                      <w:lang w:val="en-IN" w:eastAsia="en-IN"/>
                      <w14:cntxtAlts w14:val="0"/>
                    </w:rPr>
                  </w:pPr>
                  <w:del w:id="897" w:author="Shivani Garg" w:date="2022-06-08T14:31:00Z">
                    <w:r w:rsidRPr="005F494A" w:rsidDel="00DA3B7A">
                      <w:rPr>
                        <w:rFonts w:asciiTheme="majorHAnsi" w:eastAsia="Times New Roman" w:hAnsiTheme="majorHAnsi" w:cs="Calibri"/>
                        <w:color w:val="FF0000"/>
                        <w:sz w:val="20"/>
                        <w:szCs w:val="20"/>
                        <w:lang w:val="en-IN" w:eastAsia="en-IN"/>
                        <w14:cntxtAlts w14:val="0"/>
                      </w:rPr>
                      <w:delText xml:space="preserve">10, 889 </w:delText>
                    </w:r>
                  </w:del>
                </w:p>
              </w:tc>
            </w:tr>
            <w:tr w:rsidR="00BB17C1" w:rsidRPr="005F494A" w:rsidDel="00DA3B7A" w14:paraId="1EE84E4D" w14:textId="49F07B47" w:rsidTr="005F494A">
              <w:trPr>
                <w:trHeight w:val="41"/>
                <w:del w:id="898" w:author="Shivani Garg" w:date="2022-06-08T14:31:00Z"/>
              </w:trPr>
              <w:tc>
                <w:tcPr>
                  <w:tcW w:w="1613" w:type="dxa"/>
                  <w:shd w:val="clear" w:color="auto" w:fill="auto"/>
                  <w:noWrap/>
                  <w:vAlign w:val="bottom"/>
                  <w:hideMark/>
                </w:tcPr>
                <w:p w14:paraId="47803900" w14:textId="6A122476" w:rsidR="00BB17C1" w:rsidRPr="005F494A" w:rsidDel="00DA3B7A" w:rsidRDefault="00BB17C1" w:rsidP="00146F26">
                  <w:pPr>
                    <w:spacing w:after="0" w:line="240" w:lineRule="auto"/>
                    <w:contextualSpacing w:val="0"/>
                    <w:rPr>
                      <w:del w:id="899" w:author="Shivani Garg" w:date="2022-06-08T14:31:00Z"/>
                      <w:rFonts w:asciiTheme="majorHAnsi" w:eastAsia="Times New Roman" w:hAnsiTheme="majorHAnsi" w:cs="Calibri"/>
                      <w:color w:val="000000"/>
                      <w:sz w:val="20"/>
                      <w:szCs w:val="20"/>
                      <w:lang w:val="en-IN" w:eastAsia="en-IN"/>
                      <w14:cntxtAlts w14:val="0"/>
                    </w:rPr>
                  </w:pPr>
                  <w:del w:id="900" w:author="Shivani Garg" w:date="2022-06-08T14:31:00Z">
                    <w:r w:rsidRPr="005F494A" w:rsidDel="00DA3B7A">
                      <w:rPr>
                        <w:rFonts w:asciiTheme="majorHAnsi" w:eastAsia="Times New Roman" w:hAnsiTheme="majorHAnsi" w:cs="Calibri"/>
                        <w:color w:val="000000"/>
                        <w:sz w:val="20"/>
                        <w:szCs w:val="20"/>
                        <w:lang w:val="en-IN" w:eastAsia="en-IN"/>
                        <w14:cntxtAlts w14:val="0"/>
                      </w:rPr>
                      <w:delText>Total</w:delText>
                    </w:r>
                  </w:del>
                </w:p>
              </w:tc>
              <w:tc>
                <w:tcPr>
                  <w:tcW w:w="1147" w:type="dxa"/>
                  <w:shd w:val="clear" w:color="auto" w:fill="auto"/>
                  <w:noWrap/>
                  <w:vAlign w:val="bottom"/>
                  <w:hideMark/>
                </w:tcPr>
                <w:p w14:paraId="1D178F24" w14:textId="071C139A" w:rsidR="00BB17C1" w:rsidRPr="005F494A" w:rsidDel="00DA3B7A" w:rsidRDefault="00BB17C1" w:rsidP="00146F26">
                  <w:pPr>
                    <w:spacing w:after="0" w:line="240" w:lineRule="auto"/>
                    <w:contextualSpacing w:val="0"/>
                    <w:jc w:val="right"/>
                    <w:rPr>
                      <w:del w:id="901" w:author="Shivani Garg" w:date="2022-06-08T14:31:00Z"/>
                      <w:rFonts w:asciiTheme="majorHAnsi" w:eastAsia="Times New Roman" w:hAnsiTheme="majorHAnsi" w:cs="Calibri"/>
                      <w:color w:val="000000"/>
                      <w:sz w:val="20"/>
                      <w:szCs w:val="20"/>
                      <w:lang w:val="en-IN" w:eastAsia="en-IN"/>
                      <w14:cntxtAlts w14:val="0"/>
                    </w:rPr>
                  </w:pPr>
                  <w:del w:id="902" w:author="Shivani Garg" w:date="2022-06-08T14:31:00Z">
                    <w:r w:rsidRPr="005F494A" w:rsidDel="00DA3B7A">
                      <w:rPr>
                        <w:rFonts w:asciiTheme="majorHAnsi" w:eastAsia="Times New Roman" w:hAnsiTheme="majorHAnsi" w:cs="Calibri"/>
                        <w:color w:val="000000"/>
                        <w:sz w:val="20"/>
                        <w:szCs w:val="20"/>
                        <w:lang w:val="en-IN" w:eastAsia="en-IN"/>
                        <w14:cntxtAlts w14:val="0"/>
                      </w:rPr>
                      <w:delText>9237</w:delText>
                    </w:r>
                  </w:del>
                </w:p>
              </w:tc>
              <w:tc>
                <w:tcPr>
                  <w:tcW w:w="1002" w:type="dxa"/>
                  <w:shd w:val="clear" w:color="auto" w:fill="auto"/>
                  <w:noWrap/>
                  <w:vAlign w:val="bottom"/>
                  <w:hideMark/>
                </w:tcPr>
                <w:p w14:paraId="2BDB1F43" w14:textId="5B28A7AD" w:rsidR="00BB17C1" w:rsidRPr="005F494A" w:rsidDel="00DA3B7A" w:rsidRDefault="00BB17C1" w:rsidP="00146F26">
                  <w:pPr>
                    <w:spacing w:after="0" w:line="240" w:lineRule="auto"/>
                    <w:contextualSpacing w:val="0"/>
                    <w:jc w:val="right"/>
                    <w:rPr>
                      <w:del w:id="903" w:author="Shivani Garg" w:date="2022-06-08T14:31:00Z"/>
                      <w:rFonts w:asciiTheme="majorHAnsi" w:eastAsia="Times New Roman" w:hAnsiTheme="majorHAnsi" w:cs="Calibri"/>
                      <w:color w:val="000000"/>
                      <w:sz w:val="20"/>
                      <w:szCs w:val="20"/>
                      <w:lang w:val="en-IN" w:eastAsia="en-IN"/>
                      <w14:cntxtAlts w14:val="0"/>
                    </w:rPr>
                  </w:pPr>
                </w:p>
              </w:tc>
              <w:tc>
                <w:tcPr>
                  <w:tcW w:w="703" w:type="dxa"/>
                  <w:shd w:val="clear" w:color="auto" w:fill="auto"/>
                  <w:noWrap/>
                  <w:vAlign w:val="bottom"/>
                  <w:hideMark/>
                </w:tcPr>
                <w:p w14:paraId="104B1640" w14:textId="41B5828C" w:rsidR="00BB17C1" w:rsidRPr="005F494A" w:rsidDel="00DA3B7A" w:rsidRDefault="00BB17C1" w:rsidP="00146F26">
                  <w:pPr>
                    <w:spacing w:after="0" w:line="240" w:lineRule="auto"/>
                    <w:contextualSpacing w:val="0"/>
                    <w:rPr>
                      <w:del w:id="904" w:author="Shivani Garg" w:date="2022-06-08T14:31:00Z"/>
                      <w:rFonts w:asciiTheme="majorHAnsi" w:eastAsia="Times New Roman" w:hAnsiTheme="majorHAnsi" w:cs="Times New Roman"/>
                      <w:color w:val="auto"/>
                      <w:sz w:val="20"/>
                      <w:szCs w:val="20"/>
                      <w:lang w:val="en-IN" w:eastAsia="en-IN"/>
                      <w14:cntxtAlts w14:val="0"/>
                    </w:rPr>
                  </w:pPr>
                </w:p>
              </w:tc>
              <w:tc>
                <w:tcPr>
                  <w:tcW w:w="1158" w:type="dxa"/>
                  <w:shd w:val="clear" w:color="auto" w:fill="auto"/>
                  <w:noWrap/>
                  <w:vAlign w:val="bottom"/>
                  <w:hideMark/>
                </w:tcPr>
                <w:p w14:paraId="2BA13E9D" w14:textId="6B5E0182" w:rsidR="00BB17C1" w:rsidRPr="005F494A" w:rsidDel="00DA3B7A" w:rsidRDefault="00BB17C1" w:rsidP="00146F26">
                  <w:pPr>
                    <w:spacing w:after="0" w:line="240" w:lineRule="auto"/>
                    <w:contextualSpacing w:val="0"/>
                    <w:rPr>
                      <w:del w:id="905" w:author="Shivani Garg" w:date="2022-06-08T14:31:00Z"/>
                      <w:rFonts w:asciiTheme="majorHAnsi" w:eastAsia="Times New Roman" w:hAnsiTheme="majorHAnsi" w:cs="Times New Roman"/>
                      <w:color w:val="auto"/>
                      <w:sz w:val="20"/>
                      <w:szCs w:val="20"/>
                      <w:lang w:val="en-IN" w:eastAsia="en-IN"/>
                      <w14:cntxtAlts w14:val="0"/>
                    </w:rPr>
                  </w:pPr>
                </w:p>
              </w:tc>
              <w:tc>
                <w:tcPr>
                  <w:tcW w:w="726" w:type="dxa"/>
                  <w:shd w:val="clear" w:color="auto" w:fill="auto"/>
                  <w:noWrap/>
                  <w:vAlign w:val="bottom"/>
                  <w:hideMark/>
                </w:tcPr>
                <w:p w14:paraId="63EBCAB3" w14:textId="106CD177" w:rsidR="00BB17C1" w:rsidRPr="005F494A" w:rsidDel="00DA3B7A" w:rsidRDefault="00BB17C1" w:rsidP="00146F26">
                  <w:pPr>
                    <w:spacing w:after="0" w:line="240" w:lineRule="auto"/>
                    <w:contextualSpacing w:val="0"/>
                    <w:rPr>
                      <w:del w:id="906" w:author="Shivani Garg" w:date="2022-06-08T14:31:00Z"/>
                      <w:rFonts w:asciiTheme="majorHAnsi" w:eastAsia="Times New Roman" w:hAnsiTheme="majorHAnsi" w:cs="Times New Roman"/>
                      <w:color w:val="auto"/>
                      <w:sz w:val="20"/>
                      <w:szCs w:val="20"/>
                      <w:lang w:val="en-IN" w:eastAsia="en-IN"/>
                      <w14:cntxtAlts w14:val="0"/>
                    </w:rPr>
                  </w:pPr>
                </w:p>
              </w:tc>
              <w:tc>
                <w:tcPr>
                  <w:tcW w:w="2155" w:type="dxa"/>
                  <w:shd w:val="clear" w:color="auto" w:fill="auto"/>
                  <w:noWrap/>
                  <w:vAlign w:val="bottom"/>
                  <w:hideMark/>
                </w:tcPr>
                <w:p w14:paraId="08B1F1BD" w14:textId="072FA598" w:rsidR="00BB17C1" w:rsidRPr="005F494A" w:rsidDel="00DA3B7A" w:rsidRDefault="00BB17C1" w:rsidP="00146F26">
                  <w:pPr>
                    <w:spacing w:after="0" w:line="240" w:lineRule="auto"/>
                    <w:contextualSpacing w:val="0"/>
                    <w:jc w:val="right"/>
                    <w:rPr>
                      <w:del w:id="907" w:author="Shivani Garg" w:date="2022-06-08T14:31:00Z"/>
                      <w:rFonts w:asciiTheme="majorHAnsi" w:eastAsia="Times New Roman" w:hAnsiTheme="majorHAnsi" w:cs="Calibri"/>
                      <w:color w:val="000000"/>
                      <w:sz w:val="20"/>
                      <w:szCs w:val="20"/>
                      <w:lang w:val="en-IN" w:eastAsia="en-IN"/>
                      <w14:cntxtAlts w14:val="0"/>
                    </w:rPr>
                  </w:pPr>
                  <w:del w:id="908" w:author="Shivani Garg" w:date="2022-06-08T14:31:00Z">
                    <w:r w:rsidRPr="005F494A" w:rsidDel="00DA3B7A">
                      <w:rPr>
                        <w:rFonts w:asciiTheme="majorHAnsi" w:eastAsia="Times New Roman" w:hAnsiTheme="majorHAnsi" w:cs="Calibri"/>
                        <w:color w:val="000000"/>
                        <w:sz w:val="20"/>
                        <w:szCs w:val="20"/>
                        <w:lang w:val="en-IN" w:eastAsia="en-IN"/>
                        <w14:cntxtAlts w14:val="0"/>
                      </w:rPr>
                      <w:delText>36,002</w:delText>
                    </w:r>
                  </w:del>
                  <w:ins w:id="909" w:author="Stephy" w:date="2022-04-25T17:28:00Z">
                    <w:del w:id="910" w:author="Shivani Garg" w:date="2022-06-08T14:31:00Z">
                      <w:r w:rsidRPr="00FF0B47" w:rsidDel="00DA3B7A">
                        <w:rPr>
                          <w:rFonts w:asciiTheme="majorHAnsi" w:eastAsia="Times New Roman" w:hAnsiTheme="majorHAnsi" w:cs="Calibri"/>
                          <w:b/>
                          <w:bCs/>
                          <w:color w:val="000000"/>
                          <w:sz w:val="20"/>
                          <w:szCs w:val="20"/>
                          <w:lang w:val="en-IN" w:eastAsia="en-IN"/>
                          <w14:cntxtAlts w14:val="0"/>
                          <w:rPrChange w:id="911" w:author="Shivani Garg" w:date="2022-06-08T14:18:00Z">
                            <w:rPr>
                              <w:rFonts w:asciiTheme="majorHAnsi" w:eastAsia="Times New Roman" w:hAnsiTheme="majorHAnsi" w:cs="Calibri"/>
                              <w:color w:val="000000"/>
                              <w:sz w:val="20"/>
                              <w:szCs w:val="20"/>
                              <w:lang w:val="en-IN" w:eastAsia="en-IN"/>
                              <w14:cntxtAlts w14:val="0"/>
                            </w:rPr>
                          </w:rPrChange>
                        </w:rPr>
                        <w:delText>37,897</w:delText>
                      </w:r>
                    </w:del>
                  </w:ins>
                  <w:del w:id="912" w:author="Shivani Garg" w:date="2022-06-08T14:31:00Z">
                    <w:r w:rsidRPr="00FF0B47" w:rsidDel="00DA3B7A">
                      <w:rPr>
                        <w:rFonts w:asciiTheme="majorHAnsi" w:eastAsia="Times New Roman" w:hAnsiTheme="majorHAnsi" w:cs="Calibri"/>
                        <w:b/>
                        <w:bCs/>
                        <w:color w:val="000000"/>
                        <w:sz w:val="20"/>
                        <w:szCs w:val="20"/>
                        <w:lang w:val="en-IN" w:eastAsia="en-IN"/>
                        <w14:cntxtAlts w14:val="0"/>
                        <w:rPrChange w:id="913" w:author="Shivani Garg" w:date="2022-06-08T14:18:00Z">
                          <w:rPr>
                            <w:rFonts w:asciiTheme="majorHAnsi" w:eastAsia="Times New Roman" w:hAnsiTheme="majorHAnsi" w:cs="Calibri"/>
                            <w:color w:val="000000"/>
                            <w:sz w:val="20"/>
                            <w:szCs w:val="20"/>
                            <w:lang w:val="en-IN" w:eastAsia="en-IN"/>
                            <w14:cntxtAlts w14:val="0"/>
                          </w:rPr>
                        </w:rPrChange>
                      </w:rPr>
                      <w:delText xml:space="preserve"> </w:delText>
                    </w:r>
                  </w:del>
                </w:p>
              </w:tc>
            </w:tr>
          </w:tbl>
          <w:p w14:paraId="059A538B" w14:textId="74B29A59" w:rsidR="00146F26" w:rsidRPr="005F494A" w:rsidDel="00DA3B7A" w:rsidRDefault="00BB17C1" w:rsidP="00A75D05">
            <w:pPr>
              <w:keepLines/>
              <w:spacing w:before="360"/>
              <w:contextualSpacing w:val="0"/>
              <w:jc w:val="both"/>
              <w:rPr>
                <w:del w:id="914" w:author="Shivani Garg" w:date="2022-06-08T14:31:00Z"/>
                <w:rFonts w:asciiTheme="majorHAnsi" w:hAnsiTheme="majorHAnsi" w:cs="Arial"/>
                <w:b/>
                <w:color w:val="auto"/>
                <w:sz w:val="20"/>
                <w:lang w:eastAsia="de-DE"/>
                <w14:cntxtAlts w14:val="0"/>
              </w:rPr>
            </w:pPr>
            <w:ins w:id="915" w:author="Stephy" w:date="2022-04-25T17:29:00Z">
              <w:del w:id="916" w:author="Shivani Garg" w:date="2022-06-08T14:31:00Z">
                <w:r w:rsidRPr="005F494A" w:rsidDel="00DA3B7A">
                  <w:rPr>
                    <w:rFonts w:asciiTheme="majorHAnsi" w:hAnsiTheme="majorHAnsi" w:cs="Arial"/>
                    <w:b/>
                    <w:color w:val="auto"/>
                    <w:sz w:val="20"/>
                    <w:lang w:eastAsia="de-DE"/>
                    <w14:cntxtAlts w14:val="0"/>
                  </w:rPr>
                  <w:delText xml:space="preserve">Leakage factor of 0.95 is applied </w:delText>
                </w:r>
              </w:del>
            </w:ins>
            <w:del w:id="917" w:author="Shivani Garg" w:date="2022-06-08T14:31:00Z">
              <w:r w:rsidR="005F494A" w:rsidDel="00DA3B7A">
                <w:rPr>
                  <w:rFonts w:asciiTheme="majorHAnsi" w:hAnsiTheme="majorHAnsi" w:cs="Arial"/>
                  <w:b/>
                  <w:color w:val="auto"/>
                  <w:sz w:val="20"/>
                  <w:lang w:eastAsia="de-DE"/>
                  <w14:cntxtAlts w14:val="0"/>
                </w:rPr>
                <w:delText xml:space="preserve">to </w:delText>
              </w:r>
            </w:del>
            <w:ins w:id="918" w:author="Stephy" w:date="2022-04-25T17:29:00Z">
              <w:del w:id="919" w:author="Shivani Garg" w:date="2022-06-08T14:31:00Z">
                <w:r w:rsidRPr="005F494A" w:rsidDel="00DA3B7A">
                  <w:rPr>
                    <w:rFonts w:asciiTheme="majorHAnsi" w:hAnsiTheme="majorHAnsi" w:cs="Arial"/>
                    <w:b/>
                    <w:color w:val="auto"/>
                    <w:sz w:val="20"/>
                    <w:lang w:eastAsia="de-DE"/>
                    <w14:cntxtAlts w14:val="0"/>
                  </w:rPr>
                  <w:delText xml:space="preserve">the Emission reductions. Therefore, the final emission reduction after applying the leakage factor is </w:delText>
                </w:r>
              </w:del>
            </w:ins>
            <w:ins w:id="920" w:author="Stephy" w:date="2022-04-25T17:30:00Z">
              <w:del w:id="921" w:author="Shivani Garg" w:date="2022-06-08T14:31:00Z">
                <w:r w:rsidRPr="005F494A" w:rsidDel="00DA3B7A">
                  <w:rPr>
                    <w:rFonts w:asciiTheme="majorHAnsi" w:hAnsiTheme="majorHAnsi" w:cs="Arial"/>
                    <w:b/>
                    <w:color w:val="auto"/>
                    <w:sz w:val="20"/>
                    <w:lang w:eastAsia="de-DE"/>
                    <w14:cntxtAlts w14:val="0"/>
                  </w:rPr>
                  <w:delText>36,002 tCO</w:delText>
                </w:r>
                <w:r w:rsidRPr="005F494A" w:rsidDel="00DA3B7A">
                  <w:rPr>
                    <w:rFonts w:asciiTheme="majorHAnsi" w:hAnsiTheme="majorHAnsi" w:cs="Arial"/>
                    <w:b/>
                    <w:color w:val="auto"/>
                    <w:sz w:val="20"/>
                    <w:vertAlign w:val="subscript"/>
                    <w:lang w:eastAsia="de-DE"/>
                    <w14:cntxtAlts w14:val="0"/>
                  </w:rPr>
                  <w:delText>2</w:delText>
                </w:r>
                <w:r w:rsidRPr="005F494A" w:rsidDel="00DA3B7A">
                  <w:rPr>
                    <w:rFonts w:asciiTheme="majorHAnsi" w:hAnsiTheme="majorHAnsi" w:cs="Arial"/>
                    <w:b/>
                    <w:color w:val="auto"/>
                    <w:sz w:val="20"/>
                    <w:lang w:eastAsia="de-DE"/>
                    <w14:cntxtAlts w14:val="0"/>
                  </w:rPr>
                  <w:delText>e.</w:delText>
                </w:r>
              </w:del>
            </w:ins>
          </w:p>
          <w:p w14:paraId="1598E70C" w14:textId="34D6B23C" w:rsidR="00146F26" w:rsidRPr="005F494A" w:rsidDel="00C42270" w:rsidRDefault="00DA3B7A" w:rsidP="00A75D05">
            <w:pPr>
              <w:keepLines/>
              <w:spacing w:before="360"/>
              <w:contextualSpacing w:val="0"/>
              <w:jc w:val="both"/>
              <w:rPr>
                <w:del w:id="922" w:author="Stephy" w:date="2022-04-19T19:00:00Z"/>
                <w:rFonts w:asciiTheme="majorHAnsi" w:hAnsiTheme="majorHAnsi" w:cs="Arial"/>
                <w:b/>
                <w:color w:val="auto"/>
                <w:sz w:val="20"/>
                <w:lang w:eastAsia="de-DE"/>
                <w14:cntxtAlts w14:val="0"/>
              </w:rPr>
            </w:pPr>
            <w:ins w:id="923" w:author="Shivani Garg" w:date="2022-06-08T14:31:00Z">
              <w:r>
                <w:rPr>
                  <w:rFonts w:asciiTheme="majorHAnsi" w:hAnsiTheme="majorHAnsi" w:cs="Arial"/>
                  <w:b/>
                  <w:color w:val="auto"/>
                  <w:sz w:val="20"/>
                  <w:lang w:eastAsia="de-DE"/>
                  <w14:cntxtAlts w14:val="0"/>
                </w:rPr>
                <w:t>Total Baseline emissions =</w:t>
              </w:r>
            </w:ins>
            <w:ins w:id="924" w:author="Shivani Garg" w:date="2022-06-08T14:32:00Z">
              <w:r w:rsidR="003F5E94" w:rsidRPr="003F5E94">
                <w:rPr>
                  <w:rFonts w:asciiTheme="majorHAnsi" w:hAnsiTheme="majorHAnsi" w:cs="Arial"/>
                  <w:b/>
                  <w:color w:val="auto"/>
                  <w:sz w:val="20"/>
                  <w:lang w:eastAsia="de-DE"/>
                  <w14:cntxtAlts w14:val="0"/>
                </w:rPr>
                <w:t xml:space="preserve"> 35,979.00</w:t>
              </w:r>
              <w:r w:rsidR="003F5E94">
                <w:rPr>
                  <w:rFonts w:asciiTheme="majorHAnsi" w:hAnsiTheme="majorHAnsi" w:cs="Arial"/>
                  <w:b/>
                  <w:color w:val="auto"/>
                  <w:sz w:val="20"/>
                  <w:lang w:eastAsia="de-DE"/>
                  <w14:cntxtAlts w14:val="0"/>
                </w:rPr>
                <w:t xml:space="preserve"> tCO2/year</w:t>
              </w:r>
            </w:ins>
          </w:p>
          <w:p w14:paraId="496AA991" w14:textId="5AEDF601" w:rsidR="00146F26" w:rsidRPr="005F494A" w:rsidRDefault="00146F26" w:rsidP="00A75D05">
            <w:pPr>
              <w:keepLines/>
              <w:spacing w:before="360"/>
              <w:contextualSpacing w:val="0"/>
              <w:jc w:val="both"/>
              <w:rPr>
                <w:rFonts w:asciiTheme="majorHAnsi" w:hAnsiTheme="majorHAnsi" w:cs="Arial"/>
                <w:b/>
                <w:color w:val="auto"/>
                <w:sz w:val="20"/>
                <w:lang w:eastAsia="de-DE"/>
                <w14:cntxtAlts w14:val="0"/>
              </w:rPr>
            </w:pPr>
          </w:p>
        </w:tc>
        <w:tc>
          <w:tcPr>
            <w:tcW w:w="1456" w:type="dxa"/>
          </w:tcPr>
          <w:p w14:paraId="1BF7EAFB" w14:textId="77777777" w:rsidR="00A75D05" w:rsidRPr="005F494A" w:rsidRDefault="00A75D05" w:rsidP="00A75D05">
            <w:pPr>
              <w:keepNext/>
              <w:keepLines/>
              <w:spacing w:before="360"/>
              <w:contextualSpacing w:val="0"/>
              <w:jc w:val="right"/>
              <w:rPr>
                <w:rFonts w:asciiTheme="majorHAnsi" w:hAnsiTheme="majorHAnsi" w:cs="Arial"/>
                <w:color w:val="auto"/>
                <w:sz w:val="20"/>
                <w:lang w:eastAsia="de-DE"/>
                <w14:cntxtAlts w14:val="0"/>
              </w:rPr>
            </w:pPr>
          </w:p>
        </w:tc>
      </w:tr>
    </w:tbl>
    <w:p w14:paraId="0ADDAABB" w14:textId="77777777" w:rsidR="00A75D05" w:rsidRPr="000C17BA" w:rsidRDefault="00A75D05" w:rsidP="00A75D05">
      <w:pPr>
        <w:spacing w:after="0" w:line="240" w:lineRule="auto"/>
        <w:contextualSpacing w:val="0"/>
        <w:jc w:val="both"/>
        <w:rPr>
          <w:rFonts w:ascii="Avenir Book" w:eastAsia="MS Mincho" w:hAnsi="Avenir Book" w:cs="Times New Roman"/>
          <w:color w:val="auto"/>
          <w:szCs w:val="20"/>
          <w:lang w:val="en-GB" w:eastAsia="de-DE"/>
          <w14:cntxtAlts w14:val="0"/>
        </w:rPr>
      </w:pPr>
    </w:p>
    <w:p w14:paraId="290F13B4"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BC</w:t>
      </w:r>
      <w:r w:rsidRPr="005F494A">
        <w:rPr>
          <w:rFonts w:asciiTheme="majorHAnsi" w:eastAsia="MS Mincho" w:hAnsiTheme="majorHAnsi" w:cs="Times New Roman"/>
          <w:color w:val="auto"/>
          <w:sz w:val="20"/>
          <w:szCs w:val="20"/>
          <w:vertAlign w:val="subscript"/>
          <w:lang w:val="en-GB" w:eastAsia="de-DE"/>
          <w14:cntxtAlts w14:val="0"/>
        </w:rPr>
        <w:t>Pj,HH,y</w:t>
      </w:r>
      <w:r w:rsidRPr="005F494A">
        <w:rPr>
          <w:rFonts w:asciiTheme="majorHAnsi" w:eastAsia="MS Mincho" w:hAnsiTheme="majorHAnsi" w:cs="Times New Roman"/>
          <w:color w:val="auto"/>
          <w:sz w:val="20"/>
          <w:szCs w:val="20"/>
          <w:lang w:val="en-GB" w:eastAsia="de-DE"/>
          <w14:cntxtAlts w14:val="0"/>
        </w:rPr>
        <w:t xml:space="preserve"> (if it is found that pre-project devices were not completely displaced but continue to be used to some extent, average annual consumption of woody biomass per household in the pre-project devices during the project activity, tonnes/household/year) is considered zero during design certification stage. The same shall be monitored ex-post certification. </w:t>
      </w:r>
    </w:p>
    <w:p w14:paraId="4273A04E"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68D9A7DA"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The fraction of woody biomass that can be established as non-renewable, is:</w:t>
      </w:r>
    </w:p>
    <w:p w14:paraId="01093608" w14:textId="77777777" w:rsidR="00A75D05" w:rsidRPr="000C17BA" w:rsidRDefault="00A75D05" w:rsidP="00A75D05">
      <w:pPr>
        <w:spacing w:after="0" w:line="240" w:lineRule="auto"/>
        <w:contextualSpacing w:val="0"/>
        <w:jc w:val="both"/>
        <w:rPr>
          <w:rFonts w:ascii="Avenir Book" w:eastAsia="MS Mincho" w:hAnsi="Avenir Book" w:cs="Times New Roman"/>
          <w:color w:val="auto"/>
          <w:szCs w:val="20"/>
          <w:lang w:val="en-GB" w:eastAsia="de-DE"/>
          <w14:cntxtAlts w14:val="0"/>
        </w:rPr>
      </w:pPr>
      <w:r w:rsidRPr="005F494A">
        <w:rPr>
          <w:rFonts w:asciiTheme="majorHAnsi" w:eastAsia="Times New Roman" w:hAnsiTheme="majorHAnsi" w:cs="Times New Roman"/>
          <w:noProof/>
          <w:color w:val="auto"/>
          <w:sz w:val="20"/>
          <w:szCs w:val="20"/>
          <w14:cntxtAlts w14:val="0"/>
        </w:rPr>
        <w:drawing>
          <wp:inline distT="0" distB="0" distL="0" distR="0" wp14:anchorId="235EE336" wp14:editId="0A3F495D">
            <wp:extent cx="1630680" cy="5181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0680" cy="518160"/>
                    </a:xfrm>
                    <a:prstGeom prst="rect">
                      <a:avLst/>
                    </a:prstGeom>
                    <a:noFill/>
                    <a:ln>
                      <a:noFill/>
                    </a:ln>
                  </pic:spPr>
                </pic:pic>
              </a:graphicData>
            </a:graphic>
          </wp:inline>
        </w:drawing>
      </w:r>
    </w:p>
    <w:p w14:paraId="596A9098" w14:textId="77777777" w:rsidR="00A75D05" w:rsidRPr="000C17BA" w:rsidRDefault="00A75D05" w:rsidP="00A75D05">
      <w:pPr>
        <w:spacing w:after="0" w:line="240" w:lineRule="auto"/>
        <w:contextualSpacing w:val="0"/>
        <w:jc w:val="both"/>
        <w:rPr>
          <w:rFonts w:ascii="Avenir Book" w:eastAsia="MS Mincho" w:hAnsi="Avenir Book" w:cs="Times New Roman"/>
          <w:color w:val="auto"/>
          <w:szCs w:val="20"/>
          <w:lang w:val="en-GB" w:eastAsia="de-DE"/>
          <w14:cntxtAlts w14:val="0"/>
        </w:rPr>
      </w:pPr>
    </w:p>
    <w:p w14:paraId="683A0031" w14:textId="53991509"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Accordingly, the fNRB would be: 9</w:t>
      </w:r>
      <w:r w:rsidR="00115344" w:rsidRPr="005F494A">
        <w:rPr>
          <w:rFonts w:asciiTheme="majorHAnsi" w:eastAsia="MS Mincho" w:hAnsiTheme="majorHAnsi" w:cs="Times New Roman"/>
          <w:color w:val="auto"/>
          <w:sz w:val="20"/>
          <w:szCs w:val="20"/>
          <w:lang w:val="en-GB" w:eastAsia="de-DE"/>
          <w14:cntxtAlts w14:val="0"/>
        </w:rPr>
        <w:t>2</w:t>
      </w:r>
      <w:r w:rsidRPr="005F494A">
        <w:rPr>
          <w:rFonts w:asciiTheme="majorHAnsi" w:eastAsia="MS Mincho" w:hAnsiTheme="majorHAnsi" w:cs="Times New Roman"/>
          <w:color w:val="auto"/>
          <w:sz w:val="20"/>
          <w:szCs w:val="20"/>
          <w:lang w:val="en-GB" w:eastAsia="de-DE"/>
          <w14:cntxtAlts w14:val="0"/>
        </w:rPr>
        <w:t>%</w:t>
      </w:r>
      <w:r w:rsidR="00F61D00" w:rsidRPr="005F494A">
        <w:rPr>
          <w:rFonts w:asciiTheme="majorHAnsi" w:eastAsia="MS Mincho" w:hAnsiTheme="majorHAnsi" w:cs="Times New Roman"/>
          <w:color w:val="auto"/>
          <w:sz w:val="20"/>
          <w:szCs w:val="20"/>
          <w:lang w:val="en-GB" w:eastAsia="de-DE"/>
          <w14:cntxtAlts w14:val="0"/>
        </w:rPr>
        <w:t xml:space="preserve"> for </w:t>
      </w:r>
      <w:r w:rsidR="00115344" w:rsidRPr="005F494A">
        <w:rPr>
          <w:rFonts w:asciiTheme="majorHAnsi" w:eastAsia="MS Mincho" w:hAnsiTheme="majorHAnsi" w:cs="Times New Roman"/>
          <w:color w:val="auto"/>
          <w:sz w:val="20"/>
          <w:szCs w:val="20"/>
          <w:lang w:val="en-GB" w:eastAsia="de-DE"/>
          <w14:cntxtAlts w14:val="0"/>
        </w:rPr>
        <w:t>Chhattisgar</w:t>
      </w:r>
      <w:r w:rsidR="003D5FDB" w:rsidRPr="005F494A">
        <w:rPr>
          <w:rFonts w:asciiTheme="majorHAnsi" w:eastAsia="MS Mincho" w:hAnsiTheme="majorHAnsi" w:cs="Times New Roman"/>
          <w:color w:val="auto"/>
          <w:sz w:val="20"/>
          <w:szCs w:val="20"/>
          <w:lang w:val="en-GB" w:eastAsia="de-DE"/>
          <w14:cntxtAlts w14:val="0"/>
        </w:rPr>
        <w:t>h</w:t>
      </w:r>
      <w:r w:rsidR="00F61D00" w:rsidRPr="005F494A">
        <w:rPr>
          <w:rFonts w:asciiTheme="majorHAnsi" w:eastAsia="MS Mincho" w:hAnsiTheme="majorHAnsi" w:cs="Times New Roman"/>
          <w:color w:val="auto"/>
          <w:sz w:val="20"/>
          <w:szCs w:val="20"/>
          <w:lang w:val="en-GB" w:eastAsia="de-DE"/>
          <w14:cntxtAlts w14:val="0"/>
        </w:rPr>
        <w:t xml:space="preserve"> and </w:t>
      </w:r>
      <w:del w:id="925" w:author="Stephy" w:date="2022-04-19T19:00:00Z">
        <w:r w:rsidR="00F61D00" w:rsidRPr="005F494A" w:rsidDel="00C42270">
          <w:rPr>
            <w:rFonts w:asciiTheme="majorHAnsi" w:eastAsia="MS Mincho" w:hAnsiTheme="majorHAnsi" w:cs="Times New Roman"/>
            <w:color w:val="auto"/>
            <w:sz w:val="20"/>
            <w:szCs w:val="20"/>
            <w:lang w:val="en-GB" w:eastAsia="de-DE"/>
            <w14:cntxtAlts w14:val="0"/>
          </w:rPr>
          <w:delText>9</w:delText>
        </w:r>
        <w:r w:rsidR="003D5FDB" w:rsidRPr="005F494A" w:rsidDel="00C42270">
          <w:rPr>
            <w:rFonts w:asciiTheme="majorHAnsi" w:eastAsia="MS Mincho" w:hAnsiTheme="majorHAnsi" w:cs="Times New Roman"/>
            <w:color w:val="auto"/>
            <w:sz w:val="20"/>
            <w:szCs w:val="20"/>
            <w:lang w:val="en-GB" w:eastAsia="de-DE"/>
            <w14:cntxtAlts w14:val="0"/>
          </w:rPr>
          <w:delText>2</w:delText>
        </w:r>
      </w:del>
      <w:ins w:id="926" w:author="Stephy" w:date="2022-04-19T19:00:00Z">
        <w:r w:rsidR="00C42270" w:rsidRPr="005F494A">
          <w:rPr>
            <w:rFonts w:asciiTheme="majorHAnsi" w:eastAsia="MS Mincho" w:hAnsiTheme="majorHAnsi" w:cs="Times New Roman"/>
            <w:color w:val="auto"/>
            <w:sz w:val="20"/>
            <w:szCs w:val="20"/>
            <w:lang w:val="en-GB" w:eastAsia="de-DE"/>
            <w14:cntxtAlts w14:val="0"/>
          </w:rPr>
          <w:t>99</w:t>
        </w:r>
      </w:ins>
      <w:r w:rsidR="00F61D00" w:rsidRPr="005F494A">
        <w:rPr>
          <w:rFonts w:asciiTheme="majorHAnsi" w:eastAsia="MS Mincho" w:hAnsiTheme="majorHAnsi" w:cs="Times New Roman"/>
          <w:color w:val="auto"/>
          <w:sz w:val="20"/>
          <w:szCs w:val="20"/>
          <w:lang w:val="en-GB" w:eastAsia="de-DE"/>
          <w14:cntxtAlts w14:val="0"/>
        </w:rPr>
        <w:t xml:space="preserve">% for </w:t>
      </w:r>
      <w:r w:rsidR="003D5FDB" w:rsidRPr="005F494A">
        <w:rPr>
          <w:rFonts w:asciiTheme="majorHAnsi" w:eastAsia="MS Mincho" w:hAnsiTheme="majorHAnsi" w:cs="Times New Roman"/>
          <w:color w:val="auto"/>
          <w:sz w:val="20"/>
          <w:szCs w:val="20"/>
          <w:lang w:val="en-GB" w:eastAsia="de-DE"/>
          <w14:cntxtAlts w14:val="0"/>
        </w:rPr>
        <w:t>Bihar</w:t>
      </w:r>
    </w:p>
    <w:p w14:paraId="14264F77"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1CC33EC8"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Accordingly, BEy would be:</w:t>
      </w:r>
    </w:p>
    <w:tbl>
      <w:tblPr>
        <w:tblStyle w:val="SDMMethTableEquation2"/>
        <w:tblW w:w="8760" w:type="dxa"/>
        <w:tblInd w:w="680" w:type="dxa"/>
        <w:tblLook w:val="0600" w:firstRow="0" w:lastRow="0" w:firstColumn="0" w:lastColumn="0" w:noHBand="1" w:noVBand="1"/>
      </w:tblPr>
      <w:tblGrid>
        <w:gridCol w:w="7096"/>
        <w:gridCol w:w="1664"/>
      </w:tblGrid>
      <w:tr w:rsidR="00A75D05" w:rsidRPr="005F494A" w14:paraId="260AA673" w14:textId="77777777" w:rsidTr="00A75D05">
        <w:trPr>
          <w:cantSplit/>
        </w:trPr>
        <w:tc>
          <w:tcPr>
            <w:tcW w:w="7096" w:type="dxa"/>
            <w:hideMark/>
          </w:tcPr>
          <w:p w14:paraId="094C3B21" w14:textId="77777777" w:rsidR="00A75D05" w:rsidRPr="005F494A" w:rsidRDefault="00A10DD2" w:rsidP="00A75D05">
            <w:pPr>
              <w:keepLines/>
              <w:spacing w:before="360"/>
              <w:contextualSpacing w:val="0"/>
              <w:jc w:val="both"/>
              <w:rPr>
                <w:rFonts w:asciiTheme="majorHAnsi" w:hAnsiTheme="majorHAnsi" w:cs="Arial"/>
                <w:i/>
                <w:color w:val="auto"/>
                <w:sz w:val="20"/>
                <w:lang w:eastAsia="de-DE"/>
                <w14:cntxtAlts w14:val="0"/>
              </w:rPr>
            </w:pPr>
            <m:oMathPara>
              <m:oMathParaPr>
                <m:jc m:val="left"/>
              </m:oMathParaPr>
              <m:oMath>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BE</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B</m:t>
                    </m:r>
                  </m:e>
                  <m:sub>
                    <m:r>
                      <w:rPr>
                        <w:rFonts w:ascii="Cambria Math" w:hAnsi="Cambria Math" w:cs="Arial"/>
                        <w:color w:val="auto"/>
                        <w:sz w:val="20"/>
                        <w:lang w:eastAsia="de-DE"/>
                        <w14:cntxtAlts w14:val="0"/>
                      </w:rPr>
                      <m:t>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f</m:t>
                    </m:r>
                  </m:e>
                  <m:sub>
                    <m:r>
                      <w:rPr>
                        <w:rFonts w:ascii="Cambria Math" w:hAnsi="Cambria Math" w:cs="Arial"/>
                        <w:color w:val="auto"/>
                        <w:sz w:val="20"/>
                        <w:lang w:eastAsia="de-DE"/>
                        <w14:cntxtAlts w14:val="0"/>
                      </w:rPr>
                      <m:t>NRB,y</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NCV</m:t>
                    </m:r>
                  </m:e>
                  <m:sub>
                    <m:r>
                      <w:rPr>
                        <w:rFonts w:ascii="Cambria Math" w:hAnsi="Cambria Math" w:cs="Arial"/>
                        <w:color w:val="auto"/>
                        <w:sz w:val="20"/>
                        <w:lang w:eastAsia="de-DE"/>
                        <w14:cntxtAlts w14:val="0"/>
                      </w:rPr>
                      <m:t>biomass</m:t>
                    </m:r>
                  </m:sub>
                </m:sSub>
                <m:r>
                  <w:rPr>
                    <w:rFonts w:ascii="Cambria Math" w:hAnsi="Cambria Math" w:cs="Arial"/>
                    <w:color w:val="auto"/>
                    <w:sz w:val="20"/>
                    <w:lang w:eastAsia="de-DE"/>
                    <w14:cntxtAlts w14:val="0"/>
                  </w:rPr>
                  <m:t>×</m:t>
                </m:r>
                <m:sSub>
                  <m:sSubPr>
                    <m:ctrlPr>
                      <w:rPr>
                        <w:rFonts w:ascii="Cambria Math" w:hAnsi="Cambria Math" w:cs="Arial"/>
                        <w:i/>
                        <w:color w:val="auto"/>
                        <w:sz w:val="20"/>
                        <w:lang w:eastAsia="de-DE"/>
                        <w14:cntxtAlts w14:val="0"/>
                      </w:rPr>
                    </m:ctrlPr>
                  </m:sSubPr>
                  <m:e>
                    <m:r>
                      <w:rPr>
                        <w:rFonts w:ascii="Cambria Math" w:hAnsi="Cambria Math" w:cs="Arial"/>
                        <w:color w:val="auto"/>
                        <w:sz w:val="20"/>
                        <w:lang w:eastAsia="de-DE"/>
                        <w14:cntxtAlts w14:val="0"/>
                      </w:rPr>
                      <m:t>EF</m:t>
                    </m:r>
                  </m:e>
                  <m:sub>
                    <m:r>
                      <w:rPr>
                        <w:rFonts w:ascii="Cambria Math" w:hAnsi="Cambria Math" w:cs="Arial"/>
                        <w:color w:val="auto"/>
                        <w:sz w:val="20"/>
                        <w:lang w:eastAsia="de-DE"/>
                        <w14:cntxtAlts w14:val="0"/>
                      </w:rPr>
                      <m:t>projected_fossil_fuel</m:t>
                    </m:r>
                  </m:sub>
                </m:sSub>
              </m:oMath>
            </m:oMathPara>
          </w:p>
        </w:tc>
        <w:tc>
          <w:tcPr>
            <w:tcW w:w="1664" w:type="dxa"/>
          </w:tcPr>
          <w:p w14:paraId="4C850481" w14:textId="77777777" w:rsidR="00A75D05" w:rsidRPr="005F494A" w:rsidRDefault="00A75D05" w:rsidP="00A75D05">
            <w:pPr>
              <w:keepNext/>
              <w:keepLines/>
              <w:spacing w:before="360"/>
              <w:contextualSpacing w:val="0"/>
              <w:jc w:val="right"/>
              <w:rPr>
                <w:rFonts w:asciiTheme="majorHAnsi" w:hAnsiTheme="majorHAnsi" w:cs="Arial"/>
                <w:color w:val="auto"/>
                <w:sz w:val="20"/>
                <w:lang w:eastAsia="de-DE"/>
                <w14:cntxtAlts w14:val="0"/>
              </w:rPr>
            </w:pPr>
          </w:p>
        </w:tc>
      </w:tr>
    </w:tbl>
    <w:p w14:paraId="01A05E9A"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2A2B9507"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6500E750" w14:textId="77777777" w:rsidR="00A75D05" w:rsidRPr="005F494A" w:rsidRDefault="00A75D05" w:rsidP="00A75D05">
      <w:pPr>
        <w:spacing w:after="0" w:line="240" w:lineRule="auto"/>
        <w:contextualSpacing w:val="0"/>
        <w:jc w:val="both"/>
        <w:rPr>
          <w:rFonts w:asciiTheme="majorHAnsi" w:eastAsia="MS Mincho" w:hAnsiTheme="majorHAnsi" w:cs="Times New Roman"/>
          <w:b/>
          <w:color w:val="auto"/>
          <w:sz w:val="20"/>
          <w:szCs w:val="20"/>
          <w:lang w:val="en-GB" w:eastAsia="de-DE"/>
          <w14:cntxtAlts w14:val="0"/>
        </w:rPr>
      </w:pPr>
    </w:p>
    <w:p w14:paraId="6EB6C39F"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b/>
          <w:color w:val="auto"/>
          <w:sz w:val="20"/>
          <w:szCs w:val="20"/>
          <w:lang w:val="en-GB" w:eastAsia="de-DE"/>
          <w14:cntxtAlts w14:val="0"/>
        </w:rPr>
        <w:t>Project Emissions (PEy)</w:t>
      </w:r>
      <w:r w:rsidRPr="005F494A">
        <w:rPr>
          <w:rFonts w:asciiTheme="majorHAnsi" w:eastAsia="MS Mincho" w:hAnsiTheme="majorHAnsi" w:cs="Times New Roman"/>
          <w:color w:val="auto"/>
          <w:sz w:val="20"/>
          <w:szCs w:val="20"/>
          <w:lang w:val="en-GB" w:eastAsia="de-DE"/>
          <w14:cntxtAlts w14:val="0"/>
        </w:rPr>
        <w:t>: Nil as explained in section B.6.2 above.</w:t>
      </w:r>
    </w:p>
    <w:p w14:paraId="747BA99D"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4726D9CE" w14:textId="420F2ABD"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b/>
          <w:color w:val="auto"/>
          <w:sz w:val="20"/>
          <w:szCs w:val="20"/>
          <w:lang w:val="en-GB" w:eastAsia="de-DE"/>
          <w14:cntxtAlts w14:val="0"/>
        </w:rPr>
        <w:t xml:space="preserve">Leakage Emissions: </w:t>
      </w:r>
      <w:r w:rsidRPr="005F494A">
        <w:rPr>
          <w:rFonts w:asciiTheme="majorHAnsi" w:eastAsia="MS Mincho" w:hAnsiTheme="majorHAnsi" w:cs="Times New Roman"/>
          <w:color w:val="auto"/>
          <w:sz w:val="20"/>
          <w:szCs w:val="20"/>
          <w:lang w:val="en-GB" w:eastAsia="de-DE"/>
          <w14:cntxtAlts w14:val="0"/>
        </w:rPr>
        <w:t>By is multiplied by a net to</w:t>
      </w:r>
      <w:r w:rsidR="00146F26" w:rsidRPr="005F494A">
        <w:rPr>
          <w:rFonts w:asciiTheme="majorHAnsi" w:eastAsia="MS Mincho" w:hAnsiTheme="majorHAnsi" w:cs="Times New Roman"/>
          <w:color w:val="auto"/>
          <w:sz w:val="20"/>
          <w:szCs w:val="20"/>
          <w:lang w:val="en-GB" w:eastAsia="de-DE"/>
          <w14:cntxtAlts w14:val="0"/>
        </w:rPr>
        <w:t xml:space="preserve"> </w:t>
      </w:r>
      <w:r w:rsidRPr="005F494A">
        <w:rPr>
          <w:rFonts w:asciiTheme="majorHAnsi" w:eastAsia="MS Mincho" w:hAnsiTheme="majorHAnsi" w:cs="Times New Roman"/>
          <w:color w:val="auto"/>
          <w:sz w:val="20"/>
          <w:szCs w:val="20"/>
          <w:lang w:val="en-GB" w:eastAsia="de-DE"/>
          <w14:cntxtAlts w14:val="0"/>
        </w:rPr>
        <w:t xml:space="preserve">gross adjustment factor of 0.95 to account for leakages. </w:t>
      </w:r>
    </w:p>
    <w:p w14:paraId="387E91B9"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p>
    <w:p w14:paraId="6AA93089" w14:textId="77777777" w:rsidR="00A75D05" w:rsidRPr="005F494A" w:rsidRDefault="00A75D05" w:rsidP="00A75D05">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t xml:space="preserve">Emission reductions </w:t>
      </w:r>
      <w:r w:rsidRPr="005F494A">
        <w:rPr>
          <w:rFonts w:asciiTheme="majorHAnsi" w:eastAsia="MS Mincho" w:hAnsiTheme="majorHAnsi" w:cs="Times New Roman"/>
          <w:color w:val="auto"/>
          <w:sz w:val="20"/>
          <w:szCs w:val="20"/>
          <w:lang w:val="en-GB" w:eastAsia="de-DE"/>
          <w14:cntxtAlts w14:val="0"/>
        </w:rPr>
        <w:tab/>
        <w:t>= BEy – PEy – LEy</w:t>
      </w:r>
    </w:p>
    <w:p w14:paraId="630512ED" w14:textId="05244E8E" w:rsidR="00A75D05" w:rsidRPr="005F494A" w:rsidRDefault="00A75D05" w:rsidP="00DD578B">
      <w:pPr>
        <w:spacing w:after="0" w:line="240" w:lineRule="auto"/>
        <w:contextualSpacing w:val="0"/>
        <w:jc w:val="both"/>
        <w:rPr>
          <w:rFonts w:asciiTheme="majorHAnsi" w:eastAsia="MS Mincho" w:hAnsiTheme="majorHAnsi" w:cs="Times New Roman"/>
          <w:color w:val="auto"/>
          <w:sz w:val="20"/>
          <w:szCs w:val="20"/>
          <w:lang w:val="en-GB" w:eastAsia="de-DE"/>
          <w14:cntxtAlts w14:val="0"/>
        </w:rPr>
      </w:pPr>
      <w:r w:rsidRPr="005F494A">
        <w:rPr>
          <w:rFonts w:asciiTheme="majorHAnsi" w:eastAsia="MS Mincho" w:hAnsiTheme="majorHAnsi" w:cs="Times New Roman"/>
          <w:color w:val="auto"/>
          <w:sz w:val="20"/>
          <w:szCs w:val="20"/>
          <w:lang w:val="en-GB" w:eastAsia="de-DE"/>
          <w14:cntxtAlts w14:val="0"/>
        </w:rPr>
        <w:lastRenderedPageBreak/>
        <w:tab/>
      </w:r>
      <w:r w:rsidRPr="005F494A">
        <w:rPr>
          <w:rFonts w:asciiTheme="majorHAnsi" w:eastAsia="MS Mincho" w:hAnsiTheme="majorHAnsi" w:cs="Times New Roman"/>
          <w:color w:val="auto"/>
          <w:sz w:val="20"/>
          <w:szCs w:val="20"/>
          <w:lang w:val="en-GB" w:eastAsia="de-DE"/>
          <w14:cntxtAlts w14:val="0"/>
        </w:rPr>
        <w:tab/>
      </w:r>
      <w:r w:rsidRPr="005F494A">
        <w:rPr>
          <w:rFonts w:asciiTheme="majorHAnsi" w:eastAsia="MS Mincho" w:hAnsiTheme="majorHAnsi" w:cs="Times New Roman"/>
          <w:color w:val="auto"/>
          <w:sz w:val="20"/>
          <w:szCs w:val="20"/>
          <w:lang w:val="en-GB" w:eastAsia="de-DE"/>
          <w14:cntxtAlts w14:val="0"/>
        </w:rPr>
        <w:tab/>
      </w:r>
    </w:p>
    <w:p w14:paraId="54B40203"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eastAsia="MS Mincho" w:hAnsiTheme="majorHAnsi" w:cs="Arial"/>
          <w:b/>
          <w:color w:val="auto"/>
          <w:sz w:val="20"/>
          <w:szCs w:val="20"/>
          <w:lang w:val="en-GB" w:eastAsia="de-DE"/>
          <w14:cntxtAlts w14:val="0"/>
        </w:rPr>
      </w:pPr>
      <w:r w:rsidRPr="005F494A">
        <w:rPr>
          <w:rFonts w:asciiTheme="majorHAnsi" w:eastAsia="MS Mincho" w:hAnsiTheme="majorHAnsi" w:cs="Arial"/>
          <w:b/>
          <w:color w:val="auto"/>
          <w:sz w:val="20"/>
          <w:szCs w:val="20"/>
          <w:lang w:val="en-GB" w:eastAsia="de-DE"/>
          <w14:cntxtAlts w14:val="0"/>
        </w:rPr>
        <w:t>SDG 3:</w:t>
      </w:r>
    </w:p>
    <w:tbl>
      <w:tblPr>
        <w:tblStyle w:val="TableGrid5"/>
        <w:tblW w:w="0" w:type="auto"/>
        <w:tblInd w:w="0" w:type="dxa"/>
        <w:tblLook w:val="04A0" w:firstRow="1" w:lastRow="0" w:firstColumn="1" w:lastColumn="0" w:noHBand="0" w:noVBand="1"/>
      </w:tblPr>
      <w:tblGrid>
        <w:gridCol w:w="4811"/>
        <w:gridCol w:w="4811"/>
      </w:tblGrid>
      <w:tr w:rsidR="00A75D05" w:rsidRPr="005F494A" w14:paraId="717149D9" w14:textId="77777777" w:rsidTr="00A75D05">
        <w:tc>
          <w:tcPr>
            <w:tcW w:w="4927" w:type="dxa"/>
            <w:tcBorders>
              <w:top w:val="single" w:sz="4" w:space="0" w:color="auto"/>
              <w:left w:val="single" w:sz="4" w:space="0" w:color="auto"/>
              <w:bottom w:val="single" w:sz="4" w:space="0" w:color="auto"/>
              <w:right w:val="single" w:sz="4" w:space="0" w:color="auto"/>
            </w:tcBorders>
            <w:hideMark/>
          </w:tcPr>
          <w:p w14:paraId="18BE06DB"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b/>
                <w:color w:val="auto"/>
                <w:sz w:val="20"/>
                <w:lang w:val="en-GB" w:eastAsia="de-DE"/>
                <w14:cntxtAlts w14:val="0"/>
              </w:rPr>
            </w:pPr>
            <w:r w:rsidRPr="005F494A">
              <w:rPr>
                <w:rFonts w:asciiTheme="majorHAnsi" w:hAnsiTheme="majorHAnsi" w:cs="Arial"/>
                <w:b/>
                <w:color w:val="auto"/>
                <w:sz w:val="20"/>
                <w:lang w:val="en-GB" w:eastAsia="de-DE"/>
                <w14:cntxtAlts w14:val="0"/>
              </w:rPr>
              <w:t>Baseline estimation</w:t>
            </w:r>
          </w:p>
        </w:tc>
        <w:tc>
          <w:tcPr>
            <w:tcW w:w="4928" w:type="dxa"/>
            <w:tcBorders>
              <w:top w:val="single" w:sz="4" w:space="0" w:color="auto"/>
              <w:left w:val="single" w:sz="4" w:space="0" w:color="auto"/>
              <w:bottom w:val="single" w:sz="4" w:space="0" w:color="auto"/>
              <w:right w:val="single" w:sz="4" w:space="0" w:color="auto"/>
            </w:tcBorders>
            <w:hideMark/>
          </w:tcPr>
          <w:p w14:paraId="4D19CA43"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b/>
                <w:color w:val="auto"/>
                <w:sz w:val="20"/>
                <w:lang w:val="en-GB" w:eastAsia="de-DE"/>
                <w14:cntxtAlts w14:val="0"/>
              </w:rPr>
            </w:pPr>
            <w:r w:rsidRPr="005F494A">
              <w:rPr>
                <w:rFonts w:asciiTheme="majorHAnsi" w:hAnsiTheme="majorHAnsi" w:cs="Arial"/>
                <w:b/>
                <w:color w:val="auto"/>
                <w:sz w:val="20"/>
                <w:lang w:val="en-GB" w:eastAsia="de-DE"/>
                <w14:cntxtAlts w14:val="0"/>
              </w:rPr>
              <w:t>Ex-ante estimation</w:t>
            </w:r>
          </w:p>
        </w:tc>
      </w:tr>
      <w:tr w:rsidR="00A75D05" w:rsidRPr="005F494A" w14:paraId="30DABF3A" w14:textId="77777777" w:rsidTr="00A75D05">
        <w:tc>
          <w:tcPr>
            <w:tcW w:w="4927" w:type="dxa"/>
            <w:tcBorders>
              <w:top w:val="single" w:sz="4" w:space="0" w:color="auto"/>
              <w:left w:val="single" w:sz="4" w:space="0" w:color="auto"/>
              <w:bottom w:val="single" w:sz="4" w:space="0" w:color="auto"/>
              <w:right w:val="single" w:sz="4" w:space="0" w:color="auto"/>
            </w:tcBorders>
            <w:hideMark/>
          </w:tcPr>
          <w:p w14:paraId="222AFE0C"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color w:val="auto"/>
                <w:sz w:val="20"/>
                <w:lang w:val="en-GB" w:eastAsia="de-DE"/>
                <w14:cntxtAlts w14:val="0"/>
              </w:rPr>
            </w:pPr>
            <w:r w:rsidRPr="005F494A">
              <w:rPr>
                <w:rFonts w:asciiTheme="majorHAnsi" w:hAnsiTheme="majorHAnsi" w:cs="Arial"/>
                <w:color w:val="auto"/>
                <w:sz w:val="20"/>
                <w:lang w:val="en-GB" w:eastAsia="de-DE"/>
                <w14:cntxtAlts w14:val="0"/>
              </w:rPr>
              <w:t>Prone to illness due to smoke released from burning of fire-wood</w:t>
            </w:r>
          </w:p>
        </w:tc>
        <w:tc>
          <w:tcPr>
            <w:tcW w:w="4928" w:type="dxa"/>
            <w:tcBorders>
              <w:top w:val="single" w:sz="4" w:space="0" w:color="auto"/>
              <w:left w:val="single" w:sz="4" w:space="0" w:color="auto"/>
              <w:bottom w:val="single" w:sz="4" w:space="0" w:color="auto"/>
              <w:right w:val="single" w:sz="4" w:space="0" w:color="auto"/>
            </w:tcBorders>
            <w:hideMark/>
          </w:tcPr>
          <w:p w14:paraId="6660E1B5"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color w:val="auto"/>
                <w:sz w:val="20"/>
                <w:lang w:val="en-GB" w:eastAsia="de-DE"/>
                <w14:cntxtAlts w14:val="0"/>
              </w:rPr>
            </w:pPr>
            <w:r w:rsidRPr="005F494A">
              <w:rPr>
                <w:rFonts w:asciiTheme="majorHAnsi" w:hAnsiTheme="majorHAnsi" w:cs="Arial"/>
                <w:color w:val="auto"/>
                <w:sz w:val="20"/>
                <w:lang w:val="en-GB" w:eastAsia="de-DE"/>
                <w14:cntxtAlts w14:val="0"/>
              </w:rPr>
              <w:t xml:space="preserve">Reduction in smoke related illness due to use of biogas instead of firewood.  </w:t>
            </w:r>
          </w:p>
          <w:p w14:paraId="2DBFC44E"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color w:val="auto"/>
                <w:sz w:val="20"/>
                <w:lang w:val="en-GB" w:eastAsia="de-DE"/>
                <w14:cntxtAlts w14:val="0"/>
              </w:rPr>
            </w:pPr>
            <w:r w:rsidRPr="005F494A">
              <w:rPr>
                <w:rFonts w:asciiTheme="majorHAnsi" w:hAnsiTheme="majorHAnsi" w:cs="Arial"/>
                <w:color w:val="auto"/>
                <w:sz w:val="20"/>
                <w:lang w:val="en-GB" w:eastAsia="de-DE"/>
                <w14:cntxtAlts w14:val="0"/>
              </w:rPr>
              <w:t xml:space="preserve">Since, biogas is smokeless; 100% users are expected to get rid of kitchen smoke related illness. Ex-post monitoring methods are discussed in section B.7.1 below. </w:t>
            </w:r>
          </w:p>
        </w:tc>
      </w:tr>
    </w:tbl>
    <w:p w14:paraId="52E6D435"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eastAsia="MS Mincho" w:hAnsiTheme="majorHAnsi" w:cs="Arial"/>
          <w:b/>
          <w:color w:val="auto"/>
          <w:sz w:val="20"/>
          <w:szCs w:val="20"/>
          <w:lang w:val="en-GB" w:eastAsia="de-DE"/>
          <w14:cntxtAlts w14:val="0"/>
        </w:rPr>
      </w:pPr>
      <w:r w:rsidRPr="005F494A">
        <w:rPr>
          <w:rFonts w:asciiTheme="majorHAnsi" w:eastAsia="MS Mincho" w:hAnsiTheme="majorHAnsi" w:cs="Arial"/>
          <w:b/>
          <w:color w:val="auto"/>
          <w:sz w:val="20"/>
          <w:szCs w:val="20"/>
          <w:lang w:val="en-GB" w:eastAsia="de-DE"/>
          <w14:cntxtAlts w14:val="0"/>
        </w:rPr>
        <w:t>SDG 7:</w:t>
      </w:r>
      <w:r w:rsidRPr="005F494A">
        <w:rPr>
          <w:rFonts w:asciiTheme="majorHAnsi" w:eastAsia="MS Mincho" w:hAnsiTheme="majorHAnsi" w:cs="Arial"/>
          <w:b/>
          <w:color w:val="auto"/>
          <w:sz w:val="20"/>
          <w:szCs w:val="20"/>
          <w:lang w:val="en-GB" w:eastAsia="de-DE"/>
          <w14:cntxtAlts w14:val="0"/>
        </w:rPr>
        <w:tab/>
      </w:r>
    </w:p>
    <w:tbl>
      <w:tblPr>
        <w:tblStyle w:val="TableGrid5"/>
        <w:tblW w:w="0" w:type="auto"/>
        <w:tblInd w:w="0" w:type="dxa"/>
        <w:tblLook w:val="04A0" w:firstRow="1" w:lastRow="0" w:firstColumn="1" w:lastColumn="0" w:noHBand="0" w:noVBand="1"/>
      </w:tblPr>
      <w:tblGrid>
        <w:gridCol w:w="4811"/>
        <w:gridCol w:w="4811"/>
      </w:tblGrid>
      <w:tr w:rsidR="00A75D05" w:rsidRPr="005F494A" w14:paraId="765973C0" w14:textId="77777777" w:rsidTr="00A75D05">
        <w:tc>
          <w:tcPr>
            <w:tcW w:w="4927" w:type="dxa"/>
            <w:tcBorders>
              <w:top w:val="single" w:sz="4" w:space="0" w:color="auto"/>
              <w:left w:val="single" w:sz="4" w:space="0" w:color="auto"/>
              <w:bottom w:val="single" w:sz="4" w:space="0" w:color="auto"/>
              <w:right w:val="single" w:sz="4" w:space="0" w:color="auto"/>
            </w:tcBorders>
            <w:hideMark/>
          </w:tcPr>
          <w:p w14:paraId="7C67E1AC"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b/>
                <w:color w:val="auto"/>
                <w:sz w:val="20"/>
                <w:lang w:val="en-GB" w:eastAsia="de-DE"/>
                <w14:cntxtAlts w14:val="0"/>
              </w:rPr>
            </w:pPr>
            <w:r w:rsidRPr="005F494A">
              <w:rPr>
                <w:rFonts w:asciiTheme="majorHAnsi" w:hAnsiTheme="majorHAnsi" w:cs="Arial"/>
                <w:b/>
                <w:color w:val="auto"/>
                <w:sz w:val="20"/>
                <w:lang w:val="en-GB" w:eastAsia="de-DE"/>
                <w14:cntxtAlts w14:val="0"/>
              </w:rPr>
              <w:t>Baseline estimation</w:t>
            </w:r>
          </w:p>
        </w:tc>
        <w:tc>
          <w:tcPr>
            <w:tcW w:w="4928" w:type="dxa"/>
            <w:tcBorders>
              <w:top w:val="single" w:sz="4" w:space="0" w:color="auto"/>
              <w:left w:val="single" w:sz="4" w:space="0" w:color="auto"/>
              <w:bottom w:val="single" w:sz="4" w:space="0" w:color="auto"/>
              <w:right w:val="single" w:sz="4" w:space="0" w:color="auto"/>
            </w:tcBorders>
            <w:hideMark/>
          </w:tcPr>
          <w:p w14:paraId="38497D52"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b/>
                <w:color w:val="auto"/>
                <w:sz w:val="20"/>
                <w:lang w:val="en-GB" w:eastAsia="de-DE"/>
                <w14:cntxtAlts w14:val="0"/>
              </w:rPr>
            </w:pPr>
            <w:r w:rsidRPr="005F494A">
              <w:rPr>
                <w:rFonts w:asciiTheme="majorHAnsi" w:hAnsiTheme="majorHAnsi" w:cs="Arial"/>
                <w:b/>
                <w:color w:val="auto"/>
                <w:sz w:val="20"/>
                <w:lang w:val="en-GB" w:eastAsia="de-DE"/>
                <w14:cntxtAlts w14:val="0"/>
              </w:rPr>
              <w:t>Ex-ante estimation</w:t>
            </w:r>
          </w:p>
        </w:tc>
      </w:tr>
      <w:tr w:rsidR="00A75D05" w:rsidRPr="005F494A" w14:paraId="079A6A91" w14:textId="77777777" w:rsidTr="00A75D05">
        <w:tc>
          <w:tcPr>
            <w:tcW w:w="4927" w:type="dxa"/>
            <w:tcBorders>
              <w:top w:val="single" w:sz="4" w:space="0" w:color="auto"/>
              <w:left w:val="single" w:sz="4" w:space="0" w:color="auto"/>
              <w:bottom w:val="single" w:sz="4" w:space="0" w:color="auto"/>
              <w:right w:val="single" w:sz="4" w:space="0" w:color="auto"/>
            </w:tcBorders>
            <w:hideMark/>
          </w:tcPr>
          <w:p w14:paraId="60BA7918"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color w:val="auto"/>
                <w:sz w:val="20"/>
                <w:lang w:val="en-GB" w:eastAsia="de-DE"/>
                <w14:cntxtAlts w14:val="0"/>
              </w:rPr>
            </w:pPr>
            <w:r w:rsidRPr="005F494A">
              <w:rPr>
                <w:rFonts w:asciiTheme="majorHAnsi" w:hAnsiTheme="majorHAnsi" w:cs="Arial"/>
                <w:color w:val="auto"/>
                <w:sz w:val="20"/>
                <w:lang w:val="en-GB" w:eastAsia="de-DE"/>
                <w14:cntxtAlts w14:val="0"/>
              </w:rPr>
              <w:t>All users used fire-wood based cooking system which is not clean energy.</w:t>
            </w:r>
          </w:p>
        </w:tc>
        <w:tc>
          <w:tcPr>
            <w:tcW w:w="4928" w:type="dxa"/>
            <w:tcBorders>
              <w:top w:val="single" w:sz="4" w:space="0" w:color="auto"/>
              <w:left w:val="single" w:sz="4" w:space="0" w:color="auto"/>
              <w:bottom w:val="single" w:sz="4" w:space="0" w:color="auto"/>
              <w:right w:val="single" w:sz="4" w:space="0" w:color="auto"/>
            </w:tcBorders>
            <w:hideMark/>
          </w:tcPr>
          <w:p w14:paraId="6CC480BB"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color w:val="auto"/>
                <w:sz w:val="20"/>
                <w:lang w:val="en-GB" w:eastAsia="de-DE"/>
                <w14:cntxtAlts w14:val="0"/>
              </w:rPr>
            </w:pPr>
            <w:r w:rsidRPr="005F494A">
              <w:rPr>
                <w:rFonts w:asciiTheme="majorHAnsi" w:hAnsiTheme="majorHAnsi" w:cs="Arial"/>
                <w:color w:val="auto"/>
                <w:sz w:val="20"/>
                <w:lang w:val="en-GB" w:eastAsia="de-DE"/>
                <w14:cntxtAlts w14:val="0"/>
              </w:rPr>
              <w:t>100% users are accessed to clean energy sources. This shall be monitored.</w:t>
            </w:r>
          </w:p>
          <w:p w14:paraId="498B7F2B" w14:textId="77777777" w:rsidR="00A75D05" w:rsidRPr="005F494A" w:rsidRDefault="00A75D05" w:rsidP="00A75D05">
            <w:pPr>
              <w:keepNext/>
              <w:keepLines/>
              <w:tabs>
                <w:tab w:val="left" w:pos="720"/>
                <w:tab w:val="left" w:pos="1474"/>
              </w:tabs>
              <w:suppressAutoHyphens/>
              <w:spacing w:before="240" w:after="60" w:line="240" w:lineRule="auto"/>
              <w:contextualSpacing w:val="0"/>
              <w:jc w:val="both"/>
              <w:outlineLvl w:val="1"/>
              <w:rPr>
                <w:rFonts w:asciiTheme="majorHAnsi" w:hAnsiTheme="majorHAnsi" w:cs="Arial"/>
                <w:color w:val="auto"/>
                <w:sz w:val="20"/>
                <w:lang w:val="en-GB" w:eastAsia="de-DE"/>
                <w14:cntxtAlts w14:val="0"/>
              </w:rPr>
            </w:pPr>
            <w:r w:rsidRPr="005F494A">
              <w:rPr>
                <w:rFonts w:asciiTheme="majorHAnsi" w:hAnsiTheme="majorHAnsi" w:cs="Arial"/>
                <w:color w:val="auto"/>
                <w:sz w:val="20"/>
                <w:lang w:val="en-GB" w:eastAsia="de-DE"/>
                <w14:cntxtAlts w14:val="0"/>
              </w:rPr>
              <w:t xml:space="preserve">It is assumed that with 100% operational status all users are accessed to clean energy source. Ex-post monitoring methods are discussed in section B.7.1 below. </w:t>
            </w:r>
          </w:p>
        </w:tc>
      </w:tr>
    </w:tbl>
    <w:p w14:paraId="6898F984" w14:textId="49F6FD44" w:rsidR="003A6007" w:rsidRPr="000C17BA" w:rsidRDefault="003A6007" w:rsidP="003A6007">
      <w:pPr>
        <w:spacing w:line="276" w:lineRule="auto"/>
        <w:contextualSpacing w:val="0"/>
      </w:pPr>
    </w:p>
    <w:p w14:paraId="3802B961" w14:textId="386D7D09" w:rsidR="003A6007" w:rsidRPr="000C17BA" w:rsidRDefault="00B46B23" w:rsidP="00B46B23">
      <w:r w:rsidRPr="000C17BA">
        <w:t xml:space="preserve">B.6.4 </w:t>
      </w:r>
      <w:r w:rsidR="003A6007" w:rsidRPr="000C17BA">
        <w:t xml:space="preserve">Summary of ex ante estimates of each SDG </w:t>
      </w:r>
      <w:r w:rsidR="00A135E3" w:rsidRPr="000C17BA">
        <w:t>Impact</w:t>
      </w:r>
    </w:p>
    <w:tbl>
      <w:tblPr>
        <w:tblStyle w:val="GridTable4-Accent1"/>
        <w:tblW w:w="9493" w:type="dxa"/>
        <w:tblCellMar>
          <w:top w:w="28" w:type="dxa"/>
        </w:tblCellMar>
        <w:tblLook w:val="0660" w:firstRow="1" w:lastRow="1" w:firstColumn="0" w:lastColumn="0" w:noHBand="1" w:noVBand="1"/>
      </w:tblPr>
      <w:tblGrid>
        <w:gridCol w:w="2764"/>
        <w:gridCol w:w="2193"/>
        <w:gridCol w:w="1984"/>
        <w:gridCol w:w="2552"/>
      </w:tblGrid>
      <w:tr w:rsidR="00A10B8A" w:rsidRPr="000C17BA" w14:paraId="383FB997" w14:textId="77777777" w:rsidTr="00A10B8A">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7ECC1579" w14:textId="77777777" w:rsidR="003A6007" w:rsidRPr="000C17BA" w:rsidRDefault="003A6007" w:rsidP="003A6007">
            <w:pPr>
              <w:spacing w:after="200" w:line="240" w:lineRule="auto"/>
              <w:rPr>
                <w:color w:val="FFFFFF" w:themeColor="background1"/>
                <w:lang w:val="en-GB"/>
              </w:rPr>
            </w:pPr>
            <w:r w:rsidRPr="000C17BA">
              <w:rPr>
                <w:color w:val="FFFFFF" w:themeColor="background1"/>
                <w:lang w:val="en-GB"/>
              </w:rPr>
              <w:t>Year</w:t>
            </w:r>
          </w:p>
        </w:tc>
        <w:tc>
          <w:tcPr>
            <w:tcW w:w="1155" w:type="pct"/>
            <w:tcBorders>
              <w:bottom w:val="single" w:sz="4" w:space="0" w:color="DCDCDC"/>
            </w:tcBorders>
          </w:tcPr>
          <w:p w14:paraId="7660C1CF" w14:textId="77777777" w:rsidR="003A6007" w:rsidRPr="000C17BA" w:rsidRDefault="003A6007" w:rsidP="003A6007">
            <w:pPr>
              <w:spacing w:after="200" w:line="240" w:lineRule="auto"/>
              <w:rPr>
                <w:color w:val="FFFFFF" w:themeColor="background1"/>
                <w:lang w:val="en-GB"/>
              </w:rPr>
            </w:pPr>
            <w:r w:rsidRPr="000C17BA">
              <w:rPr>
                <w:color w:val="FFFFFF" w:themeColor="background1"/>
                <w:lang w:val="en-GB"/>
              </w:rPr>
              <w:t>Baseline estimate</w:t>
            </w:r>
          </w:p>
        </w:tc>
        <w:tc>
          <w:tcPr>
            <w:tcW w:w="1045" w:type="pct"/>
            <w:tcBorders>
              <w:bottom w:val="single" w:sz="4" w:space="0" w:color="DCDCDC"/>
            </w:tcBorders>
          </w:tcPr>
          <w:p w14:paraId="78F80FF7" w14:textId="2E866410" w:rsidR="003A6007" w:rsidRPr="000C17BA" w:rsidRDefault="00C622E4" w:rsidP="003A6007">
            <w:pPr>
              <w:spacing w:after="200" w:line="240" w:lineRule="auto"/>
              <w:rPr>
                <w:color w:val="FFFFFF" w:themeColor="background1"/>
                <w:lang w:val="en-GB"/>
              </w:rPr>
            </w:pPr>
            <w:r w:rsidRPr="000C17BA">
              <w:rPr>
                <w:color w:val="FFFFFF" w:themeColor="background1"/>
                <w:lang w:val="en-GB"/>
              </w:rPr>
              <w:t>Leakage</w:t>
            </w:r>
          </w:p>
        </w:tc>
        <w:tc>
          <w:tcPr>
            <w:tcW w:w="1344" w:type="pct"/>
            <w:tcBorders>
              <w:bottom w:val="single" w:sz="4" w:space="0" w:color="DCDCDC"/>
            </w:tcBorders>
          </w:tcPr>
          <w:p w14:paraId="5F897AFA" w14:textId="77777777" w:rsidR="003A6007" w:rsidRPr="000C17BA" w:rsidRDefault="003A6007" w:rsidP="003A6007">
            <w:pPr>
              <w:spacing w:after="200" w:line="240" w:lineRule="auto"/>
              <w:rPr>
                <w:color w:val="FFFFFF" w:themeColor="background1"/>
                <w:lang w:val="en-GB"/>
              </w:rPr>
            </w:pPr>
            <w:r w:rsidRPr="000C17BA">
              <w:rPr>
                <w:color w:val="FFFFFF" w:themeColor="background1"/>
                <w:lang w:val="en-GB"/>
              </w:rPr>
              <w:t>Net benefit</w:t>
            </w:r>
          </w:p>
        </w:tc>
      </w:tr>
      <w:tr w:rsidR="00DD578B" w:rsidRPr="000C17BA" w14:paraId="1C1CEA99"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7FBF977D" w14:textId="77777777" w:rsidR="00DD578B" w:rsidRPr="000C17BA" w:rsidRDefault="00DD578B" w:rsidP="00DD578B">
            <w:pPr>
              <w:spacing w:after="200" w:line="240" w:lineRule="auto"/>
              <w:rPr>
                <w:lang w:val="en-GB"/>
              </w:rPr>
            </w:pPr>
            <w:r w:rsidRPr="000C17BA">
              <w:rPr>
                <w:lang w:val="en-GB"/>
              </w:rPr>
              <w:t>Year 1</w:t>
            </w:r>
          </w:p>
        </w:tc>
        <w:tc>
          <w:tcPr>
            <w:tcW w:w="1155" w:type="pct"/>
            <w:tcBorders>
              <w:top w:val="single" w:sz="4" w:space="0" w:color="DCDCDC"/>
              <w:left w:val="single" w:sz="4" w:space="0" w:color="DCDCDC"/>
              <w:bottom w:val="single" w:sz="4" w:space="0" w:color="DCDCDC"/>
              <w:right w:val="single" w:sz="4" w:space="0" w:color="DCDCDC"/>
            </w:tcBorders>
          </w:tcPr>
          <w:p w14:paraId="74239B1B" w14:textId="448B9B22" w:rsidR="00DD578B" w:rsidRPr="000C17BA" w:rsidRDefault="004609CC" w:rsidP="00DD578B">
            <w:pPr>
              <w:spacing w:after="200"/>
              <w:rPr>
                <w:lang w:val="en-GB"/>
              </w:rPr>
            </w:pPr>
            <w:r w:rsidRPr="000C17BA">
              <w:rPr>
                <w:lang w:val="en-GB"/>
              </w:rPr>
              <w:t>3</w:t>
            </w:r>
            <w:r w:rsidR="003945B3" w:rsidRPr="000C17BA">
              <w:rPr>
                <w:lang w:val="en-GB"/>
              </w:rPr>
              <w:t>7, 8</w:t>
            </w:r>
            <w:ins w:id="927" w:author="Shivani Garg" w:date="2022-06-08T14:33:00Z">
              <w:r w:rsidR="003F5E94">
                <w:rPr>
                  <w:lang w:val="en-GB"/>
                </w:rPr>
                <w:t>74</w:t>
              </w:r>
            </w:ins>
            <w:del w:id="928" w:author="Shivani Garg" w:date="2022-06-08T14:33:00Z">
              <w:r w:rsidR="003945B3" w:rsidRPr="000C17BA" w:rsidDel="003F5E94">
                <w:rPr>
                  <w:lang w:val="en-GB"/>
                </w:rPr>
                <w:delText xml:space="preserve">97 </w:delText>
              </w:r>
            </w:del>
          </w:p>
        </w:tc>
        <w:tc>
          <w:tcPr>
            <w:tcW w:w="1045" w:type="pct"/>
            <w:tcBorders>
              <w:top w:val="single" w:sz="4" w:space="0" w:color="DCDCDC"/>
              <w:left w:val="single" w:sz="4" w:space="0" w:color="DCDCDC"/>
              <w:bottom w:val="single" w:sz="4" w:space="0" w:color="DCDCDC"/>
              <w:right w:val="single" w:sz="4" w:space="0" w:color="DCDCDC"/>
            </w:tcBorders>
          </w:tcPr>
          <w:p w14:paraId="1ECF2854" w14:textId="26D33345" w:rsidR="003945B3" w:rsidRPr="000C17BA" w:rsidRDefault="009D5821" w:rsidP="00DD578B">
            <w:pPr>
              <w:spacing w:after="200"/>
              <w:rPr>
                <w:lang w:val="en-GB"/>
              </w:rPr>
            </w:pPr>
            <w:r w:rsidRPr="000C17BA">
              <w:rPr>
                <w:lang w:val="en-GB"/>
              </w:rPr>
              <w:t>1</w:t>
            </w:r>
            <w:r w:rsidR="00374D1A" w:rsidRPr="000C17BA">
              <w:rPr>
                <w:lang w:val="en-GB"/>
              </w:rPr>
              <w:t xml:space="preserve">, </w:t>
            </w:r>
            <w:r w:rsidR="003945B3" w:rsidRPr="000C17BA">
              <w:rPr>
                <w:lang w:val="en-GB"/>
              </w:rPr>
              <w:t>89</w:t>
            </w:r>
            <w:ins w:id="929" w:author="Shivani Garg" w:date="2022-06-08T14:35:00Z">
              <w:r w:rsidR="003F5E94">
                <w:rPr>
                  <w:lang w:val="en-GB"/>
                </w:rPr>
                <w:t>5</w:t>
              </w:r>
            </w:ins>
            <w:del w:id="930" w:author="Shivani Garg" w:date="2022-06-08T14:35:00Z">
              <w:r w:rsidR="003945B3" w:rsidRPr="000C17BA" w:rsidDel="003F5E94">
                <w:rPr>
                  <w:lang w:val="en-GB"/>
                </w:rPr>
                <w:delText>4.85</w:delText>
              </w:r>
            </w:del>
          </w:p>
          <w:p w14:paraId="15024F06" w14:textId="1203C009" w:rsidR="00DD578B" w:rsidRPr="000C17BA" w:rsidRDefault="00DD578B" w:rsidP="00DD578B">
            <w:pPr>
              <w:spacing w:after="200"/>
              <w:rPr>
                <w:lang w:val="en-GB"/>
              </w:rPr>
            </w:pPr>
          </w:p>
        </w:tc>
        <w:tc>
          <w:tcPr>
            <w:tcW w:w="1344" w:type="pct"/>
            <w:tcBorders>
              <w:top w:val="single" w:sz="4" w:space="0" w:color="DCDCDC"/>
              <w:left w:val="single" w:sz="4" w:space="0" w:color="DCDCDC"/>
              <w:bottom w:val="single" w:sz="4" w:space="0" w:color="DCDCDC"/>
              <w:right w:val="single" w:sz="4" w:space="0" w:color="DCDCDC"/>
            </w:tcBorders>
          </w:tcPr>
          <w:p w14:paraId="3F6EC467" w14:textId="53ACD609" w:rsidR="003945B3" w:rsidRPr="000C17BA" w:rsidRDefault="003945B3" w:rsidP="00DD578B">
            <w:pPr>
              <w:spacing w:after="200"/>
              <w:rPr>
                <w:lang w:val="en-GB"/>
              </w:rPr>
            </w:pPr>
            <w:del w:id="931" w:author="Shivani Garg" w:date="2022-06-08T14:34:00Z">
              <w:r w:rsidRPr="000C17BA" w:rsidDel="003F5E94">
                <w:rPr>
                  <w:lang w:val="en-GB"/>
                </w:rPr>
                <w:delText>36, 002</w:delText>
              </w:r>
            </w:del>
            <w:ins w:id="932" w:author="Shivani Garg" w:date="2022-06-08T14:34:00Z">
              <w:r w:rsidR="003F5E94">
                <w:rPr>
                  <w:lang w:val="en-GB"/>
                </w:rPr>
                <w:t>35,979</w:t>
              </w:r>
            </w:ins>
          </w:p>
          <w:p w14:paraId="149E6888" w14:textId="34EAE28D" w:rsidR="00DD578B" w:rsidRPr="000C17BA" w:rsidRDefault="00DD578B" w:rsidP="00DD578B">
            <w:pPr>
              <w:spacing w:after="200"/>
              <w:rPr>
                <w:lang w:val="en-GB"/>
              </w:rPr>
            </w:pPr>
          </w:p>
        </w:tc>
      </w:tr>
      <w:tr w:rsidR="00C622E4" w:rsidRPr="000C17BA" w14:paraId="5B003E42"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1C60A41C" w14:textId="77777777" w:rsidR="00C622E4" w:rsidRPr="000C17BA" w:rsidRDefault="00C622E4" w:rsidP="00C622E4">
            <w:pPr>
              <w:spacing w:after="200" w:line="240" w:lineRule="auto"/>
              <w:rPr>
                <w:lang w:val="en-GB"/>
              </w:rPr>
            </w:pPr>
            <w:r w:rsidRPr="000C17BA">
              <w:rPr>
                <w:lang w:val="en-GB"/>
              </w:rPr>
              <w:t>Year 2</w:t>
            </w:r>
          </w:p>
        </w:tc>
        <w:tc>
          <w:tcPr>
            <w:tcW w:w="1155" w:type="pct"/>
            <w:tcBorders>
              <w:top w:val="single" w:sz="4" w:space="0" w:color="DCDCDC"/>
              <w:left w:val="single" w:sz="4" w:space="0" w:color="DCDCDC"/>
              <w:bottom w:val="single" w:sz="4" w:space="0" w:color="DCDCDC"/>
              <w:right w:val="single" w:sz="4" w:space="0" w:color="DCDCDC"/>
            </w:tcBorders>
          </w:tcPr>
          <w:p w14:paraId="42848650" w14:textId="708DE85E" w:rsidR="00C622E4" w:rsidRPr="000C17BA" w:rsidRDefault="003F5E94" w:rsidP="00C622E4">
            <w:pPr>
              <w:spacing w:after="200"/>
              <w:rPr>
                <w:lang w:val="en-GB"/>
              </w:rPr>
            </w:pPr>
            <w:ins w:id="933" w:author="Shivani Garg" w:date="2022-06-08T14:33:00Z">
              <w:r w:rsidRPr="000C17BA">
                <w:rPr>
                  <w:lang w:val="en-GB"/>
                </w:rPr>
                <w:t>37, 8</w:t>
              </w:r>
              <w:r>
                <w:rPr>
                  <w:lang w:val="en-GB"/>
                </w:rPr>
                <w:t>74</w:t>
              </w:r>
            </w:ins>
            <w:del w:id="934" w:author="Shivani Garg" w:date="2022-06-08T14:33:00Z">
              <w:r w:rsidR="00C622E4" w:rsidRPr="000C17BA" w:rsidDel="003F5E94">
                <w:rPr>
                  <w:lang w:val="en-GB"/>
                </w:rPr>
                <w:delText>3</w:delText>
              </w:r>
              <w:r w:rsidR="003945B3" w:rsidRPr="000C17BA" w:rsidDel="003F5E94">
                <w:rPr>
                  <w:lang w:val="en-GB"/>
                </w:rPr>
                <w:delText xml:space="preserve">7, 897 </w:delText>
              </w:r>
            </w:del>
          </w:p>
        </w:tc>
        <w:tc>
          <w:tcPr>
            <w:tcW w:w="1045" w:type="pct"/>
            <w:tcBorders>
              <w:top w:val="single" w:sz="4" w:space="0" w:color="DCDCDC"/>
              <w:left w:val="single" w:sz="4" w:space="0" w:color="DCDCDC"/>
              <w:bottom w:val="single" w:sz="4" w:space="0" w:color="DCDCDC"/>
              <w:right w:val="single" w:sz="4" w:space="0" w:color="DCDCDC"/>
            </w:tcBorders>
          </w:tcPr>
          <w:p w14:paraId="7121711E" w14:textId="1F75AF15" w:rsidR="00C622E4" w:rsidRPr="000C17BA" w:rsidRDefault="003F5E94" w:rsidP="00C622E4">
            <w:pPr>
              <w:spacing w:after="200"/>
              <w:rPr>
                <w:lang w:val="en-GB"/>
              </w:rPr>
            </w:pPr>
            <w:ins w:id="935" w:author="Shivani Garg" w:date="2022-06-08T14:35:00Z">
              <w:r w:rsidRPr="000C17BA">
                <w:rPr>
                  <w:lang w:val="en-GB"/>
                </w:rPr>
                <w:t>1, 89</w:t>
              </w:r>
              <w:r>
                <w:rPr>
                  <w:lang w:val="en-GB"/>
                </w:rPr>
                <w:t>5</w:t>
              </w:r>
            </w:ins>
            <w:del w:id="936" w:author="Shivani Garg" w:date="2022-06-08T14:35:00Z">
              <w:r w:rsidR="00C622E4" w:rsidRPr="000C17BA" w:rsidDel="003F5E94">
                <w:rPr>
                  <w:lang w:val="en-GB"/>
                </w:rPr>
                <w:delText>1</w:delText>
              </w:r>
              <w:r w:rsidR="00374D1A" w:rsidRPr="000C17BA" w:rsidDel="003F5E94">
                <w:rPr>
                  <w:lang w:val="en-GB"/>
                </w:rPr>
                <w:delText xml:space="preserve">, </w:delText>
              </w:r>
              <w:r w:rsidR="003945B3" w:rsidRPr="000C17BA" w:rsidDel="003F5E94">
                <w:rPr>
                  <w:lang w:val="en-GB"/>
                </w:rPr>
                <w:delText xml:space="preserve">894.85 </w:delText>
              </w:r>
            </w:del>
          </w:p>
        </w:tc>
        <w:tc>
          <w:tcPr>
            <w:tcW w:w="1344" w:type="pct"/>
            <w:tcBorders>
              <w:top w:val="single" w:sz="4" w:space="0" w:color="DCDCDC"/>
              <w:left w:val="single" w:sz="4" w:space="0" w:color="DCDCDC"/>
              <w:bottom w:val="single" w:sz="4" w:space="0" w:color="DCDCDC"/>
              <w:right w:val="single" w:sz="4" w:space="0" w:color="DCDCDC"/>
            </w:tcBorders>
          </w:tcPr>
          <w:p w14:paraId="75E52FBC" w14:textId="6A844296" w:rsidR="003945B3" w:rsidRPr="000C17BA" w:rsidDel="003F5E94" w:rsidRDefault="003F5E94" w:rsidP="00C622E4">
            <w:pPr>
              <w:spacing w:after="200"/>
              <w:rPr>
                <w:del w:id="937" w:author="Shivani Garg" w:date="2022-06-08T14:34:00Z"/>
                <w:lang w:val="en-GB"/>
              </w:rPr>
            </w:pPr>
            <w:ins w:id="938" w:author="Shivani Garg" w:date="2022-06-08T14:34:00Z">
              <w:r>
                <w:rPr>
                  <w:lang w:val="en-GB"/>
                </w:rPr>
                <w:t>35,979</w:t>
              </w:r>
            </w:ins>
            <w:del w:id="939" w:author="Shivani Garg" w:date="2022-06-08T14:34:00Z">
              <w:r w:rsidR="003945B3" w:rsidRPr="000C17BA" w:rsidDel="003F5E94">
                <w:rPr>
                  <w:lang w:val="en-GB"/>
                </w:rPr>
                <w:delText>36, 002</w:delText>
              </w:r>
            </w:del>
          </w:p>
          <w:p w14:paraId="2AFD85BC" w14:textId="349B2003" w:rsidR="00C622E4" w:rsidRPr="000C17BA" w:rsidRDefault="00C622E4" w:rsidP="00C622E4">
            <w:pPr>
              <w:spacing w:after="200"/>
              <w:rPr>
                <w:lang w:val="en-GB"/>
              </w:rPr>
            </w:pPr>
          </w:p>
        </w:tc>
      </w:tr>
      <w:tr w:rsidR="00C622E4" w:rsidRPr="000C17BA" w14:paraId="14D58F79"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33615653" w14:textId="77777777" w:rsidR="00C622E4" w:rsidRPr="000C17BA" w:rsidRDefault="00C622E4" w:rsidP="00C622E4">
            <w:pPr>
              <w:spacing w:after="200" w:line="240" w:lineRule="auto"/>
              <w:rPr>
                <w:lang w:val="en-GB"/>
              </w:rPr>
            </w:pPr>
            <w:r w:rsidRPr="000C17BA">
              <w:rPr>
                <w:lang w:val="en-GB"/>
              </w:rPr>
              <w:t>Year 2</w:t>
            </w:r>
          </w:p>
        </w:tc>
        <w:tc>
          <w:tcPr>
            <w:tcW w:w="1155" w:type="pct"/>
            <w:tcBorders>
              <w:top w:val="single" w:sz="4" w:space="0" w:color="DCDCDC"/>
              <w:left w:val="single" w:sz="4" w:space="0" w:color="DCDCDC"/>
              <w:bottom w:val="single" w:sz="4" w:space="0" w:color="DCDCDC"/>
              <w:right w:val="single" w:sz="4" w:space="0" w:color="DCDCDC"/>
            </w:tcBorders>
          </w:tcPr>
          <w:p w14:paraId="38397AA8" w14:textId="33BF7447" w:rsidR="00C622E4" w:rsidRPr="000C17BA" w:rsidRDefault="003F5E94" w:rsidP="00C622E4">
            <w:pPr>
              <w:spacing w:after="200"/>
              <w:rPr>
                <w:lang w:val="en-GB"/>
              </w:rPr>
            </w:pPr>
            <w:ins w:id="940" w:author="Shivani Garg" w:date="2022-06-08T14:33:00Z">
              <w:r w:rsidRPr="000C17BA">
                <w:rPr>
                  <w:lang w:val="en-GB"/>
                </w:rPr>
                <w:t>37, 8</w:t>
              </w:r>
              <w:r>
                <w:rPr>
                  <w:lang w:val="en-GB"/>
                </w:rPr>
                <w:t>74</w:t>
              </w:r>
            </w:ins>
            <w:del w:id="941" w:author="Shivani Garg" w:date="2022-06-08T14:33:00Z">
              <w:r w:rsidR="00C622E4" w:rsidRPr="000C17BA" w:rsidDel="003F5E94">
                <w:rPr>
                  <w:lang w:val="en-GB"/>
                </w:rPr>
                <w:delText>3</w:delText>
              </w:r>
              <w:r w:rsidR="003945B3" w:rsidRPr="000C17BA" w:rsidDel="003F5E94">
                <w:rPr>
                  <w:lang w:val="en-GB"/>
                </w:rPr>
                <w:delText xml:space="preserve">7, 897 </w:delText>
              </w:r>
            </w:del>
          </w:p>
        </w:tc>
        <w:tc>
          <w:tcPr>
            <w:tcW w:w="1045" w:type="pct"/>
            <w:tcBorders>
              <w:top w:val="single" w:sz="4" w:space="0" w:color="DCDCDC"/>
              <w:left w:val="single" w:sz="4" w:space="0" w:color="DCDCDC"/>
              <w:bottom w:val="single" w:sz="4" w:space="0" w:color="DCDCDC"/>
              <w:right w:val="single" w:sz="4" w:space="0" w:color="DCDCDC"/>
            </w:tcBorders>
          </w:tcPr>
          <w:p w14:paraId="102343F8" w14:textId="0B54B073" w:rsidR="00C622E4" w:rsidRPr="000C17BA" w:rsidRDefault="003F5E94" w:rsidP="00C622E4">
            <w:pPr>
              <w:spacing w:after="200"/>
              <w:rPr>
                <w:lang w:val="en-GB"/>
              </w:rPr>
            </w:pPr>
            <w:ins w:id="942" w:author="Shivani Garg" w:date="2022-06-08T14:35:00Z">
              <w:r w:rsidRPr="000C17BA">
                <w:rPr>
                  <w:lang w:val="en-GB"/>
                </w:rPr>
                <w:t>1, 89</w:t>
              </w:r>
              <w:r>
                <w:rPr>
                  <w:lang w:val="en-GB"/>
                </w:rPr>
                <w:t>5</w:t>
              </w:r>
            </w:ins>
            <w:del w:id="943" w:author="Shivani Garg" w:date="2022-06-08T14:35:00Z">
              <w:r w:rsidR="00C622E4" w:rsidRPr="000C17BA" w:rsidDel="003F5E94">
                <w:rPr>
                  <w:lang w:val="en-GB"/>
                </w:rPr>
                <w:delText>1</w:delText>
              </w:r>
              <w:r w:rsidR="00374D1A" w:rsidRPr="000C17BA" w:rsidDel="003F5E94">
                <w:rPr>
                  <w:lang w:val="en-GB"/>
                </w:rPr>
                <w:delText xml:space="preserve">, </w:delText>
              </w:r>
              <w:r w:rsidR="003945B3" w:rsidRPr="000C17BA" w:rsidDel="003F5E94">
                <w:rPr>
                  <w:lang w:val="en-GB"/>
                </w:rPr>
                <w:delText xml:space="preserve">894.85 </w:delText>
              </w:r>
            </w:del>
          </w:p>
        </w:tc>
        <w:tc>
          <w:tcPr>
            <w:tcW w:w="1344" w:type="pct"/>
            <w:tcBorders>
              <w:top w:val="single" w:sz="4" w:space="0" w:color="DCDCDC"/>
              <w:left w:val="single" w:sz="4" w:space="0" w:color="DCDCDC"/>
              <w:bottom w:val="single" w:sz="4" w:space="0" w:color="DCDCDC"/>
              <w:right w:val="single" w:sz="4" w:space="0" w:color="DCDCDC"/>
            </w:tcBorders>
          </w:tcPr>
          <w:p w14:paraId="4EFC6539" w14:textId="06D5EF9A" w:rsidR="003945B3" w:rsidRPr="000C17BA" w:rsidDel="003F5E94" w:rsidRDefault="003F5E94" w:rsidP="00C622E4">
            <w:pPr>
              <w:spacing w:after="200"/>
              <w:rPr>
                <w:del w:id="944" w:author="Shivani Garg" w:date="2022-06-08T14:34:00Z"/>
                <w:lang w:val="en-GB"/>
              </w:rPr>
            </w:pPr>
            <w:ins w:id="945" w:author="Shivani Garg" w:date="2022-06-08T14:34:00Z">
              <w:r>
                <w:rPr>
                  <w:lang w:val="en-GB"/>
                </w:rPr>
                <w:t>35,979</w:t>
              </w:r>
            </w:ins>
            <w:del w:id="946" w:author="Shivani Garg" w:date="2022-06-08T14:34:00Z">
              <w:r w:rsidR="003945B3" w:rsidRPr="000C17BA" w:rsidDel="003F5E94">
                <w:rPr>
                  <w:lang w:val="en-GB"/>
                </w:rPr>
                <w:delText>36, 003</w:delText>
              </w:r>
            </w:del>
          </w:p>
          <w:p w14:paraId="33F338C4" w14:textId="5376E7B6" w:rsidR="00C622E4" w:rsidRPr="000C17BA" w:rsidRDefault="00C622E4" w:rsidP="00C622E4">
            <w:pPr>
              <w:spacing w:after="200"/>
              <w:rPr>
                <w:lang w:val="en-GB"/>
              </w:rPr>
            </w:pPr>
          </w:p>
        </w:tc>
      </w:tr>
      <w:tr w:rsidR="00C622E4" w:rsidRPr="000C17BA" w14:paraId="6DADD327"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5FEDC762" w14:textId="77777777" w:rsidR="00C622E4" w:rsidRPr="000C17BA" w:rsidRDefault="00C622E4" w:rsidP="00C622E4">
            <w:pPr>
              <w:spacing w:after="200" w:line="240" w:lineRule="auto"/>
              <w:rPr>
                <w:lang w:val="en-GB"/>
              </w:rPr>
            </w:pPr>
            <w:r w:rsidRPr="000C17BA">
              <w:rPr>
                <w:lang w:val="en-GB"/>
              </w:rPr>
              <w:t>Year 4</w:t>
            </w:r>
          </w:p>
        </w:tc>
        <w:tc>
          <w:tcPr>
            <w:tcW w:w="1155" w:type="pct"/>
            <w:tcBorders>
              <w:top w:val="single" w:sz="4" w:space="0" w:color="DCDCDC"/>
              <w:left w:val="single" w:sz="4" w:space="0" w:color="DCDCDC"/>
              <w:bottom w:val="single" w:sz="4" w:space="0" w:color="DCDCDC"/>
              <w:right w:val="single" w:sz="4" w:space="0" w:color="DCDCDC"/>
            </w:tcBorders>
          </w:tcPr>
          <w:p w14:paraId="4006DDCF" w14:textId="54675ADC" w:rsidR="00C622E4" w:rsidRPr="000C17BA" w:rsidRDefault="003F5E94" w:rsidP="00C622E4">
            <w:pPr>
              <w:spacing w:after="200"/>
              <w:rPr>
                <w:lang w:val="en-GB"/>
              </w:rPr>
            </w:pPr>
            <w:ins w:id="947" w:author="Shivani Garg" w:date="2022-06-08T14:33:00Z">
              <w:r w:rsidRPr="000C17BA">
                <w:rPr>
                  <w:lang w:val="en-GB"/>
                </w:rPr>
                <w:t>37, 8</w:t>
              </w:r>
              <w:r>
                <w:rPr>
                  <w:lang w:val="en-GB"/>
                </w:rPr>
                <w:t>74</w:t>
              </w:r>
            </w:ins>
            <w:del w:id="948" w:author="Shivani Garg" w:date="2022-06-08T14:33:00Z">
              <w:r w:rsidR="00C622E4" w:rsidRPr="000C17BA" w:rsidDel="003F5E94">
                <w:rPr>
                  <w:lang w:val="en-GB"/>
                </w:rPr>
                <w:delText>3</w:delText>
              </w:r>
              <w:r w:rsidR="003945B3" w:rsidRPr="000C17BA" w:rsidDel="003F5E94">
                <w:rPr>
                  <w:lang w:val="en-GB"/>
                </w:rPr>
                <w:delText xml:space="preserve">7, 897 </w:delText>
              </w:r>
            </w:del>
          </w:p>
        </w:tc>
        <w:tc>
          <w:tcPr>
            <w:tcW w:w="1045" w:type="pct"/>
            <w:tcBorders>
              <w:top w:val="single" w:sz="4" w:space="0" w:color="DCDCDC"/>
              <w:left w:val="single" w:sz="4" w:space="0" w:color="DCDCDC"/>
              <w:bottom w:val="single" w:sz="4" w:space="0" w:color="DCDCDC"/>
              <w:right w:val="single" w:sz="4" w:space="0" w:color="DCDCDC"/>
            </w:tcBorders>
          </w:tcPr>
          <w:p w14:paraId="6278148E" w14:textId="43796262" w:rsidR="00C622E4" w:rsidRPr="000C17BA" w:rsidRDefault="003F5E94" w:rsidP="00C622E4">
            <w:pPr>
              <w:spacing w:after="200"/>
              <w:rPr>
                <w:lang w:val="en-GB"/>
              </w:rPr>
            </w:pPr>
            <w:ins w:id="949" w:author="Shivani Garg" w:date="2022-06-08T14:35:00Z">
              <w:r w:rsidRPr="000C17BA">
                <w:rPr>
                  <w:lang w:val="en-GB"/>
                </w:rPr>
                <w:t>1, 89</w:t>
              </w:r>
              <w:r>
                <w:rPr>
                  <w:lang w:val="en-GB"/>
                </w:rPr>
                <w:t>5</w:t>
              </w:r>
            </w:ins>
            <w:del w:id="950" w:author="Shivani Garg" w:date="2022-06-08T14:35:00Z">
              <w:r w:rsidR="00C622E4" w:rsidRPr="000C17BA" w:rsidDel="003F5E94">
                <w:rPr>
                  <w:lang w:val="en-GB"/>
                </w:rPr>
                <w:delText>1</w:delText>
              </w:r>
              <w:r w:rsidR="00374D1A" w:rsidRPr="000C17BA" w:rsidDel="003F5E94">
                <w:rPr>
                  <w:lang w:val="en-GB"/>
                </w:rPr>
                <w:delText xml:space="preserve">, </w:delText>
              </w:r>
              <w:r w:rsidR="003945B3" w:rsidRPr="000C17BA" w:rsidDel="003F5E94">
                <w:rPr>
                  <w:lang w:val="en-GB"/>
                </w:rPr>
                <w:delText xml:space="preserve">894.85 </w:delText>
              </w:r>
            </w:del>
          </w:p>
        </w:tc>
        <w:tc>
          <w:tcPr>
            <w:tcW w:w="1344" w:type="pct"/>
            <w:tcBorders>
              <w:top w:val="single" w:sz="4" w:space="0" w:color="DCDCDC"/>
              <w:left w:val="single" w:sz="4" w:space="0" w:color="DCDCDC"/>
              <w:bottom w:val="single" w:sz="4" w:space="0" w:color="DCDCDC"/>
              <w:right w:val="single" w:sz="4" w:space="0" w:color="DCDCDC"/>
            </w:tcBorders>
          </w:tcPr>
          <w:p w14:paraId="7D7145F2" w14:textId="66D10609" w:rsidR="003945B3" w:rsidRPr="000C17BA" w:rsidDel="003F5E94" w:rsidRDefault="003F5E94" w:rsidP="00C622E4">
            <w:pPr>
              <w:spacing w:after="200"/>
              <w:rPr>
                <w:del w:id="951" w:author="Shivani Garg" w:date="2022-06-08T14:34:00Z"/>
                <w:lang w:val="en-GB"/>
              </w:rPr>
            </w:pPr>
            <w:ins w:id="952" w:author="Shivani Garg" w:date="2022-06-08T14:34:00Z">
              <w:r>
                <w:rPr>
                  <w:lang w:val="en-GB"/>
                </w:rPr>
                <w:t>35,979</w:t>
              </w:r>
            </w:ins>
            <w:del w:id="953" w:author="Shivani Garg" w:date="2022-06-08T14:34:00Z">
              <w:r w:rsidR="003945B3" w:rsidRPr="000C17BA" w:rsidDel="003F5E94">
                <w:rPr>
                  <w:lang w:val="en-GB"/>
                </w:rPr>
                <w:delText>36, 002</w:delText>
              </w:r>
            </w:del>
          </w:p>
          <w:p w14:paraId="33B97AEE" w14:textId="463A5F53" w:rsidR="00C622E4" w:rsidRPr="000C17BA" w:rsidRDefault="00C622E4" w:rsidP="00C622E4">
            <w:pPr>
              <w:spacing w:after="200"/>
              <w:rPr>
                <w:lang w:val="en-GB"/>
              </w:rPr>
            </w:pPr>
          </w:p>
        </w:tc>
      </w:tr>
      <w:tr w:rsidR="00C622E4" w:rsidRPr="000C17BA" w14:paraId="653AEC4B" w14:textId="77777777" w:rsidTr="00A10B8A">
        <w:tc>
          <w:tcPr>
            <w:tcW w:w="1456" w:type="pct"/>
            <w:tcBorders>
              <w:top w:val="single" w:sz="4" w:space="0" w:color="DCDCDC"/>
              <w:left w:val="single" w:sz="4" w:space="0" w:color="DCDCDC"/>
              <w:bottom w:val="single" w:sz="4" w:space="0" w:color="DCDCDC"/>
              <w:right w:val="single" w:sz="4" w:space="0" w:color="DCDCDC"/>
            </w:tcBorders>
            <w:vAlign w:val="center"/>
          </w:tcPr>
          <w:p w14:paraId="408A5F14" w14:textId="77777777" w:rsidR="00C622E4" w:rsidRPr="000C17BA" w:rsidRDefault="00C622E4" w:rsidP="00C622E4">
            <w:pPr>
              <w:spacing w:after="200" w:line="240" w:lineRule="auto"/>
              <w:rPr>
                <w:lang w:val="en-GB"/>
              </w:rPr>
            </w:pPr>
            <w:r w:rsidRPr="000C17BA">
              <w:rPr>
                <w:lang w:val="en-GB"/>
              </w:rPr>
              <w:t>Year 5</w:t>
            </w:r>
          </w:p>
        </w:tc>
        <w:tc>
          <w:tcPr>
            <w:tcW w:w="1155" w:type="pct"/>
            <w:tcBorders>
              <w:top w:val="single" w:sz="4" w:space="0" w:color="DCDCDC"/>
              <w:left w:val="single" w:sz="4" w:space="0" w:color="DCDCDC"/>
              <w:bottom w:val="single" w:sz="4" w:space="0" w:color="DCDCDC"/>
              <w:right w:val="single" w:sz="4" w:space="0" w:color="DCDCDC"/>
            </w:tcBorders>
          </w:tcPr>
          <w:p w14:paraId="176E48ED" w14:textId="3C700158" w:rsidR="00C622E4" w:rsidRPr="000C17BA" w:rsidRDefault="003F5E94" w:rsidP="00C622E4">
            <w:pPr>
              <w:spacing w:after="200"/>
              <w:rPr>
                <w:lang w:val="en-GB"/>
              </w:rPr>
            </w:pPr>
            <w:ins w:id="954" w:author="Shivani Garg" w:date="2022-06-08T14:33:00Z">
              <w:r w:rsidRPr="000C17BA">
                <w:rPr>
                  <w:lang w:val="en-GB"/>
                </w:rPr>
                <w:t>37, 8</w:t>
              </w:r>
              <w:r>
                <w:rPr>
                  <w:lang w:val="en-GB"/>
                </w:rPr>
                <w:t>74</w:t>
              </w:r>
            </w:ins>
            <w:del w:id="955" w:author="Shivani Garg" w:date="2022-06-08T14:33:00Z">
              <w:r w:rsidR="00C622E4" w:rsidRPr="000C17BA" w:rsidDel="003F5E94">
                <w:rPr>
                  <w:lang w:val="en-GB"/>
                </w:rPr>
                <w:delText>3</w:delText>
              </w:r>
              <w:r w:rsidR="003945B3" w:rsidRPr="000C17BA" w:rsidDel="003F5E94">
                <w:rPr>
                  <w:lang w:val="en-GB"/>
                </w:rPr>
                <w:delText xml:space="preserve">7, 897 </w:delText>
              </w:r>
            </w:del>
          </w:p>
        </w:tc>
        <w:tc>
          <w:tcPr>
            <w:tcW w:w="1045" w:type="pct"/>
            <w:tcBorders>
              <w:top w:val="single" w:sz="4" w:space="0" w:color="DCDCDC"/>
              <w:left w:val="single" w:sz="4" w:space="0" w:color="DCDCDC"/>
              <w:bottom w:val="single" w:sz="4" w:space="0" w:color="DCDCDC"/>
              <w:right w:val="single" w:sz="4" w:space="0" w:color="DCDCDC"/>
            </w:tcBorders>
          </w:tcPr>
          <w:p w14:paraId="2FB02A08" w14:textId="6EE338E7" w:rsidR="003945B3" w:rsidRPr="000C17BA" w:rsidDel="003F5E94" w:rsidRDefault="003F5E94" w:rsidP="00C622E4">
            <w:pPr>
              <w:spacing w:after="200"/>
              <w:rPr>
                <w:del w:id="956" w:author="Shivani Garg" w:date="2022-06-08T14:35:00Z"/>
                <w:lang w:val="en-GB"/>
              </w:rPr>
            </w:pPr>
            <w:ins w:id="957" w:author="Shivani Garg" w:date="2022-06-08T14:35:00Z">
              <w:r w:rsidRPr="000C17BA">
                <w:rPr>
                  <w:lang w:val="en-GB"/>
                </w:rPr>
                <w:t>1, 89</w:t>
              </w:r>
              <w:r>
                <w:rPr>
                  <w:lang w:val="en-GB"/>
                </w:rPr>
                <w:t>5</w:t>
              </w:r>
            </w:ins>
            <w:del w:id="958" w:author="Shivani Garg" w:date="2022-06-08T14:35:00Z">
              <w:r w:rsidR="00C622E4" w:rsidRPr="000C17BA" w:rsidDel="003F5E94">
                <w:rPr>
                  <w:lang w:val="en-GB"/>
                </w:rPr>
                <w:delText>1</w:delText>
              </w:r>
              <w:r w:rsidR="00374D1A" w:rsidRPr="000C17BA" w:rsidDel="003F5E94">
                <w:rPr>
                  <w:lang w:val="en-GB"/>
                </w:rPr>
                <w:delText xml:space="preserve">, </w:delText>
              </w:r>
              <w:r w:rsidR="003945B3" w:rsidRPr="000C17BA" w:rsidDel="003F5E94">
                <w:rPr>
                  <w:lang w:val="en-GB"/>
                </w:rPr>
                <w:delText>8 94.85</w:delText>
              </w:r>
            </w:del>
          </w:p>
          <w:p w14:paraId="7CF06A96" w14:textId="44975EB0" w:rsidR="00C622E4" w:rsidRPr="000C17BA" w:rsidRDefault="00C622E4" w:rsidP="00C622E4">
            <w:pPr>
              <w:spacing w:after="200"/>
              <w:rPr>
                <w:lang w:val="en-GB"/>
              </w:rPr>
            </w:pPr>
          </w:p>
        </w:tc>
        <w:tc>
          <w:tcPr>
            <w:tcW w:w="1344" w:type="pct"/>
            <w:tcBorders>
              <w:top w:val="single" w:sz="4" w:space="0" w:color="DCDCDC"/>
              <w:left w:val="single" w:sz="4" w:space="0" w:color="DCDCDC"/>
              <w:bottom w:val="single" w:sz="4" w:space="0" w:color="DCDCDC"/>
              <w:right w:val="single" w:sz="4" w:space="0" w:color="DCDCDC"/>
            </w:tcBorders>
          </w:tcPr>
          <w:p w14:paraId="28220966" w14:textId="7801045C" w:rsidR="003945B3" w:rsidRPr="000C17BA" w:rsidDel="003F5E94" w:rsidRDefault="003F5E94" w:rsidP="00C622E4">
            <w:pPr>
              <w:spacing w:after="200"/>
              <w:rPr>
                <w:del w:id="959" w:author="Shivani Garg" w:date="2022-06-08T14:34:00Z"/>
                <w:lang w:val="en-GB"/>
              </w:rPr>
            </w:pPr>
            <w:ins w:id="960" w:author="Shivani Garg" w:date="2022-06-08T14:34:00Z">
              <w:r>
                <w:rPr>
                  <w:lang w:val="en-GB"/>
                </w:rPr>
                <w:t>35,979</w:t>
              </w:r>
            </w:ins>
            <w:del w:id="961" w:author="Shivani Garg" w:date="2022-06-08T14:34:00Z">
              <w:r w:rsidR="003945B3" w:rsidRPr="000C17BA" w:rsidDel="003F5E94">
                <w:rPr>
                  <w:lang w:val="en-GB"/>
                </w:rPr>
                <w:delText>36, 002</w:delText>
              </w:r>
            </w:del>
          </w:p>
          <w:p w14:paraId="2E35E911" w14:textId="7E18585B" w:rsidR="00C622E4" w:rsidRPr="000C17BA" w:rsidRDefault="00C622E4" w:rsidP="00C622E4">
            <w:pPr>
              <w:spacing w:after="200"/>
              <w:rPr>
                <w:lang w:val="en-GB"/>
              </w:rPr>
            </w:pPr>
          </w:p>
        </w:tc>
      </w:tr>
      <w:tr w:rsidR="00C622E4" w:rsidRPr="000C17BA" w14:paraId="53D951DD" w14:textId="77777777" w:rsidTr="00A10B8A">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51657C2E" w14:textId="77777777" w:rsidR="00C622E4" w:rsidRPr="000C17BA" w:rsidRDefault="00C622E4" w:rsidP="00C622E4">
            <w:pPr>
              <w:spacing w:after="200"/>
              <w:rPr>
                <w:lang w:val="en-GB"/>
              </w:rPr>
            </w:pPr>
            <w:r w:rsidRPr="000C17BA">
              <w:rPr>
                <w:lang w:val="en-GB"/>
              </w:rPr>
              <w:t>Total</w:t>
            </w:r>
          </w:p>
        </w:tc>
        <w:tc>
          <w:tcPr>
            <w:tcW w:w="1155" w:type="pct"/>
            <w:tcBorders>
              <w:left w:val="single" w:sz="4" w:space="0" w:color="DCDCDC"/>
              <w:bottom w:val="single" w:sz="4" w:space="0" w:color="DCDCDC"/>
              <w:right w:val="single" w:sz="4" w:space="0" w:color="DCDCDC"/>
            </w:tcBorders>
          </w:tcPr>
          <w:p w14:paraId="636DD9AE" w14:textId="50F89865" w:rsidR="003945B3" w:rsidRPr="000C17BA" w:rsidRDefault="003945B3" w:rsidP="00C622E4">
            <w:pPr>
              <w:spacing w:after="200"/>
              <w:rPr>
                <w:b w:val="0"/>
                <w:bCs w:val="0"/>
                <w:lang w:val="en-GB"/>
              </w:rPr>
            </w:pPr>
            <w:r w:rsidRPr="000C17BA">
              <w:rPr>
                <w:lang w:val="en-GB"/>
              </w:rPr>
              <w:t xml:space="preserve">189, </w:t>
            </w:r>
            <w:ins w:id="962" w:author="Shivani Garg" w:date="2022-06-08T14:34:00Z">
              <w:r w:rsidR="003F5E94">
                <w:rPr>
                  <w:lang w:val="en-GB"/>
                </w:rPr>
                <w:t>368</w:t>
              </w:r>
            </w:ins>
            <w:del w:id="963" w:author="Shivani Garg" w:date="2022-06-08T14:34:00Z">
              <w:r w:rsidRPr="000C17BA" w:rsidDel="003F5E94">
                <w:rPr>
                  <w:lang w:val="en-GB"/>
                </w:rPr>
                <w:delText>485</w:delText>
              </w:r>
            </w:del>
          </w:p>
          <w:p w14:paraId="3D59C827" w14:textId="070293C6" w:rsidR="00C622E4" w:rsidRPr="000C17BA" w:rsidRDefault="00C622E4" w:rsidP="00C622E4">
            <w:pPr>
              <w:spacing w:after="200"/>
              <w:rPr>
                <w:lang w:val="en-GB"/>
              </w:rPr>
            </w:pPr>
          </w:p>
        </w:tc>
        <w:tc>
          <w:tcPr>
            <w:tcW w:w="1045" w:type="pct"/>
            <w:tcBorders>
              <w:left w:val="single" w:sz="4" w:space="0" w:color="DCDCDC"/>
              <w:bottom w:val="single" w:sz="4" w:space="0" w:color="DCDCDC"/>
              <w:right w:val="single" w:sz="4" w:space="0" w:color="DCDCDC"/>
            </w:tcBorders>
          </w:tcPr>
          <w:p w14:paraId="1C9666C3" w14:textId="6659FDF8" w:rsidR="003945B3" w:rsidRPr="000C17BA" w:rsidRDefault="003945B3" w:rsidP="00C622E4">
            <w:pPr>
              <w:spacing w:after="200"/>
              <w:rPr>
                <w:b w:val="0"/>
                <w:bCs w:val="0"/>
                <w:lang w:val="en-GB"/>
              </w:rPr>
            </w:pPr>
            <w:r w:rsidRPr="000C17BA">
              <w:rPr>
                <w:lang w:val="en-GB"/>
              </w:rPr>
              <w:t>9,47</w:t>
            </w:r>
            <w:ins w:id="964" w:author="Shivani Garg" w:date="2022-06-08T14:35:00Z">
              <w:r w:rsidR="003F5E94">
                <w:rPr>
                  <w:lang w:val="en-GB"/>
                </w:rPr>
                <w:t>5</w:t>
              </w:r>
            </w:ins>
            <w:del w:id="965" w:author="Shivani Garg" w:date="2022-06-08T14:35:00Z">
              <w:r w:rsidRPr="000C17BA" w:rsidDel="003F5E94">
                <w:rPr>
                  <w:lang w:val="en-GB"/>
                </w:rPr>
                <w:delText>4. 25</w:delText>
              </w:r>
            </w:del>
          </w:p>
          <w:p w14:paraId="38605909" w14:textId="55FF6E48" w:rsidR="00C622E4" w:rsidRPr="000C17BA" w:rsidRDefault="00C622E4" w:rsidP="00C622E4">
            <w:pPr>
              <w:spacing w:after="200"/>
              <w:rPr>
                <w:lang w:val="en-GB"/>
              </w:rPr>
            </w:pPr>
          </w:p>
        </w:tc>
        <w:tc>
          <w:tcPr>
            <w:tcW w:w="1344" w:type="pct"/>
            <w:tcBorders>
              <w:left w:val="single" w:sz="4" w:space="0" w:color="DCDCDC"/>
              <w:bottom w:val="single" w:sz="4" w:space="0" w:color="DCDCDC"/>
              <w:right w:val="single" w:sz="4" w:space="0" w:color="DCDCDC"/>
            </w:tcBorders>
          </w:tcPr>
          <w:p w14:paraId="5317E461" w14:textId="00492433" w:rsidR="003945B3" w:rsidRPr="000C17BA" w:rsidRDefault="003945B3" w:rsidP="00C622E4">
            <w:pPr>
              <w:spacing w:after="200"/>
              <w:rPr>
                <w:b w:val="0"/>
                <w:bCs w:val="0"/>
                <w:lang w:val="en-GB"/>
              </w:rPr>
            </w:pPr>
            <w:r w:rsidRPr="000C17BA">
              <w:rPr>
                <w:lang w:val="en-GB"/>
              </w:rPr>
              <w:t>1</w:t>
            </w:r>
            <w:ins w:id="966" w:author="Shivani Garg" w:date="2022-06-08T14:34:00Z">
              <w:r w:rsidR="003F5E94">
                <w:rPr>
                  <w:lang w:val="en-GB"/>
                </w:rPr>
                <w:t>79</w:t>
              </w:r>
            </w:ins>
            <w:del w:id="967" w:author="Shivani Garg" w:date="2022-06-08T14:34:00Z">
              <w:r w:rsidRPr="000C17BA" w:rsidDel="003F5E94">
                <w:rPr>
                  <w:lang w:val="en-GB"/>
                </w:rPr>
                <w:delText>80</w:delText>
              </w:r>
            </w:del>
            <w:r w:rsidRPr="000C17BA">
              <w:rPr>
                <w:lang w:val="en-GB"/>
              </w:rPr>
              <w:t xml:space="preserve">, </w:t>
            </w:r>
            <w:ins w:id="968" w:author="Shivani Garg" w:date="2022-06-08T14:34:00Z">
              <w:r w:rsidR="003F5E94">
                <w:rPr>
                  <w:lang w:val="en-GB"/>
                </w:rPr>
                <w:t>895</w:t>
              </w:r>
            </w:ins>
            <w:del w:id="969" w:author="Shivani Garg" w:date="2022-06-08T14:34:00Z">
              <w:r w:rsidRPr="000C17BA" w:rsidDel="003F5E94">
                <w:rPr>
                  <w:lang w:val="en-GB"/>
                </w:rPr>
                <w:delText>010</w:delText>
              </w:r>
            </w:del>
          </w:p>
          <w:p w14:paraId="63447214" w14:textId="4336B186" w:rsidR="00C622E4" w:rsidRPr="000C17BA" w:rsidRDefault="00C622E4" w:rsidP="00C622E4">
            <w:pPr>
              <w:spacing w:after="200"/>
              <w:rPr>
                <w:lang w:val="en-GB"/>
              </w:rPr>
            </w:pPr>
          </w:p>
        </w:tc>
      </w:tr>
    </w:tbl>
    <w:tbl>
      <w:tblPr>
        <w:tblpPr w:leftFromText="180" w:rightFromText="180" w:vertAnchor="text" w:tblpY="1"/>
        <w:tblOverlap w:val="never"/>
        <w:tblW w:w="9498"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834"/>
        <w:gridCol w:w="2128"/>
        <w:gridCol w:w="1983"/>
        <w:gridCol w:w="2553"/>
      </w:tblGrid>
      <w:tr w:rsidR="003A6007" w:rsidRPr="000C17BA" w14:paraId="6D88FB18" w14:textId="77777777" w:rsidTr="0055588C">
        <w:trPr>
          <w:gridAfter w:val="3"/>
          <w:wAfter w:w="3508" w:type="pct"/>
          <w:cantSplit/>
          <w:trHeight w:val="602"/>
        </w:trPr>
        <w:tc>
          <w:tcPr>
            <w:tcW w:w="1492" w:type="pct"/>
            <w:shd w:val="clear" w:color="auto" w:fill="auto"/>
            <w:vAlign w:val="center"/>
          </w:tcPr>
          <w:p w14:paraId="350074AE" w14:textId="77777777" w:rsidR="003A6007" w:rsidRPr="000C17BA" w:rsidRDefault="003A6007" w:rsidP="0055588C">
            <w:pPr>
              <w:spacing w:line="240" w:lineRule="auto"/>
              <w:rPr>
                <w:b/>
                <w:lang w:val="en-GB"/>
              </w:rPr>
            </w:pPr>
            <w:r w:rsidRPr="000C17BA">
              <w:rPr>
                <w:b/>
                <w:lang w:val="en-GB"/>
              </w:rPr>
              <w:lastRenderedPageBreak/>
              <w:t>Total number of crediting years</w:t>
            </w:r>
          </w:p>
        </w:tc>
      </w:tr>
      <w:tr w:rsidR="00A10B8A" w:rsidRPr="000C17BA" w14:paraId="77DE06BA" w14:textId="77777777" w:rsidTr="0055588C">
        <w:trPr>
          <w:cantSplit/>
          <w:trHeight w:val="782"/>
        </w:trPr>
        <w:tc>
          <w:tcPr>
            <w:tcW w:w="1492" w:type="pct"/>
            <w:shd w:val="clear" w:color="auto" w:fill="auto"/>
            <w:vAlign w:val="center"/>
          </w:tcPr>
          <w:p w14:paraId="3B15B74A" w14:textId="5D71B8B1" w:rsidR="003A6007" w:rsidRPr="000C17BA" w:rsidRDefault="003A6007" w:rsidP="0055588C">
            <w:pPr>
              <w:spacing w:line="240" w:lineRule="auto"/>
              <w:rPr>
                <w:b/>
                <w:lang w:val="en-GB"/>
              </w:rPr>
            </w:pPr>
            <w:r w:rsidRPr="000C17BA">
              <w:rPr>
                <w:b/>
                <w:lang w:val="en-GB"/>
              </w:rPr>
              <w:t>Annual average over the crediting period</w:t>
            </w:r>
          </w:p>
        </w:tc>
        <w:tc>
          <w:tcPr>
            <w:tcW w:w="1120" w:type="pct"/>
            <w:shd w:val="clear" w:color="auto" w:fill="auto"/>
          </w:tcPr>
          <w:p w14:paraId="5610993E" w14:textId="246487AD" w:rsidR="00374D1A" w:rsidRPr="000C17BA" w:rsidRDefault="00374D1A" w:rsidP="0055588C">
            <w:pPr>
              <w:rPr>
                <w:lang w:val="en-GB"/>
              </w:rPr>
            </w:pPr>
            <w:r w:rsidRPr="000C17BA">
              <w:rPr>
                <w:lang w:val="en-GB"/>
              </w:rPr>
              <w:t>37, 8</w:t>
            </w:r>
            <w:ins w:id="970" w:author="Shivani Garg" w:date="2022-06-08T14:36:00Z">
              <w:r w:rsidR="003F5E94">
                <w:rPr>
                  <w:lang w:val="en-GB"/>
                </w:rPr>
                <w:t>74</w:t>
              </w:r>
            </w:ins>
            <w:del w:id="971" w:author="Shivani Garg" w:date="2022-06-08T14:35:00Z">
              <w:r w:rsidRPr="000C17BA" w:rsidDel="003F5E94">
                <w:rPr>
                  <w:lang w:val="en-GB"/>
                </w:rPr>
                <w:delText>97</w:delText>
              </w:r>
            </w:del>
          </w:p>
          <w:p w14:paraId="4B255731" w14:textId="244534B4" w:rsidR="003A6007" w:rsidRPr="000C17BA" w:rsidRDefault="003A6007" w:rsidP="0055588C">
            <w:pPr>
              <w:rPr>
                <w:lang w:val="en-GB"/>
              </w:rPr>
            </w:pPr>
          </w:p>
        </w:tc>
        <w:tc>
          <w:tcPr>
            <w:tcW w:w="1044" w:type="pct"/>
            <w:shd w:val="clear" w:color="auto" w:fill="auto"/>
          </w:tcPr>
          <w:p w14:paraId="2D69C2C3" w14:textId="7A33B785" w:rsidR="00374D1A" w:rsidRPr="000C17BA" w:rsidRDefault="00374D1A" w:rsidP="0055588C">
            <w:pPr>
              <w:rPr>
                <w:lang w:val="en-GB"/>
              </w:rPr>
            </w:pPr>
            <w:del w:id="972" w:author="Shivani Garg" w:date="2022-06-08T14:36:00Z">
              <w:r w:rsidRPr="000C17BA" w:rsidDel="003F5E94">
                <w:rPr>
                  <w:lang w:val="en-GB"/>
                </w:rPr>
                <w:delText>1894.85</w:delText>
              </w:r>
            </w:del>
            <w:ins w:id="973" w:author="Shivani Garg" w:date="2022-06-08T14:36:00Z">
              <w:r w:rsidR="003F5E94">
                <w:rPr>
                  <w:lang w:val="en-GB"/>
                </w:rPr>
                <w:t>1895</w:t>
              </w:r>
            </w:ins>
          </w:p>
          <w:p w14:paraId="728ECD50" w14:textId="0E039AC3" w:rsidR="003A6007" w:rsidRPr="000C17BA" w:rsidRDefault="003A6007" w:rsidP="0055588C">
            <w:pPr>
              <w:rPr>
                <w:lang w:val="en-GB"/>
              </w:rPr>
            </w:pPr>
          </w:p>
        </w:tc>
        <w:tc>
          <w:tcPr>
            <w:tcW w:w="1344" w:type="pct"/>
            <w:shd w:val="clear" w:color="auto" w:fill="auto"/>
          </w:tcPr>
          <w:p w14:paraId="3BD037B7" w14:textId="0579695D" w:rsidR="00374D1A" w:rsidRPr="000C17BA" w:rsidRDefault="00374D1A" w:rsidP="0055588C">
            <w:pPr>
              <w:rPr>
                <w:lang w:val="en-GB"/>
              </w:rPr>
            </w:pPr>
            <w:del w:id="974" w:author="Shivani Garg" w:date="2022-06-08T14:36:00Z">
              <w:r w:rsidRPr="000C17BA" w:rsidDel="003F5E94">
                <w:rPr>
                  <w:lang w:val="en-GB"/>
                </w:rPr>
                <w:delText>36, 002</w:delText>
              </w:r>
            </w:del>
            <w:ins w:id="975" w:author="Shivani Garg" w:date="2022-06-08T14:36:00Z">
              <w:r w:rsidR="003F5E94">
                <w:rPr>
                  <w:lang w:val="en-GB"/>
                </w:rPr>
                <w:t>35979</w:t>
              </w:r>
            </w:ins>
          </w:p>
          <w:p w14:paraId="6B676015" w14:textId="3B54D540" w:rsidR="003A6007" w:rsidRPr="000C17BA" w:rsidRDefault="003A6007" w:rsidP="0055588C">
            <w:pPr>
              <w:rPr>
                <w:lang w:val="en-GB"/>
              </w:rPr>
            </w:pPr>
          </w:p>
        </w:tc>
      </w:tr>
    </w:tbl>
    <w:p w14:paraId="1BB50C94" w14:textId="0F142820" w:rsidR="003A6007" w:rsidRPr="000C17BA" w:rsidRDefault="00253496" w:rsidP="003A6007">
      <w:pPr>
        <w:rPr>
          <w:b/>
          <w:lang w:val="en-GB"/>
        </w:rPr>
      </w:pPr>
      <w:r w:rsidRPr="000C17BA">
        <w:rPr>
          <w:b/>
          <w:lang w:val="en-GB"/>
        </w:rPr>
        <w:br w:type="textWrapping" w:clear="all"/>
      </w:r>
    </w:p>
    <w:p w14:paraId="2E80C4BB" w14:textId="60B61CD0" w:rsidR="00A10B8A" w:rsidRPr="000C17BA" w:rsidRDefault="00B46B23" w:rsidP="00B01408">
      <w:pPr>
        <w:pStyle w:val="Heading5"/>
      </w:pPr>
      <w:r w:rsidRPr="000C17BA">
        <w:t xml:space="preserve">B.7. </w:t>
      </w:r>
      <w:r w:rsidR="00A10B8A" w:rsidRPr="000C17BA">
        <w:t>Monitoring plan</w:t>
      </w:r>
    </w:p>
    <w:p w14:paraId="1D07F32E" w14:textId="29D08C43" w:rsidR="00A10B8A" w:rsidRDefault="00B46B23" w:rsidP="00B46B23">
      <w:pPr>
        <w:rPr>
          <w:ins w:id="976" w:author="Stephy" w:date="2022-04-19T19:03:00Z"/>
        </w:rPr>
      </w:pPr>
      <w:r w:rsidRPr="000C17BA">
        <w:t xml:space="preserve">B.7.1 </w:t>
      </w:r>
      <w:r w:rsidR="00A10B8A" w:rsidRPr="000C17BA">
        <w:t>Data and parameters to be monitored</w:t>
      </w:r>
    </w:p>
    <w:p w14:paraId="49BACA3C" w14:textId="77777777" w:rsidR="00993DDB" w:rsidRPr="00AE180B" w:rsidRDefault="00993DDB" w:rsidP="00993DDB">
      <w:pPr>
        <w:autoSpaceDE w:val="0"/>
        <w:autoSpaceDN w:val="0"/>
        <w:adjustRightInd w:val="0"/>
        <w:spacing w:after="0" w:line="240" w:lineRule="auto"/>
        <w:jc w:val="both"/>
        <w:rPr>
          <w:ins w:id="977" w:author="Stephy" w:date="2022-04-19T19:03:00Z"/>
          <w:rFonts w:asciiTheme="minorHAnsi" w:hAnsiTheme="minorHAnsi" w:cs="ArialMT"/>
          <w:color w:val="auto"/>
          <w:szCs w:val="22"/>
          <w14:cntxtAlts w14:val="0"/>
        </w:rPr>
      </w:pPr>
      <w:ins w:id="978" w:author="Stephy" w:date="2022-04-19T19:03:00Z">
        <w:r w:rsidRPr="00AE180B">
          <w:rPr>
            <w:rFonts w:asciiTheme="minorHAnsi" w:hAnsiTheme="minorHAnsi" w:cs="ArialMT"/>
            <w:szCs w:val="22"/>
          </w:rPr>
          <w:t>Greneity infocom Service Pvt Ltd (hereafter Greneity) facilitates the End User families to set up village level institutions to take care of repair</w:t>
        </w:r>
        <w:r>
          <w:rPr>
            <w:rFonts w:asciiTheme="minorHAnsi" w:hAnsiTheme="minorHAnsi" w:cs="ArialMT"/>
            <w:szCs w:val="22"/>
          </w:rPr>
          <w:t>s</w:t>
        </w:r>
        <w:r w:rsidRPr="00AE180B">
          <w:rPr>
            <w:rFonts w:asciiTheme="minorHAnsi" w:hAnsiTheme="minorHAnsi" w:cs="ArialMT"/>
            <w:szCs w:val="22"/>
          </w:rPr>
          <w:t>, maintenance and the social controls/peer support needed to cope with various exigencies that crops up.</w:t>
        </w:r>
      </w:ins>
    </w:p>
    <w:p w14:paraId="1DED32F8" w14:textId="77777777" w:rsidR="00993DDB" w:rsidRPr="00AE180B" w:rsidRDefault="00993DDB" w:rsidP="00993DDB">
      <w:pPr>
        <w:autoSpaceDE w:val="0"/>
        <w:autoSpaceDN w:val="0"/>
        <w:adjustRightInd w:val="0"/>
        <w:spacing w:after="0" w:line="240" w:lineRule="auto"/>
        <w:jc w:val="both"/>
        <w:rPr>
          <w:ins w:id="979" w:author="Stephy" w:date="2022-04-19T19:03:00Z"/>
          <w:rFonts w:asciiTheme="minorHAnsi" w:hAnsiTheme="minorHAnsi" w:cs="ArialMT"/>
          <w:szCs w:val="22"/>
        </w:rPr>
      </w:pPr>
    </w:p>
    <w:p w14:paraId="2FC91F66" w14:textId="77777777" w:rsidR="00993DDB" w:rsidRPr="00AE180B" w:rsidRDefault="00993DDB" w:rsidP="00993DDB">
      <w:pPr>
        <w:autoSpaceDE w:val="0"/>
        <w:autoSpaceDN w:val="0"/>
        <w:adjustRightInd w:val="0"/>
        <w:spacing w:after="0" w:line="240" w:lineRule="auto"/>
        <w:jc w:val="both"/>
        <w:rPr>
          <w:ins w:id="980" w:author="Stephy" w:date="2022-04-19T19:03:00Z"/>
          <w:rFonts w:asciiTheme="minorHAnsi" w:hAnsiTheme="minorHAnsi" w:cs="Arial-BoldMT"/>
          <w:b/>
          <w:bCs/>
          <w:szCs w:val="22"/>
        </w:rPr>
      </w:pPr>
      <w:ins w:id="981" w:author="Stephy" w:date="2022-04-19T19:03:00Z">
        <w:r w:rsidRPr="00AE180B">
          <w:rPr>
            <w:rFonts w:asciiTheme="minorHAnsi" w:hAnsiTheme="minorHAnsi" w:cs="Arial-BoldMT"/>
            <w:b/>
            <w:bCs/>
            <w:szCs w:val="22"/>
          </w:rPr>
          <w:t>Biogas Project Management Unit</w:t>
        </w:r>
      </w:ins>
    </w:p>
    <w:p w14:paraId="51C65496" w14:textId="77777777" w:rsidR="00993DDB" w:rsidRPr="00AE180B" w:rsidRDefault="00993DDB" w:rsidP="00993DDB">
      <w:pPr>
        <w:autoSpaceDE w:val="0"/>
        <w:autoSpaceDN w:val="0"/>
        <w:adjustRightInd w:val="0"/>
        <w:spacing w:after="0" w:line="240" w:lineRule="auto"/>
        <w:jc w:val="both"/>
        <w:rPr>
          <w:ins w:id="982" w:author="Stephy" w:date="2022-04-19T19:03:00Z"/>
          <w:rFonts w:asciiTheme="minorHAnsi" w:hAnsiTheme="minorHAnsi" w:cs="Arial-BoldMT"/>
          <w:b/>
          <w:bCs/>
          <w:szCs w:val="22"/>
        </w:rPr>
      </w:pPr>
    </w:p>
    <w:p w14:paraId="40A7D1BD" w14:textId="77777777" w:rsidR="00993DDB" w:rsidRPr="00AE180B" w:rsidRDefault="00993DDB" w:rsidP="00993DDB">
      <w:pPr>
        <w:autoSpaceDE w:val="0"/>
        <w:autoSpaceDN w:val="0"/>
        <w:adjustRightInd w:val="0"/>
        <w:spacing w:after="0" w:line="240" w:lineRule="auto"/>
        <w:jc w:val="both"/>
        <w:rPr>
          <w:ins w:id="983" w:author="Stephy" w:date="2022-04-19T19:03:00Z"/>
          <w:rFonts w:asciiTheme="minorHAnsi" w:hAnsiTheme="minorHAnsi" w:cs="ArialMT"/>
          <w:szCs w:val="22"/>
        </w:rPr>
      </w:pPr>
      <w:ins w:id="984" w:author="Stephy" w:date="2022-04-19T19:03:00Z">
        <w:r w:rsidRPr="00AE180B">
          <w:rPr>
            <w:rFonts w:asciiTheme="minorHAnsi" w:hAnsiTheme="minorHAnsi" w:cs="ArialMT"/>
            <w:szCs w:val="22"/>
          </w:rPr>
          <w:t>A dedicated team is set up within Greneity for management and monitoring of the Biogas Project. This Project Management &amp; Monitoring Unit consist of the following staff:</w:t>
        </w:r>
      </w:ins>
    </w:p>
    <w:p w14:paraId="012611F0" w14:textId="77777777" w:rsidR="00993DDB" w:rsidRPr="00AE180B" w:rsidRDefault="00993DDB" w:rsidP="00993DDB">
      <w:pPr>
        <w:autoSpaceDE w:val="0"/>
        <w:autoSpaceDN w:val="0"/>
        <w:adjustRightInd w:val="0"/>
        <w:spacing w:after="0" w:line="240" w:lineRule="auto"/>
        <w:jc w:val="both"/>
        <w:rPr>
          <w:ins w:id="985" w:author="Stephy" w:date="2022-04-19T19:03:00Z"/>
          <w:rFonts w:asciiTheme="minorHAnsi" w:hAnsiTheme="minorHAnsi" w:cs="ArialMT"/>
          <w:szCs w:val="22"/>
        </w:rPr>
      </w:pPr>
    </w:p>
    <w:p w14:paraId="2C8AC23C" w14:textId="77777777" w:rsidR="00993DDB" w:rsidRPr="00AE180B" w:rsidRDefault="00993DDB" w:rsidP="00993DDB">
      <w:pPr>
        <w:autoSpaceDE w:val="0"/>
        <w:autoSpaceDN w:val="0"/>
        <w:adjustRightInd w:val="0"/>
        <w:spacing w:after="0" w:line="240" w:lineRule="auto"/>
        <w:jc w:val="both"/>
        <w:rPr>
          <w:ins w:id="986" w:author="Stephy" w:date="2022-04-19T19:03:00Z"/>
          <w:rFonts w:asciiTheme="minorHAnsi" w:hAnsiTheme="minorHAnsi" w:cs="Arial-BoldMT"/>
          <w:b/>
          <w:bCs/>
          <w:szCs w:val="22"/>
        </w:rPr>
      </w:pPr>
      <w:ins w:id="987" w:author="Stephy" w:date="2022-04-19T19:03:00Z">
        <w:r w:rsidRPr="00AE180B">
          <w:rPr>
            <w:rFonts w:asciiTheme="minorHAnsi" w:hAnsiTheme="minorHAnsi" w:cs="Arial-BoldMT"/>
            <w:b/>
            <w:bCs/>
            <w:szCs w:val="22"/>
          </w:rPr>
          <w:t>Biogas Field Workers/RETs:</w:t>
        </w:r>
      </w:ins>
    </w:p>
    <w:p w14:paraId="624A4B6B" w14:textId="77777777" w:rsidR="00993DDB" w:rsidRPr="00AE180B" w:rsidRDefault="00993DDB" w:rsidP="00993DDB">
      <w:pPr>
        <w:autoSpaceDE w:val="0"/>
        <w:autoSpaceDN w:val="0"/>
        <w:adjustRightInd w:val="0"/>
        <w:spacing w:after="0" w:line="240" w:lineRule="auto"/>
        <w:jc w:val="both"/>
        <w:rPr>
          <w:ins w:id="988" w:author="Stephy" w:date="2022-04-19T19:03:00Z"/>
          <w:rFonts w:asciiTheme="minorHAnsi" w:hAnsiTheme="minorHAnsi" w:cs="Arial-BoldMT"/>
          <w:b/>
          <w:bCs/>
          <w:szCs w:val="22"/>
        </w:rPr>
      </w:pPr>
    </w:p>
    <w:p w14:paraId="573C221F" w14:textId="77777777" w:rsidR="00993DDB" w:rsidRPr="00AE180B" w:rsidRDefault="00993DDB" w:rsidP="00993DDB">
      <w:pPr>
        <w:autoSpaceDE w:val="0"/>
        <w:autoSpaceDN w:val="0"/>
        <w:adjustRightInd w:val="0"/>
        <w:spacing w:after="0" w:line="240" w:lineRule="auto"/>
        <w:jc w:val="both"/>
        <w:rPr>
          <w:ins w:id="989" w:author="Stephy" w:date="2022-04-19T19:03:00Z"/>
          <w:rFonts w:asciiTheme="minorHAnsi" w:hAnsiTheme="minorHAnsi" w:cs="ArialMT"/>
          <w:szCs w:val="22"/>
        </w:rPr>
      </w:pPr>
      <w:ins w:id="990" w:author="Stephy" w:date="2022-04-19T19:03:00Z">
        <w:r w:rsidRPr="00AE180B">
          <w:rPr>
            <w:rFonts w:asciiTheme="minorHAnsi" w:hAnsiTheme="minorHAnsi" w:cs="ArialMT"/>
            <w:szCs w:val="22"/>
          </w:rPr>
          <w:t>Biogas field workers oversee the operation &amp; maintenance of biogas units.</w:t>
        </w:r>
      </w:ins>
    </w:p>
    <w:p w14:paraId="38F5E41E" w14:textId="77777777" w:rsidR="00993DDB" w:rsidRPr="00AE180B" w:rsidRDefault="00993DDB" w:rsidP="00993DDB">
      <w:pPr>
        <w:autoSpaceDE w:val="0"/>
        <w:autoSpaceDN w:val="0"/>
        <w:adjustRightInd w:val="0"/>
        <w:spacing w:after="0" w:line="240" w:lineRule="auto"/>
        <w:jc w:val="both"/>
        <w:rPr>
          <w:ins w:id="991" w:author="Stephy" w:date="2022-04-19T19:03:00Z"/>
          <w:rFonts w:asciiTheme="minorHAnsi" w:hAnsiTheme="minorHAnsi" w:cs="ArialMT"/>
          <w:szCs w:val="22"/>
        </w:rPr>
      </w:pPr>
      <w:ins w:id="992" w:author="Stephy" w:date="2022-04-19T19:03:00Z">
        <w:r w:rsidRPr="00AE180B">
          <w:rPr>
            <w:rFonts w:asciiTheme="minorHAnsi" w:hAnsiTheme="minorHAnsi" w:cs="ArialMT"/>
            <w:szCs w:val="22"/>
          </w:rPr>
          <w:t>Each field worker is in-charge of approximately 500 units. They report to the Project Manager and their tasks are to:</w:t>
        </w:r>
      </w:ins>
    </w:p>
    <w:p w14:paraId="4C3D191B" w14:textId="77777777" w:rsidR="00993DDB" w:rsidRPr="00AE180B" w:rsidRDefault="00993DDB" w:rsidP="00993DDB">
      <w:pPr>
        <w:pStyle w:val="ListParagraph"/>
        <w:numPr>
          <w:ilvl w:val="0"/>
          <w:numId w:val="41"/>
        </w:numPr>
        <w:autoSpaceDE w:val="0"/>
        <w:autoSpaceDN w:val="0"/>
        <w:adjustRightInd w:val="0"/>
        <w:spacing w:after="0" w:line="240" w:lineRule="auto"/>
        <w:jc w:val="both"/>
        <w:rPr>
          <w:ins w:id="993" w:author="Stephy" w:date="2022-04-19T19:03:00Z"/>
          <w:rFonts w:asciiTheme="minorHAnsi" w:hAnsiTheme="minorHAnsi" w:cs="ArialMT"/>
          <w:szCs w:val="22"/>
        </w:rPr>
      </w:pPr>
      <w:ins w:id="994" w:author="Stephy" w:date="2022-04-19T19:03:00Z">
        <w:r w:rsidRPr="00AE180B">
          <w:rPr>
            <w:rFonts w:asciiTheme="minorHAnsi" w:hAnsiTheme="minorHAnsi" w:cs="ArialMT"/>
            <w:szCs w:val="22"/>
          </w:rPr>
          <w:t>Inspect the bio-digesters in periodic intervals to ensure proper functioning of all the plants</w:t>
        </w:r>
      </w:ins>
    </w:p>
    <w:p w14:paraId="5EF90237" w14:textId="77777777" w:rsidR="00993DDB" w:rsidRPr="00AE180B" w:rsidRDefault="00993DDB" w:rsidP="00993DDB">
      <w:pPr>
        <w:pStyle w:val="ListParagraph"/>
        <w:numPr>
          <w:ilvl w:val="0"/>
          <w:numId w:val="41"/>
        </w:numPr>
        <w:autoSpaceDE w:val="0"/>
        <w:autoSpaceDN w:val="0"/>
        <w:adjustRightInd w:val="0"/>
        <w:spacing w:after="0" w:line="240" w:lineRule="auto"/>
        <w:jc w:val="both"/>
        <w:rPr>
          <w:ins w:id="995" w:author="Stephy" w:date="2022-04-19T19:03:00Z"/>
          <w:rFonts w:asciiTheme="minorHAnsi" w:hAnsiTheme="minorHAnsi" w:cs="ArialMT"/>
          <w:szCs w:val="22"/>
        </w:rPr>
      </w:pPr>
      <w:ins w:id="996" w:author="Stephy" w:date="2022-04-19T19:03:00Z">
        <w:r w:rsidRPr="00AE180B">
          <w:rPr>
            <w:rFonts w:asciiTheme="minorHAnsi" w:hAnsiTheme="minorHAnsi" w:cs="ArialMT"/>
            <w:szCs w:val="22"/>
          </w:rPr>
          <w:t>Identify local suppliers of material for village clusters</w:t>
        </w:r>
      </w:ins>
    </w:p>
    <w:p w14:paraId="11D6D6EB" w14:textId="77777777" w:rsidR="00993DDB" w:rsidRDefault="00993DDB" w:rsidP="00993DDB">
      <w:pPr>
        <w:pStyle w:val="ListParagraph"/>
        <w:numPr>
          <w:ilvl w:val="0"/>
          <w:numId w:val="41"/>
        </w:numPr>
        <w:autoSpaceDE w:val="0"/>
        <w:autoSpaceDN w:val="0"/>
        <w:adjustRightInd w:val="0"/>
        <w:spacing w:after="0" w:line="240" w:lineRule="auto"/>
        <w:jc w:val="both"/>
        <w:rPr>
          <w:ins w:id="997" w:author="Stephy" w:date="2022-04-19T19:03:00Z"/>
          <w:rFonts w:asciiTheme="minorHAnsi" w:hAnsiTheme="minorHAnsi" w:cs="ArialMT"/>
          <w:szCs w:val="22"/>
        </w:rPr>
      </w:pPr>
      <w:ins w:id="998" w:author="Stephy" w:date="2022-04-19T19:03:00Z">
        <w:r w:rsidRPr="00AE180B">
          <w:rPr>
            <w:rFonts w:asciiTheme="minorHAnsi" w:hAnsiTheme="minorHAnsi" w:cs="ArialMT"/>
            <w:szCs w:val="22"/>
          </w:rPr>
          <w:t>Record the working of bio</w:t>
        </w:r>
        <w:r>
          <w:rPr>
            <w:rFonts w:asciiTheme="minorHAnsi" w:hAnsiTheme="minorHAnsi" w:cs="ArialMT"/>
            <w:szCs w:val="22"/>
          </w:rPr>
          <w:t>-</w:t>
        </w:r>
        <w:r w:rsidRPr="00AE180B">
          <w:rPr>
            <w:rFonts w:asciiTheme="minorHAnsi" w:hAnsiTheme="minorHAnsi" w:cs="ArialMT"/>
            <w:szCs w:val="22"/>
          </w:rPr>
          <w:t>digesters in specially designed formats and handover the data to manager on a regular basis</w:t>
        </w:r>
      </w:ins>
    </w:p>
    <w:p w14:paraId="79FFAE2A" w14:textId="77777777" w:rsidR="00993DDB" w:rsidRDefault="00993DDB" w:rsidP="00993DDB">
      <w:pPr>
        <w:pStyle w:val="ListParagraph"/>
        <w:numPr>
          <w:ilvl w:val="0"/>
          <w:numId w:val="41"/>
        </w:numPr>
        <w:autoSpaceDE w:val="0"/>
        <w:autoSpaceDN w:val="0"/>
        <w:adjustRightInd w:val="0"/>
        <w:spacing w:after="0" w:line="240" w:lineRule="auto"/>
        <w:jc w:val="both"/>
        <w:rPr>
          <w:ins w:id="999" w:author="Stephy" w:date="2022-04-19T19:03:00Z"/>
          <w:rFonts w:asciiTheme="minorHAnsi" w:hAnsiTheme="minorHAnsi" w:cs="ArialMT"/>
          <w:szCs w:val="22"/>
        </w:rPr>
      </w:pPr>
      <w:ins w:id="1000" w:author="Stephy" w:date="2022-04-19T19:03:00Z">
        <w:r w:rsidRPr="00AE180B">
          <w:rPr>
            <w:rFonts w:asciiTheme="minorHAnsi" w:hAnsiTheme="minorHAnsi" w:cs="ArialMT"/>
            <w:szCs w:val="22"/>
          </w:rPr>
          <w:t>Assist in selection of Volunteers, train and support them</w:t>
        </w:r>
      </w:ins>
    </w:p>
    <w:p w14:paraId="60C97552" w14:textId="77777777" w:rsidR="00993DDB" w:rsidRPr="00AE180B" w:rsidRDefault="00993DDB" w:rsidP="00993DDB">
      <w:pPr>
        <w:pStyle w:val="ListParagraph"/>
        <w:numPr>
          <w:ilvl w:val="0"/>
          <w:numId w:val="41"/>
        </w:numPr>
        <w:autoSpaceDE w:val="0"/>
        <w:autoSpaceDN w:val="0"/>
        <w:adjustRightInd w:val="0"/>
        <w:spacing w:after="0" w:line="240" w:lineRule="auto"/>
        <w:jc w:val="both"/>
        <w:rPr>
          <w:ins w:id="1001" w:author="Stephy" w:date="2022-04-19T19:03:00Z"/>
          <w:rFonts w:asciiTheme="minorHAnsi" w:hAnsiTheme="minorHAnsi" w:cs="ArialMT"/>
          <w:szCs w:val="22"/>
        </w:rPr>
      </w:pPr>
      <w:ins w:id="1002" w:author="Stephy" w:date="2022-04-19T19:03:00Z">
        <w:r w:rsidRPr="00AE180B">
          <w:rPr>
            <w:rFonts w:asciiTheme="minorHAnsi" w:hAnsiTheme="minorHAnsi" w:cs="ArialMT"/>
            <w:szCs w:val="22"/>
          </w:rPr>
          <w:t>Contract Masons and attend to major repairs that cannot be handled by the village</w:t>
        </w:r>
        <w:r>
          <w:rPr>
            <w:rFonts w:asciiTheme="minorHAnsi" w:hAnsiTheme="minorHAnsi" w:cs="ArialMT"/>
            <w:szCs w:val="22"/>
          </w:rPr>
          <w:t xml:space="preserve"> </w:t>
        </w:r>
        <w:r w:rsidRPr="00AE180B">
          <w:rPr>
            <w:rFonts w:asciiTheme="minorHAnsi" w:hAnsiTheme="minorHAnsi" w:cs="ArialMT"/>
            <w:szCs w:val="22"/>
          </w:rPr>
          <w:t>level institutions</w:t>
        </w:r>
      </w:ins>
    </w:p>
    <w:p w14:paraId="2BA6B291" w14:textId="77777777" w:rsidR="00993DDB" w:rsidRPr="00AE180B" w:rsidRDefault="00993DDB" w:rsidP="00993DDB">
      <w:pPr>
        <w:autoSpaceDE w:val="0"/>
        <w:autoSpaceDN w:val="0"/>
        <w:adjustRightInd w:val="0"/>
        <w:spacing w:after="0" w:line="240" w:lineRule="auto"/>
        <w:jc w:val="both"/>
        <w:rPr>
          <w:ins w:id="1003" w:author="Stephy" w:date="2022-04-19T19:03:00Z"/>
          <w:rFonts w:asciiTheme="minorHAnsi" w:hAnsiTheme="minorHAnsi" w:cs="ArialMT"/>
          <w:szCs w:val="22"/>
        </w:rPr>
      </w:pPr>
    </w:p>
    <w:p w14:paraId="351D2E1B" w14:textId="77777777" w:rsidR="00993DDB" w:rsidRPr="00AE180B" w:rsidRDefault="00993DDB" w:rsidP="00993DDB">
      <w:pPr>
        <w:autoSpaceDE w:val="0"/>
        <w:autoSpaceDN w:val="0"/>
        <w:adjustRightInd w:val="0"/>
        <w:spacing w:after="0" w:line="240" w:lineRule="auto"/>
        <w:jc w:val="both"/>
        <w:rPr>
          <w:ins w:id="1004" w:author="Stephy" w:date="2022-04-19T19:03:00Z"/>
          <w:rFonts w:asciiTheme="minorHAnsi" w:hAnsiTheme="minorHAnsi" w:cs="ArialMT"/>
          <w:szCs w:val="22"/>
        </w:rPr>
      </w:pPr>
    </w:p>
    <w:p w14:paraId="3B7E9BF3" w14:textId="77777777" w:rsidR="00993DDB" w:rsidRPr="00AE180B" w:rsidRDefault="00993DDB" w:rsidP="00993DDB">
      <w:pPr>
        <w:autoSpaceDE w:val="0"/>
        <w:autoSpaceDN w:val="0"/>
        <w:adjustRightInd w:val="0"/>
        <w:spacing w:after="0" w:line="240" w:lineRule="auto"/>
        <w:jc w:val="both"/>
        <w:rPr>
          <w:ins w:id="1005" w:author="Stephy" w:date="2022-04-19T19:03:00Z"/>
          <w:rFonts w:asciiTheme="minorHAnsi" w:hAnsiTheme="minorHAnsi" w:cs="Arial-BoldMT"/>
          <w:b/>
          <w:bCs/>
          <w:szCs w:val="22"/>
        </w:rPr>
      </w:pPr>
      <w:ins w:id="1006" w:author="Stephy" w:date="2022-04-19T19:03:00Z">
        <w:r w:rsidRPr="00AE180B">
          <w:rPr>
            <w:rFonts w:asciiTheme="minorHAnsi" w:hAnsiTheme="minorHAnsi" w:cs="Arial-BoldMT"/>
            <w:b/>
            <w:bCs/>
            <w:szCs w:val="22"/>
          </w:rPr>
          <w:t>Management system at village level:</w:t>
        </w:r>
      </w:ins>
    </w:p>
    <w:p w14:paraId="03318077" w14:textId="77777777" w:rsidR="00993DDB" w:rsidRPr="00AE180B" w:rsidRDefault="00993DDB" w:rsidP="00993DDB">
      <w:pPr>
        <w:autoSpaceDE w:val="0"/>
        <w:autoSpaceDN w:val="0"/>
        <w:adjustRightInd w:val="0"/>
        <w:spacing w:after="0" w:line="240" w:lineRule="auto"/>
        <w:jc w:val="both"/>
        <w:rPr>
          <w:ins w:id="1007" w:author="Stephy" w:date="2022-04-19T19:03:00Z"/>
          <w:rFonts w:asciiTheme="minorHAnsi" w:hAnsiTheme="minorHAnsi" w:cs="Arial-BoldMT"/>
          <w:b/>
          <w:bCs/>
          <w:szCs w:val="22"/>
        </w:rPr>
      </w:pPr>
    </w:p>
    <w:p w14:paraId="1D19F7C6" w14:textId="77777777" w:rsidR="00993DDB" w:rsidRPr="00AE180B" w:rsidRDefault="00993DDB" w:rsidP="00993DDB">
      <w:pPr>
        <w:autoSpaceDE w:val="0"/>
        <w:autoSpaceDN w:val="0"/>
        <w:adjustRightInd w:val="0"/>
        <w:spacing w:after="0" w:line="240" w:lineRule="auto"/>
        <w:jc w:val="both"/>
        <w:rPr>
          <w:ins w:id="1008" w:author="Stephy" w:date="2022-04-19T19:03:00Z"/>
          <w:rFonts w:asciiTheme="minorHAnsi" w:hAnsiTheme="minorHAnsi" w:cs="ArialMT"/>
          <w:szCs w:val="22"/>
        </w:rPr>
      </w:pPr>
      <w:ins w:id="1009" w:author="Stephy" w:date="2022-04-19T19:03:00Z">
        <w:r w:rsidRPr="00AE180B">
          <w:rPr>
            <w:rFonts w:asciiTheme="minorHAnsi" w:hAnsiTheme="minorHAnsi" w:cs="ArialMT"/>
            <w:szCs w:val="22"/>
          </w:rPr>
          <w:t>Village level Volunteers maintain the Monitoring</w:t>
        </w:r>
        <w:r>
          <w:rPr>
            <w:rFonts w:asciiTheme="minorHAnsi" w:hAnsiTheme="minorHAnsi" w:cs="ArialMT"/>
            <w:szCs w:val="22"/>
          </w:rPr>
          <w:t xml:space="preserve"> log</w:t>
        </w:r>
        <w:r w:rsidRPr="00AE180B">
          <w:rPr>
            <w:rFonts w:asciiTheme="minorHAnsi" w:hAnsiTheme="minorHAnsi" w:cs="ArialMT"/>
            <w:szCs w:val="22"/>
          </w:rPr>
          <w:t xml:space="preserve"> Books where </w:t>
        </w:r>
        <w:r>
          <w:rPr>
            <w:rFonts w:asciiTheme="minorHAnsi" w:hAnsiTheme="minorHAnsi" w:cs="ArialMT"/>
            <w:szCs w:val="22"/>
          </w:rPr>
          <w:t xml:space="preserve">the </w:t>
        </w:r>
        <w:r w:rsidRPr="00AE180B">
          <w:rPr>
            <w:rFonts w:asciiTheme="minorHAnsi" w:hAnsiTheme="minorHAnsi" w:cs="ArialMT"/>
            <w:szCs w:val="22"/>
          </w:rPr>
          <w:t xml:space="preserve">reasons for non-usage are recorded. Every participating village have a Volunteer to monitor usage of biogas units. </w:t>
        </w:r>
        <w:r>
          <w:rPr>
            <w:rFonts w:asciiTheme="minorHAnsi" w:hAnsiTheme="minorHAnsi" w:cs="ArialMT"/>
            <w:szCs w:val="22"/>
          </w:rPr>
          <w:t>Volunteer(s)/mason(s)</w:t>
        </w:r>
        <w:r w:rsidRPr="00AE180B">
          <w:rPr>
            <w:rFonts w:asciiTheme="minorHAnsi" w:hAnsiTheme="minorHAnsi" w:cs="ArialMT"/>
            <w:szCs w:val="22"/>
          </w:rPr>
          <w:t xml:space="preserve"> will be responsible for monitoring of usage and is the first to identify dysfunctional units. The Volunteer either prompts the End User to set right a problem or bring it to the notice of the Biogas</w:t>
        </w:r>
        <w:r w:rsidRPr="005A1809">
          <w:rPr>
            <w:rFonts w:asciiTheme="minorHAnsi" w:hAnsiTheme="minorHAnsi" w:cs="ArialMT"/>
            <w:szCs w:val="22"/>
          </w:rPr>
          <w:t xml:space="preserve"> </w:t>
        </w:r>
        <w:r>
          <w:rPr>
            <w:rFonts w:asciiTheme="minorHAnsi" w:hAnsiTheme="minorHAnsi" w:cs="ArialMT"/>
            <w:szCs w:val="22"/>
          </w:rPr>
          <w:t>Technician</w:t>
        </w:r>
        <w:r w:rsidRPr="00AE180B">
          <w:rPr>
            <w:rFonts w:asciiTheme="minorHAnsi" w:hAnsiTheme="minorHAnsi" w:cs="ArialMT"/>
            <w:szCs w:val="22"/>
          </w:rPr>
          <w:t>.</w:t>
        </w:r>
      </w:ins>
    </w:p>
    <w:p w14:paraId="084336A9" w14:textId="77777777" w:rsidR="00993DDB" w:rsidRPr="00AE180B" w:rsidRDefault="00993DDB" w:rsidP="00993DDB">
      <w:pPr>
        <w:autoSpaceDE w:val="0"/>
        <w:autoSpaceDN w:val="0"/>
        <w:adjustRightInd w:val="0"/>
        <w:spacing w:after="0" w:line="240" w:lineRule="auto"/>
        <w:jc w:val="both"/>
        <w:rPr>
          <w:ins w:id="1010" w:author="Stephy" w:date="2022-04-19T19:03:00Z"/>
          <w:rFonts w:asciiTheme="minorHAnsi" w:hAnsiTheme="minorHAnsi" w:cs="ArialMT"/>
          <w:szCs w:val="22"/>
        </w:rPr>
      </w:pPr>
    </w:p>
    <w:p w14:paraId="15949FB4" w14:textId="77777777" w:rsidR="00993DDB" w:rsidRPr="00AE180B" w:rsidRDefault="00993DDB" w:rsidP="00993DDB">
      <w:pPr>
        <w:autoSpaceDE w:val="0"/>
        <w:autoSpaceDN w:val="0"/>
        <w:adjustRightInd w:val="0"/>
        <w:spacing w:after="0" w:line="240" w:lineRule="auto"/>
        <w:jc w:val="both"/>
        <w:rPr>
          <w:ins w:id="1011" w:author="Stephy" w:date="2022-04-19T19:03:00Z"/>
          <w:rFonts w:asciiTheme="minorHAnsi" w:hAnsiTheme="minorHAnsi" w:cs="ArialMT"/>
          <w:szCs w:val="22"/>
        </w:rPr>
      </w:pPr>
      <w:ins w:id="1012" w:author="Stephy" w:date="2022-04-19T19:03:00Z">
        <w:r w:rsidRPr="00AE180B">
          <w:rPr>
            <w:rFonts w:asciiTheme="minorHAnsi" w:hAnsiTheme="minorHAnsi" w:cs="ArialMT"/>
            <w:szCs w:val="22"/>
          </w:rPr>
          <w:t>Each Biogas Unit is marked with a unique Identification Number and date of construction</w:t>
        </w:r>
        <w:r>
          <w:rPr>
            <w:rFonts w:asciiTheme="minorHAnsi" w:hAnsiTheme="minorHAnsi" w:cs="ArialMT"/>
            <w:szCs w:val="22"/>
          </w:rPr>
          <w:t>.</w:t>
        </w:r>
      </w:ins>
    </w:p>
    <w:p w14:paraId="01BF799C" w14:textId="77777777" w:rsidR="00993DDB" w:rsidRPr="00AE180B" w:rsidRDefault="00993DDB" w:rsidP="00993DDB">
      <w:pPr>
        <w:autoSpaceDE w:val="0"/>
        <w:autoSpaceDN w:val="0"/>
        <w:adjustRightInd w:val="0"/>
        <w:spacing w:after="0" w:line="240" w:lineRule="auto"/>
        <w:jc w:val="both"/>
        <w:rPr>
          <w:ins w:id="1013" w:author="Stephy" w:date="2022-04-19T19:03:00Z"/>
          <w:rFonts w:ascii="ArialMT" w:hAnsi="ArialMT" w:cs="ArialMT"/>
        </w:rPr>
      </w:pPr>
    </w:p>
    <w:p w14:paraId="29A91882" w14:textId="77777777" w:rsidR="00993DDB" w:rsidRPr="00AE180B" w:rsidRDefault="00993DDB" w:rsidP="00993DDB">
      <w:pPr>
        <w:autoSpaceDE w:val="0"/>
        <w:autoSpaceDN w:val="0"/>
        <w:adjustRightInd w:val="0"/>
        <w:spacing w:after="0" w:line="240" w:lineRule="auto"/>
        <w:jc w:val="both"/>
        <w:rPr>
          <w:ins w:id="1014" w:author="Stephy" w:date="2022-04-19T19:03:00Z"/>
          <w:rFonts w:asciiTheme="minorHAnsi" w:hAnsiTheme="minorHAnsi" w:cs="ArialMT"/>
          <w:szCs w:val="22"/>
        </w:rPr>
      </w:pPr>
      <w:ins w:id="1015" w:author="Stephy" w:date="2022-04-19T19:03:00Z">
        <w:r w:rsidRPr="00AE180B">
          <w:rPr>
            <w:rFonts w:ascii="ArialMT" w:hAnsi="ArialMT" w:cs="ArialMT"/>
          </w:rPr>
          <w:t xml:space="preserve">A Monitoring </w:t>
        </w:r>
        <w:r>
          <w:rPr>
            <w:rFonts w:asciiTheme="minorHAnsi" w:hAnsiTheme="minorHAnsi" w:cs="ArialMT"/>
            <w:szCs w:val="22"/>
          </w:rPr>
          <w:t xml:space="preserve">log </w:t>
        </w:r>
        <w:r w:rsidRPr="00AE180B">
          <w:rPr>
            <w:rFonts w:asciiTheme="minorHAnsi" w:hAnsiTheme="minorHAnsi" w:cs="ArialMT"/>
            <w:szCs w:val="22"/>
          </w:rPr>
          <w:t xml:space="preserve">Book is maintained </w:t>
        </w:r>
        <w:r>
          <w:rPr>
            <w:rFonts w:asciiTheme="minorHAnsi" w:hAnsiTheme="minorHAnsi" w:cs="ArialMT"/>
            <w:szCs w:val="22"/>
          </w:rPr>
          <w:t>for the project activity</w:t>
        </w:r>
        <w:r w:rsidRPr="00AE180B">
          <w:rPr>
            <w:rFonts w:asciiTheme="minorHAnsi" w:hAnsiTheme="minorHAnsi" w:cs="ArialMT"/>
            <w:szCs w:val="22"/>
          </w:rPr>
          <w:t>. If any Biogas Unit is faulty or not functional, the problem report is automatically passed on to Volunteer</w:t>
        </w:r>
        <w:r w:rsidRPr="005A1809">
          <w:rPr>
            <w:rFonts w:asciiTheme="minorHAnsi" w:hAnsiTheme="minorHAnsi" w:cs="ArialMT"/>
            <w:szCs w:val="22"/>
          </w:rPr>
          <w:t>(s)/mason(s)</w:t>
        </w:r>
        <w:r w:rsidRPr="00AE180B">
          <w:rPr>
            <w:rFonts w:asciiTheme="minorHAnsi" w:hAnsiTheme="minorHAnsi" w:cs="ArialMT"/>
            <w:szCs w:val="22"/>
          </w:rPr>
          <w:t xml:space="preserve">. There is a continuous database maintained of all the Biogas Units not operational on a </w:t>
        </w:r>
        <w:r>
          <w:rPr>
            <w:rFonts w:asciiTheme="minorHAnsi" w:hAnsiTheme="minorHAnsi" w:cs="ArialMT"/>
            <w:szCs w:val="22"/>
          </w:rPr>
          <w:t>regular</w:t>
        </w:r>
        <w:r w:rsidRPr="00AE180B">
          <w:rPr>
            <w:rFonts w:asciiTheme="minorHAnsi" w:hAnsiTheme="minorHAnsi" w:cs="ArialMT"/>
            <w:szCs w:val="22"/>
          </w:rPr>
          <w:t xml:space="preserve"> basis where number of non-operational days, and the </w:t>
        </w:r>
        <w:r w:rsidRPr="00AE180B">
          <w:rPr>
            <w:rFonts w:asciiTheme="minorHAnsi" w:hAnsiTheme="minorHAnsi" w:cs="ArialMT"/>
            <w:szCs w:val="22"/>
          </w:rPr>
          <w:lastRenderedPageBreak/>
          <w:t>reasons of non-operation are recorded</w:t>
        </w:r>
        <w:r>
          <w:rPr>
            <w:rFonts w:asciiTheme="minorHAnsi" w:hAnsiTheme="minorHAnsi" w:cs="ArialMT"/>
            <w:szCs w:val="22"/>
          </w:rPr>
          <w:t xml:space="preserve">. </w:t>
        </w:r>
        <w:r w:rsidRPr="00AE180B">
          <w:rPr>
            <w:rFonts w:asciiTheme="minorHAnsi" w:hAnsiTheme="minorHAnsi" w:cs="ArialMT"/>
            <w:szCs w:val="22"/>
          </w:rPr>
          <w:t xml:space="preserve">Mostly, volunteers are able to handle the problem arises, in case of major issues, Biogas </w:t>
        </w:r>
        <w:r>
          <w:rPr>
            <w:rFonts w:asciiTheme="minorHAnsi" w:hAnsiTheme="minorHAnsi" w:cs="ArialMT"/>
            <w:szCs w:val="22"/>
          </w:rPr>
          <w:t>technicians</w:t>
        </w:r>
        <w:r w:rsidRPr="00AE180B">
          <w:rPr>
            <w:rFonts w:asciiTheme="minorHAnsi" w:hAnsiTheme="minorHAnsi" w:cs="ArialMT"/>
            <w:szCs w:val="22"/>
          </w:rPr>
          <w:t xml:space="preserve"> are informed to handle the situation.</w:t>
        </w:r>
      </w:ins>
    </w:p>
    <w:p w14:paraId="571E0DF7" w14:textId="77777777" w:rsidR="00993DDB" w:rsidRDefault="00993DDB" w:rsidP="00993DDB">
      <w:pPr>
        <w:autoSpaceDE w:val="0"/>
        <w:autoSpaceDN w:val="0"/>
        <w:adjustRightInd w:val="0"/>
        <w:spacing w:after="0" w:line="240" w:lineRule="auto"/>
        <w:jc w:val="both"/>
        <w:rPr>
          <w:ins w:id="1016" w:author="Stephy" w:date="2022-04-19T19:03:00Z"/>
          <w:rFonts w:asciiTheme="minorHAnsi" w:hAnsiTheme="minorHAnsi" w:cs="ArialMT"/>
          <w:szCs w:val="22"/>
        </w:rPr>
      </w:pPr>
    </w:p>
    <w:p w14:paraId="370AAC4D" w14:textId="77777777" w:rsidR="00993DDB" w:rsidRPr="00AE180B" w:rsidRDefault="00993DDB" w:rsidP="00993DDB">
      <w:pPr>
        <w:autoSpaceDE w:val="0"/>
        <w:autoSpaceDN w:val="0"/>
        <w:adjustRightInd w:val="0"/>
        <w:spacing w:after="0" w:line="240" w:lineRule="auto"/>
        <w:jc w:val="both"/>
        <w:rPr>
          <w:ins w:id="1017" w:author="Stephy" w:date="2022-04-19T19:03:00Z"/>
          <w:rFonts w:asciiTheme="minorHAnsi" w:hAnsiTheme="minorHAnsi" w:cs="ArialMT"/>
          <w:szCs w:val="22"/>
        </w:rPr>
      </w:pPr>
      <w:ins w:id="1018" w:author="Stephy" w:date="2022-04-19T19:03:00Z">
        <w:r w:rsidRPr="00AE180B">
          <w:rPr>
            <w:rFonts w:asciiTheme="minorHAnsi" w:hAnsiTheme="minorHAnsi" w:cs="ArialMT"/>
            <w:szCs w:val="22"/>
          </w:rPr>
          <w:t>Information flow diagram is as follows;</w:t>
        </w:r>
      </w:ins>
    </w:p>
    <w:p w14:paraId="2F80CB35" w14:textId="77777777" w:rsidR="00993DDB" w:rsidRPr="00AE180B" w:rsidRDefault="00993DDB" w:rsidP="00993DDB">
      <w:pPr>
        <w:jc w:val="both"/>
        <w:rPr>
          <w:ins w:id="1019" w:author="Stephy" w:date="2022-04-19T19:03:00Z"/>
          <w:rFonts w:asciiTheme="minorHAnsi" w:hAnsiTheme="minorHAnsi"/>
          <w:sz w:val="20"/>
          <w:szCs w:val="20"/>
          <w:lang w:val="en-GB"/>
        </w:rPr>
      </w:pPr>
    </w:p>
    <w:p w14:paraId="40A1B085" w14:textId="4D4A787F" w:rsidR="00993DDB" w:rsidRDefault="00993DDB" w:rsidP="00993DDB">
      <w:ins w:id="1020" w:author="Stephy" w:date="2022-04-19T19:03:00Z">
        <w:r>
          <w:rPr>
            <w:noProof/>
          </w:rPr>
          <w:drawing>
            <wp:inline distT="0" distB="0" distL="0" distR="0" wp14:anchorId="5DCD1741" wp14:editId="2001F30E">
              <wp:extent cx="6115050" cy="38608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050" cy="3860800"/>
                      </a:xfrm>
                      <a:prstGeom prst="rect">
                        <a:avLst/>
                      </a:prstGeom>
                      <a:noFill/>
                      <a:ln>
                        <a:noFill/>
                      </a:ln>
                    </pic:spPr>
                  </pic:pic>
                </a:graphicData>
              </a:graphic>
            </wp:inline>
          </w:drawing>
        </w:r>
        <w:r>
          <w:rPr>
            <w:lang w:val="en-GB"/>
          </w:rPr>
          <w:br/>
        </w:r>
      </w:ins>
    </w:p>
    <w:p w14:paraId="3CFD76AE" w14:textId="00D577B8" w:rsidR="00F63098" w:rsidRDefault="00F63098" w:rsidP="00993DDB">
      <w:r>
        <w:t xml:space="preserve">SDG 13 </w:t>
      </w:r>
      <w:r w:rsidRPr="00F63098">
        <w:t>(Climate Action)</w:t>
      </w:r>
      <w:r>
        <w:t xml:space="preserve"> -</w:t>
      </w:r>
      <w:r w:rsidRPr="00F63098">
        <w:t>Specific indicator- 13.2.1</w:t>
      </w:r>
    </w:p>
    <w:p w14:paraId="09810DC6" w14:textId="36FA1D34" w:rsidR="00F63098" w:rsidRDefault="00F63098" w:rsidP="00993DDB"/>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F63098" w14:paraId="3091A0DF" w14:textId="77777777" w:rsidTr="00F63098">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8893EF3"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Data / Parameter</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40AF4B" w14:textId="4A385D79"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BC</w:t>
            </w:r>
            <w:r w:rsidRPr="00F63098">
              <w:rPr>
                <w:rFonts w:asciiTheme="majorHAnsi" w:eastAsia="Times New Roman" w:hAnsiTheme="majorHAnsi" w:cs="Times New Roman"/>
                <w:color w:val="auto"/>
                <w:sz w:val="20"/>
                <w:szCs w:val="20"/>
                <w:vertAlign w:val="subscript"/>
                <w:lang w:val="en-GB" w:eastAsia="de-DE"/>
                <w14:cntxtAlts w14:val="0"/>
              </w:rPr>
              <w:t>PJ,HH,y</w:t>
            </w:r>
          </w:p>
        </w:tc>
      </w:tr>
      <w:tr w:rsidR="00F63098" w14:paraId="385E3517" w14:textId="77777777" w:rsidTr="00F63098">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DD54F92"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Unit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5A7598" w14:textId="6F66C3E5"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tonnes/household/year</w:t>
            </w:r>
          </w:p>
        </w:tc>
      </w:tr>
      <w:tr w:rsidR="00F63098" w14:paraId="06B43166" w14:textId="77777777" w:rsidTr="00F63098">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278A47"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Description</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F06DE1" w14:textId="54761955"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Average annual consumption of woody biomass per household in the pre-project devices during the project activity, if it is found that pre-project devices were not completely displaced but continue to be used to some extent.</w:t>
            </w:r>
          </w:p>
        </w:tc>
      </w:tr>
      <w:tr w:rsidR="00F63098" w14:paraId="6D1232F1" w14:textId="77777777" w:rsidTr="00F63098">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D7D5AB"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Source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2CE320" w14:textId="51B6B682"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Survey</w:t>
            </w:r>
          </w:p>
        </w:tc>
      </w:tr>
      <w:tr w:rsidR="00F63098" w14:paraId="73910896" w14:textId="77777777" w:rsidTr="00F63098">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E392C2D"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Value(s) applied</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60B874" w14:textId="698470E4"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To be monitored</w:t>
            </w:r>
          </w:p>
        </w:tc>
      </w:tr>
      <w:tr w:rsidR="00F63098" w14:paraId="3635D86D" w14:textId="77777777" w:rsidTr="00F63098">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E036984"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Measurement methods and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F3ACB9" w14:textId="18EBC89A"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Monitoring shall consist of estimation of all project devices or a representative sample thereof, at least once every two years(biennial)</w:t>
            </w:r>
          </w:p>
        </w:tc>
      </w:tr>
      <w:tr w:rsidR="00F63098" w14:paraId="33908305" w14:textId="77777777" w:rsidTr="00F63098">
        <w:trPr>
          <w:trHeight w:val="248"/>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ABC8F4F"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Monitoring frequency</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D2AF01" w14:textId="287B7365"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At least once every two years (biennial)</w:t>
            </w:r>
          </w:p>
        </w:tc>
      </w:tr>
      <w:tr w:rsidR="00F63098" w14:paraId="46790FD1" w14:textId="77777777" w:rsidTr="00F63098">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FF1F7F"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lastRenderedPageBreak/>
              <w:t>QA/QC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682C51" w14:textId="2306AD0E"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Third party survey to be conducted following standard sampling approach.</w:t>
            </w:r>
          </w:p>
        </w:tc>
      </w:tr>
      <w:tr w:rsidR="00F63098" w14:paraId="3D0D86F6" w14:textId="77777777" w:rsidTr="00F63098">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D60B073"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Purpose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5DF85A" w14:textId="5229B0E0"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Baseline Emissions estimation</w:t>
            </w:r>
          </w:p>
        </w:tc>
      </w:tr>
      <w:tr w:rsidR="00F63098" w14:paraId="2E2AF845" w14:textId="77777777" w:rsidTr="00F63098">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AFF655B"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Additional comment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E033AB" w14:textId="75CF25A4" w:rsid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4B52B0F9" w14:textId="3E5C2490" w:rsidR="00F63098" w:rsidRDefault="00F63098" w:rsidP="00993DDB"/>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F63098" w14:paraId="46A94DE5"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9BA03AB"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Data / Parameter</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2BAD6F" w14:textId="761771F8"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N</w:t>
            </w:r>
            <w:r w:rsidRPr="00F63098">
              <w:rPr>
                <w:rFonts w:asciiTheme="majorHAnsi" w:eastAsia="Times New Roman" w:hAnsiTheme="majorHAnsi" w:cs="Times New Roman"/>
                <w:color w:val="auto"/>
                <w:sz w:val="20"/>
                <w:szCs w:val="20"/>
                <w:vertAlign w:val="subscript"/>
                <w:lang w:val="en-GB" w:eastAsia="de-DE"/>
                <w14:cntxtAlts w14:val="0"/>
              </w:rPr>
              <w:t>HH,y</w:t>
            </w:r>
          </w:p>
        </w:tc>
      </w:tr>
      <w:tr w:rsidR="00F63098" w14:paraId="6BB851C0"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81E2A79"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Unit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504D74" w14:textId="7C7C40F5"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Number</w:t>
            </w:r>
          </w:p>
        </w:tc>
      </w:tr>
      <w:tr w:rsidR="00F63098" w14:paraId="3B896A1B"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9252132"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Description</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774B1D" w14:textId="45D4FF99"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Number of households (biogas system) in the project activity in operational per year.</w:t>
            </w:r>
          </w:p>
        </w:tc>
      </w:tr>
      <w:tr w:rsidR="00F63098" w14:paraId="12A50ECF"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B86E18"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Source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6451DB" w14:textId="175E6F85"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Survey</w:t>
            </w:r>
          </w:p>
        </w:tc>
      </w:tr>
      <w:tr w:rsidR="00F63098" w14:paraId="6C604BA3"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35E347"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Value(s) applied</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5D10F4" w14:textId="1CE8FA1D"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To be monitored</w:t>
            </w:r>
          </w:p>
        </w:tc>
      </w:tr>
      <w:tr w:rsidR="00F63098" w14:paraId="0C66164F" w14:textId="77777777" w:rsidTr="00457003">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54294BD"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Measurement methods and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50FF7D" w14:textId="566FDC99"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Monitoring consists of checking of representative sample, to ensure that bio-digesters operating. Calculated as N</w:t>
            </w:r>
            <w:r w:rsidRPr="00F63098">
              <w:rPr>
                <w:rFonts w:asciiTheme="majorHAnsi" w:eastAsia="Times New Roman" w:hAnsiTheme="majorHAnsi" w:cs="Times New Roman"/>
                <w:color w:val="auto"/>
                <w:sz w:val="20"/>
                <w:szCs w:val="20"/>
                <w:vertAlign w:val="subscript"/>
                <w:lang w:val="en-GB" w:eastAsia="de-DE"/>
                <w14:cntxtAlts w14:val="0"/>
              </w:rPr>
              <w:t>HH</w:t>
            </w:r>
            <w:r w:rsidRPr="00F63098">
              <w:rPr>
                <w:rFonts w:asciiTheme="majorHAnsi" w:eastAsia="Times New Roman" w:hAnsiTheme="majorHAnsi" w:cs="Times New Roman"/>
                <w:color w:val="auto"/>
                <w:sz w:val="20"/>
                <w:szCs w:val="20"/>
                <w:lang w:val="en-GB" w:eastAsia="de-DE"/>
                <w14:cntxtAlts w14:val="0"/>
              </w:rPr>
              <w:t xml:space="preserve"> *P</w:t>
            </w:r>
            <w:r w:rsidRPr="00F63098">
              <w:rPr>
                <w:rFonts w:asciiTheme="majorHAnsi" w:eastAsia="Times New Roman" w:hAnsiTheme="majorHAnsi" w:cs="Times New Roman"/>
                <w:color w:val="auto"/>
                <w:sz w:val="20"/>
                <w:szCs w:val="20"/>
                <w:vertAlign w:val="subscript"/>
                <w:lang w:val="en-GB" w:eastAsia="de-DE"/>
                <w14:cntxtAlts w14:val="0"/>
              </w:rPr>
              <w:t>y</w:t>
            </w:r>
            <w:r w:rsidRPr="00F63098">
              <w:rPr>
                <w:rFonts w:asciiTheme="majorHAnsi" w:eastAsia="Times New Roman" w:hAnsiTheme="majorHAnsi" w:cs="Times New Roman"/>
                <w:color w:val="auto"/>
                <w:sz w:val="20"/>
                <w:szCs w:val="20"/>
                <w:lang w:val="en-GB" w:eastAsia="de-DE"/>
                <w14:cntxtAlts w14:val="0"/>
              </w:rPr>
              <w:t>, where N</w:t>
            </w:r>
            <w:r w:rsidRPr="00F63098">
              <w:rPr>
                <w:rFonts w:asciiTheme="majorHAnsi" w:eastAsia="Times New Roman" w:hAnsiTheme="majorHAnsi" w:cs="Times New Roman"/>
                <w:color w:val="auto"/>
                <w:sz w:val="20"/>
                <w:szCs w:val="20"/>
                <w:vertAlign w:val="subscript"/>
                <w:lang w:val="en-GB" w:eastAsia="de-DE"/>
                <w14:cntxtAlts w14:val="0"/>
              </w:rPr>
              <w:t>HH</w:t>
            </w:r>
            <w:r w:rsidRPr="00F63098">
              <w:rPr>
                <w:rFonts w:asciiTheme="majorHAnsi" w:eastAsia="Times New Roman" w:hAnsiTheme="majorHAnsi" w:cs="Times New Roman"/>
                <w:color w:val="auto"/>
                <w:sz w:val="20"/>
                <w:szCs w:val="20"/>
                <w:lang w:val="en-GB" w:eastAsia="de-DE"/>
                <w14:cntxtAlts w14:val="0"/>
              </w:rPr>
              <w:t xml:space="preserve"> is the number of biodigesters installed in the project and P</w:t>
            </w:r>
            <w:r w:rsidRPr="00F63098">
              <w:rPr>
                <w:rFonts w:asciiTheme="majorHAnsi" w:eastAsia="Times New Roman" w:hAnsiTheme="majorHAnsi" w:cs="Times New Roman"/>
                <w:color w:val="auto"/>
                <w:sz w:val="20"/>
                <w:szCs w:val="20"/>
                <w:vertAlign w:val="subscript"/>
                <w:lang w:val="en-GB" w:eastAsia="de-DE"/>
                <w14:cntxtAlts w14:val="0"/>
              </w:rPr>
              <w:t>y</w:t>
            </w:r>
            <w:r w:rsidRPr="00F63098">
              <w:rPr>
                <w:rFonts w:asciiTheme="majorHAnsi" w:eastAsia="Times New Roman" w:hAnsiTheme="majorHAnsi" w:cs="Times New Roman"/>
                <w:color w:val="auto"/>
                <w:sz w:val="20"/>
                <w:szCs w:val="20"/>
                <w:lang w:val="en-GB" w:eastAsia="de-DE"/>
                <w14:cntxtAlts w14:val="0"/>
              </w:rPr>
              <w:t xml:space="preserve"> is Proportion of Bio-digesters operational estimated based on the sample survey.</w:t>
            </w:r>
          </w:p>
        </w:tc>
      </w:tr>
      <w:tr w:rsidR="00F63098" w14:paraId="76D468FE"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3729B82"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Monitoring frequency</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C496A8" w14:textId="3572FD80"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At least once every two years (biennial)</w:t>
            </w:r>
          </w:p>
        </w:tc>
      </w:tr>
      <w:tr w:rsidR="00F63098" w14:paraId="5D104044"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CCE0CB"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QA/QC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D8A3C9" w14:textId="1773D9F7"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Third party survey to be conducted following standard sampling approach.</w:t>
            </w:r>
          </w:p>
        </w:tc>
      </w:tr>
      <w:tr w:rsidR="00F63098" w14:paraId="617EA74D"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7E6045"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Purpose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4022AA" w14:textId="527D90A0" w:rsidR="00F63098" w:rsidRP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F63098">
              <w:rPr>
                <w:rFonts w:asciiTheme="majorHAnsi" w:eastAsia="Times New Roman" w:hAnsiTheme="majorHAnsi" w:cs="Times New Roman"/>
                <w:color w:val="auto"/>
                <w:sz w:val="20"/>
                <w:szCs w:val="20"/>
                <w:lang w:val="en-GB" w:eastAsia="de-DE"/>
                <w14:cntxtAlts w14:val="0"/>
              </w:rPr>
              <w:t>Baseline Emissions estimation</w:t>
            </w:r>
          </w:p>
        </w:tc>
      </w:tr>
      <w:tr w:rsidR="00F63098" w14:paraId="6156D68E"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2E5231E" w14:textId="77777777" w:rsidR="00F63098" w:rsidRDefault="00F63098" w:rsidP="00F63098">
            <w:pPr>
              <w:spacing w:line="276" w:lineRule="auto"/>
              <w:rPr>
                <w:rFonts w:asciiTheme="minorHAnsi" w:hAnsiTheme="minorHAnsi"/>
                <w:color w:val="FFFFFF" w:themeColor="background1"/>
                <w:lang w:val="en-GB"/>
              </w:rPr>
            </w:pPr>
            <w:r>
              <w:rPr>
                <w:rFonts w:asciiTheme="minorHAnsi" w:hAnsiTheme="minorHAnsi"/>
                <w:color w:val="FFFFFF" w:themeColor="background1"/>
              </w:rPr>
              <w:t>Additional comment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811030" w14:textId="77777777" w:rsidR="00F63098" w:rsidRDefault="00F63098" w:rsidP="00F63098">
            <w:pPr>
              <w:spacing w:line="276" w:lineRule="auto"/>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6FF37590" w14:textId="69F1F990" w:rsidR="00F63098" w:rsidRDefault="00F63098" w:rsidP="00993DDB"/>
    <w:p w14:paraId="551A575A" w14:textId="3BEBDED8" w:rsidR="00A75D05" w:rsidRDefault="00F63098" w:rsidP="00A75D05">
      <w:pPr>
        <w:spacing w:after="0" w:line="240" w:lineRule="auto"/>
        <w:contextualSpacing w:val="0"/>
        <w:jc w:val="both"/>
        <w:rPr>
          <w:rFonts w:ascii="Arial" w:eastAsia="Times New Roman" w:hAnsi="Arial" w:cs="Times New Roman"/>
          <w:color w:val="auto"/>
          <w:szCs w:val="20"/>
          <w:lang w:val="en-GB"/>
          <w14:cntxtAlts w14:val="0"/>
        </w:rPr>
      </w:pPr>
      <w:r>
        <w:rPr>
          <w:rFonts w:ascii="Arial" w:eastAsia="Times New Roman" w:hAnsi="Arial" w:cs="Times New Roman"/>
          <w:color w:val="auto"/>
          <w:szCs w:val="20"/>
          <w:lang w:val="en-GB"/>
          <w14:cntxtAlts w14:val="0"/>
        </w:rPr>
        <w:t>SDG 3 (</w:t>
      </w:r>
      <w:r w:rsidRPr="00F63098">
        <w:rPr>
          <w:rFonts w:ascii="Arial" w:eastAsia="Times New Roman" w:hAnsi="Arial" w:cs="Times New Roman"/>
          <w:color w:val="auto"/>
          <w:szCs w:val="20"/>
          <w:lang w:val="en-GB"/>
          <w14:cntxtAlts w14:val="0"/>
        </w:rPr>
        <w:t>Good health and well-being</w:t>
      </w:r>
      <w:r>
        <w:rPr>
          <w:rFonts w:ascii="Arial" w:eastAsia="Times New Roman" w:hAnsi="Arial" w:cs="Times New Roman"/>
          <w:color w:val="auto"/>
          <w:szCs w:val="20"/>
          <w:lang w:val="en-GB"/>
          <w14:cntxtAlts w14:val="0"/>
        </w:rPr>
        <w:t>)</w:t>
      </w:r>
      <w:r w:rsidR="004645C7" w:rsidRPr="004645C7">
        <w:t xml:space="preserve"> </w:t>
      </w:r>
      <w:r w:rsidR="004645C7" w:rsidRPr="004645C7">
        <w:rPr>
          <w:rFonts w:ascii="Arial" w:eastAsia="Times New Roman" w:hAnsi="Arial" w:cs="Times New Roman"/>
          <w:color w:val="auto"/>
          <w:szCs w:val="20"/>
          <w:lang w:val="en-GB"/>
          <w14:cntxtAlts w14:val="0"/>
        </w:rPr>
        <w:t>- Specific indicator 3.9.1</w:t>
      </w:r>
    </w:p>
    <w:p w14:paraId="62D0C79A" w14:textId="7E86558E" w:rsidR="004645C7" w:rsidRDefault="004645C7" w:rsidP="00A75D05">
      <w:pPr>
        <w:spacing w:after="0" w:line="240" w:lineRule="auto"/>
        <w:contextualSpacing w:val="0"/>
        <w:jc w:val="both"/>
        <w:rPr>
          <w:rFonts w:ascii="Arial" w:eastAsia="Times New Roman" w:hAnsi="Arial" w:cs="Times New Roman"/>
          <w:color w:val="auto"/>
          <w:szCs w:val="20"/>
          <w:lang w:val="en-GB"/>
          <w14:cntxtAlts w14:val="0"/>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645C7" w14:paraId="51B41BFB"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971BCB6"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Data / Parameter</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616032" w14:textId="7DCD84B7"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 xml:space="preserve">Improvement in health and decrease in illness </w:t>
            </w:r>
          </w:p>
        </w:tc>
      </w:tr>
      <w:tr w:rsidR="004645C7" w14:paraId="1DC8EFCA"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A24068"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Unit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D8F8D" w14:textId="745BBA94"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Qualitative</w:t>
            </w:r>
          </w:p>
        </w:tc>
      </w:tr>
      <w:tr w:rsidR="004645C7" w14:paraId="28219694"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0A3CA83"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Description</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9CCAEB" w14:textId="091B48FC"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Indoor air quality at usage point</w:t>
            </w:r>
          </w:p>
        </w:tc>
      </w:tr>
      <w:tr w:rsidR="004645C7" w14:paraId="530C8B5C"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B9A7340"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Source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441CAA" w14:textId="7F5DDB4B"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Sampling survey/annual usage survey/monitoring survey</w:t>
            </w:r>
          </w:p>
        </w:tc>
      </w:tr>
      <w:tr w:rsidR="004645C7" w14:paraId="1603716D"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34B2DF4"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Value(s) applied</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2EA1D7" w14:textId="3B183802"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To be monitored</w:t>
            </w:r>
          </w:p>
        </w:tc>
      </w:tr>
      <w:tr w:rsidR="004645C7" w14:paraId="21EEA670" w14:textId="77777777" w:rsidTr="00457003">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D231E8B"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Measurement methods and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5779F5" w14:textId="73116506"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 xml:space="preserve">Improvement in health and decrease in illness will be assessed through interview with end users due to project implementation. Users opinion on indoor air quality due to biogas usage shall be collected during monitoring survey. In addition, training to the operation and maintenance technicians and field supervisors to be provided to increase awareness in safe operation and handling emergency situations. </w:t>
            </w:r>
          </w:p>
        </w:tc>
      </w:tr>
      <w:tr w:rsidR="004645C7" w14:paraId="641AE105"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B73E8E2"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Monitoring frequency</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BA09E9" w14:textId="0A154152"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At least once every two years (biennial)</w:t>
            </w:r>
          </w:p>
        </w:tc>
      </w:tr>
      <w:tr w:rsidR="004645C7" w14:paraId="16581D9B"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637718D"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QA/QC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0C2E46" w14:textId="446E687A"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Third party survey to be conducted following standard sampling approach. Publicly available data may be referred.</w:t>
            </w:r>
          </w:p>
        </w:tc>
      </w:tr>
      <w:tr w:rsidR="004645C7" w14:paraId="0B1EB228"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D74858B"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lastRenderedPageBreak/>
              <w:t>Purpose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341538" w14:textId="6A86F152"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Sustainable development assessment</w:t>
            </w:r>
          </w:p>
        </w:tc>
      </w:tr>
      <w:tr w:rsidR="004645C7" w14:paraId="15B905A9"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3A54D79" w14:textId="77777777" w:rsidR="004645C7" w:rsidRDefault="004645C7" w:rsidP="00457003">
            <w:pPr>
              <w:spacing w:line="276" w:lineRule="auto"/>
              <w:rPr>
                <w:rFonts w:asciiTheme="minorHAnsi" w:hAnsiTheme="minorHAnsi"/>
                <w:color w:val="FFFFFF" w:themeColor="background1"/>
                <w:lang w:val="en-GB"/>
              </w:rPr>
            </w:pPr>
            <w:r>
              <w:rPr>
                <w:rFonts w:asciiTheme="minorHAnsi" w:hAnsiTheme="minorHAnsi"/>
                <w:color w:val="FFFFFF" w:themeColor="background1"/>
              </w:rPr>
              <w:t>Additional comment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99E37C" w14:textId="77777777" w:rsidR="004645C7" w:rsidRDefault="004645C7" w:rsidP="00457003">
            <w:pPr>
              <w:spacing w:line="276" w:lineRule="auto"/>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bl>
    <w:p w14:paraId="028D1709" w14:textId="79B95DDA" w:rsidR="004645C7" w:rsidRDefault="004645C7" w:rsidP="00A75D05">
      <w:pPr>
        <w:spacing w:after="0" w:line="240" w:lineRule="auto"/>
        <w:contextualSpacing w:val="0"/>
        <w:jc w:val="both"/>
        <w:rPr>
          <w:rFonts w:ascii="Arial" w:eastAsia="Times New Roman" w:hAnsi="Arial" w:cs="Times New Roman"/>
          <w:color w:val="auto"/>
          <w:szCs w:val="20"/>
          <w:lang w:val="en-GB"/>
          <w14:cntxtAlts w14:val="0"/>
        </w:rPr>
      </w:pPr>
    </w:p>
    <w:p w14:paraId="57526D21" w14:textId="1031825A" w:rsidR="004645C7" w:rsidRDefault="004645C7" w:rsidP="00A75D05">
      <w:pPr>
        <w:spacing w:after="0" w:line="240" w:lineRule="auto"/>
        <w:contextualSpacing w:val="0"/>
        <w:jc w:val="both"/>
        <w:rPr>
          <w:rFonts w:ascii="Arial" w:eastAsia="Times New Roman" w:hAnsi="Arial" w:cs="Times New Roman"/>
          <w:color w:val="auto"/>
          <w:szCs w:val="20"/>
          <w:lang w:val="en-GB"/>
          <w14:cntxtAlts w14:val="0"/>
        </w:rPr>
      </w:pPr>
    </w:p>
    <w:p w14:paraId="566277BB" w14:textId="77777777" w:rsidR="004645C7" w:rsidRPr="000C17BA" w:rsidRDefault="004645C7" w:rsidP="00A75D05">
      <w:pPr>
        <w:spacing w:after="0" w:line="240" w:lineRule="auto"/>
        <w:contextualSpacing w:val="0"/>
        <w:jc w:val="both"/>
        <w:rPr>
          <w:rFonts w:ascii="Arial" w:eastAsia="Times New Roman" w:hAnsi="Arial" w:cs="Times New Roman"/>
          <w:color w:val="auto"/>
          <w:szCs w:val="20"/>
          <w:lang w:val="en-GB"/>
          <w14:cntxtAlts w14:val="0"/>
        </w:rPr>
      </w:pPr>
    </w:p>
    <w:p w14:paraId="5F135981" w14:textId="234F8520" w:rsidR="00A75D05" w:rsidRPr="000C17BA" w:rsidRDefault="004645C7" w:rsidP="00A75D05">
      <w:pPr>
        <w:spacing w:after="0" w:line="240" w:lineRule="auto"/>
        <w:contextualSpacing w:val="0"/>
        <w:jc w:val="both"/>
        <w:rPr>
          <w:rFonts w:ascii="Arial" w:eastAsia="Times New Roman" w:hAnsi="Arial" w:cs="Times New Roman"/>
          <w:color w:val="auto"/>
          <w:szCs w:val="20"/>
          <w:lang w:val="en-GB"/>
          <w14:cntxtAlts w14:val="0"/>
        </w:rPr>
      </w:pPr>
      <w:r>
        <w:rPr>
          <w:rFonts w:ascii="Arial" w:eastAsia="Times New Roman" w:hAnsi="Arial" w:cs="Times New Roman"/>
          <w:color w:val="auto"/>
          <w:szCs w:val="20"/>
          <w:lang w:val="en-GB"/>
          <w14:cntxtAlts w14:val="0"/>
        </w:rPr>
        <w:t>SDG 7 (</w:t>
      </w:r>
      <w:r w:rsidRPr="004645C7">
        <w:rPr>
          <w:rFonts w:ascii="Arial" w:eastAsia="Times New Roman" w:hAnsi="Arial" w:cs="Times New Roman"/>
          <w:color w:val="auto"/>
          <w:szCs w:val="20"/>
          <w:lang w:val="en-GB"/>
          <w14:cntxtAlts w14:val="0"/>
        </w:rPr>
        <w:t>Affordable and clean energy</w:t>
      </w:r>
      <w:r>
        <w:rPr>
          <w:rFonts w:ascii="Arial" w:eastAsia="Times New Roman" w:hAnsi="Arial" w:cs="Times New Roman"/>
          <w:color w:val="auto"/>
          <w:szCs w:val="20"/>
          <w:lang w:val="en-GB"/>
          <w14:cntxtAlts w14:val="0"/>
        </w:rPr>
        <w:t>)</w:t>
      </w:r>
      <w:r w:rsidRPr="004645C7">
        <w:t xml:space="preserve"> </w:t>
      </w:r>
      <w:r w:rsidRPr="004645C7">
        <w:rPr>
          <w:rFonts w:ascii="Arial" w:eastAsia="Times New Roman" w:hAnsi="Arial" w:cs="Times New Roman"/>
          <w:color w:val="auto"/>
          <w:szCs w:val="20"/>
          <w:lang w:val="en-GB"/>
          <w14:cntxtAlts w14:val="0"/>
        </w:rPr>
        <w:t>- Specific indicator 7.1.2</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645C7" w14:paraId="7A876904"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073E88C"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Data / Parameter</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ACF030" w14:textId="4DC668A7"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Access to affordable and clean energy services</w:t>
            </w:r>
          </w:p>
        </w:tc>
      </w:tr>
      <w:tr w:rsidR="004645C7" w14:paraId="151EA20D"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7D4AE9F"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Unit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3BE073" w14:textId="4FA9BD30"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Numbers</w:t>
            </w:r>
          </w:p>
        </w:tc>
      </w:tr>
      <w:tr w:rsidR="004645C7" w14:paraId="08A8BFEE" w14:textId="77777777" w:rsidTr="00457003">
        <w:trPr>
          <w:trHeight w:val="280"/>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3B9361"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Description</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91D518" w14:textId="3DCBB134"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Number of biogas system operational under the project activity</w:t>
            </w:r>
          </w:p>
        </w:tc>
      </w:tr>
      <w:tr w:rsidR="004645C7" w14:paraId="19840045"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D7C881"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Source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33DBCD" w14:textId="4A59FEC4"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Biogas User Survey</w:t>
            </w:r>
          </w:p>
        </w:tc>
      </w:tr>
      <w:tr w:rsidR="004645C7" w14:paraId="164238BF" w14:textId="77777777" w:rsidTr="00457003">
        <w:trPr>
          <w:trHeight w:val="281"/>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80B24C4"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Value(s) applied</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8E5AE7" w14:textId="798F8E19"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To be monitored</w:t>
            </w:r>
          </w:p>
        </w:tc>
      </w:tr>
      <w:tr w:rsidR="004645C7" w14:paraId="0C9C44F2" w14:textId="77777777" w:rsidTr="00457003">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587AF4A"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Measurement methods and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5C4A54" w14:textId="134B60AD"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Sample survey to confirm if project biogas systems are operational. Operational status will confirm that the users are accessed to affordable and clean energy.</w:t>
            </w:r>
          </w:p>
        </w:tc>
      </w:tr>
      <w:tr w:rsidR="004645C7" w14:paraId="0C36DB16" w14:textId="77777777" w:rsidTr="00457003">
        <w:trPr>
          <w:trHeight w:val="248"/>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20DB5E1"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Monitoring frequency</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075AE5" w14:textId="4DC88F9C"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At least once every two years (biennial)</w:t>
            </w:r>
          </w:p>
        </w:tc>
      </w:tr>
      <w:tr w:rsidR="004645C7" w14:paraId="27C5A77C"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7F90F1"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QA/QC procedures</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E83EFF" w14:textId="223A2772"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Required sample size shall be determined following UNFCCC sampling standard</w:t>
            </w:r>
          </w:p>
        </w:tc>
      </w:tr>
      <w:tr w:rsidR="004645C7" w14:paraId="25D19A03"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4B71AA2"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Purpose of data</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85A9D8" w14:textId="2C07F6BD"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eastAsia="Times New Roman" w:hAnsiTheme="majorHAnsi" w:cs="Times New Roman"/>
                <w:color w:val="auto"/>
                <w:sz w:val="20"/>
                <w:szCs w:val="20"/>
                <w:lang w:val="en-GB" w:eastAsia="de-DE"/>
                <w14:cntxtAlts w14:val="0"/>
              </w:rPr>
              <w:t>Sustainable development assessment</w:t>
            </w:r>
          </w:p>
        </w:tc>
      </w:tr>
      <w:tr w:rsidR="004645C7" w14:paraId="212A3D4C" w14:textId="77777777" w:rsidTr="00457003">
        <w:trPr>
          <w:trHeight w:val="249"/>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50E370F" w14:textId="77777777" w:rsidR="004645C7" w:rsidRDefault="004645C7" w:rsidP="004645C7">
            <w:pPr>
              <w:spacing w:line="276" w:lineRule="auto"/>
              <w:rPr>
                <w:rFonts w:asciiTheme="minorHAnsi" w:hAnsiTheme="minorHAnsi"/>
                <w:color w:val="FFFFFF" w:themeColor="background1"/>
                <w:lang w:val="en-GB"/>
              </w:rPr>
            </w:pPr>
            <w:r>
              <w:rPr>
                <w:rFonts w:asciiTheme="minorHAnsi" w:hAnsiTheme="minorHAnsi"/>
                <w:color w:val="FFFFFF" w:themeColor="background1"/>
              </w:rPr>
              <w:t>Additional comment</w:t>
            </w:r>
          </w:p>
        </w:tc>
        <w:tc>
          <w:tcPr>
            <w:tcW w:w="347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632FB6" w14:textId="77777777" w:rsidR="004645C7" w:rsidRPr="004645C7" w:rsidRDefault="004645C7" w:rsidP="004645C7">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lang w:val="en-GB"/>
              </w:rPr>
            </w:pPr>
            <w:r w:rsidRPr="004645C7">
              <w:rPr>
                <w:rFonts w:asciiTheme="majorHAnsi" w:hAnsiTheme="majorHAnsi"/>
                <w:sz w:val="20"/>
                <w:szCs w:val="20"/>
                <w:lang w:val="en-GB"/>
              </w:rPr>
              <w:t>--</w:t>
            </w:r>
          </w:p>
        </w:tc>
      </w:tr>
    </w:tbl>
    <w:p w14:paraId="20D7D33A" w14:textId="77777777" w:rsidR="00A75D05" w:rsidRPr="000C17BA" w:rsidRDefault="00A75D05" w:rsidP="00A75D05">
      <w:pPr>
        <w:keepNext/>
        <w:keepLines/>
        <w:tabs>
          <w:tab w:val="left" w:pos="720"/>
          <w:tab w:val="left" w:pos="1474"/>
        </w:tabs>
        <w:suppressAutoHyphens/>
        <w:spacing w:before="240" w:after="60" w:line="240" w:lineRule="auto"/>
        <w:contextualSpacing w:val="0"/>
        <w:jc w:val="both"/>
        <w:outlineLvl w:val="2"/>
        <w:rPr>
          <w:rFonts w:ascii="Avenir Book" w:eastAsia="MS Mincho" w:hAnsi="Avenir Book" w:cs="Arial"/>
          <w:b/>
          <w:color w:val="auto"/>
          <w:lang w:val="en-GB" w:eastAsia="de-DE"/>
          <w14:cntxtAlts w14:val="0"/>
        </w:rPr>
      </w:pPr>
    </w:p>
    <w:p w14:paraId="1EB230D9" w14:textId="38E3B3E7" w:rsidR="00A10B8A" w:rsidRPr="000C17BA" w:rsidRDefault="00B46B23" w:rsidP="00B46B23">
      <w:r w:rsidRPr="000C17BA">
        <w:t xml:space="preserve">B.7.2 </w:t>
      </w:r>
      <w:r w:rsidR="00A10B8A" w:rsidRPr="000C17BA">
        <w:t>Sampling plan</w:t>
      </w:r>
    </w:p>
    <w:p w14:paraId="6DD0DBAD" w14:textId="3A6F0D33" w:rsidR="00324E24" w:rsidRPr="004645C7" w:rsidRDefault="00A10B8A" w:rsidP="00067EEE">
      <w:pPr>
        <w:pStyle w:val="ListParagraph"/>
        <w:numPr>
          <w:ilvl w:val="0"/>
          <w:numId w:val="35"/>
        </w:numPr>
        <w:autoSpaceDE w:val="0"/>
        <w:autoSpaceDN w:val="0"/>
        <w:adjustRightInd w:val="0"/>
        <w:spacing w:before="120" w:after="0" w:line="240" w:lineRule="auto"/>
        <w:rPr>
          <w:rFonts w:asciiTheme="majorHAnsi" w:eastAsia="Calibri" w:hAnsiTheme="majorHAnsi" w:cs="Arial"/>
          <w:b/>
          <w:bCs/>
          <w:color w:val="000000"/>
          <w:sz w:val="20"/>
          <w:szCs w:val="20"/>
          <w:lang w:eastAsia="de-DE"/>
          <w14:cntxtAlts w14:val="0"/>
        </w:rPr>
      </w:pPr>
      <w:r w:rsidRPr="004645C7">
        <w:rPr>
          <w:rFonts w:asciiTheme="majorHAnsi" w:hAnsiTheme="majorHAnsi"/>
          <w:sz w:val="20"/>
          <w:szCs w:val="20"/>
          <w:lang w:eastAsia="en-GB"/>
        </w:rPr>
        <w:t>&gt;&gt;</w:t>
      </w:r>
      <w:r w:rsidR="00324E24" w:rsidRPr="004645C7">
        <w:rPr>
          <w:rFonts w:asciiTheme="majorHAnsi" w:eastAsia="Calibri" w:hAnsiTheme="majorHAnsi" w:cs="Arial"/>
          <w:b/>
          <w:bCs/>
          <w:color w:val="000000"/>
          <w:sz w:val="20"/>
          <w:szCs w:val="20"/>
          <w:lang w:eastAsia="de-DE"/>
          <w14:cntxtAlts w14:val="0"/>
        </w:rPr>
        <w:t xml:space="preserve"> Sampling Approach:</w:t>
      </w:r>
    </w:p>
    <w:p w14:paraId="00887B9B" w14:textId="6FEBBF6C" w:rsidR="00324E24" w:rsidRPr="004645C7" w:rsidRDefault="00324E24" w:rsidP="00067EEE">
      <w:pPr>
        <w:numPr>
          <w:ilvl w:val="0"/>
          <w:numId w:val="36"/>
        </w:numPr>
        <w:autoSpaceDE w:val="0"/>
        <w:autoSpaceDN w:val="0"/>
        <w:adjustRightInd w:val="0"/>
        <w:spacing w:before="120"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
          <w:bCs/>
          <w:color w:val="000000"/>
          <w:sz w:val="20"/>
          <w:szCs w:val="20"/>
          <w:u w:val="single"/>
          <w:lang w:eastAsia="de-DE"/>
          <w14:cntxtAlts w14:val="0"/>
        </w:rPr>
        <w:t>Objectives and reliability requirements:</w:t>
      </w:r>
      <w:r w:rsidRPr="004645C7">
        <w:rPr>
          <w:rFonts w:asciiTheme="majorHAnsi" w:eastAsia="Calibri" w:hAnsiTheme="majorHAnsi" w:cs="Arial"/>
          <w:bCs/>
          <w:color w:val="000000"/>
          <w:sz w:val="20"/>
          <w:szCs w:val="20"/>
          <w:lang w:eastAsia="de-DE"/>
          <w14:cntxtAlts w14:val="0"/>
        </w:rPr>
        <w:t xml:space="preserve"> The objective of the sampling plan is to achieve unbiased and reliable estimates of the proportion or the mean value of the key variables over the crediting period. The methodology applied for the project (AMS.I.E version 1</w:t>
      </w:r>
      <w:r w:rsidR="00253496" w:rsidRPr="004645C7">
        <w:rPr>
          <w:rFonts w:asciiTheme="majorHAnsi" w:eastAsia="Calibri" w:hAnsiTheme="majorHAnsi" w:cs="Arial"/>
          <w:bCs/>
          <w:color w:val="000000"/>
          <w:sz w:val="20"/>
          <w:szCs w:val="20"/>
          <w:lang w:eastAsia="de-DE"/>
          <w14:cntxtAlts w14:val="0"/>
        </w:rPr>
        <w:t>2</w:t>
      </w:r>
      <w:r w:rsidRPr="004645C7">
        <w:rPr>
          <w:rFonts w:asciiTheme="majorHAnsi" w:eastAsia="Calibri" w:hAnsiTheme="majorHAnsi" w:cs="Arial"/>
          <w:bCs/>
          <w:color w:val="000000"/>
          <w:sz w:val="20"/>
          <w:szCs w:val="20"/>
          <w:lang w:eastAsia="de-DE"/>
          <w14:cntxtAlts w14:val="0"/>
        </w:rPr>
        <w:t xml:space="preserve">) requires the project proponent achieving 95 percent confidence interval and a 10 percent margin of error when biennial inspection is chosen and when annual inspection is </w:t>
      </w:r>
      <w:r w:rsidR="005A26D3" w:rsidRPr="004645C7">
        <w:rPr>
          <w:rFonts w:asciiTheme="majorHAnsi" w:eastAsia="Calibri" w:hAnsiTheme="majorHAnsi" w:cs="Arial"/>
          <w:bCs/>
          <w:color w:val="000000"/>
          <w:sz w:val="20"/>
          <w:szCs w:val="20"/>
          <w:lang w:eastAsia="de-DE"/>
          <w14:cntxtAlts w14:val="0"/>
        </w:rPr>
        <w:t>chosen</w:t>
      </w:r>
      <w:r w:rsidRPr="004645C7">
        <w:rPr>
          <w:rFonts w:asciiTheme="majorHAnsi" w:eastAsia="Calibri" w:hAnsiTheme="majorHAnsi" w:cs="Arial"/>
          <w:bCs/>
          <w:color w:val="000000"/>
          <w:sz w:val="20"/>
          <w:szCs w:val="20"/>
          <w:lang w:eastAsia="de-DE"/>
          <w14:cntxtAlts w14:val="0"/>
        </w:rPr>
        <w:t xml:space="preserve"> 90 per cent. The table below provides the monitoring parameters that will be monitored annually:</w:t>
      </w:r>
    </w:p>
    <w:p w14:paraId="0EFA9140" w14:textId="77777777" w:rsidR="00324E24" w:rsidRPr="004645C7" w:rsidRDefault="00324E24" w:rsidP="00324E24">
      <w:pPr>
        <w:autoSpaceDE w:val="0"/>
        <w:autoSpaceDN w:val="0"/>
        <w:adjustRightInd w:val="0"/>
        <w:spacing w:before="120" w:after="0" w:line="240" w:lineRule="auto"/>
        <w:ind w:left="227"/>
        <w:rPr>
          <w:rFonts w:asciiTheme="majorHAnsi" w:eastAsia="Calibri" w:hAnsiTheme="majorHAnsi" w:cs="Arial"/>
          <w:bCs/>
          <w:color w:val="000000"/>
          <w:sz w:val="20"/>
          <w:szCs w:val="20"/>
          <w:lang w:eastAsia="de-DE"/>
          <w14:cntxtAlts w14:val="0"/>
        </w:rPr>
      </w:pPr>
    </w:p>
    <w:tbl>
      <w:tblPr>
        <w:tblW w:w="49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2530"/>
        <w:gridCol w:w="5558"/>
      </w:tblGrid>
      <w:tr w:rsidR="00324E24" w:rsidRPr="004645C7" w14:paraId="281B8D20" w14:textId="77777777" w:rsidTr="00324E24">
        <w:trPr>
          <w:trHeight w:val="116"/>
          <w:jc w:val="center"/>
        </w:trPr>
        <w:tc>
          <w:tcPr>
            <w:tcW w:w="630" w:type="pct"/>
            <w:tcBorders>
              <w:top w:val="single" w:sz="4" w:space="0" w:color="auto"/>
              <w:left w:val="single" w:sz="4" w:space="0" w:color="auto"/>
              <w:bottom w:val="single" w:sz="4" w:space="0" w:color="auto"/>
              <w:right w:val="single" w:sz="4" w:space="0" w:color="auto"/>
            </w:tcBorders>
            <w:hideMark/>
          </w:tcPr>
          <w:p w14:paraId="3DA2F09C"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center"/>
              <w:rPr>
                <w:rFonts w:asciiTheme="majorHAnsi" w:eastAsia="Calibri" w:hAnsiTheme="majorHAnsi" w:cs="Arial"/>
                <w:b/>
                <w:color w:val="000000"/>
                <w:sz w:val="20"/>
                <w:szCs w:val="20"/>
                <w:lang w:eastAsia="de-DE"/>
                <w14:cntxtAlts w14:val="0"/>
              </w:rPr>
            </w:pPr>
            <w:r w:rsidRPr="004645C7">
              <w:rPr>
                <w:rFonts w:asciiTheme="majorHAnsi" w:eastAsia="Calibri" w:hAnsiTheme="majorHAnsi" w:cs="Arial"/>
                <w:b/>
                <w:color w:val="000000"/>
                <w:sz w:val="20"/>
                <w:szCs w:val="20"/>
                <w:lang w:eastAsia="de-DE"/>
                <w14:cntxtAlts w14:val="0"/>
              </w:rPr>
              <w:t>Parameter</w:t>
            </w:r>
          </w:p>
        </w:tc>
        <w:tc>
          <w:tcPr>
            <w:tcW w:w="1387" w:type="pct"/>
            <w:tcBorders>
              <w:top w:val="single" w:sz="4" w:space="0" w:color="auto"/>
              <w:left w:val="single" w:sz="4" w:space="0" w:color="auto"/>
              <w:bottom w:val="single" w:sz="4" w:space="0" w:color="auto"/>
              <w:right w:val="single" w:sz="4" w:space="0" w:color="auto"/>
            </w:tcBorders>
            <w:hideMark/>
          </w:tcPr>
          <w:p w14:paraId="2EF56408"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center"/>
              <w:rPr>
                <w:rFonts w:asciiTheme="majorHAnsi" w:eastAsia="Calibri" w:hAnsiTheme="majorHAnsi" w:cs="Arial"/>
                <w:b/>
                <w:color w:val="000000"/>
                <w:sz w:val="20"/>
                <w:szCs w:val="20"/>
                <w:lang w:eastAsia="de-DE"/>
                <w14:cntxtAlts w14:val="0"/>
              </w:rPr>
            </w:pPr>
            <w:r w:rsidRPr="004645C7">
              <w:rPr>
                <w:rFonts w:asciiTheme="majorHAnsi" w:eastAsia="Calibri" w:hAnsiTheme="majorHAnsi" w:cs="Arial"/>
                <w:b/>
                <w:color w:val="000000"/>
                <w:sz w:val="20"/>
                <w:szCs w:val="20"/>
                <w:lang w:eastAsia="de-DE"/>
                <w14:cntxtAlts w14:val="0"/>
              </w:rPr>
              <w:t>Type</w:t>
            </w:r>
          </w:p>
        </w:tc>
        <w:tc>
          <w:tcPr>
            <w:tcW w:w="2983" w:type="pct"/>
            <w:tcBorders>
              <w:top w:val="single" w:sz="4" w:space="0" w:color="auto"/>
              <w:left w:val="single" w:sz="4" w:space="0" w:color="auto"/>
              <w:bottom w:val="single" w:sz="4" w:space="0" w:color="auto"/>
              <w:right w:val="single" w:sz="4" w:space="0" w:color="auto"/>
            </w:tcBorders>
            <w:hideMark/>
          </w:tcPr>
          <w:p w14:paraId="170B507D"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center"/>
              <w:rPr>
                <w:rFonts w:asciiTheme="majorHAnsi" w:eastAsia="Calibri" w:hAnsiTheme="majorHAnsi" w:cs="Arial"/>
                <w:b/>
                <w:color w:val="000000"/>
                <w:sz w:val="20"/>
                <w:szCs w:val="20"/>
                <w:lang w:eastAsia="de-DE"/>
                <w14:cntxtAlts w14:val="0"/>
              </w:rPr>
            </w:pPr>
            <w:r w:rsidRPr="004645C7">
              <w:rPr>
                <w:rFonts w:asciiTheme="majorHAnsi" w:eastAsia="Calibri" w:hAnsiTheme="majorHAnsi" w:cs="Arial"/>
                <w:b/>
                <w:color w:val="000000"/>
                <w:sz w:val="20"/>
                <w:szCs w:val="20"/>
                <w:lang w:eastAsia="de-DE"/>
                <w14:cntxtAlts w14:val="0"/>
              </w:rPr>
              <w:t>Description</w:t>
            </w:r>
          </w:p>
        </w:tc>
      </w:tr>
      <w:tr w:rsidR="00324E24" w:rsidRPr="004645C7" w14:paraId="70141321" w14:textId="77777777" w:rsidTr="00324E24">
        <w:trPr>
          <w:trHeight w:val="77"/>
          <w:jc w:val="center"/>
        </w:trPr>
        <w:tc>
          <w:tcPr>
            <w:tcW w:w="630" w:type="pct"/>
            <w:tcBorders>
              <w:top w:val="single" w:sz="4" w:space="0" w:color="auto"/>
              <w:left w:val="single" w:sz="4" w:space="0" w:color="auto"/>
              <w:bottom w:val="single" w:sz="4" w:space="0" w:color="auto"/>
              <w:right w:val="single" w:sz="4" w:space="0" w:color="auto"/>
            </w:tcBorders>
            <w:hideMark/>
          </w:tcPr>
          <w:p w14:paraId="4401C391"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Times New Roman" w:hAnsiTheme="majorHAnsi" w:cs="Times New Roman"/>
                <w:color w:val="auto"/>
                <w:sz w:val="20"/>
                <w:szCs w:val="20"/>
                <w:lang w:val="en-GB" w:eastAsia="de-DE"/>
                <w14:cntxtAlts w14:val="0"/>
              </w:rPr>
              <w:t>N</w:t>
            </w:r>
            <w:r w:rsidRPr="004645C7">
              <w:rPr>
                <w:rFonts w:asciiTheme="majorHAnsi" w:eastAsia="Times New Roman" w:hAnsiTheme="majorHAnsi" w:cs="Times New Roman"/>
                <w:color w:val="auto"/>
                <w:sz w:val="20"/>
                <w:szCs w:val="20"/>
                <w:vertAlign w:val="subscript"/>
                <w:lang w:val="en-GB" w:eastAsia="de-DE"/>
                <w14:cntxtAlts w14:val="0"/>
              </w:rPr>
              <w:t>HH</w:t>
            </w:r>
          </w:p>
        </w:tc>
        <w:tc>
          <w:tcPr>
            <w:tcW w:w="1387" w:type="pct"/>
            <w:tcBorders>
              <w:top w:val="single" w:sz="4" w:space="0" w:color="auto"/>
              <w:left w:val="single" w:sz="4" w:space="0" w:color="auto"/>
              <w:bottom w:val="single" w:sz="4" w:space="0" w:color="auto"/>
              <w:right w:val="single" w:sz="4" w:space="0" w:color="auto"/>
            </w:tcBorders>
            <w:hideMark/>
          </w:tcPr>
          <w:p w14:paraId="12B85B55"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both"/>
              <w:rPr>
                <w:rFonts w:asciiTheme="majorHAnsi" w:eastAsia="Times New Roman" w:hAnsiTheme="majorHAnsi" w:cs="Arial"/>
                <w:bCs/>
                <w:iCs/>
                <w:color w:val="000000"/>
                <w:sz w:val="20"/>
                <w:szCs w:val="20"/>
                <w:lang w:val="en-GB" w:eastAsia="de-DE"/>
                <w14:cntxtAlts w14:val="0"/>
              </w:rPr>
            </w:pPr>
            <w:r w:rsidRPr="004645C7">
              <w:rPr>
                <w:rFonts w:asciiTheme="majorHAnsi" w:eastAsia="Times New Roman" w:hAnsiTheme="majorHAnsi" w:cs="Arial"/>
                <w:bCs/>
                <w:iCs/>
                <w:color w:val="000000"/>
                <w:sz w:val="20"/>
                <w:szCs w:val="20"/>
                <w:lang w:val="en-GB" w:eastAsia="de-DE"/>
                <w14:cntxtAlts w14:val="0"/>
              </w:rPr>
              <w:t>Proportional parameter</w:t>
            </w:r>
          </w:p>
        </w:tc>
        <w:tc>
          <w:tcPr>
            <w:tcW w:w="2983" w:type="pct"/>
            <w:tcBorders>
              <w:top w:val="single" w:sz="4" w:space="0" w:color="auto"/>
              <w:left w:val="single" w:sz="4" w:space="0" w:color="auto"/>
              <w:bottom w:val="single" w:sz="4" w:space="0" w:color="auto"/>
              <w:right w:val="single" w:sz="4" w:space="0" w:color="auto"/>
            </w:tcBorders>
            <w:hideMark/>
          </w:tcPr>
          <w:p w14:paraId="4594948F"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Times New Roman" w:hAnsiTheme="majorHAnsi" w:cs="Times New Roman"/>
                <w:color w:val="auto"/>
                <w:sz w:val="20"/>
                <w:szCs w:val="20"/>
                <w:lang w:val="en-GB" w:eastAsia="de-DE"/>
                <w14:cntxtAlts w14:val="0"/>
              </w:rPr>
              <w:t>Number of households (biogas system) in the project activity in operational per year</w:t>
            </w:r>
          </w:p>
        </w:tc>
      </w:tr>
      <w:tr w:rsidR="00324E24" w:rsidRPr="004645C7" w14:paraId="0942A6C7" w14:textId="77777777" w:rsidTr="00324E24">
        <w:trPr>
          <w:jc w:val="center"/>
        </w:trPr>
        <w:tc>
          <w:tcPr>
            <w:tcW w:w="630" w:type="pct"/>
            <w:tcBorders>
              <w:top w:val="single" w:sz="4" w:space="0" w:color="auto"/>
              <w:left w:val="single" w:sz="4" w:space="0" w:color="auto"/>
              <w:bottom w:val="single" w:sz="4" w:space="0" w:color="auto"/>
              <w:right w:val="single" w:sz="4" w:space="0" w:color="auto"/>
            </w:tcBorders>
            <w:hideMark/>
          </w:tcPr>
          <w:p w14:paraId="4D2EC961"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Times New Roman" w:hAnsiTheme="majorHAnsi" w:cs="Times New Roman"/>
                <w:color w:val="auto"/>
                <w:sz w:val="20"/>
                <w:szCs w:val="20"/>
                <w:lang w:val="en-GB" w:eastAsia="de-DE"/>
                <w14:cntxtAlts w14:val="0"/>
              </w:rPr>
              <w:t>BC</w:t>
            </w:r>
            <w:r w:rsidRPr="004645C7">
              <w:rPr>
                <w:rFonts w:asciiTheme="majorHAnsi" w:eastAsia="Times New Roman" w:hAnsiTheme="majorHAnsi" w:cs="Times New Roman"/>
                <w:color w:val="auto"/>
                <w:sz w:val="20"/>
                <w:szCs w:val="20"/>
                <w:vertAlign w:val="subscript"/>
                <w:lang w:val="en-GB" w:eastAsia="de-DE"/>
                <w14:cntxtAlts w14:val="0"/>
              </w:rPr>
              <w:t>PJ,HH,y</w:t>
            </w:r>
          </w:p>
        </w:tc>
        <w:tc>
          <w:tcPr>
            <w:tcW w:w="1387" w:type="pct"/>
            <w:tcBorders>
              <w:top w:val="single" w:sz="4" w:space="0" w:color="auto"/>
              <w:left w:val="single" w:sz="4" w:space="0" w:color="auto"/>
              <w:bottom w:val="single" w:sz="4" w:space="0" w:color="auto"/>
              <w:right w:val="single" w:sz="4" w:space="0" w:color="auto"/>
            </w:tcBorders>
            <w:hideMark/>
          </w:tcPr>
          <w:p w14:paraId="16F079C3" w14:textId="77777777"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both"/>
              <w:rPr>
                <w:rFonts w:asciiTheme="majorHAnsi" w:eastAsia="Times New Roman" w:hAnsiTheme="majorHAnsi" w:cs="Arial"/>
                <w:bCs/>
                <w:iCs/>
                <w:color w:val="000000"/>
                <w:sz w:val="20"/>
                <w:szCs w:val="20"/>
                <w:lang w:val="en-GB" w:eastAsia="de-DE"/>
                <w14:cntxtAlts w14:val="0"/>
              </w:rPr>
            </w:pPr>
            <w:r w:rsidRPr="004645C7">
              <w:rPr>
                <w:rFonts w:asciiTheme="majorHAnsi" w:eastAsia="Times New Roman" w:hAnsiTheme="majorHAnsi" w:cs="Arial"/>
                <w:bCs/>
                <w:iCs/>
                <w:color w:val="000000"/>
                <w:sz w:val="20"/>
                <w:szCs w:val="20"/>
                <w:lang w:val="en-GB" w:eastAsia="de-DE"/>
                <w14:cntxtAlts w14:val="0"/>
              </w:rPr>
              <w:t>Mean value parameter</w:t>
            </w:r>
          </w:p>
        </w:tc>
        <w:tc>
          <w:tcPr>
            <w:tcW w:w="2983" w:type="pct"/>
            <w:tcBorders>
              <w:top w:val="single" w:sz="4" w:space="0" w:color="auto"/>
              <w:left w:val="single" w:sz="4" w:space="0" w:color="auto"/>
              <w:bottom w:val="single" w:sz="4" w:space="0" w:color="auto"/>
              <w:right w:val="single" w:sz="4" w:space="0" w:color="auto"/>
            </w:tcBorders>
            <w:hideMark/>
          </w:tcPr>
          <w:p w14:paraId="227BFA6B" w14:textId="170EF0CC" w:rsidR="00324E24" w:rsidRPr="004645C7" w:rsidRDefault="00324E24" w:rsidP="00324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Times New Roman" w:hAnsiTheme="majorHAnsi" w:cs="Times New Roman"/>
                <w:color w:val="auto"/>
                <w:sz w:val="20"/>
                <w:szCs w:val="20"/>
                <w:lang w:val="en-GB" w:eastAsia="de-DE"/>
                <w14:cntxtAlts w14:val="0"/>
              </w:rPr>
              <w:t>Average annual consumption of woody biomass per household in the pre-project devices during the project activity, if it is found that pre</w:t>
            </w:r>
            <w:r w:rsidR="00253496" w:rsidRPr="004645C7">
              <w:rPr>
                <w:rFonts w:asciiTheme="majorHAnsi" w:eastAsia="Times New Roman" w:hAnsiTheme="majorHAnsi" w:cs="Times New Roman"/>
                <w:color w:val="auto"/>
                <w:sz w:val="20"/>
                <w:szCs w:val="20"/>
                <w:lang w:val="en-GB" w:eastAsia="de-DE"/>
                <w14:cntxtAlts w14:val="0"/>
              </w:rPr>
              <w:t>-</w:t>
            </w:r>
            <w:r w:rsidRPr="004645C7">
              <w:rPr>
                <w:rFonts w:asciiTheme="majorHAnsi" w:eastAsia="Times New Roman" w:hAnsiTheme="majorHAnsi" w:cs="Times New Roman"/>
                <w:color w:val="auto"/>
                <w:sz w:val="20"/>
                <w:szCs w:val="20"/>
                <w:lang w:val="en-GB" w:eastAsia="de-DE"/>
                <w14:cntxtAlts w14:val="0"/>
              </w:rPr>
              <w:t>project</w:t>
            </w:r>
            <w:r w:rsidR="00253496" w:rsidRPr="004645C7">
              <w:rPr>
                <w:rFonts w:asciiTheme="majorHAnsi" w:eastAsia="Times New Roman" w:hAnsiTheme="majorHAnsi" w:cs="Times New Roman"/>
                <w:color w:val="auto"/>
                <w:sz w:val="20"/>
                <w:szCs w:val="20"/>
                <w:lang w:val="en-GB" w:eastAsia="de-DE"/>
                <w14:cntxtAlts w14:val="0"/>
              </w:rPr>
              <w:t xml:space="preserve"> </w:t>
            </w:r>
            <w:r w:rsidRPr="004645C7">
              <w:rPr>
                <w:rFonts w:asciiTheme="majorHAnsi" w:eastAsia="Times New Roman" w:hAnsiTheme="majorHAnsi" w:cs="Times New Roman"/>
                <w:color w:val="auto"/>
                <w:sz w:val="20"/>
                <w:szCs w:val="20"/>
                <w:lang w:val="en-GB" w:eastAsia="de-DE"/>
                <w14:cntxtAlts w14:val="0"/>
              </w:rPr>
              <w:t>devices were not completely displaced but continue to be</w:t>
            </w:r>
            <w:r w:rsidR="00253496" w:rsidRPr="004645C7">
              <w:rPr>
                <w:rFonts w:asciiTheme="majorHAnsi" w:eastAsia="Times New Roman" w:hAnsiTheme="majorHAnsi" w:cs="Times New Roman"/>
                <w:color w:val="auto"/>
                <w:sz w:val="20"/>
                <w:szCs w:val="20"/>
                <w:lang w:val="en-GB" w:eastAsia="de-DE"/>
                <w14:cntxtAlts w14:val="0"/>
              </w:rPr>
              <w:t xml:space="preserve"> </w:t>
            </w:r>
            <w:r w:rsidRPr="004645C7">
              <w:rPr>
                <w:rFonts w:asciiTheme="majorHAnsi" w:eastAsia="Times New Roman" w:hAnsiTheme="majorHAnsi" w:cs="Times New Roman"/>
                <w:color w:val="auto"/>
                <w:sz w:val="20"/>
                <w:szCs w:val="20"/>
                <w:lang w:val="en-GB" w:eastAsia="de-DE"/>
                <w14:cntxtAlts w14:val="0"/>
              </w:rPr>
              <w:t>used to some extent.</w:t>
            </w:r>
          </w:p>
        </w:tc>
      </w:tr>
    </w:tbl>
    <w:p w14:paraId="5D04D3D8" w14:textId="77777777" w:rsidR="00324E24" w:rsidRPr="004645C7" w:rsidRDefault="00324E24" w:rsidP="00324E24">
      <w:pPr>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p>
    <w:p w14:paraId="1D3FDE1D" w14:textId="77777777" w:rsidR="00324E24" w:rsidRPr="004645C7" w:rsidRDefault="00324E24" w:rsidP="00067EEE">
      <w:pPr>
        <w:numPr>
          <w:ilvl w:val="0"/>
          <w:numId w:val="36"/>
        </w:numPr>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
          <w:bCs/>
          <w:color w:val="000000"/>
          <w:sz w:val="20"/>
          <w:szCs w:val="20"/>
          <w:u w:val="single"/>
          <w:lang w:eastAsia="de-DE"/>
          <w14:cntxtAlts w14:val="0"/>
        </w:rPr>
        <w:t xml:space="preserve">Target Population: </w:t>
      </w:r>
      <w:r w:rsidRPr="004645C7">
        <w:rPr>
          <w:rFonts w:asciiTheme="majorHAnsi" w:eastAsia="Calibri" w:hAnsiTheme="majorHAnsi" w:cs="Arial"/>
          <w:bCs/>
          <w:color w:val="000000"/>
          <w:sz w:val="20"/>
          <w:szCs w:val="20"/>
          <w:lang w:eastAsia="de-DE"/>
          <w14:cntxtAlts w14:val="0"/>
        </w:rPr>
        <w:t>The target population for different parameters discussed in the table above are given below:</w:t>
      </w:r>
    </w:p>
    <w:p w14:paraId="3638AD71" w14:textId="77777777" w:rsidR="00324E24" w:rsidRPr="004645C7" w:rsidRDefault="00324E24" w:rsidP="00067EEE">
      <w:pPr>
        <w:numPr>
          <w:ilvl w:val="1"/>
          <w:numId w:val="36"/>
        </w:numPr>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For the proportional parameter; the target population is the bio-digester users listed in the project database.</w:t>
      </w:r>
    </w:p>
    <w:p w14:paraId="376296A7" w14:textId="77777777" w:rsidR="00324E24" w:rsidRPr="004645C7" w:rsidRDefault="00324E24" w:rsidP="00067EEE">
      <w:pPr>
        <w:numPr>
          <w:ilvl w:val="1"/>
          <w:numId w:val="36"/>
        </w:numPr>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lastRenderedPageBreak/>
        <w:t xml:space="preserve">For the mean value parameter; the target population is the total number of operational biogas digester for which the emission reductions will be accounted for the monitoring period in question. </w:t>
      </w:r>
    </w:p>
    <w:p w14:paraId="5C3A4CE6" w14:textId="77777777" w:rsidR="00324E24" w:rsidRPr="004645C7" w:rsidRDefault="00324E24" w:rsidP="00324E24">
      <w:pPr>
        <w:autoSpaceDE w:val="0"/>
        <w:autoSpaceDN w:val="0"/>
        <w:adjustRightInd w:val="0"/>
        <w:spacing w:after="0" w:line="240" w:lineRule="auto"/>
        <w:ind w:left="1440"/>
        <w:jc w:val="both"/>
        <w:rPr>
          <w:rFonts w:asciiTheme="majorHAnsi" w:eastAsia="Calibri" w:hAnsiTheme="majorHAnsi" w:cs="Arial"/>
          <w:bCs/>
          <w:color w:val="000000"/>
          <w:sz w:val="20"/>
          <w:szCs w:val="20"/>
          <w:lang w:eastAsia="de-DE"/>
          <w14:cntxtAlts w14:val="0"/>
        </w:rPr>
      </w:pPr>
    </w:p>
    <w:p w14:paraId="43A4F14A" w14:textId="18E92BBB" w:rsidR="00324E24" w:rsidRPr="004645C7" w:rsidRDefault="00324E24" w:rsidP="00067EEE">
      <w:pPr>
        <w:numPr>
          <w:ilvl w:val="0"/>
          <w:numId w:val="36"/>
        </w:numPr>
        <w:tabs>
          <w:tab w:val="left" w:pos="720"/>
        </w:tabs>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
          <w:bCs/>
          <w:color w:val="000000"/>
          <w:sz w:val="20"/>
          <w:szCs w:val="20"/>
          <w:u w:val="single"/>
          <w:lang w:eastAsia="de-DE"/>
          <w14:cntxtAlts w14:val="0"/>
        </w:rPr>
        <w:t>Sampling frame:</w:t>
      </w:r>
      <w:r w:rsidR="00374D1A" w:rsidRPr="004645C7">
        <w:rPr>
          <w:rFonts w:asciiTheme="majorHAnsi" w:eastAsia="Calibri" w:hAnsiTheme="majorHAnsi" w:cs="Arial"/>
          <w:b/>
          <w:bCs/>
          <w:color w:val="000000"/>
          <w:sz w:val="20"/>
          <w:szCs w:val="20"/>
          <w:u w:val="single"/>
          <w:lang w:eastAsia="de-DE"/>
          <w14:cntxtAlts w14:val="0"/>
        </w:rPr>
        <w:t xml:space="preserve"> </w:t>
      </w:r>
      <w:r w:rsidRPr="004645C7">
        <w:rPr>
          <w:rFonts w:asciiTheme="majorHAnsi" w:eastAsia="Calibri" w:hAnsiTheme="majorHAnsi" w:cs="Arial"/>
          <w:bCs/>
          <w:color w:val="000000"/>
          <w:sz w:val="20"/>
          <w:szCs w:val="20"/>
          <w:lang w:eastAsia="de-DE"/>
          <w14:cntxtAlts w14:val="0"/>
        </w:rPr>
        <w:t>All the households with biogas digester within the project will be the sampling frame.</w:t>
      </w:r>
    </w:p>
    <w:p w14:paraId="29C986A4" w14:textId="77777777" w:rsidR="00324E24" w:rsidRPr="004645C7" w:rsidRDefault="00324E24" w:rsidP="00324E24">
      <w:pPr>
        <w:tabs>
          <w:tab w:val="left" w:pos="720"/>
        </w:tabs>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p>
    <w:p w14:paraId="333F047D" w14:textId="77777777" w:rsidR="00324E24" w:rsidRPr="004645C7" w:rsidRDefault="00324E24" w:rsidP="00067EEE">
      <w:pPr>
        <w:numPr>
          <w:ilvl w:val="0"/>
          <w:numId w:val="36"/>
        </w:num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r w:rsidRPr="004645C7">
        <w:rPr>
          <w:rFonts w:asciiTheme="majorHAnsi" w:eastAsia="Calibri" w:hAnsiTheme="majorHAnsi" w:cs="Arial"/>
          <w:b/>
          <w:bCs/>
          <w:color w:val="000000"/>
          <w:sz w:val="20"/>
          <w:szCs w:val="20"/>
          <w:u w:val="single"/>
          <w:lang w:eastAsia="de-DE"/>
          <w14:cntxtAlts w14:val="0"/>
        </w:rPr>
        <w:t>Sampling Method:</w:t>
      </w:r>
      <w:r w:rsidRPr="004645C7">
        <w:rPr>
          <w:rFonts w:asciiTheme="majorHAnsi" w:eastAsia="Calibri" w:hAnsiTheme="majorHAnsi" w:cs="Arial"/>
          <w:bCs/>
          <w:color w:val="000000"/>
          <w:sz w:val="20"/>
          <w:szCs w:val="20"/>
          <w:lang w:eastAsia="de-DE"/>
          <w14:cntxtAlts w14:val="0"/>
        </w:rPr>
        <w:t xml:space="preserve"> A simple random sampling will be adopted for estimating the sample size for the monitoring surveys. Simple random sampling is suited to populations that are homogenous (EB 86 annex 04). </w:t>
      </w:r>
    </w:p>
    <w:p w14:paraId="139C111F" w14:textId="77777777" w:rsidR="00324E24" w:rsidRPr="004645C7" w:rsidRDefault="00324E24" w:rsidP="00324E24">
      <w:p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p>
    <w:p w14:paraId="65498057" w14:textId="19B9241E" w:rsidR="00324E24" w:rsidRPr="004645C7" w:rsidRDefault="00324E24" w:rsidP="00067EEE">
      <w:pPr>
        <w:numPr>
          <w:ilvl w:val="0"/>
          <w:numId w:val="36"/>
        </w:numPr>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
          <w:bCs/>
          <w:color w:val="000000"/>
          <w:sz w:val="20"/>
          <w:szCs w:val="20"/>
          <w:u w:val="single"/>
          <w:lang w:eastAsia="de-DE"/>
          <w14:cntxtAlts w14:val="0"/>
        </w:rPr>
        <w:t>Sample Size:</w:t>
      </w:r>
      <w:r w:rsidRPr="004645C7">
        <w:rPr>
          <w:rFonts w:asciiTheme="majorHAnsi" w:eastAsia="Calibri" w:hAnsiTheme="majorHAnsi" w:cs="Arial"/>
          <w:bCs/>
          <w:color w:val="000000"/>
          <w:sz w:val="20"/>
          <w:szCs w:val="20"/>
          <w:lang w:eastAsia="de-DE"/>
          <w14:cntxtAlts w14:val="0"/>
        </w:rPr>
        <w:t xml:space="preserve"> The calculation of the required sample size for each parameter will be calculated at 90/10 confidence/precision as required for the annual monitoring.</w:t>
      </w:r>
      <w:r w:rsidR="00374D1A" w:rsidRPr="004645C7">
        <w:rPr>
          <w:rFonts w:asciiTheme="majorHAnsi" w:eastAsia="Calibri" w:hAnsiTheme="majorHAnsi" w:cs="Arial"/>
          <w:bCs/>
          <w:color w:val="000000"/>
          <w:sz w:val="20"/>
          <w:szCs w:val="20"/>
          <w:lang w:eastAsia="de-DE"/>
          <w14:cntxtAlts w14:val="0"/>
        </w:rPr>
        <w:t xml:space="preserve"> </w:t>
      </w:r>
      <w:r w:rsidRPr="004645C7">
        <w:rPr>
          <w:rFonts w:asciiTheme="majorHAnsi" w:eastAsia="Calibri" w:hAnsiTheme="majorHAnsi" w:cs="Arial"/>
          <w:bCs/>
          <w:color w:val="000000"/>
          <w:sz w:val="20"/>
          <w:szCs w:val="20"/>
          <w:lang w:eastAsia="de-DE"/>
          <w14:cntxtAlts w14:val="0"/>
        </w:rPr>
        <w:t xml:space="preserve">The sample size is determined using the Guidelines for Sampling and Surveys for CDM Project activities and Programme of Activities Ver. V4.0 (EB86, Annex 4). </w:t>
      </w:r>
    </w:p>
    <w:p w14:paraId="4FCD7EA5"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p>
    <w:p w14:paraId="19804F25" w14:textId="6F3F4FD3"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bookmarkStart w:id="1021" w:name="_Hlk51685193"/>
      <w:r w:rsidRPr="004645C7">
        <w:rPr>
          <w:rFonts w:asciiTheme="majorHAnsi" w:eastAsia="Calibri" w:hAnsiTheme="majorHAnsi" w:cs="Arial"/>
          <w:bCs/>
          <w:color w:val="000000"/>
          <w:sz w:val="20"/>
          <w:szCs w:val="20"/>
          <w:lang w:eastAsia="de-DE"/>
          <w14:cntxtAlts w14:val="0"/>
        </w:rPr>
        <w:t xml:space="preserve">Proportional </w:t>
      </w:r>
      <w:r w:rsidR="00374D1A" w:rsidRPr="004645C7">
        <w:rPr>
          <w:rFonts w:asciiTheme="majorHAnsi" w:eastAsia="Calibri" w:hAnsiTheme="majorHAnsi" w:cs="Arial"/>
          <w:bCs/>
          <w:color w:val="000000"/>
          <w:sz w:val="20"/>
          <w:szCs w:val="20"/>
          <w:lang w:eastAsia="de-DE"/>
          <w14:cntxtAlts w14:val="0"/>
        </w:rPr>
        <w:t>Parameters</w:t>
      </w:r>
      <w:r w:rsidRPr="004645C7">
        <w:rPr>
          <w:rFonts w:asciiTheme="majorHAnsi" w:eastAsia="Calibri" w:hAnsiTheme="majorHAnsi" w:cs="Arial"/>
          <w:bCs/>
          <w:color w:val="000000"/>
          <w:sz w:val="20"/>
          <w:szCs w:val="20"/>
          <w:lang w:eastAsia="de-DE"/>
          <w14:cntxtAlts w14:val="0"/>
        </w:rPr>
        <w:t xml:space="preserve"> (Operational status)</w:t>
      </w:r>
    </w:p>
    <w:bookmarkEnd w:id="1021"/>
    <w:p w14:paraId="6A68F1B1" w14:textId="144EC15E"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 xml:space="preserve">The minimum sample size to determine number of biogas system in operation using the procedure outlined in para 12 of appendix 1, EB 86 Annex 4, Guidelines for Sampling and Surveys for CDM Project </w:t>
      </w:r>
      <w:r w:rsidR="00374D1A" w:rsidRPr="004645C7">
        <w:rPr>
          <w:rFonts w:asciiTheme="majorHAnsi" w:eastAsia="Calibri" w:hAnsiTheme="majorHAnsi" w:cs="Arial"/>
          <w:bCs/>
          <w:color w:val="000000"/>
          <w:sz w:val="20"/>
          <w:szCs w:val="20"/>
          <w:lang w:eastAsia="de-DE"/>
          <w14:cntxtAlts w14:val="0"/>
        </w:rPr>
        <w:t>activities</w:t>
      </w:r>
      <w:r w:rsidRPr="004645C7">
        <w:rPr>
          <w:rFonts w:asciiTheme="majorHAnsi" w:eastAsia="Calibri" w:hAnsiTheme="majorHAnsi" w:cs="Arial"/>
          <w:bCs/>
          <w:color w:val="000000"/>
          <w:sz w:val="20"/>
          <w:szCs w:val="20"/>
          <w:lang w:eastAsia="de-DE"/>
          <w14:cntxtAlts w14:val="0"/>
        </w:rPr>
        <w:t xml:space="preserve"> and Programme of Activities Ver. 4.0.</w:t>
      </w:r>
    </w:p>
    <w:p w14:paraId="570CF66E"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p>
    <w:p w14:paraId="2756BFB7"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p>
    <w:p w14:paraId="46059C95"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m:oMathPara>
        <m:oMathParaPr>
          <m:jc m:val="left"/>
        </m:oMathParaPr>
        <m:oMath>
          <m:r>
            <m:rPr>
              <m:sty m:val="p"/>
            </m:rPr>
            <w:rPr>
              <w:rFonts w:ascii="Cambria Math" w:eastAsia="Calibri" w:hAnsi="Cambria Math" w:cs="Times New Roman"/>
              <w:color w:val="000000"/>
              <w:sz w:val="20"/>
              <w:szCs w:val="20"/>
              <w:lang w:eastAsia="de-DE"/>
              <w14:cntxtAlts w14:val="0"/>
            </w:rPr>
            <m:t>n≥</m:t>
          </m:r>
          <m:f>
            <m:fPr>
              <m:ctrlPr>
                <w:rPr>
                  <w:rFonts w:ascii="Cambria Math" w:eastAsia="Calibri" w:hAnsi="Cambria Math" w:cs="Times New Roman"/>
                  <w:bCs/>
                  <w:color w:val="000000"/>
                  <w:sz w:val="20"/>
                  <w:szCs w:val="20"/>
                  <w:lang w:eastAsia="de-DE"/>
                  <w14:cntxtAlts w14:val="0"/>
                </w:rPr>
              </m:ctrlPr>
            </m:fPr>
            <m:num>
              <m:sSup>
                <m:sSupPr>
                  <m:ctrlPr>
                    <w:rPr>
                      <w:rFonts w:ascii="Cambria Math" w:eastAsia="Calibri" w:hAnsi="Cambria Math" w:cs="Times New Roman"/>
                      <w:bCs/>
                      <w:color w:val="000000"/>
                      <w:sz w:val="20"/>
                      <w:szCs w:val="20"/>
                      <w:lang w:eastAsia="de-DE"/>
                      <w14:cntxtAlts w14:val="0"/>
                    </w:rPr>
                  </m:ctrlPr>
                </m:sSupPr>
                <m:e>
                  <m:r>
                    <m:rPr>
                      <m:sty m:val="p"/>
                    </m:rPr>
                    <w:rPr>
                      <w:rFonts w:ascii="Cambria Math" w:eastAsia="Calibri" w:hAnsi="Cambria Math" w:cs="Times New Roman"/>
                      <w:color w:val="000000"/>
                      <w:sz w:val="20"/>
                      <w:szCs w:val="20"/>
                      <w:lang w:eastAsia="de-DE"/>
                      <w14:cntxtAlts w14:val="0"/>
                    </w:rPr>
                    <m:t>1.645</m:t>
                  </m:r>
                </m:e>
                <m:sup>
                  <m:r>
                    <m:rPr>
                      <m:sty m:val="p"/>
                    </m:rPr>
                    <w:rPr>
                      <w:rFonts w:ascii="Cambria Math" w:eastAsia="Calibri" w:hAnsi="Cambria Math" w:cs="Times New Roman"/>
                      <w:color w:val="000000"/>
                      <w:sz w:val="20"/>
                      <w:szCs w:val="20"/>
                      <w:lang w:eastAsia="de-DE"/>
                      <w14:cntxtAlts w14:val="0"/>
                    </w:rPr>
                    <m:t>2</m:t>
                  </m:r>
                </m:sup>
              </m:sSup>
              <m:r>
                <m:rPr>
                  <m:sty m:val="p"/>
                </m:rPr>
                <w:rPr>
                  <w:rFonts w:ascii="Cambria Math" w:eastAsia="Calibri" w:hAnsi="Cambria Math" w:cs="Times New Roman"/>
                  <w:color w:val="000000"/>
                  <w:sz w:val="20"/>
                  <w:szCs w:val="20"/>
                  <w:lang w:eastAsia="de-DE"/>
                  <w14:cntxtAlts w14:val="0"/>
                </w:rPr>
                <m:t>N×p(1-p)</m:t>
              </m:r>
            </m:num>
            <m:den>
              <m:d>
                <m:dPr>
                  <m:ctrlPr>
                    <w:rPr>
                      <w:rFonts w:ascii="Cambria Math" w:eastAsia="Calibri" w:hAnsi="Cambria Math" w:cs="Times New Roman"/>
                      <w:bCs/>
                      <w:color w:val="000000"/>
                      <w:sz w:val="20"/>
                      <w:szCs w:val="20"/>
                      <w:lang w:eastAsia="de-DE"/>
                      <w14:cntxtAlts w14:val="0"/>
                    </w:rPr>
                  </m:ctrlPr>
                </m:dPr>
                <m:e>
                  <m:r>
                    <m:rPr>
                      <m:sty m:val="p"/>
                    </m:rPr>
                    <w:rPr>
                      <w:rFonts w:ascii="Cambria Math" w:eastAsia="Calibri" w:hAnsi="Cambria Math" w:cs="Times New Roman"/>
                      <w:color w:val="000000"/>
                      <w:sz w:val="20"/>
                      <w:szCs w:val="20"/>
                      <w:lang w:eastAsia="de-DE"/>
                      <w14:cntxtAlts w14:val="0"/>
                    </w:rPr>
                    <m:t>N-1</m:t>
                  </m:r>
                </m:e>
              </m:d>
              <m:r>
                <m:rPr>
                  <m:sty m:val="p"/>
                </m:rPr>
                <w:rPr>
                  <w:rFonts w:ascii="Cambria Math" w:eastAsia="Calibri" w:hAnsi="Cambria Math" w:cs="Times New Roman"/>
                  <w:color w:val="000000"/>
                  <w:sz w:val="20"/>
                  <w:szCs w:val="20"/>
                  <w:lang w:eastAsia="de-DE"/>
                  <w14:cntxtAlts w14:val="0"/>
                </w:rPr>
                <m:t>×</m:t>
              </m:r>
              <m:sSup>
                <m:sSupPr>
                  <m:ctrlPr>
                    <w:rPr>
                      <w:rFonts w:ascii="Cambria Math" w:eastAsia="Calibri" w:hAnsi="Cambria Math" w:cs="Times New Roman"/>
                      <w:bCs/>
                      <w:color w:val="000000"/>
                      <w:sz w:val="20"/>
                      <w:szCs w:val="20"/>
                      <w:lang w:eastAsia="de-DE"/>
                      <w14:cntxtAlts w14:val="0"/>
                    </w:rPr>
                  </m:ctrlPr>
                </m:sSupPr>
                <m:e>
                  <m:r>
                    <m:rPr>
                      <m:sty m:val="p"/>
                    </m:rPr>
                    <w:rPr>
                      <w:rFonts w:ascii="Cambria Math" w:eastAsia="Calibri" w:hAnsi="Cambria Math" w:cs="Times New Roman"/>
                      <w:color w:val="000000"/>
                      <w:sz w:val="20"/>
                      <w:szCs w:val="20"/>
                      <w:lang w:eastAsia="de-DE"/>
                      <w14:cntxtAlts w14:val="0"/>
                    </w:rPr>
                    <m:t>0.1</m:t>
                  </m:r>
                </m:e>
                <m:sup>
                  <m:r>
                    <m:rPr>
                      <m:sty m:val="p"/>
                    </m:rPr>
                    <w:rPr>
                      <w:rFonts w:ascii="Cambria Math" w:eastAsia="Calibri" w:hAnsi="Cambria Math" w:cs="Times New Roman"/>
                      <w:color w:val="000000"/>
                      <w:sz w:val="20"/>
                      <w:szCs w:val="20"/>
                      <w:lang w:eastAsia="de-DE"/>
                      <w14:cntxtAlts w14:val="0"/>
                    </w:rPr>
                    <m:t>2</m:t>
                  </m:r>
                </m:sup>
              </m:sSup>
              <m:r>
                <m:rPr>
                  <m:sty m:val="p"/>
                </m:rPr>
                <w:rPr>
                  <w:rFonts w:ascii="Cambria Math" w:eastAsia="Calibri" w:hAnsi="Cambria Math" w:cs="Times New Roman"/>
                  <w:color w:val="000000"/>
                  <w:sz w:val="20"/>
                  <w:szCs w:val="20"/>
                  <w:lang w:eastAsia="de-DE"/>
                  <w14:cntxtAlts w14:val="0"/>
                </w:rPr>
                <m:t>×</m:t>
              </m:r>
              <m:sSup>
                <m:sSupPr>
                  <m:ctrlPr>
                    <w:rPr>
                      <w:rFonts w:ascii="Cambria Math" w:eastAsia="Calibri" w:hAnsi="Cambria Math" w:cs="Times New Roman"/>
                      <w:bCs/>
                      <w:color w:val="000000"/>
                      <w:sz w:val="20"/>
                      <w:szCs w:val="20"/>
                      <w:lang w:eastAsia="de-DE"/>
                      <w14:cntxtAlts w14:val="0"/>
                    </w:rPr>
                  </m:ctrlPr>
                </m:sSupPr>
                <m:e>
                  <m:r>
                    <m:rPr>
                      <m:sty m:val="p"/>
                    </m:rPr>
                    <w:rPr>
                      <w:rFonts w:ascii="Cambria Math" w:eastAsia="Calibri" w:hAnsi="Cambria Math" w:cs="Times New Roman"/>
                      <w:color w:val="000000"/>
                      <w:sz w:val="20"/>
                      <w:szCs w:val="20"/>
                      <w:lang w:eastAsia="de-DE"/>
                      <w14:cntxtAlts w14:val="0"/>
                    </w:rPr>
                    <m:t>p</m:t>
                  </m:r>
                </m:e>
                <m:sup>
                  <m:r>
                    <m:rPr>
                      <m:sty m:val="p"/>
                    </m:rPr>
                    <w:rPr>
                      <w:rFonts w:ascii="Cambria Math" w:eastAsia="Calibri" w:hAnsi="Cambria Math" w:cs="Times New Roman"/>
                      <w:color w:val="000000"/>
                      <w:sz w:val="20"/>
                      <w:szCs w:val="20"/>
                      <w:lang w:eastAsia="de-DE"/>
                      <w14:cntxtAlts w14:val="0"/>
                    </w:rPr>
                    <m:t>2</m:t>
                  </m:r>
                </m:sup>
              </m:sSup>
              <m:r>
                <m:rPr>
                  <m:sty m:val="p"/>
                </m:rPr>
                <w:rPr>
                  <w:rFonts w:ascii="Cambria Math" w:eastAsia="Calibri" w:hAnsi="Cambria Math" w:cs="Times New Roman"/>
                  <w:color w:val="000000"/>
                  <w:sz w:val="20"/>
                  <w:szCs w:val="20"/>
                  <w:lang w:eastAsia="de-DE"/>
                  <w14:cntxtAlts w14:val="0"/>
                </w:rPr>
                <m:t>+</m:t>
              </m:r>
              <m:sSup>
                <m:sSupPr>
                  <m:ctrlPr>
                    <w:rPr>
                      <w:rFonts w:ascii="Cambria Math" w:eastAsia="Calibri" w:hAnsi="Cambria Math" w:cs="Times New Roman"/>
                      <w:bCs/>
                      <w:color w:val="000000"/>
                      <w:sz w:val="20"/>
                      <w:szCs w:val="20"/>
                      <w:lang w:eastAsia="de-DE"/>
                      <w14:cntxtAlts w14:val="0"/>
                    </w:rPr>
                  </m:ctrlPr>
                </m:sSupPr>
                <m:e>
                  <m:r>
                    <m:rPr>
                      <m:sty m:val="p"/>
                    </m:rPr>
                    <w:rPr>
                      <w:rFonts w:ascii="Cambria Math" w:eastAsia="Calibri" w:hAnsi="Cambria Math" w:cs="Times New Roman"/>
                      <w:color w:val="000000"/>
                      <w:sz w:val="20"/>
                      <w:szCs w:val="20"/>
                      <w:lang w:eastAsia="de-DE"/>
                      <w14:cntxtAlts w14:val="0"/>
                    </w:rPr>
                    <m:t>1.645</m:t>
                  </m:r>
                </m:e>
                <m:sup>
                  <m:r>
                    <m:rPr>
                      <m:sty m:val="p"/>
                    </m:rPr>
                    <w:rPr>
                      <w:rFonts w:ascii="Cambria Math" w:eastAsia="Calibri" w:hAnsi="Cambria Math" w:cs="Times New Roman"/>
                      <w:color w:val="000000"/>
                      <w:sz w:val="20"/>
                      <w:szCs w:val="20"/>
                      <w:lang w:eastAsia="de-DE"/>
                      <w14:cntxtAlts w14:val="0"/>
                    </w:rPr>
                    <m:t>2</m:t>
                  </m:r>
                </m:sup>
              </m:sSup>
              <m:r>
                <m:rPr>
                  <m:sty m:val="p"/>
                </m:rPr>
                <w:rPr>
                  <w:rFonts w:ascii="Cambria Math" w:eastAsia="Calibri" w:hAnsi="Cambria Math" w:cs="Times New Roman"/>
                  <w:color w:val="000000"/>
                  <w:sz w:val="20"/>
                  <w:szCs w:val="20"/>
                  <w:lang w:eastAsia="de-DE"/>
                  <w14:cntxtAlts w14:val="0"/>
                </w:rPr>
                <m:t>p(1-p)</m:t>
              </m:r>
            </m:den>
          </m:f>
        </m:oMath>
      </m:oMathPara>
    </w:p>
    <w:p w14:paraId="6054D672"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p>
    <w:p w14:paraId="31B3B6D8"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Where:</w:t>
      </w:r>
    </w:p>
    <w:p w14:paraId="567A57BB"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n= Sample size</w:t>
      </w:r>
    </w:p>
    <w:p w14:paraId="2E8483EA"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 xml:space="preserve">N = Total number of biogas system of type </w:t>
      </w:r>
      <w:r w:rsidRPr="004645C7">
        <w:rPr>
          <w:rFonts w:asciiTheme="majorHAnsi" w:eastAsia="Calibri" w:hAnsiTheme="majorHAnsi" w:cs="Arial"/>
          <w:bCs/>
          <w:i/>
          <w:color w:val="000000"/>
          <w:sz w:val="20"/>
          <w:szCs w:val="20"/>
          <w:lang w:eastAsia="de-DE"/>
          <w14:cntxtAlts w14:val="0"/>
        </w:rPr>
        <w:t>i</w:t>
      </w:r>
      <w:r w:rsidRPr="004645C7">
        <w:rPr>
          <w:rFonts w:asciiTheme="majorHAnsi" w:eastAsia="Calibri" w:hAnsiTheme="majorHAnsi" w:cs="Arial"/>
          <w:bCs/>
          <w:color w:val="000000"/>
          <w:sz w:val="20"/>
          <w:szCs w:val="20"/>
          <w:lang w:eastAsia="de-DE"/>
          <w14:cntxtAlts w14:val="0"/>
        </w:rPr>
        <w:t xml:space="preserve"> installed under the project</w:t>
      </w:r>
    </w:p>
    <w:p w14:paraId="2CC57FD3" w14:textId="1809A634"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 xml:space="preserve">p = expected proportion </w:t>
      </w:r>
      <w:ins w:id="1022" w:author="Shivani Garg" w:date="2022-06-08T13:29:00Z">
        <w:r w:rsidR="00814C0E">
          <w:rPr>
            <w:rFonts w:asciiTheme="majorHAnsi" w:eastAsia="Calibri" w:hAnsiTheme="majorHAnsi" w:cs="Arial"/>
            <w:bCs/>
            <w:color w:val="000000"/>
            <w:sz w:val="20"/>
            <w:szCs w:val="20"/>
            <w:lang w:eastAsia="de-DE"/>
            <w14:cntxtAlts w14:val="0"/>
          </w:rPr>
          <w:t>(50%)</w:t>
        </w:r>
      </w:ins>
    </w:p>
    <w:p w14:paraId="2FC596FF"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1.645 = represents the 90% confidence required</w:t>
      </w:r>
    </w:p>
    <w:p w14:paraId="4A3E8A34"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 xml:space="preserve">0.1 = represents the 10% relative precision </w:t>
      </w:r>
    </w:p>
    <w:p w14:paraId="5C48D75D" w14:textId="27B948DF" w:rsidR="00324E24" w:rsidRPr="004645C7" w:rsidDel="00814C0E" w:rsidRDefault="00324E24" w:rsidP="00324E24">
      <w:pPr>
        <w:autoSpaceDE w:val="0"/>
        <w:autoSpaceDN w:val="0"/>
        <w:adjustRightInd w:val="0"/>
        <w:spacing w:after="0" w:line="240" w:lineRule="auto"/>
        <w:ind w:left="720"/>
        <w:contextualSpacing w:val="0"/>
        <w:jc w:val="both"/>
        <w:rPr>
          <w:del w:id="1023" w:author="Shivani Garg" w:date="2022-06-08T13:28:00Z"/>
          <w:rFonts w:asciiTheme="majorHAnsi" w:eastAsia="Calibri" w:hAnsiTheme="majorHAnsi" w:cs="Arial"/>
          <w:bCs/>
          <w:color w:val="000000"/>
          <w:sz w:val="20"/>
          <w:szCs w:val="20"/>
          <w:lang w:eastAsia="de-DE"/>
          <w14:cntxtAlts w14:val="0"/>
        </w:rPr>
      </w:pPr>
    </w:p>
    <w:p w14:paraId="717AE8E4" w14:textId="0A234AFA" w:rsidR="00324E24" w:rsidRPr="004645C7" w:rsidDel="00814C0E" w:rsidRDefault="00324E24" w:rsidP="00324E24">
      <w:pPr>
        <w:autoSpaceDE w:val="0"/>
        <w:autoSpaceDN w:val="0"/>
        <w:adjustRightInd w:val="0"/>
        <w:spacing w:after="0" w:line="240" w:lineRule="auto"/>
        <w:ind w:left="720"/>
        <w:contextualSpacing w:val="0"/>
        <w:jc w:val="both"/>
        <w:rPr>
          <w:del w:id="1024" w:author="Shivani Garg" w:date="2022-06-08T13:28:00Z"/>
          <w:rFonts w:asciiTheme="majorHAnsi" w:eastAsia="Calibri" w:hAnsiTheme="majorHAnsi" w:cs="Arial"/>
          <w:bCs/>
          <w:color w:val="000000"/>
          <w:sz w:val="20"/>
          <w:szCs w:val="20"/>
          <w:lang w:eastAsia="de-DE"/>
          <w14:cntxtAlts w14:val="0"/>
        </w:rPr>
      </w:pPr>
      <w:bookmarkStart w:id="1025" w:name="_Hlk51685246"/>
      <w:del w:id="1026" w:author="Shivani Garg" w:date="2022-06-08T13:28:00Z">
        <w:r w:rsidRPr="004645C7" w:rsidDel="00814C0E">
          <w:rPr>
            <w:rFonts w:asciiTheme="majorHAnsi" w:eastAsia="Calibri" w:hAnsiTheme="majorHAnsi" w:cs="Arial"/>
            <w:bCs/>
            <w:color w:val="000000"/>
            <w:sz w:val="20"/>
            <w:szCs w:val="20"/>
            <w:lang w:eastAsia="de-DE"/>
            <w14:cntxtAlts w14:val="0"/>
          </w:rPr>
          <w:delText>Mean Value parameters (average annual consumption of woody biomass after project activity)</w:delText>
        </w:r>
      </w:del>
    </w:p>
    <w:p w14:paraId="1345786E" w14:textId="07000D59" w:rsidR="00324E24" w:rsidRPr="004645C7" w:rsidDel="00814C0E" w:rsidRDefault="00324E24" w:rsidP="00324E24">
      <w:pPr>
        <w:autoSpaceDE w:val="0"/>
        <w:autoSpaceDN w:val="0"/>
        <w:adjustRightInd w:val="0"/>
        <w:spacing w:after="0" w:line="240" w:lineRule="auto"/>
        <w:ind w:left="720"/>
        <w:contextualSpacing w:val="0"/>
        <w:jc w:val="both"/>
        <w:rPr>
          <w:del w:id="1027" w:author="Shivani Garg" w:date="2022-06-08T13:28:00Z"/>
          <w:rFonts w:asciiTheme="majorHAnsi" w:eastAsia="Calibri" w:hAnsiTheme="majorHAnsi" w:cs="Arial"/>
          <w:bCs/>
          <w:color w:val="000000"/>
          <w:sz w:val="20"/>
          <w:szCs w:val="20"/>
          <w:lang w:eastAsia="de-DE"/>
          <w14:cntxtAlts w14:val="0"/>
        </w:rPr>
      </w:pPr>
    </w:p>
    <w:p w14:paraId="6B29C257" w14:textId="63993BEC" w:rsidR="00324E24" w:rsidRPr="004645C7" w:rsidDel="00814C0E" w:rsidRDefault="00324E24" w:rsidP="00324E24">
      <w:pPr>
        <w:spacing w:after="0" w:line="261" w:lineRule="auto"/>
        <w:contextualSpacing w:val="0"/>
        <w:jc w:val="both"/>
        <w:rPr>
          <w:del w:id="1028" w:author="Shivani Garg" w:date="2022-06-08T13:28:00Z"/>
          <w:rFonts w:asciiTheme="majorHAnsi" w:eastAsia="Times New Roman" w:hAnsiTheme="majorHAnsi" w:cs="Arial"/>
          <w:color w:val="auto"/>
          <w:sz w:val="20"/>
          <w:szCs w:val="20"/>
          <w:lang w:val="en-GB" w:eastAsia="de-DE"/>
          <w14:cntxtAlts w14:val="0"/>
        </w:rPr>
      </w:pPr>
      <w:del w:id="1029" w:author="Shivani Garg" w:date="2022-06-08T13:28:00Z">
        <w:r w:rsidRPr="004645C7" w:rsidDel="00814C0E">
          <w:rPr>
            <w:rFonts w:asciiTheme="majorHAnsi" w:eastAsia="Times New Roman" w:hAnsiTheme="majorHAnsi" w:cs="Arial"/>
            <w:color w:val="auto"/>
            <w:sz w:val="20"/>
            <w:szCs w:val="20"/>
            <w:lang w:val="en-GB" w:eastAsia="de-DE"/>
            <w14:cntxtAlts w14:val="0"/>
          </w:rPr>
          <w:delText>The minimum sample size for the monitoring parameters is determined using the equation given in para 51 of appendix 1, EB 86 Annex 4, Guidelines for Sampling and Surveys for CDM Project activities and Programme of Activities Ver. 4.0.</w:delText>
        </w:r>
      </w:del>
    </w:p>
    <w:p w14:paraId="3C116E27" w14:textId="089CB3EA" w:rsidR="00324E24" w:rsidRPr="004645C7" w:rsidDel="00814C0E" w:rsidRDefault="00324E24" w:rsidP="00324E24">
      <w:pPr>
        <w:spacing w:after="0" w:line="240" w:lineRule="auto"/>
        <w:ind w:left="720"/>
        <w:contextualSpacing w:val="0"/>
        <w:jc w:val="both"/>
        <w:rPr>
          <w:del w:id="1030" w:author="Shivani Garg" w:date="2022-06-08T13:28:00Z"/>
          <w:rFonts w:asciiTheme="majorHAnsi" w:eastAsia="Times New Roman" w:hAnsiTheme="majorHAnsi" w:cs="Arial"/>
          <w:color w:val="auto"/>
          <w:sz w:val="20"/>
          <w:szCs w:val="20"/>
          <w:lang w:val="en-GB" w:eastAsia="de-DE"/>
          <w14:cntxtAlts w14:val="0"/>
        </w:rPr>
      </w:pPr>
    </w:p>
    <w:p w14:paraId="03BBB366" w14:textId="1FD999F0" w:rsidR="00324E24" w:rsidRPr="004645C7" w:rsidDel="00814C0E" w:rsidRDefault="00324E24" w:rsidP="00324E24">
      <w:pPr>
        <w:spacing w:after="0" w:line="240" w:lineRule="auto"/>
        <w:contextualSpacing w:val="0"/>
        <w:jc w:val="center"/>
        <w:rPr>
          <w:del w:id="1031" w:author="Shivani Garg" w:date="2022-06-08T13:28:00Z"/>
          <w:rFonts w:asciiTheme="majorHAnsi" w:eastAsia="Times New Roman" w:hAnsiTheme="majorHAnsi" w:cs="Arial"/>
          <w:color w:val="auto"/>
          <w:sz w:val="20"/>
          <w:szCs w:val="20"/>
          <w:lang w:val="en-GB" w:eastAsia="de-DE"/>
          <w14:cntxtAlts w14:val="0"/>
        </w:rPr>
      </w:pPr>
      <m:oMathPara>
        <m:oMath>
          <m:r>
            <w:del w:id="1032" w:author="Shivani Garg" w:date="2022-06-08T13:28:00Z">
              <w:rPr>
                <w:rFonts w:ascii="Cambria Math" w:eastAsia="Times New Roman" w:hAnsi="Cambria Math" w:cs="Times New Roman"/>
                <w:color w:val="auto"/>
                <w:sz w:val="20"/>
                <w:szCs w:val="20"/>
                <w:lang w:val="en-GB" w:eastAsia="de-DE"/>
                <w14:cntxtAlts w14:val="0"/>
              </w:rPr>
              <m:t>n≥</m:t>
            </w:del>
          </m:r>
          <m:f>
            <m:fPr>
              <m:ctrlPr>
                <w:del w:id="1033" w:author="Shivani Garg" w:date="2022-06-08T13:28:00Z">
                  <w:rPr>
                    <w:rFonts w:ascii="Cambria Math" w:eastAsia="Calibri" w:hAnsi="Cambria Math" w:cs="Times New Roman"/>
                    <w:i/>
                    <w:color w:val="auto"/>
                    <w:sz w:val="20"/>
                    <w:szCs w:val="20"/>
                    <w14:cntxtAlts w14:val="0"/>
                  </w:rPr>
                </w:del>
              </m:ctrlPr>
            </m:fPr>
            <m:num>
              <m:sSup>
                <m:sSupPr>
                  <m:ctrlPr>
                    <w:del w:id="1034" w:author="Shivani Garg" w:date="2022-06-08T13:28:00Z">
                      <w:rPr>
                        <w:rFonts w:ascii="Cambria Math" w:eastAsia="Calibri" w:hAnsi="Cambria Math" w:cs="Times New Roman"/>
                        <w:i/>
                        <w:color w:val="auto"/>
                        <w:sz w:val="20"/>
                        <w:szCs w:val="20"/>
                        <w14:cntxtAlts w14:val="0"/>
                      </w:rPr>
                    </w:del>
                  </m:ctrlPr>
                </m:sSupPr>
                <m:e>
                  <m:r>
                    <w:del w:id="1035" w:author="Shivani Garg" w:date="2022-06-08T13:28:00Z">
                      <w:rPr>
                        <w:rFonts w:ascii="Cambria Math" w:eastAsia="Times New Roman" w:hAnsi="Cambria Math" w:cs="Times New Roman"/>
                        <w:color w:val="auto"/>
                        <w:sz w:val="20"/>
                        <w:szCs w:val="20"/>
                        <w:lang w:val="en-GB" w:eastAsia="de-DE"/>
                        <w14:cntxtAlts w14:val="0"/>
                      </w:rPr>
                      <m:t>1.645</m:t>
                    </w:del>
                  </m:r>
                </m:e>
                <m:sup>
                  <m:r>
                    <w:del w:id="1036" w:author="Shivani Garg" w:date="2022-06-08T13:28:00Z">
                      <w:rPr>
                        <w:rFonts w:ascii="Cambria Math" w:eastAsia="Times New Roman" w:hAnsi="Cambria Math" w:cs="Times New Roman"/>
                        <w:color w:val="auto"/>
                        <w:sz w:val="20"/>
                        <w:szCs w:val="20"/>
                        <w:lang w:val="en-GB" w:eastAsia="de-DE"/>
                        <w14:cntxtAlts w14:val="0"/>
                      </w:rPr>
                      <m:t>2</m:t>
                    </w:del>
                  </m:r>
                </m:sup>
              </m:sSup>
              <m:r>
                <w:del w:id="1037" w:author="Shivani Garg" w:date="2022-06-08T13:28:00Z">
                  <w:rPr>
                    <w:rFonts w:ascii="Cambria Math" w:eastAsia="Times New Roman" w:hAnsi="Cambria Math" w:cs="Times New Roman"/>
                    <w:color w:val="auto"/>
                    <w:sz w:val="20"/>
                    <w:szCs w:val="20"/>
                    <w:lang w:val="en-GB" w:eastAsia="de-DE"/>
                    <w14:cntxtAlts w14:val="0"/>
                  </w:rPr>
                  <m:t>NV</m:t>
                </w:del>
              </m:r>
            </m:num>
            <m:den>
              <m:d>
                <m:dPr>
                  <m:ctrlPr>
                    <w:del w:id="1038" w:author="Shivani Garg" w:date="2022-06-08T13:28:00Z">
                      <w:rPr>
                        <w:rFonts w:ascii="Cambria Math" w:eastAsia="Times New Roman" w:hAnsi="Cambria Math" w:cs="Times New Roman"/>
                        <w:i/>
                        <w:color w:val="auto"/>
                        <w:sz w:val="20"/>
                        <w:szCs w:val="20"/>
                        <w:lang w:val="en-GB" w:eastAsia="de-DE"/>
                        <w14:cntxtAlts w14:val="0"/>
                      </w:rPr>
                    </w:del>
                  </m:ctrlPr>
                </m:dPr>
                <m:e>
                  <m:r>
                    <w:del w:id="1039" w:author="Shivani Garg" w:date="2022-06-08T13:28:00Z">
                      <w:rPr>
                        <w:rFonts w:ascii="Cambria Math" w:eastAsia="Times New Roman" w:hAnsi="Cambria Math" w:cs="Times New Roman"/>
                        <w:color w:val="auto"/>
                        <w:sz w:val="20"/>
                        <w:szCs w:val="20"/>
                        <w:lang w:val="en-GB" w:eastAsia="de-DE"/>
                        <w14:cntxtAlts w14:val="0"/>
                      </w:rPr>
                      <m:t>N</m:t>
                    </w:del>
                  </m:r>
                  <m:r>
                    <w:del w:id="1040" w:author="Shivani Garg" w:date="2022-06-08T13:28:00Z">
                      <w:rPr>
                        <w:rFonts w:ascii="Cambria Math" w:eastAsia="Times New Roman" w:hAnsi="Cambria Math" w:cs="Arial"/>
                        <w:color w:val="auto"/>
                        <w:sz w:val="20"/>
                        <w:szCs w:val="20"/>
                        <w:lang w:val="en-GB" w:eastAsia="de-DE"/>
                        <w14:cntxtAlts w14:val="0"/>
                      </w:rPr>
                      <m:t>-</m:t>
                    </w:del>
                  </m:r>
                  <m:r>
                    <w:del w:id="1041" w:author="Shivani Garg" w:date="2022-06-08T13:28:00Z">
                      <w:rPr>
                        <w:rFonts w:ascii="Cambria Math" w:eastAsia="Times New Roman" w:hAnsi="Cambria Math" w:cs="Times New Roman"/>
                        <w:color w:val="auto"/>
                        <w:sz w:val="20"/>
                        <w:szCs w:val="20"/>
                        <w:lang w:val="en-GB" w:eastAsia="de-DE"/>
                        <w14:cntxtAlts w14:val="0"/>
                      </w:rPr>
                      <m:t>1</m:t>
                    </w:del>
                  </m:r>
                </m:e>
              </m:d>
              <m:r>
                <w:del w:id="1042" w:author="Shivani Garg" w:date="2022-06-08T13:28:00Z">
                  <w:rPr>
                    <w:rFonts w:ascii="Cambria Math" w:eastAsia="Times New Roman" w:hAnsi="Cambria Math" w:cs="Times New Roman"/>
                    <w:color w:val="auto"/>
                    <w:sz w:val="20"/>
                    <w:szCs w:val="20"/>
                    <w:lang w:val="en-GB" w:eastAsia="de-DE"/>
                    <w14:cntxtAlts w14:val="0"/>
                  </w:rPr>
                  <m:t>×</m:t>
                </w:del>
              </m:r>
              <m:sSup>
                <m:sSupPr>
                  <m:ctrlPr>
                    <w:del w:id="1043" w:author="Shivani Garg" w:date="2022-06-08T13:28:00Z">
                      <w:rPr>
                        <w:rFonts w:ascii="Cambria Math" w:eastAsia="Calibri" w:hAnsi="Cambria Math" w:cs="Times New Roman"/>
                        <w:i/>
                        <w:color w:val="auto"/>
                        <w:sz w:val="20"/>
                        <w:szCs w:val="20"/>
                        <w14:cntxtAlts w14:val="0"/>
                      </w:rPr>
                    </w:del>
                  </m:ctrlPr>
                </m:sSupPr>
                <m:e>
                  <m:r>
                    <w:del w:id="1044" w:author="Shivani Garg" w:date="2022-06-08T13:28:00Z">
                      <w:rPr>
                        <w:rFonts w:ascii="Cambria Math" w:eastAsia="Times New Roman" w:hAnsi="Cambria Math" w:cs="Times New Roman"/>
                        <w:color w:val="auto"/>
                        <w:sz w:val="20"/>
                        <w:szCs w:val="20"/>
                        <w:lang w:val="en-GB" w:eastAsia="de-DE"/>
                        <w14:cntxtAlts w14:val="0"/>
                      </w:rPr>
                      <m:t>0.1</m:t>
                    </w:del>
                  </m:r>
                </m:e>
                <m:sup>
                  <m:r>
                    <w:del w:id="1045" w:author="Shivani Garg" w:date="2022-06-08T13:28:00Z">
                      <w:rPr>
                        <w:rFonts w:ascii="Cambria Math" w:eastAsia="Times New Roman" w:hAnsi="Cambria Math" w:cs="Times New Roman"/>
                        <w:color w:val="auto"/>
                        <w:sz w:val="20"/>
                        <w:szCs w:val="20"/>
                        <w:lang w:val="en-GB" w:eastAsia="de-DE"/>
                        <w14:cntxtAlts w14:val="0"/>
                      </w:rPr>
                      <m:t>2</m:t>
                    </w:del>
                  </m:r>
                </m:sup>
              </m:sSup>
              <m:r>
                <w:del w:id="1046" w:author="Shivani Garg" w:date="2022-06-08T13:28:00Z">
                  <w:rPr>
                    <w:rFonts w:ascii="Cambria Math" w:eastAsia="Times New Roman" w:hAnsi="Cambria Math" w:cs="Times New Roman"/>
                    <w:color w:val="auto"/>
                    <w:sz w:val="20"/>
                    <w:szCs w:val="20"/>
                    <w:lang w:val="en-GB" w:eastAsia="de-DE"/>
                    <w14:cntxtAlts w14:val="0"/>
                  </w:rPr>
                  <m:t>+</m:t>
                </w:del>
              </m:r>
              <m:sSup>
                <m:sSupPr>
                  <m:ctrlPr>
                    <w:del w:id="1047" w:author="Shivani Garg" w:date="2022-06-08T13:28:00Z">
                      <w:rPr>
                        <w:rFonts w:ascii="Cambria Math" w:eastAsia="Calibri" w:hAnsi="Cambria Math" w:cs="Times New Roman"/>
                        <w:i/>
                        <w:color w:val="auto"/>
                        <w:sz w:val="20"/>
                        <w:szCs w:val="20"/>
                        <w14:cntxtAlts w14:val="0"/>
                      </w:rPr>
                    </w:del>
                  </m:ctrlPr>
                </m:sSupPr>
                <m:e>
                  <m:r>
                    <w:del w:id="1048" w:author="Shivani Garg" w:date="2022-06-08T13:28:00Z">
                      <w:rPr>
                        <w:rFonts w:ascii="Cambria Math" w:eastAsia="Times New Roman" w:hAnsi="Cambria Math" w:cs="Times New Roman"/>
                        <w:color w:val="auto"/>
                        <w:sz w:val="20"/>
                        <w:szCs w:val="20"/>
                        <w:lang w:val="en-GB" w:eastAsia="de-DE"/>
                        <w14:cntxtAlts w14:val="0"/>
                      </w:rPr>
                      <m:t>1.645</m:t>
                    </w:del>
                  </m:r>
                </m:e>
                <m:sup>
                  <m:r>
                    <w:del w:id="1049" w:author="Shivani Garg" w:date="2022-06-08T13:28:00Z">
                      <w:rPr>
                        <w:rFonts w:ascii="Cambria Math" w:eastAsia="Times New Roman" w:hAnsi="Cambria Math" w:cs="Times New Roman"/>
                        <w:color w:val="auto"/>
                        <w:sz w:val="20"/>
                        <w:szCs w:val="20"/>
                        <w:lang w:val="en-GB" w:eastAsia="de-DE"/>
                        <w14:cntxtAlts w14:val="0"/>
                      </w:rPr>
                      <m:t>2</m:t>
                    </w:del>
                  </m:r>
                </m:sup>
              </m:sSup>
              <m:r>
                <w:del w:id="1050" w:author="Shivani Garg" w:date="2022-06-08T13:28:00Z">
                  <w:rPr>
                    <w:rFonts w:ascii="Cambria Math" w:eastAsia="Times New Roman" w:hAnsi="Cambria Math" w:cs="Times New Roman"/>
                    <w:color w:val="auto"/>
                    <w:sz w:val="20"/>
                    <w:szCs w:val="20"/>
                    <w:lang w:val="en-GB" w:eastAsia="de-DE"/>
                    <w14:cntxtAlts w14:val="0"/>
                  </w:rPr>
                  <m:t>V</m:t>
                </w:del>
              </m:r>
            </m:den>
          </m:f>
        </m:oMath>
      </m:oMathPara>
    </w:p>
    <w:p w14:paraId="52DE12BD" w14:textId="79F35C82" w:rsidR="00324E24" w:rsidRPr="004645C7" w:rsidDel="00814C0E" w:rsidRDefault="00324E24" w:rsidP="00324E24">
      <w:pPr>
        <w:spacing w:after="0" w:line="273" w:lineRule="auto"/>
        <w:ind w:left="300"/>
        <w:contextualSpacing w:val="0"/>
        <w:jc w:val="both"/>
        <w:rPr>
          <w:del w:id="1051" w:author="Shivani Garg" w:date="2022-06-08T13:28:00Z"/>
          <w:rFonts w:asciiTheme="majorHAnsi" w:eastAsia="Times New Roman" w:hAnsiTheme="majorHAnsi" w:cs="Arial"/>
          <w:b/>
          <w:bCs/>
          <w:i/>
          <w:iCs/>
          <w:color w:val="auto"/>
          <w:sz w:val="20"/>
          <w:szCs w:val="20"/>
          <w:lang w:val="en-GB" w:eastAsia="de-DE"/>
          <w14:cntxtAlts w14:val="0"/>
        </w:rPr>
      </w:pPr>
    </w:p>
    <w:p w14:paraId="2C81CFD4" w14:textId="558D4B54" w:rsidR="00324E24" w:rsidRPr="004645C7" w:rsidDel="00814C0E" w:rsidRDefault="00324E24" w:rsidP="00324E24">
      <w:pPr>
        <w:spacing w:after="0" w:line="240" w:lineRule="auto"/>
        <w:contextualSpacing w:val="0"/>
        <w:jc w:val="both"/>
        <w:rPr>
          <w:del w:id="1052" w:author="Shivani Garg" w:date="2022-06-08T13:28:00Z"/>
          <w:rFonts w:asciiTheme="majorHAnsi" w:eastAsia="Times New Roman" w:hAnsiTheme="majorHAnsi" w:cs="Arial"/>
          <w:color w:val="auto"/>
          <w:sz w:val="20"/>
          <w:szCs w:val="20"/>
          <w:lang w:val="en-GB" w:eastAsia="de-DE"/>
          <w14:cntxtAlts w14:val="0"/>
        </w:rPr>
      </w:pPr>
      <w:del w:id="1053" w:author="Shivani Garg" w:date="2022-06-08T13:28:00Z">
        <w:r w:rsidRPr="004645C7" w:rsidDel="00814C0E">
          <w:rPr>
            <w:rFonts w:asciiTheme="majorHAnsi" w:eastAsia="Times New Roman" w:hAnsiTheme="majorHAnsi" w:cs="Arial"/>
            <w:color w:val="auto"/>
            <w:sz w:val="20"/>
            <w:szCs w:val="20"/>
            <w:lang w:val="en-GB" w:eastAsia="de-DE"/>
            <w14:cntxtAlts w14:val="0"/>
          </w:rPr>
          <w:delText>Where,</w:delText>
        </w:r>
      </w:del>
    </w:p>
    <w:p w14:paraId="0B0EB277" w14:textId="288FC7DC" w:rsidR="00324E24" w:rsidRPr="004645C7" w:rsidDel="00814C0E" w:rsidRDefault="00324E24" w:rsidP="00324E24">
      <w:pPr>
        <w:spacing w:after="0" w:line="240" w:lineRule="auto"/>
        <w:contextualSpacing w:val="0"/>
        <w:jc w:val="both"/>
        <w:rPr>
          <w:del w:id="1054" w:author="Shivani Garg" w:date="2022-06-08T13:28:00Z"/>
          <w:rFonts w:asciiTheme="majorHAnsi" w:eastAsia="Times New Roman" w:hAnsiTheme="majorHAnsi" w:cs="Arial"/>
          <w:color w:val="auto"/>
          <w:sz w:val="20"/>
          <w:szCs w:val="20"/>
          <w:lang w:val="en-GB" w:eastAsia="de-DE"/>
          <w14:cntxtAlts w14:val="0"/>
        </w:rPr>
      </w:pPr>
    </w:p>
    <w:p w14:paraId="4DE1266B" w14:textId="647632AE" w:rsidR="00324E24" w:rsidRPr="004645C7" w:rsidDel="00814C0E" w:rsidRDefault="00324E24" w:rsidP="00324E24">
      <w:pPr>
        <w:spacing w:after="0" w:line="240" w:lineRule="auto"/>
        <w:contextualSpacing w:val="0"/>
        <w:jc w:val="both"/>
        <w:rPr>
          <w:del w:id="1055" w:author="Shivani Garg" w:date="2022-06-08T13:28:00Z"/>
          <w:rFonts w:asciiTheme="majorHAnsi" w:eastAsia="Times New Roman" w:hAnsiTheme="majorHAnsi" w:cs="Arial"/>
          <w:color w:val="auto"/>
          <w:sz w:val="20"/>
          <w:szCs w:val="20"/>
          <w:lang w:val="en-GB" w:eastAsia="de-DE"/>
          <w14:cntxtAlts w14:val="0"/>
        </w:rPr>
      </w:pPr>
      <w:del w:id="1056" w:author="Shivani Garg" w:date="2022-06-08T13:28:00Z">
        <w:r w:rsidRPr="004645C7" w:rsidDel="00814C0E">
          <w:rPr>
            <w:rFonts w:asciiTheme="majorHAnsi" w:eastAsia="Times New Roman" w:hAnsiTheme="majorHAnsi" w:cs="Arial"/>
            <w:color w:val="auto"/>
            <w:sz w:val="20"/>
            <w:szCs w:val="20"/>
            <w:lang w:val="en-GB" w:eastAsia="de-DE"/>
            <w14:cntxtAlts w14:val="0"/>
          </w:rPr>
          <w:delText>V = (SD/Mean)</w:delText>
        </w:r>
        <w:r w:rsidRPr="004645C7" w:rsidDel="00814C0E">
          <w:rPr>
            <w:rFonts w:asciiTheme="majorHAnsi" w:eastAsia="Times New Roman" w:hAnsiTheme="majorHAnsi" w:cs="Arial"/>
            <w:color w:val="auto"/>
            <w:sz w:val="20"/>
            <w:szCs w:val="20"/>
            <w:vertAlign w:val="superscript"/>
            <w:lang w:val="en-GB" w:eastAsia="de-DE"/>
            <w14:cntxtAlts w14:val="0"/>
          </w:rPr>
          <w:delText>2</w:delText>
        </w:r>
      </w:del>
    </w:p>
    <w:p w14:paraId="518BB0A2" w14:textId="34A196A8" w:rsidR="00324E24" w:rsidRPr="004645C7" w:rsidDel="00814C0E" w:rsidRDefault="00324E24" w:rsidP="00324E24">
      <w:pPr>
        <w:spacing w:after="0" w:line="240" w:lineRule="auto"/>
        <w:contextualSpacing w:val="0"/>
        <w:jc w:val="both"/>
        <w:rPr>
          <w:del w:id="1057" w:author="Shivani Garg" w:date="2022-06-08T13:28:00Z"/>
          <w:rFonts w:asciiTheme="majorHAnsi" w:eastAsia="Times New Roman" w:hAnsiTheme="majorHAnsi" w:cs="Arial"/>
          <w:color w:val="auto"/>
          <w:sz w:val="20"/>
          <w:szCs w:val="20"/>
          <w:lang w:val="en-GB" w:eastAsia="de-DE"/>
          <w14:cntxtAlts w14:val="0"/>
        </w:rPr>
      </w:pPr>
      <w:del w:id="1058" w:author="Shivani Garg" w:date="2022-06-08T13:28:00Z">
        <w:r w:rsidRPr="004645C7" w:rsidDel="00814C0E">
          <w:rPr>
            <w:rFonts w:asciiTheme="majorHAnsi" w:eastAsia="Times New Roman" w:hAnsiTheme="majorHAnsi" w:cs="Arial"/>
            <w:color w:val="auto"/>
            <w:sz w:val="20"/>
            <w:szCs w:val="20"/>
            <w:lang w:val="en-GB" w:eastAsia="de-DE"/>
            <w14:cntxtAlts w14:val="0"/>
          </w:rPr>
          <w:delText>n = Sample Size</w:delText>
        </w:r>
      </w:del>
    </w:p>
    <w:p w14:paraId="770427EA" w14:textId="265C86BA" w:rsidR="00324E24" w:rsidRPr="004645C7" w:rsidDel="00814C0E" w:rsidRDefault="00324E24" w:rsidP="00324E24">
      <w:pPr>
        <w:spacing w:after="0" w:line="240" w:lineRule="auto"/>
        <w:contextualSpacing w:val="0"/>
        <w:jc w:val="both"/>
        <w:rPr>
          <w:del w:id="1059" w:author="Shivani Garg" w:date="2022-06-08T13:28:00Z"/>
          <w:rFonts w:asciiTheme="majorHAnsi" w:eastAsia="Times New Roman" w:hAnsiTheme="majorHAnsi" w:cs="Arial"/>
          <w:color w:val="auto"/>
          <w:sz w:val="20"/>
          <w:szCs w:val="20"/>
          <w:lang w:val="en-GB" w:eastAsia="de-DE"/>
          <w14:cntxtAlts w14:val="0"/>
        </w:rPr>
      </w:pPr>
      <w:del w:id="1060" w:author="Shivani Garg" w:date="2022-06-08T13:28:00Z">
        <w:r w:rsidRPr="004645C7" w:rsidDel="00814C0E">
          <w:rPr>
            <w:rFonts w:asciiTheme="majorHAnsi" w:eastAsia="Times New Roman" w:hAnsiTheme="majorHAnsi" w:cs="Arial"/>
            <w:color w:val="auto"/>
            <w:sz w:val="20"/>
            <w:szCs w:val="20"/>
            <w:lang w:val="en-GB" w:eastAsia="de-DE"/>
            <w14:cntxtAlts w14:val="0"/>
          </w:rPr>
          <w:delText xml:space="preserve">N = Total number of Population </w:delText>
        </w:r>
      </w:del>
    </w:p>
    <w:p w14:paraId="757C3FE1" w14:textId="6A502B91" w:rsidR="00324E24" w:rsidRPr="004645C7" w:rsidDel="00814C0E" w:rsidRDefault="00324E24" w:rsidP="00324E24">
      <w:pPr>
        <w:spacing w:after="0" w:line="240" w:lineRule="auto"/>
        <w:contextualSpacing w:val="0"/>
        <w:jc w:val="both"/>
        <w:rPr>
          <w:del w:id="1061" w:author="Shivani Garg" w:date="2022-06-08T13:28:00Z"/>
          <w:rFonts w:asciiTheme="majorHAnsi" w:eastAsia="Times New Roman" w:hAnsiTheme="majorHAnsi" w:cs="Arial"/>
          <w:color w:val="auto"/>
          <w:sz w:val="20"/>
          <w:szCs w:val="20"/>
          <w:lang w:val="en-GB" w:eastAsia="de-DE"/>
          <w14:cntxtAlts w14:val="0"/>
        </w:rPr>
      </w:pPr>
      <w:del w:id="1062" w:author="Shivani Garg" w:date="2022-06-08T13:28:00Z">
        <w:r w:rsidRPr="004645C7" w:rsidDel="00814C0E">
          <w:rPr>
            <w:rFonts w:asciiTheme="majorHAnsi" w:eastAsia="Times New Roman" w:hAnsiTheme="majorHAnsi" w:cs="Arial"/>
            <w:color w:val="auto"/>
            <w:sz w:val="20"/>
            <w:szCs w:val="20"/>
            <w:lang w:val="en-GB" w:eastAsia="de-DE"/>
            <w14:cntxtAlts w14:val="0"/>
          </w:rPr>
          <w:delText xml:space="preserve">SD = Standard deviation </w:delText>
        </w:r>
      </w:del>
    </w:p>
    <w:p w14:paraId="3AAB8EF4" w14:textId="5997DB40" w:rsidR="00324E24" w:rsidRPr="004645C7" w:rsidDel="00814C0E" w:rsidRDefault="00324E24" w:rsidP="00324E24">
      <w:pPr>
        <w:spacing w:after="0" w:line="240" w:lineRule="auto"/>
        <w:contextualSpacing w:val="0"/>
        <w:jc w:val="both"/>
        <w:rPr>
          <w:del w:id="1063" w:author="Shivani Garg" w:date="2022-06-08T13:28:00Z"/>
          <w:rFonts w:asciiTheme="majorHAnsi" w:eastAsia="Times New Roman" w:hAnsiTheme="majorHAnsi" w:cs="Arial"/>
          <w:color w:val="auto"/>
          <w:sz w:val="20"/>
          <w:szCs w:val="20"/>
          <w:lang w:val="en-GB" w:eastAsia="de-DE"/>
          <w14:cntxtAlts w14:val="0"/>
        </w:rPr>
      </w:pPr>
      <w:del w:id="1064" w:author="Shivani Garg" w:date="2022-06-08T13:28:00Z">
        <w:r w:rsidRPr="004645C7" w:rsidDel="00814C0E">
          <w:rPr>
            <w:rFonts w:asciiTheme="majorHAnsi" w:eastAsia="Times New Roman" w:hAnsiTheme="majorHAnsi" w:cs="Arial"/>
            <w:color w:val="auto"/>
            <w:sz w:val="20"/>
            <w:szCs w:val="20"/>
            <w:lang w:val="en-GB" w:eastAsia="de-DE"/>
            <w14:cntxtAlts w14:val="0"/>
          </w:rPr>
          <w:delText>Mean = Mean for the average annual woody biomass consumption by pre-project device during project activity</w:delText>
        </w:r>
      </w:del>
    </w:p>
    <w:p w14:paraId="6297F5FD" w14:textId="2093E7C8" w:rsidR="00324E24" w:rsidRPr="004645C7" w:rsidDel="00814C0E" w:rsidRDefault="00324E24" w:rsidP="00324E24">
      <w:pPr>
        <w:spacing w:after="0" w:line="240" w:lineRule="auto"/>
        <w:contextualSpacing w:val="0"/>
        <w:jc w:val="both"/>
        <w:rPr>
          <w:del w:id="1065" w:author="Shivani Garg" w:date="2022-06-08T13:28:00Z"/>
          <w:rFonts w:asciiTheme="majorHAnsi" w:eastAsia="Times New Roman" w:hAnsiTheme="majorHAnsi" w:cs="Arial"/>
          <w:color w:val="auto"/>
          <w:sz w:val="20"/>
          <w:szCs w:val="20"/>
          <w:lang w:val="en-GB" w:eastAsia="de-DE"/>
          <w14:cntxtAlts w14:val="0"/>
        </w:rPr>
      </w:pPr>
      <w:del w:id="1066" w:author="Shivani Garg" w:date="2022-06-08T13:28:00Z">
        <w:r w:rsidRPr="004645C7" w:rsidDel="00814C0E">
          <w:rPr>
            <w:rFonts w:asciiTheme="majorHAnsi" w:eastAsia="Times New Roman" w:hAnsiTheme="majorHAnsi" w:cs="Arial"/>
            <w:color w:val="auto"/>
            <w:sz w:val="20"/>
            <w:szCs w:val="20"/>
            <w:lang w:val="en-GB" w:eastAsia="de-DE"/>
            <w14:cntxtAlts w14:val="0"/>
          </w:rPr>
          <w:delText>1.645 = Represent 90% confidence required</w:delText>
        </w:r>
      </w:del>
    </w:p>
    <w:p w14:paraId="7AC4D275" w14:textId="6E5E1E2B" w:rsidR="00324E24" w:rsidRPr="004645C7" w:rsidDel="00814C0E" w:rsidRDefault="00324E24" w:rsidP="00324E24">
      <w:pPr>
        <w:spacing w:after="0" w:line="240" w:lineRule="auto"/>
        <w:contextualSpacing w:val="0"/>
        <w:jc w:val="both"/>
        <w:rPr>
          <w:del w:id="1067" w:author="Shivani Garg" w:date="2022-06-08T13:28:00Z"/>
          <w:rFonts w:asciiTheme="majorHAnsi" w:eastAsia="Times New Roman" w:hAnsiTheme="majorHAnsi" w:cs="Arial"/>
          <w:color w:val="auto"/>
          <w:sz w:val="20"/>
          <w:szCs w:val="20"/>
          <w:lang w:val="en-GB" w:eastAsia="de-DE"/>
          <w14:cntxtAlts w14:val="0"/>
        </w:rPr>
      </w:pPr>
      <w:del w:id="1068" w:author="Shivani Garg" w:date="2022-06-08T13:28:00Z">
        <w:r w:rsidRPr="004645C7" w:rsidDel="00814C0E">
          <w:rPr>
            <w:rFonts w:asciiTheme="majorHAnsi" w:eastAsia="Times New Roman" w:hAnsiTheme="majorHAnsi" w:cs="Arial"/>
            <w:color w:val="auto"/>
            <w:sz w:val="20"/>
            <w:szCs w:val="20"/>
            <w:lang w:val="en-GB" w:eastAsia="de-DE"/>
            <w14:cntxtAlts w14:val="0"/>
          </w:rPr>
          <w:delText>0.1 = Represent the 10% relative precision</w:delText>
        </w:r>
      </w:del>
    </w:p>
    <w:p w14:paraId="6BCAD3C1"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bCs/>
          <w:color w:val="000000"/>
          <w:sz w:val="20"/>
          <w:szCs w:val="20"/>
          <w:lang w:eastAsia="de-DE"/>
          <w14:cntxtAlts w14:val="0"/>
        </w:rPr>
      </w:pPr>
    </w:p>
    <w:p w14:paraId="5F2A79B0" w14:textId="5F7D73CF" w:rsidR="00324E24" w:rsidRPr="004645C7" w:rsidRDefault="00324E24" w:rsidP="00324E24">
      <w:pPr>
        <w:autoSpaceDE w:val="0"/>
        <w:autoSpaceDN w:val="0"/>
        <w:adjustRightInd w:val="0"/>
        <w:spacing w:after="0" w:line="240" w:lineRule="auto"/>
        <w:contextualSpacing w:val="0"/>
        <w:jc w:val="both"/>
        <w:rPr>
          <w:rFonts w:asciiTheme="majorHAnsi" w:eastAsia="Calibri" w:hAnsiTheme="majorHAnsi" w:cs="Arial"/>
          <w:bCs/>
          <w:color w:val="000000"/>
          <w:sz w:val="20"/>
          <w:szCs w:val="20"/>
          <w:lang w:eastAsia="de-DE"/>
          <w14:cntxtAlts w14:val="0"/>
        </w:rPr>
      </w:pPr>
      <w:r w:rsidRPr="004645C7">
        <w:rPr>
          <w:rFonts w:asciiTheme="majorHAnsi" w:eastAsia="Calibri" w:hAnsiTheme="majorHAnsi" w:cs="Arial"/>
          <w:bCs/>
          <w:color w:val="000000"/>
          <w:sz w:val="20"/>
          <w:szCs w:val="20"/>
          <w:lang w:eastAsia="de-DE"/>
          <w14:cntxtAlts w14:val="0"/>
        </w:rPr>
        <w:t xml:space="preserve">Out of the sample calculated above, conservative number of sample will be taken </w:t>
      </w:r>
      <w:del w:id="1069" w:author="Shivani Garg" w:date="2022-06-08T14:22:00Z">
        <w:r w:rsidRPr="004645C7" w:rsidDel="00816068">
          <w:rPr>
            <w:rFonts w:asciiTheme="majorHAnsi" w:eastAsia="Calibri" w:hAnsiTheme="majorHAnsi" w:cs="Arial"/>
            <w:bCs/>
            <w:color w:val="000000"/>
            <w:sz w:val="20"/>
            <w:szCs w:val="20"/>
            <w:lang w:eastAsia="de-DE"/>
            <w14:cntxtAlts w14:val="0"/>
          </w:rPr>
          <w:delText>with appropriate enlargement of samples</w:delText>
        </w:r>
        <w:bookmarkEnd w:id="1025"/>
        <w:r w:rsidRPr="004645C7" w:rsidDel="00816068">
          <w:rPr>
            <w:rFonts w:asciiTheme="majorHAnsi" w:eastAsia="Calibri" w:hAnsiTheme="majorHAnsi" w:cs="Arial"/>
            <w:bCs/>
            <w:color w:val="000000"/>
            <w:sz w:val="20"/>
            <w:szCs w:val="20"/>
            <w:lang w:eastAsia="de-DE"/>
            <w14:cntxtAlts w14:val="0"/>
          </w:rPr>
          <w:delText xml:space="preserve">. </w:delText>
        </w:r>
      </w:del>
    </w:p>
    <w:p w14:paraId="7B8B4866" w14:textId="77777777" w:rsidR="00324E24" w:rsidRPr="004645C7" w:rsidRDefault="00324E24" w:rsidP="00324E24">
      <w:p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p>
    <w:p w14:paraId="29656DBD" w14:textId="77777777" w:rsidR="00324E24" w:rsidRPr="004645C7" w:rsidRDefault="00324E24" w:rsidP="00067EEE">
      <w:pPr>
        <w:numPr>
          <w:ilvl w:val="0"/>
          <w:numId w:val="35"/>
        </w:num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r w:rsidRPr="004645C7">
        <w:rPr>
          <w:rFonts w:asciiTheme="majorHAnsi" w:eastAsia="Calibri" w:hAnsiTheme="majorHAnsi" w:cs="Arial"/>
          <w:b/>
          <w:bCs/>
          <w:color w:val="000000"/>
          <w:sz w:val="20"/>
          <w:szCs w:val="20"/>
          <w:lang w:eastAsia="de-DE"/>
          <w14:cntxtAlts w14:val="0"/>
        </w:rPr>
        <w:lastRenderedPageBreak/>
        <w:t>Data:</w:t>
      </w:r>
    </w:p>
    <w:p w14:paraId="332FA8BA" w14:textId="77777777" w:rsidR="00324E24" w:rsidRPr="004645C7" w:rsidRDefault="00324E24" w:rsidP="00067EEE">
      <w:pPr>
        <w:numPr>
          <w:ilvl w:val="0"/>
          <w:numId w:val="37"/>
        </w:num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r w:rsidRPr="004645C7">
        <w:rPr>
          <w:rFonts w:asciiTheme="majorHAnsi" w:eastAsia="Calibri" w:hAnsiTheme="majorHAnsi" w:cs="Arial"/>
          <w:b/>
          <w:bCs/>
          <w:color w:val="000000"/>
          <w:sz w:val="20"/>
          <w:szCs w:val="20"/>
          <w:lang w:eastAsia="de-DE"/>
          <w14:cntxtAlts w14:val="0"/>
        </w:rPr>
        <w:t>Field Measurements:</w:t>
      </w:r>
    </w:p>
    <w:p w14:paraId="4668C2D5" w14:textId="77777777" w:rsidR="00324E24" w:rsidRPr="004645C7" w:rsidRDefault="00324E24" w:rsidP="00067EEE">
      <w:pPr>
        <w:numPr>
          <w:ilvl w:val="0"/>
          <w:numId w:val="38"/>
        </w:numPr>
        <w:spacing w:after="0" w:line="240" w:lineRule="auto"/>
        <w:ind w:left="1620" w:hanging="540"/>
        <w:contextualSpacing w:val="0"/>
        <w:jc w:val="both"/>
        <w:rPr>
          <w:rFonts w:asciiTheme="majorHAnsi" w:eastAsia="Times New Roman" w:hAnsiTheme="majorHAnsi" w:cs="Arial"/>
          <w:color w:val="000000"/>
          <w:sz w:val="20"/>
          <w:szCs w:val="20"/>
          <w:lang w:eastAsia="de-DE"/>
          <w14:cntxtAlts w14:val="0"/>
        </w:rPr>
      </w:pPr>
      <w:r w:rsidRPr="004645C7">
        <w:rPr>
          <w:rFonts w:asciiTheme="majorHAnsi" w:eastAsia="Times New Roman" w:hAnsiTheme="majorHAnsi" w:cs="Arial"/>
          <w:color w:val="000000"/>
          <w:sz w:val="20"/>
          <w:szCs w:val="20"/>
          <w:lang w:eastAsia="de-DE"/>
          <w14:cntxtAlts w14:val="0"/>
        </w:rPr>
        <w:t>Checking of a representative sample of biogas system within the project to ensure that they are still operating (</w:t>
      </w:r>
      <w:r w:rsidRPr="004645C7">
        <w:rPr>
          <w:rFonts w:asciiTheme="majorHAnsi" w:eastAsia="Times New Roman" w:hAnsiTheme="majorHAnsi" w:cs="Arial"/>
          <w:i/>
          <w:color w:val="000000"/>
          <w:sz w:val="20"/>
          <w:szCs w:val="20"/>
          <w:lang w:eastAsia="de-DE"/>
          <w14:cntxtAlts w14:val="0"/>
        </w:rPr>
        <w:t>N</w:t>
      </w:r>
      <w:r w:rsidRPr="004645C7">
        <w:rPr>
          <w:rFonts w:asciiTheme="majorHAnsi" w:eastAsia="Times New Roman" w:hAnsiTheme="majorHAnsi" w:cs="Arial"/>
          <w:i/>
          <w:color w:val="000000"/>
          <w:sz w:val="20"/>
          <w:szCs w:val="20"/>
          <w:vertAlign w:val="subscript"/>
          <w:lang w:eastAsia="de-DE"/>
          <w14:cntxtAlts w14:val="0"/>
        </w:rPr>
        <w:t>HH</w:t>
      </w:r>
      <w:r w:rsidRPr="004645C7">
        <w:rPr>
          <w:rFonts w:asciiTheme="majorHAnsi" w:eastAsia="Times New Roman" w:hAnsiTheme="majorHAnsi" w:cs="Arial"/>
          <w:color w:val="000000"/>
          <w:sz w:val="20"/>
          <w:szCs w:val="20"/>
          <w:lang w:eastAsia="de-DE"/>
          <w14:cntxtAlts w14:val="0"/>
        </w:rPr>
        <w:t>)</w:t>
      </w:r>
      <w:r w:rsidRPr="004645C7">
        <w:rPr>
          <w:rFonts w:asciiTheme="majorHAnsi" w:eastAsia="Times New Roman" w:hAnsiTheme="majorHAnsi" w:cs="Arial"/>
          <w:bCs/>
          <w:color w:val="auto"/>
          <w:sz w:val="20"/>
          <w:szCs w:val="20"/>
          <w:lang w:val="en-GB" w:eastAsia="de-DE"/>
          <w14:cntxtAlts w14:val="0"/>
        </w:rPr>
        <w:t>.</w:t>
      </w:r>
    </w:p>
    <w:p w14:paraId="3C07485C" w14:textId="77777777" w:rsidR="00324E24" w:rsidRPr="004645C7" w:rsidRDefault="00324E24" w:rsidP="00324E24">
      <w:pPr>
        <w:spacing w:after="0" w:line="240" w:lineRule="auto"/>
        <w:contextualSpacing w:val="0"/>
        <w:jc w:val="both"/>
        <w:rPr>
          <w:rFonts w:asciiTheme="majorHAnsi" w:eastAsia="Times New Roman" w:hAnsiTheme="majorHAnsi" w:cs="Arial"/>
          <w:color w:val="000000"/>
          <w:sz w:val="20"/>
          <w:szCs w:val="20"/>
          <w:lang w:eastAsia="de-DE"/>
          <w14:cntxtAlts w14:val="0"/>
        </w:rPr>
      </w:pPr>
    </w:p>
    <w:p w14:paraId="7E6FC93C" w14:textId="77777777" w:rsidR="00324E24" w:rsidRPr="004645C7" w:rsidRDefault="00324E24" w:rsidP="00324E24">
      <w:pPr>
        <w:autoSpaceDE w:val="0"/>
        <w:autoSpaceDN w:val="0"/>
        <w:adjustRightInd w:val="0"/>
        <w:spacing w:after="0" w:line="240" w:lineRule="auto"/>
        <w:contextualSpacing w:val="0"/>
        <w:rPr>
          <w:rFonts w:asciiTheme="majorHAnsi" w:eastAsia="Calibri" w:hAnsiTheme="majorHAnsi" w:cs="Arial"/>
          <w:color w:val="000000"/>
          <w:sz w:val="20"/>
          <w:szCs w:val="20"/>
          <w14:cntxtAlts w14:val="0"/>
        </w:rPr>
      </w:pPr>
      <w:r w:rsidRPr="004645C7">
        <w:rPr>
          <w:rFonts w:asciiTheme="majorHAnsi" w:eastAsia="Calibri" w:hAnsiTheme="majorHAnsi" w:cs="Arial"/>
          <w:color w:val="000000"/>
          <w:sz w:val="20"/>
          <w:szCs w:val="20"/>
          <w14:cntxtAlts w14:val="0"/>
        </w:rPr>
        <w:tab/>
      </w:r>
      <w:r w:rsidRPr="004645C7">
        <w:rPr>
          <w:rFonts w:asciiTheme="majorHAnsi" w:eastAsia="Calibri" w:hAnsiTheme="majorHAnsi" w:cs="Arial"/>
          <w:color w:val="000000"/>
          <w:sz w:val="20"/>
          <w:szCs w:val="20"/>
          <w14:cntxtAlts w14:val="0"/>
        </w:rPr>
        <w:tab/>
      </w:r>
    </w:p>
    <w:p w14:paraId="2187FE81" w14:textId="77777777"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color w:val="000000"/>
          <w:sz w:val="20"/>
          <w:szCs w:val="20"/>
          <w:lang w:val="en-GB" w:eastAsia="de-DE"/>
          <w14:cntxtAlts w14:val="0"/>
        </w:rPr>
      </w:pPr>
      <w:r w:rsidRPr="004645C7">
        <w:rPr>
          <w:rFonts w:asciiTheme="majorHAnsi" w:eastAsia="Calibri" w:hAnsiTheme="majorHAnsi" w:cs="Arial"/>
          <w:color w:val="000000"/>
          <w:sz w:val="20"/>
          <w:szCs w:val="20"/>
          <w:lang w:val="en-GB" w:eastAsia="de-DE"/>
          <w14:cntxtAlts w14:val="0"/>
        </w:rPr>
        <w:t xml:space="preserve">The selection of households will be done using rand function in excel to generate random number and taking households from first up to the number of sample required by arranging the random number in ascending or descending order. </w:t>
      </w:r>
    </w:p>
    <w:p w14:paraId="793B7081" w14:textId="77777777" w:rsidR="00324E24" w:rsidRPr="004645C7" w:rsidRDefault="00324E24" w:rsidP="00324E24">
      <w:pPr>
        <w:autoSpaceDE w:val="0"/>
        <w:autoSpaceDN w:val="0"/>
        <w:adjustRightInd w:val="0"/>
        <w:spacing w:after="0" w:line="240" w:lineRule="auto"/>
        <w:ind w:left="709" w:firstLine="709"/>
        <w:contextualSpacing w:val="0"/>
        <w:rPr>
          <w:rFonts w:asciiTheme="majorHAnsi" w:eastAsia="MS Mincho" w:hAnsiTheme="majorHAnsi" w:cs="Arial"/>
          <w:color w:val="000000"/>
          <w:sz w:val="20"/>
          <w:szCs w:val="20"/>
          <w:lang w:val="en-IN"/>
          <w14:cntxtAlts w14:val="0"/>
        </w:rPr>
      </w:pPr>
    </w:p>
    <w:p w14:paraId="7857F64D" w14:textId="77777777" w:rsidR="00324E24" w:rsidRPr="004645C7" w:rsidRDefault="00324E24" w:rsidP="00067EEE">
      <w:pPr>
        <w:numPr>
          <w:ilvl w:val="0"/>
          <w:numId w:val="38"/>
        </w:numPr>
        <w:spacing w:after="0" w:line="240" w:lineRule="auto"/>
        <w:ind w:left="1620" w:hanging="540"/>
        <w:contextualSpacing w:val="0"/>
        <w:jc w:val="both"/>
        <w:rPr>
          <w:rFonts w:asciiTheme="majorHAnsi" w:eastAsia="Times New Roman" w:hAnsiTheme="majorHAnsi" w:cs="Arial"/>
          <w:color w:val="000000"/>
          <w:sz w:val="20"/>
          <w:szCs w:val="20"/>
          <w:lang w:eastAsia="de-DE"/>
          <w14:cntxtAlts w14:val="0"/>
        </w:rPr>
      </w:pPr>
      <w:r w:rsidRPr="004645C7">
        <w:rPr>
          <w:rFonts w:asciiTheme="majorHAnsi" w:eastAsia="Times New Roman" w:hAnsiTheme="majorHAnsi" w:cs="Arial"/>
          <w:color w:val="000000"/>
          <w:sz w:val="20"/>
          <w:szCs w:val="20"/>
          <w:lang w:eastAsia="de-DE"/>
          <w14:cntxtAlts w14:val="0"/>
        </w:rPr>
        <w:t>Determine a</w:t>
      </w:r>
      <w:r w:rsidRPr="004645C7">
        <w:rPr>
          <w:rFonts w:asciiTheme="majorHAnsi" w:eastAsia="Times New Roman" w:hAnsiTheme="majorHAnsi" w:cs="Times New Roman"/>
          <w:color w:val="auto"/>
          <w:sz w:val="20"/>
          <w:szCs w:val="20"/>
          <w:lang w:val="en-GB" w:eastAsia="de-DE"/>
          <w14:cntxtAlts w14:val="0"/>
        </w:rPr>
        <w:t>verage annual consumption of woody biomass per household in the pre-project devices during the project activity, if it is found that pre-project devices were not completely displaced but continue to be used to some extent</w:t>
      </w:r>
      <w:r w:rsidRPr="004645C7">
        <w:rPr>
          <w:rFonts w:asciiTheme="majorHAnsi" w:eastAsia="Times New Roman" w:hAnsiTheme="majorHAnsi" w:cs="Arial"/>
          <w:color w:val="000000"/>
          <w:sz w:val="20"/>
          <w:szCs w:val="20"/>
          <w:lang w:eastAsia="de-DE"/>
          <w14:cntxtAlts w14:val="0"/>
        </w:rPr>
        <w:t>.</w:t>
      </w:r>
    </w:p>
    <w:p w14:paraId="6190E879" w14:textId="77777777" w:rsidR="00324E24" w:rsidRPr="004645C7" w:rsidRDefault="00324E24" w:rsidP="00067EEE">
      <w:pPr>
        <w:numPr>
          <w:ilvl w:val="0"/>
          <w:numId w:val="38"/>
        </w:numPr>
        <w:spacing w:after="0" w:line="240" w:lineRule="auto"/>
        <w:ind w:left="1620" w:hanging="540"/>
        <w:contextualSpacing w:val="0"/>
        <w:jc w:val="both"/>
        <w:rPr>
          <w:rFonts w:asciiTheme="majorHAnsi" w:eastAsia="Times New Roman" w:hAnsiTheme="majorHAnsi" w:cs="Arial"/>
          <w:color w:val="000000"/>
          <w:sz w:val="20"/>
          <w:szCs w:val="20"/>
          <w:lang w:eastAsia="de-DE"/>
          <w14:cntxtAlts w14:val="0"/>
        </w:rPr>
      </w:pPr>
      <w:r w:rsidRPr="004645C7">
        <w:rPr>
          <w:rFonts w:asciiTheme="majorHAnsi" w:eastAsia="Times New Roman" w:hAnsiTheme="majorHAnsi" w:cs="Arial"/>
          <w:color w:val="000000"/>
          <w:sz w:val="20"/>
          <w:szCs w:val="20"/>
          <w:lang w:eastAsia="de-DE"/>
          <w14:cntxtAlts w14:val="0"/>
        </w:rPr>
        <w:t xml:space="preserve">The survey will be conducted annually with the objective to target 10 percent precision and to achieve 90 percent confidence. </w:t>
      </w:r>
    </w:p>
    <w:p w14:paraId="0F335795" w14:textId="77777777" w:rsidR="00324E24" w:rsidRPr="004645C7" w:rsidRDefault="00324E24" w:rsidP="00324E24">
      <w:p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p>
    <w:p w14:paraId="3FB398A4" w14:textId="77777777" w:rsidR="00324E24" w:rsidRPr="004645C7" w:rsidRDefault="00324E24" w:rsidP="00067EEE">
      <w:pPr>
        <w:numPr>
          <w:ilvl w:val="0"/>
          <w:numId w:val="37"/>
        </w:num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r w:rsidRPr="004645C7">
        <w:rPr>
          <w:rFonts w:asciiTheme="majorHAnsi" w:eastAsia="Calibri" w:hAnsiTheme="majorHAnsi" w:cs="Arial"/>
          <w:b/>
          <w:bCs/>
          <w:color w:val="000000"/>
          <w:sz w:val="20"/>
          <w:szCs w:val="20"/>
          <w:lang w:eastAsia="de-DE"/>
          <w14:cntxtAlts w14:val="0"/>
        </w:rPr>
        <w:t>Quality Assurance/Quality Control:</w:t>
      </w:r>
    </w:p>
    <w:p w14:paraId="67F3972E" w14:textId="6467E09A" w:rsidR="00324E24" w:rsidRPr="004645C7" w:rsidRDefault="00324E24" w:rsidP="00324E24">
      <w:pPr>
        <w:autoSpaceDE w:val="0"/>
        <w:autoSpaceDN w:val="0"/>
        <w:adjustRightInd w:val="0"/>
        <w:spacing w:after="0" w:line="240" w:lineRule="auto"/>
        <w:ind w:left="720"/>
        <w:contextualSpacing w:val="0"/>
        <w:jc w:val="both"/>
        <w:rPr>
          <w:rFonts w:asciiTheme="majorHAnsi" w:eastAsia="Calibri" w:hAnsiTheme="majorHAnsi" w:cs="Arial"/>
          <w:color w:val="000000"/>
          <w:sz w:val="20"/>
          <w:szCs w:val="20"/>
          <w:lang w:eastAsia="de-DE"/>
          <w14:cntxtAlts w14:val="0"/>
        </w:rPr>
      </w:pPr>
      <w:r w:rsidRPr="004645C7">
        <w:rPr>
          <w:rFonts w:asciiTheme="majorHAnsi" w:eastAsia="Calibri" w:hAnsiTheme="majorHAnsi" w:cs="Arial"/>
          <w:color w:val="000000"/>
          <w:sz w:val="20"/>
          <w:szCs w:val="20"/>
          <w:lang w:eastAsia="de-DE"/>
          <w14:cntxtAlts w14:val="0"/>
        </w:rPr>
        <w:t xml:space="preserve">A survey questionnaire will be prepared to </w:t>
      </w:r>
      <w:r w:rsidRPr="004645C7">
        <w:rPr>
          <w:rFonts w:asciiTheme="majorHAnsi" w:eastAsia="Calibri" w:hAnsiTheme="majorHAnsi" w:cs="Arial"/>
          <w:color w:val="000000"/>
          <w:sz w:val="20"/>
          <w:szCs w:val="20"/>
          <w:lang w:val="en-GB" w:eastAsia="de-DE"/>
          <w14:cntxtAlts w14:val="0"/>
        </w:rPr>
        <w:t xml:space="preserve">seek responses of operating status (yes or no) of biogas digesters within the project activity. Users will be asked to provide their estimates on consumption of woody biomass after project activity. </w:t>
      </w:r>
      <w:r w:rsidRPr="004645C7">
        <w:rPr>
          <w:rFonts w:asciiTheme="majorHAnsi" w:eastAsia="Calibri" w:hAnsiTheme="majorHAnsi" w:cs="Arial"/>
          <w:color w:val="000000"/>
          <w:sz w:val="20"/>
          <w:szCs w:val="20"/>
          <w:lang w:eastAsia="de-DE"/>
          <w14:cntxtAlts w14:val="0"/>
        </w:rPr>
        <w:t xml:space="preserve">The survey will be performed by the project developer appointing a third party. </w:t>
      </w:r>
      <w:del w:id="1070" w:author="Shivani Garg" w:date="2022-06-08T14:23:00Z">
        <w:r w:rsidRPr="004645C7" w:rsidDel="00816068">
          <w:rPr>
            <w:rFonts w:asciiTheme="majorHAnsi" w:eastAsia="SimSun" w:hAnsiTheme="majorHAnsi" w:cs="Arial"/>
            <w:color w:val="000000"/>
            <w:sz w:val="20"/>
            <w:szCs w:val="20"/>
            <w:lang w:val="en-GB" w:eastAsia="de-DE"/>
            <w14:cntxtAlts w14:val="0"/>
          </w:rPr>
          <w:delText xml:space="preserve">During the survey, </w:delText>
        </w:r>
        <w:r w:rsidRPr="004645C7" w:rsidDel="00816068">
          <w:rPr>
            <w:rFonts w:asciiTheme="majorHAnsi" w:eastAsia="Calibri" w:hAnsiTheme="majorHAnsi" w:cs="Arial"/>
            <w:color w:val="000000"/>
            <w:sz w:val="20"/>
            <w:szCs w:val="20"/>
            <w:lang w:eastAsia="de-DE"/>
            <w14:cntxtAlts w14:val="0"/>
          </w:rPr>
          <w:delText xml:space="preserve">in order to anticipate any low response rate and answers bias, 10% oversampling will be applied. </w:delText>
        </w:r>
      </w:del>
    </w:p>
    <w:p w14:paraId="06FBA41E" w14:textId="77777777" w:rsidR="00324E24" w:rsidRPr="004645C7" w:rsidRDefault="00324E24" w:rsidP="00324E24">
      <w:pPr>
        <w:autoSpaceDE w:val="0"/>
        <w:autoSpaceDN w:val="0"/>
        <w:adjustRightInd w:val="0"/>
        <w:spacing w:after="0" w:line="240" w:lineRule="auto"/>
        <w:ind w:left="720"/>
        <w:contextualSpacing w:val="0"/>
        <w:rPr>
          <w:rFonts w:asciiTheme="majorHAnsi" w:eastAsia="Calibri" w:hAnsiTheme="majorHAnsi" w:cs="Arial"/>
          <w:color w:val="000000"/>
          <w:sz w:val="20"/>
          <w:szCs w:val="20"/>
          <w14:cntxtAlts w14:val="0"/>
        </w:rPr>
      </w:pPr>
    </w:p>
    <w:p w14:paraId="7ED3D5A8" w14:textId="77777777" w:rsidR="00324E24" w:rsidRPr="004645C7" w:rsidRDefault="00324E24" w:rsidP="00067EEE">
      <w:pPr>
        <w:numPr>
          <w:ilvl w:val="0"/>
          <w:numId w:val="37"/>
        </w:num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r w:rsidRPr="004645C7">
        <w:rPr>
          <w:rFonts w:asciiTheme="majorHAnsi" w:eastAsia="Calibri" w:hAnsiTheme="majorHAnsi" w:cs="Arial"/>
          <w:b/>
          <w:bCs/>
          <w:color w:val="000000"/>
          <w:sz w:val="20"/>
          <w:szCs w:val="20"/>
          <w:lang w:eastAsia="de-DE"/>
          <w14:cntxtAlts w14:val="0"/>
        </w:rPr>
        <w:t xml:space="preserve">Analysis: </w:t>
      </w:r>
    </w:p>
    <w:p w14:paraId="1FB8882B" w14:textId="77777777" w:rsidR="00324E24" w:rsidRPr="004645C7" w:rsidRDefault="00324E24" w:rsidP="00324E24">
      <w:pPr>
        <w:autoSpaceDE w:val="0"/>
        <w:autoSpaceDN w:val="0"/>
        <w:adjustRightInd w:val="0"/>
        <w:spacing w:after="0" w:line="240" w:lineRule="auto"/>
        <w:ind w:left="709"/>
        <w:jc w:val="both"/>
        <w:rPr>
          <w:rFonts w:asciiTheme="majorHAnsi" w:eastAsia="Times New Roman" w:hAnsiTheme="majorHAnsi" w:cs="Arial"/>
          <w:color w:val="auto"/>
          <w:sz w:val="20"/>
          <w:szCs w:val="20"/>
          <w:lang w:val="de-DE" w:eastAsia="de-DE"/>
          <w14:cntxtAlts w14:val="0"/>
        </w:rPr>
      </w:pPr>
      <w:r w:rsidRPr="004645C7">
        <w:rPr>
          <w:rFonts w:asciiTheme="majorHAnsi" w:eastAsia="Times New Roman" w:hAnsiTheme="majorHAnsi" w:cs="Arial"/>
          <w:color w:val="auto"/>
          <w:sz w:val="20"/>
          <w:szCs w:val="20"/>
          <w:lang w:val="de-DE" w:eastAsia="de-DE"/>
          <w14:cntxtAlts w14:val="0"/>
        </w:rPr>
        <w:t>The project developer will collect, compile and analyze the data to derive the number of bio-digesters within the project still operational and avenarge firewood consumption at each bio-digester user (if any). The developer will prepare “monitoring report” based on the survey report.</w:t>
      </w:r>
    </w:p>
    <w:p w14:paraId="054C9019" w14:textId="77777777" w:rsidR="00324E24" w:rsidRPr="004645C7" w:rsidRDefault="00324E24" w:rsidP="00324E24">
      <w:pPr>
        <w:autoSpaceDE w:val="0"/>
        <w:autoSpaceDN w:val="0"/>
        <w:adjustRightInd w:val="0"/>
        <w:spacing w:after="0" w:line="240" w:lineRule="auto"/>
        <w:ind w:left="270"/>
        <w:jc w:val="both"/>
        <w:rPr>
          <w:rFonts w:asciiTheme="majorHAnsi" w:eastAsia="Times New Roman" w:hAnsiTheme="majorHAnsi" w:cs="Arial"/>
          <w:color w:val="auto"/>
          <w:sz w:val="20"/>
          <w:szCs w:val="20"/>
          <w:lang w:val="de-DE" w:eastAsia="de-DE"/>
          <w14:cntxtAlts w14:val="0"/>
        </w:rPr>
      </w:pPr>
    </w:p>
    <w:p w14:paraId="6540C494" w14:textId="77777777" w:rsidR="00324E24" w:rsidRPr="004645C7" w:rsidRDefault="00324E24" w:rsidP="00067EEE">
      <w:pPr>
        <w:numPr>
          <w:ilvl w:val="0"/>
          <w:numId w:val="35"/>
        </w:numPr>
        <w:autoSpaceDE w:val="0"/>
        <w:autoSpaceDN w:val="0"/>
        <w:adjustRightInd w:val="0"/>
        <w:spacing w:after="0" w:line="240" w:lineRule="auto"/>
        <w:contextualSpacing w:val="0"/>
        <w:jc w:val="both"/>
        <w:rPr>
          <w:rFonts w:asciiTheme="majorHAnsi" w:eastAsia="Calibri" w:hAnsiTheme="majorHAnsi" w:cs="Arial"/>
          <w:b/>
          <w:bCs/>
          <w:color w:val="000000"/>
          <w:sz w:val="20"/>
          <w:szCs w:val="20"/>
          <w:lang w:eastAsia="de-DE"/>
          <w14:cntxtAlts w14:val="0"/>
        </w:rPr>
      </w:pPr>
      <w:r w:rsidRPr="004645C7">
        <w:rPr>
          <w:rFonts w:asciiTheme="majorHAnsi" w:eastAsia="Calibri" w:hAnsiTheme="majorHAnsi" w:cs="Arial"/>
          <w:b/>
          <w:bCs/>
          <w:color w:val="000000"/>
          <w:sz w:val="20"/>
          <w:szCs w:val="20"/>
          <w:lang w:eastAsia="de-DE"/>
          <w14:cntxtAlts w14:val="0"/>
        </w:rPr>
        <w:t>Implementation:</w:t>
      </w:r>
    </w:p>
    <w:p w14:paraId="3508C1C9" w14:textId="51F7212B" w:rsidR="00A10B8A" w:rsidRDefault="00324E24" w:rsidP="00324E24">
      <w:pPr>
        <w:rPr>
          <w:rFonts w:asciiTheme="majorHAnsi" w:eastAsia="Times New Roman" w:hAnsiTheme="majorHAnsi" w:cs="Arial"/>
          <w:color w:val="auto"/>
          <w:sz w:val="20"/>
          <w:szCs w:val="20"/>
          <w:lang w:eastAsia="de-DE"/>
          <w14:cntxtAlts w14:val="0"/>
        </w:rPr>
      </w:pPr>
      <w:r w:rsidRPr="004645C7">
        <w:rPr>
          <w:rFonts w:asciiTheme="majorHAnsi" w:eastAsia="Times New Roman" w:hAnsiTheme="majorHAnsi" w:cs="Arial"/>
          <w:color w:val="auto"/>
          <w:sz w:val="20"/>
          <w:szCs w:val="20"/>
          <w:lang w:val="en-GB" w:eastAsia="de-DE"/>
          <w14:cntxtAlts w14:val="0"/>
        </w:rPr>
        <w:t xml:space="preserve">The survey questionnaire will be prepared, pre-tested and field personnel will be trained in conducting the survey to ensure the quality of data collected and the survey will be carried out as per defined frequency covering required data information. </w:t>
      </w:r>
      <w:r w:rsidRPr="004645C7">
        <w:rPr>
          <w:rFonts w:asciiTheme="majorHAnsi" w:eastAsia="Times New Roman" w:hAnsiTheme="majorHAnsi" w:cs="Arial"/>
          <w:color w:val="auto"/>
          <w:sz w:val="20"/>
          <w:szCs w:val="20"/>
          <w:lang w:eastAsia="de-DE"/>
          <w14:cntxtAlts w14:val="0"/>
        </w:rPr>
        <w:t>The schedule for implementing the sampling effort shall be defined prior to the field activity.</w:t>
      </w:r>
    </w:p>
    <w:p w14:paraId="10C043AB" w14:textId="77777777" w:rsidR="004645C7" w:rsidRPr="004645C7" w:rsidRDefault="004645C7" w:rsidP="00324E24">
      <w:pPr>
        <w:rPr>
          <w:rFonts w:asciiTheme="majorHAnsi" w:hAnsiTheme="majorHAnsi"/>
          <w:sz w:val="20"/>
          <w:szCs w:val="20"/>
          <w:lang w:eastAsia="en-GB"/>
        </w:rPr>
      </w:pPr>
    </w:p>
    <w:p w14:paraId="2BFF0467" w14:textId="683F2652" w:rsidR="00A10B8A" w:rsidRPr="000C17BA" w:rsidRDefault="00B46B23" w:rsidP="00B46B23">
      <w:r w:rsidRPr="000C17BA">
        <w:t xml:space="preserve">B.7.3 </w:t>
      </w:r>
      <w:r w:rsidR="00A10B8A" w:rsidRPr="000C17BA">
        <w:t>Other elements of monitoring plan</w:t>
      </w:r>
    </w:p>
    <w:p w14:paraId="1B4DDC94" w14:textId="1B966259" w:rsidR="003A6007" w:rsidRPr="000C17BA" w:rsidRDefault="00A10B8A" w:rsidP="00A10B8A">
      <w:pPr>
        <w:rPr>
          <w:lang w:eastAsia="en-GB"/>
        </w:rPr>
      </w:pPr>
      <w:r w:rsidRPr="000C17BA">
        <w:rPr>
          <w:lang w:eastAsia="en-GB"/>
        </w:rPr>
        <w:t>&gt;&gt;</w:t>
      </w:r>
      <w:r w:rsidR="00253496" w:rsidRPr="000C17BA">
        <w:rPr>
          <w:lang w:eastAsia="en-GB"/>
        </w:rPr>
        <w:t xml:space="preserve"> N/A</w:t>
      </w:r>
    </w:p>
    <w:p w14:paraId="529626C5" w14:textId="34958141" w:rsidR="00391F1F" w:rsidRPr="000C17BA" w:rsidRDefault="00B46B23" w:rsidP="00B01408">
      <w:pPr>
        <w:pStyle w:val="Heading4"/>
      </w:pPr>
      <w:bookmarkStart w:id="1071" w:name="_Ref49515970"/>
      <w:r w:rsidRPr="000C17BA">
        <w:t xml:space="preserve">SECTION C. </w:t>
      </w:r>
      <w:r w:rsidR="00391F1F" w:rsidRPr="000C17BA">
        <w:t>DURATION AND CREDITING PERIOD</w:t>
      </w:r>
      <w:bookmarkEnd w:id="1071"/>
    </w:p>
    <w:p w14:paraId="507B55B8" w14:textId="207CA377" w:rsidR="00391F1F" w:rsidRPr="000C17BA" w:rsidRDefault="00B46B23" w:rsidP="00B01408">
      <w:pPr>
        <w:pStyle w:val="Heading5"/>
      </w:pPr>
      <w:r w:rsidRPr="000C17BA">
        <w:t xml:space="preserve">C.1. </w:t>
      </w:r>
      <w:r w:rsidR="00391F1F" w:rsidRPr="000C17BA">
        <w:t xml:space="preserve">Duration of project </w:t>
      </w:r>
    </w:p>
    <w:p w14:paraId="26945075" w14:textId="2204DFF6" w:rsidR="00391F1F" w:rsidRPr="000C17BA" w:rsidRDefault="00B46B23" w:rsidP="00B46B23">
      <w:r w:rsidRPr="000C17BA">
        <w:t xml:space="preserve">C.1.1 </w:t>
      </w:r>
      <w:r w:rsidR="00391F1F" w:rsidRPr="000C17BA">
        <w:t xml:space="preserve">Start date of project </w:t>
      </w:r>
    </w:p>
    <w:p w14:paraId="22DF5F77" w14:textId="6F1BE5E1" w:rsidR="00391F1F" w:rsidRPr="000C17BA" w:rsidRDefault="00391F1F" w:rsidP="00391F1F">
      <w:r w:rsidRPr="000C17BA">
        <w:t>&gt;&gt;</w:t>
      </w:r>
      <w:r w:rsidR="00253496" w:rsidRPr="000C17BA">
        <w:t xml:space="preserve"> </w:t>
      </w:r>
      <w:ins w:id="1072" w:author="Shivani Garg" w:date="2022-04-28T00:31:00Z">
        <w:r w:rsidR="00473166">
          <w:t>01</w:t>
        </w:r>
      </w:ins>
      <w:del w:id="1073" w:author="Shivani Garg" w:date="2022-04-28T00:31:00Z">
        <w:r w:rsidR="00DD578B" w:rsidRPr="000C17BA" w:rsidDel="00473166">
          <w:delText>15</w:delText>
        </w:r>
      </w:del>
      <w:r w:rsidR="00DD578B" w:rsidRPr="000C17BA">
        <w:t>/</w:t>
      </w:r>
      <w:r w:rsidR="000C17BA" w:rsidRPr="000C17BA">
        <w:t>0</w:t>
      </w:r>
      <w:ins w:id="1074" w:author="Shivani Garg" w:date="2022-04-28T00:31:00Z">
        <w:r w:rsidR="00473166">
          <w:t>3</w:t>
        </w:r>
      </w:ins>
      <w:del w:id="1075" w:author="Shivani Garg" w:date="2022-04-28T00:31:00Z">
        <w:r w:rsidR="000C17BA" w:rsidRPr="000C17BA" w:rsidDel="00473166">
          <w:delText>7</w:delText>
        </w:r>
      </w:del>
      <w:r w:rsidR="00DD578B" w:rsidRPr="000C17BA">
        <w:t>/202</w:t>
      </w:r>
      <w:r w:rsidR="000A200D" w:rsidRPr="000C17BA">
        <w:t>1</w:t>
      </w:r>
    </w:p>
    <w:p w14:paraId="6E5E0C3A" w14:textId="02E89E04" w:rsidR="00391F1F" w:rsidRPr="000C17BA" w:rsidRDefault="00B46B23" w:rsidP="00B46B23">
      <w:r w:rsidRPr="000C17BA">
        <w:t xml:space="preserve">C.1.2 </w:t>
      </w:r>
      <w:r w:rsidR="00391F1F" w:rsidRPr="000C17BA">
        <w:t xml:space="preserve">Expected operational lifetime of project </w:t>
      </w:r>
    </w:p>
    <w:p w14:paraId="29080F86" w14:textId="587EE3FB" w:rsidR="00391F1F" w:rsidRPr="000C17BA" w:rsidRDefault="00391F1F" w:rsidP="00391F1F">
      <w:r w:rsidRPr="000C17BA">
        <w:t>&gt;&gt;</w:t>
      </w:r>
      <w:r w:rsidR="00253496" w:rsidRPr="000C17BA">
        <w:t xml:space="preserve"> </w:t>
      </w:r>
      <w:r w:rsidR="00DD578B" w:rsidRPr="000C17BA">
        <w:t xml:space="preserve">20 </w:t>
      </w:r>
      <w:r w:rsidR="00253496" w:rsidRPr="000C17BA">
        <w:t>Years</w:t>
      </w:r>
    </w:p>
    <w:p w14:paraId="3070EF6D" w14:textId="4329CB72" w:rsidR="00391F1F" w:rsidRPr="000C17BA" w:rsidRDefault="00B46B23" w:rsidP="00B01408">
      <w:pPr>
        <w:pStyle w:val="Heading5"/>
      </w:pPr>
      <w:r w:rsidRPr="000C17BA">
        <w:t xml:space="preserve">C.2. </w:t>
      </w:r>
      <w:r w:rsidR="00391F1F" w:rsidRPr="000C17BA">
        <w:t xml:space="preserve">Crediting period of project </w:t>
      </w:r>
    </w:p>
    <w:p w14:paraId="779DFDF0" w14:textId="59B90E20" w:rsidR="00391F1F" w:rsidRPr="000C17BA" w:rsidRDefault="00B46B23" w:rsidP="00B46B23">
      <w:r w:rsidRPr="000C17BA">
        <w:t xml:space="preserve">C.2.1 </w:t>
      </w:r>
      <w:r w:rsidR="00391F1F" w:rsidRPr="000C17BA">
        <w:t>Start date of crediting period</w:t>
      </w:r>
    </w:p>
    <w:p w14:paraId="71F58D8A" w14:textId="36D7E1DE" w:rsidR="00F84B56" w:rsidRPr="000C17BA" w:rsidRDefault="00391F1F" w:rsidP="0055588C">
      <w:pPr>
        <w:jc w:val="both"/>
        <w:rPr>
          <w:rFonts w:ascii="Avenir Book" w:eastAsia="MS Mincho" w:hAnsi="Avenir Book" w:cs="Times New Roman"/>
          <w:color w:val="auto"/>
          <w:szCs w:val="20"/>
          <w:lang w:val="en-GB" w:eastAsia="de-DE"/>
          <w14:cntxtAlts w14:val="0"/>
        </w:rPr>
      </w:pPr>
      <w:r w:rsidRPr="000C17BA">
        <w:lastRenderedPageBreak/>
        <w:t>&gt;&gt;</w:t>
      </w:r>
      <w:ins w:id="1076" w:author="Shivani Garg" w:date="2022-04-28T00:31:00Z">
        <w:r w:rsidR="00473166">
          <w:t>01</w:t>
        </w:r>
      </w:ins>
      <w:del w:id="1077" w:author="Shivani Garg" w:date="2022-04-28T00:31:00Z">
        <w:r w:rsidR="00DD578B" w:rsidRPr="000C17BA" w:rsidDel="00473166">
          <w:delText>15</w:delText>
        </w:r>
      </w:del>
      <w:r w:rsidR="00DD578B" w:rsidRPr="000C17BA">
        <w:t>/</w:t>
      </w:r>
      <w:ins w:id="1078" w:author="Shivani Garg" w:date="2022-04-28T00:32:00Z">
        <w:r w:rsidR="00473166">
          <w:t>03</w:t>
        </w:r>
      </w:ins>
      <w:del w:id="1079" w:author="Shivani Garg" w:date="2022-04-28T00:32:00Z">
        <w:r w:rsidR="0067057B" w:rsidRPr="000C17BA" w:rsidDel="00473166">
          <w:delText>07</w:delText>
        </w:r>
      </w:del>
      <w:r w:rsidR="00DD578B" w:rsidRPr="000C17BA">
        <w:t>/202</w:t>
      </w:r>
      <w:r w:rsidR="0067057B" w:rsidRPr="000C17BA">
        <w:t>1</w:t>
      </w:r>
      <w:r w:rsidR="00F84B56" w:rsidRPr="000C17BA">
        <w:t>. The date represents first batch of biogas digesters installed within the project activity.</w:t>
      </w:r>
    </w:p>
    <w:p w14:paraId="0323DC1F" w14:textId="7443D307" w:rsidR="00391F1F" w:rsidRPr="000C17BA" w:rsidRDefault="00391F1F" w:rsidP="00391F1F"/>
    <w:p w14:paraId="11C05586" w14:textId="19E0CA2F" w:rsidR="00391F1F" w:rsidRPr="000C17BA" w:rsidRDefault="00B46B23" w:rsidP="00B46B23">
      <w:r w:rsidRPr="000C17BA">
        <w:t xml:space="preserve">C.2.2 </w:t>
      </w:r>
      <w:r w:rsidR="00391F1F" w:rsidRPr="000C17BA">
        <w:t>Total length of crediting period</w:t>
      </w:r>
    </w:p>
    <w:p w14:paraId="46B49A7D" w14:textId="0F51BBE7" w:rsidR="00863985" w:rsidRPr="000C17BA" w:rsidRDefault="00391F1F" w:rsidP="0055588C">
      <w:pPr>
        <w:jc w:val="both"/>
      </w:pPr>
      <w:r w:rsidRPr="000C17BA">
        <w:t>&gt;&gt;</w:t>
      </w:r>
      <w:r w:rsidR="00863985" w:rsidRPr="000C17BA">
        <w:t>The project falls under GS community service activity and hence eligible for total 15 years issuance with certification renewal every 5 years.</w:t>
      </w:r>
      <w:r w:rsidR="00540464" w:rsidRPr="000C17BA">
        <w:t xml:space="preserve"> </w:t>
      </w:r>
      <w:r w:rsidR="00863985" w:rsidRPr="000C17BA">
        <w:t xml:space="preserve">So the length of crediting period will be 5 year* 3 times. </w:t>
      </w:r>
    </w:p>
    <w:p w14:paraId="1A9DBB5E" w14:textId="19977FC2" w:rsidR="00391F1F" w:rsidRPr="000C17BA" w:rsidRDefault="00391F1F" w:rsidP="00391F1F"/>
    <w:p w14:paraId="02F39EEE" w14:textId="761CBB69" w:rsidR="00391F1F" w:rsidRPr="000C17BA" w:rsidRDefault="00B46B23" w:rsidP="00B01408">
      <w:pPr>
        <w:pStyle w:val="Heading4"/>
      </w:pPr>
      <w:bookmarkStart w:id="1080" w:name="check1"/>
      <w:bookmarkStart w:id="1081" w:name="_Ref49515984"/>
      <w:bookmarkStart w:id="1082" w:name="_Ref49848946"/>
      <w:bookmarkEnd w:id="1080"/>
      <w:r w:rsidRPr="000C17BA">
        <w:t xml:space="preserve">SECTION D. </w:t>
      </w:r>
      <w:r w:rsidR="00391F1F" w:rsidRPr="000C17BA">
        <w:t>SUMMARY OF SAFEGUARDING PRINCIPLES AND GENDER SENSITIVE ASSESSMENT</w:t>
      </w:r>
      <w:bookmarkEnd w:id="1081"/>
      <w:r w:rsidR="00391F1F" w:rsidRPr="000C17BA">
        <w:t xml:space="preserve"> </w:t>
      </w:r>
    </w:p>
    <w:p w14:paraId="5724BB52" w14:textId="546CFAD9" w:rsidR="00391F1F" w:rsidRPr="000C17BA" w:rsidRDefault="00B46B23" w:rsidP="00B01408">
      <w:pPr>
        <w:pStyle w:val="Heading5"/>
      </w:pPr>
      <w:r w:rsidRPr="000C17BA">
        <w:t xml:space="preserve">D.1 </w:t>
      </w:r>
      <w:r w:rsidR="00391F1F" w:rsidRPr="000C17BA">
        <w:t>Safeguarding Principles that will be monitored</w:t>
      </w:r>
    </w:p>
    <w:p w14:paraId="37330EBC" w14:textId="28A929C0" w:rsidR="00391F1F" w:rsidRPr="000C17BA" w:rsidRDefault="00391F1F" w:rsidP="00391F1F">
      <w:r w:rsidRPr="000C17BA">
        <w:t>A completed Safeguarding Principles Assessment is in</w:t>
      </w:r>
      <w:r w:rsidR="00A61CC2" w:rsidRPr="000C17BA">
        <w:t xml:space="preserve"> </w:t>
      </w:r>
      <w:hyperlink w:anchor="_APPENDIX_1_–" w:history="1">
        <w:r w:rsidR="00A61CC2" w:rsidRPr="000C17BA">
          <w:rPr>
            <w:rStyle w:val="Hyperlink"/>
          </w:rPr>
          <w:t>Appendix 1</w:t>
        </w:r>
      </w:hyperlink>
      <w:r w:rsidR="00A61CC2" w:rsidRPr="000C17BA">
        <w:t xml:space="preserve">, </w:t>
      </w:r>
      <w:r w:rsidRPr="000C17BA">
        <w:t xml:space="preserve">ongoing monitoring is summarised below. </w:t>
      </w:r>
    </w:p>
    <w:tbl>
      <w:tblPr>
        <w:tblStyle w:val="GSTableBoldline-heightcondensed"/>
        <w:tblW w:w="5002" w:type="pct"/>
        <w:tblBorders>
          <w:bottom w:val="single" w:sz="4" w:space="0" w:color="DCDCDC"/>
        </w:tblBorders>
        <w:tblCellMar>
          <w:top w:w="57" w:type="dxa"/>
          <w:left w:w="57" w:type="dxa"/>
        </w:tblCellMar>
        <w:tblLook w:val="0620" w:firstRow="1" w:lastRow="0" w:firstColumn="0" w:lastColumn="0" w:noHBand="1" w:noVBand="1"/>
      </w:tblPr>
      <w:tblGrid>
        <w:gridCol w:w="3259"/>
        <w:gridCol w:w="6377"/>
      </w:tblGrid>
      <w:tr w:rsidR="00391F1F" w:rsidRPr="000C17BA" w14:paraId="1CE973CE" w14:textId="77777777" w:rsidTr="00391F1F">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7D2EDC74" w:rsidR="00391F1F" w:rsidRPr="000C17BA" w:rsidRDefault="00391F1F" w:rsidP="00391F1F">
            <w:pPr>
              <w:rPr>
                <w:color w:val="FFFFFF" w:themeColor="background1"/>
              </w:rPr>
            </w:pPr>
            <w:r w:rsidRPr="000C17BA">
              <w:rPr>
                <w:color w:val="FFFFFF" w:themeColor="background1"/>
              </w:rPr>
              <w:t>Principles</w:t>
            </w:r>
          </w:p>
        </w:tc>
        <w:tc>
          <w:tcPr>
            <w:tcW w:w="3309" w:type="pct"/>
          </w:tcPr>
          <w:p w14:paraId="072E7920" w14:textId="77777777" w:rsidR="00391F1F" w:rsidRPr="000C17BA" w:rsidRDefault="00391F1F" w:rsidP="00391F1F">
            <w:pPr>
              <w:rPr>
                <w:color w:val="FFFFFF" w:themeColor="background1"/>
              </w:rPr>
            </w:pPr>
            <w:r w:rsidRPr="000C17BA">
              <w:rPr>
                <w:color w:val="FFFFFF" w:themeColor="background1"/>
              </w:rPr>
              <w:t>Mitigation Measures added to the Monitoring Plan</w:t>
            </w:r>
          </w:p>
        </w:tc>
      </w:tr>
      <w:tr w:rsidR="00391F1F" w:rsidRPr="000C17BA" w14:paraId="25AD8F4C" w14:textId="77777777" w:rsidTr="00391F1F">
        <w:trPr>
          <w:trHeight w:val="315"/>
        </w:trPr>
        <w:tc>
          <w:tcPr>
            <w:tcW w:w="1691" w:type="pct"/>
            <w:hideMark/>
          </w:tcPr>
          <w:p w14:paraId="430C5BA2" w14:textId="6AE87A9B" w:rsidR="00391F1F" w:rsidRPr="000C17BA" w:rsidRDefault="00540464" w:rsidP="00391F1F">
            <w:r w:rsidRPr="000C17BA">
              <w:rPr>
                <w:b/>
                <w:bCs/>
              </w:rPr>
              <w:t>N/A</w:t>
            </w:r>
          </w:p>
        </w:tc>
        <w:tc>
          <w:tcPr>
            <w:tcW w:w="3309" w:type="pct"/>
          </w:tcPr>
          <w:p w14:paraId="4C243FBA" w14:textId="77777777" w:rsidR="00391F1F" w:rsidRPr="000C17BA" w:rsidRDefault="00391F1F" w:rsidP="00391F1F"/>
        </w:tc>
      </w:tr>
    </w:tbl>
    <w:p w14:paraId="6501FF96" w14:textId="77777777" w:rsidR="00540464" w:rsidRPr="000C17BA" w:rsidRDefault="00540464" w:rsidP="00B01408">
      <w:pPr>
        <w:pStyle w:val="Heading5"/>
      </w:pPr>
    </w:p>
    <w:p w14:paraId="6DDA1084" w14:textId="12410FA6" w:rsidR="00391F1F" w:rsidRPr="000C17BA" w:rsidRDefault="00B46B23" w:rsidP="00B01408">
      <w:pPr>
        <w:pStyle w:val="Heading5"/>
      </w:pPr>
      <w:r w:rsidRPr="000C17BA">
        <w:t xml:space="preserve">D.2. </w:t>
      </w:r>
      <w:r w:rsidR="00391F1F" w:rsidRPr="000C17BA">
        <w:t>Assessment that project complies with GS4GG Gender Sensitive requirements</w:t>
      </w:r>
    </w:p>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814"/>
        <w:gridCol w:w="4815"/>
      </w:tblGrid>
      <w:tr w:rsidR="00391F1F" w:rsidRPr="000C17BA" w14:paraId="6C63A4D1" w14:textId="77777777" w:rsidTr="00465C92">
        <w:trPr>
          <w:trHeight w:val="1446"/>
        </w:trPr>
        <w:tc>
          <w:tcPr>
            <w:tcW w:w="4814" w:type="dxa"/>
            <w:tcBorders>
              <w:top w:val="single" w:sz="4" w:space="0" w:color="DCDCDC"/>
            </w:tcBorders>
            <w:shd w:val="clear" w:color="auto" w:fill="auto"/>
          </w:tcPr>
          <w:p w14:paraId="71AD69DC" w14:textId="77777777" w:rsidR="00391F1F" w:rsidRPr="000C17BA" w:rsidRDefault="00391F1F" w:rsidP="00391F1F">
            <w:pPr>
              <w:spacing w:line="240" w:lineRule="auto"/>
              <w:rPr>
                <w:lang w:val="en-GB"/>
              </w:rPr>
            </w:pPr>
            <w:r w:rsidRPr="000C17BA">
              <w:rPr>
                <w:lang w:val="en-GB"/>
              </w:rPr>
              <w:t xml:space="preserve">Question 1 - Explain how the project reflects the key issues and requirements of Gender Sensitive design and implementation as outlined in the Gender Policy? </w:t>
            </w:r>
          </w:p>
        </w:tc>
        <w:tc>
          <w:tcPr>
            <w:tcW w:w="4815" w:type="dxa"/>
            <w:tcBorders>
              <w:top w:val="single" w:sz="4" w:space="0" w:color="DCDCDC"/>
            </w:tcBorders>
            <w:shd w:val="clear" w:color="auto" w:fill="auto"/>
          </w:tcPr>
          <w:p w14:paraId="173A44D4" w14:textId="77777777" w:rsidR="00A83678" w:rsidRPr="000C17BA" w:rsidRDefault="00A83678" w:rsidP="0055588C">
            <w:pPr>
              <w:jc w:val="both"/>
              <w:rPr>
                <w:lang w:val="en-GB"/>
              </w:rPr>
            </w:pPr>
            <w:r w:rsidRPr="000C17BA">
              <w:rPr>
                <w:lang w:val="en-GB"/>
              </w:rPr>
              <w:t xml:space="preserve">The project respects the key gender issues and requirements of gender-sensitive design and implementation of the project. SDG#5 is one of the impact areas of the project. The project is aimed to replace conventional wood fired mud stoves technology with biogas primarily for cooking. This will result in reducing use of firewood consumption or replacement of complete firewood usage at user place. </w:t>
            </w:r>
          </w:p>
          <w:p w14:paraId="316F3808" w14:textId="77777777" w:rsidR="00A83678" w:rsidRPr="000C17BA" w:rsidRDefault="00A83678" w:rsidP="00A83678">
            <w:pPr>
              <w:rPr>
                <w:lang w:val="en-GB"/>
              </w:rPr>
            </w:pPr>
          </w:p>
          <w:p w14:paraId="24C31E06" w14:textId="3F5AE6CF" w:rsidR="00391F1F" w:rsidRPr="000C17BA" w:rsidRDefault="00A83678" w:rsidP="0055588C">
            <w:pPr>
              <w:jc w:val="both"/>
              <w:rPr>
                <w:lang w:val="en-GB"/>
              </w:rPr>
            </w:pPr>
            <w:r w:rsidRPr="000C17BA">
              <w:rPr>
                <w:lang w:val="en-GB"/>
              </w:rPr>
              <w:t xml:space="preserve">Primarily in rural areas of India, cooking activity at household level is managed by </w:t>
            </w:r>
            <w:r w:rsidRPr="000C17BA">
              <w:rPr>
                <w:lang w:val="en-GB"/>
              </w:rPr>
              <w:lastRenderedPageBreak/>
              <w:t>women. Therefore, women are more exposed to the indoor air pollution and the associated hazard. Women in rural areas in most cases are also responsible for taking care of their children specially infants who need mother’s support most of the time are bound to accompany their mother in kitchen. This situation leads to enhanced exposure of the women and children to kitchen smoke and associated health consequences. Since the project aims to replace the polluting traditional cooking stoves with biogas cooking system, the primary beneficiary would be the women and children. Furthermore, the project is focused to the economically dis-advantaged group of people, which also justifies the dimension of social inclusion in the project design.</w:t>
            </w:r>
          </w:p>
        </w:tc>
      </w:tr>
      <w:tr w:rsidR="00391F1F" w:rsidRPr="000C17BA" w14:paraId="2B331E32" w14:textId="77777777" w:rsidTr="00A0148B">
        <w:trPr>
          <w:trHeight w:val="1043"/>
        </w:trPr>
        <w:tc>
          <w:tcPr>
            <w:tcW w:w="4814" w:type="dxa"/>
            <w:shd w:val="clear" w:color="auto" w:fill="auto"/>
          </w:tcPr>
          <w:p w14:paraId="45B6E18F" w14:textId="77777777" w:rsidR="00391F1F" w:rsidRPr="000C17BA" w:rsidRDefault="00391F1F" w:rsidP="00391F1F">
            <w:pPr>
              <w:spacing w:line="240" w:lineRule="auto"/>
              <w:rPr>
                <w:lang w:val="en-GB"/>
              </w:rPr>
            </w:pPr>
            <w:r w:rsidRPr="000C17BA">
              <w:rPr>
                <w:lang w:val="en-GB"/>
              </w:rPr>
              <w:t>Question 2 - Explain how the project aligns with existing country policies, strategies and best practices</w:t>
            </w:r>
          </w:p>
        </w:tc>
        <w:tc>
          <w:tcPr>
            <w:tcW w:w="4815" w:type="dxa"/>
            <w:shd w:val="clear" w:color="auto" w:fill="auto"/>
          </w:tcPr>
          <w:p w14:paraId="13F7F9B4" w14:textId="2B913560" w:rsidR="00391F1F" w:rsidRPr="000C17BA" w:rsidRDefault="00A83678" w:rsidP="0055588C">
            <w:pPr>
              <w:jc w:val="both"/>
              <w:rPr>
                <w:lang w:val="en-GB"/>
              </w:rPr>
            </w:pPr>
            <w:r w:rsidRPr="000C17BA">
              <w:rPr>
                <w:lang w:val="en-GB"/>
              </w:rPr>
              <w:t>The Government of India reaffirms its commitment to work for the realization of constitutional guarantee of equality, social justice and non-discrimination on the basis of sex, caste, community, language and religion. Ministry of women &amp; child development, Govt. of India has taken various measures for gender equality/socio-economic development/empowerment of women</w:t>
            </w:r>
            <w:r w:rsidRPr="000C17BA">
              <w:rPr>
                <w:vertAlign w:val="superscript"/>
                <w:lang w:val="en-GB"/>
              </w:rPr>
              <w:footnoteReference w:id="11"/>
            </w:r>
            <w:r w:rsidRPr="000C17BA">
              <w:rPr>
                <w:lang w:val="en-GB"/>
              </w:rPr>
              <w:t xml:space="preserve">. Out of these, the project positively </w:t>
            </w:r>
            <w:r w:rsidRPr="000C17BA">
              <w:rPr>
                <w:lang w:val="en-GB"/>
              </w:rPr>
              <w:lastRenderedPageBreak/>
              <w:t xml:space="preserve">contributes towards the national mission for empowerment of women through improvement of health and attaining vision for empowerment of women under national policy for women 2016 (Women participation will be ensured in the efficient use and spreading the use of solar energy, biogas, smokeless chulas and other technological applications to have positive influence on their life styles and a long term impact on meeting sustainable development goals) </w:t>
            </w:r>
            <w:r w:rsidRPr="000C17BA">
              <w:rPr>
                <w:vertAlign w:val="superscript"/>
                <w:lang w:val="en-GB"/>
              </w:rPr>
              <w:footnoteReference w:id="12"/>
            </w:r>
          </w:p>
        </w:tc>
      </w:tr>
      <w:tr w:rsidR="00391F1F" w:rsidRPr="000C17BA" w14:paraId="5100FB00" w14:textId="77777777" w:rsidTr="00A0148B">
        <w:trPr>
          <w:trHeight w:val="988"/>
        </w:trPr>
        <w:tc>
          <w:tcPr>
            <w:tcW w:w="4814" w:type="dxa"/>
            <w:shd w:val="clear" w:color="auto" w:fill="auto"/>
          </w:tcPr>
          <w:p w14:paraId="631A39A8" w14:textId="77777777" w:rsidR="00391F1F" w:rsidRPr="000C17BA" w:rsidRDefault="00391F1F" w:rsidP="00391F1F">
            <w:pPr>
              <w:spacing w:line="240" w:lineRule="auto"/>
              <w:rPr>
                <w:lang w:val="en-GB"/>
              </w:rPr>
            </w:pPr>
            <w:r w:rsidRPr="000C17BA">
              <w:rPr>
                <w:lang w:val="en-GB"/>
              </w:rPr>
              <w:t>Question 3 - Is an Expert required for the Gender Safeguarding Principles &amp; Requirements?</w:t>
            </w:r>
          </w:p>
        </w:tc>
        <w:tc>
          <w:tcPr>
            <w:tcW w:w="4815" w:type="dxa"/>
            <w:shd w:val="clear" w:color="auto" w:fill="auto"/>
          </w:tcPr>
          <w:p w14:paraId="0022C58A" w14:textId="77B22FA9" w:rsidR="00391F1F" w:rsidRPr="000C17BA" w:rsidRDefault="00A83678" w:rsidP="00391F1F">
            <w:pPr>
              <w:rPr>
                <w:lang w:val="en-GB"/>
              </w:rPr>
            </w:pPr>
            <w:r w:rsidRPr="000C17BA">
              <w:rPr>
                <w:lang w:val="en-GB"/>
              </w:rPr>
              <w:t>Not required.</w:t>
            </w:r>
          </w:p>
        </w:tc>
      </w:tr>
      <w:tr w:rsidR="00391F1F" w:rsidRPr="000C17BA" w14:paraId="62DAD686" w14:textId="77777777" w:rsidTr="00465C92">
        <w:trPr>
          <w:trHeight w:val="1044"/>
        </w:trPr>
        <w:tc>
          <w:tcPr>
            <w:tcW w:w="4814" w:type="dxa"/>
            <w:shd w:val="clear" w:color="auto" w:fill="auto"/>
          </w:tcPr>
          <w:p w14:paraId="2DAA0DDD" w14:textId="77777777" w:rsidR="00391F1F" w:rsidRPr="000C17BA" w:rsidRDefault="00391F1F" w:rsidP="00391F1F">
            <w:pPr>
              <w:spacing w:line="240" w:lineRule="auto"/>
              <w:rPr>
                <w:lang w:val="en-GB"/>
              </w:rPr>
            </w:pPr>
            <w:r w:rsidRPr="000C17BA">
              <w:rPr>
                <w:lang w:val="en-GB"/>
              </w:rPr>
              <w:t>Question 4 - Is an Expert required to assist with Gender issues at the Stakeholder Consultation?</w:t>
            </w:r>
          </w:p>
        </w:tc>
        <w:tc>
          <w:tcPr>
            <w:tcW w:w="4815" w:type="dxa"/>
            <w:shd w:val="clear" w:color="auto" w:fill="auto"/>
          </w:tcPr>
          <w:p w14:paraId="6FE2977F" w14:textId="17C3D4BA" w:rsidR="00391F1F" w:rsidRPr="000C17BA" w:rsidRDefault="00A83678" w:rsidP="00391F1F">
            <w:pPr>
              <w:rPr>
                <w:lang w:val="en-GB"/>
              </w:rPr>
            </w:pPr>
            <w:r w:rsidRPr="000C17BA">
              <w:rPr>
                <w:lang w:val="en-GB"/>
              </w:rPr>
              <w:t>Not required.</w:t>
            </w:r>
          </w:p>
        </w:tc>
      </w:tr>
    </w:tbl>
    <w:p w14:paraId="13692E85" w14:textId="77777777" w:rsidR="00391F1F" w:rsidRPr="000C17BA" w:rsidRDefault="00391F1F" w:rsidP="00B4102E"/>
    <w:p w14:paraId="340D6698" w14:textId="414ADD4A" w:rsidR="00391F1F" w:rsidRPr="000C17BA" w:rsidRDefault="000B4978" w:rsidP="00B01408">
      <w:pPr>
        <w:pStyle w:val="Heading4"/>
      </w:pPr>
      <w:bookmarkStart w:id="1083" w:name="_Ref49515999"/>
      <w:bookmarkEnd w:id="1082"/>
      <w:r w:rsidRPr="000C17BA">
        <w:t xml:space="preserve">SECTION E. </w:t>
      </w:r>
      <w:r w:rsidR="00794454" w:rsidRPr="000C17BA">
        <w:t>SUMMARY OF LOCAL STAKEHOLDER CONSULTATION</w:t>
      </w:r>
      <w:bookmarkEnd w:id="1083"/>
      <w:r w:rsidR="00794454" w:rsidRPr="000C17BA">
        <w:t xml:space="preserve"> </w:t>
      </w:r>
    </w:p>
    <w:p w14:paraId="51490858" w14:textId="16DA7453" w:rsidR="00794454" w:rsidRPr="000C17BA" w:rsidRDefault="00794454" w:rsidP="00794454">
      <w:bookmarkStart w:id="1084" w:name="_Ref47423348"/>
    </w:p>
    <w:p w14:paraId="79D209C8" w14:textId="666EB12A" w:rsidR="00794454" w:rsidRPr="000C17BA" w:rsidRDefault="00B4102E" w:rsidP="00B01408">
      <w:pPr>
        <w:pStyle w:val="Heading5"/>
      </w:pPr>
      <w:r w:rsidRPr="000C17BA">
        <w:t xml:space="preserve">E.1 </w:t>
      </w:r>
      <w:r w:rsidR="00794454" w:rsidRPr="000C17BA">
        <w:t xml:space="preserve">Summary of stakeholder mitigation measures </w:t>
      </w:r>
    </w:p>
    <w:p w14:paraId="09CE3A7E" w14:textId="0859D563" w:rsidR="00794454" w:rsidRPr="009B1091" w:rsidRDefault="009B1091">
      <w:pPr>
        <w:jc w:val="both"/>
        <w:rPr>
          <w:ins w:id="1085" w:author="Shivani Garg" w:date="2022-04-27T13:40:00Z"/>
          <w:sz w:val="20"/>
          <w:szCs w:val="22"/>
          <w:rPrChange w:id="1086" w:author="Shivani Garg" w:date="2022-04-27T13:44:00Z">
            <w:rPr>
              <w:ins w:id="1087" w:author="Shivani Garg" w:date="2022-04-27T13:40:00Z"/>
            </w:rPr>
          </w:rPrChange>
        </w:rPr>
        <w:pPrChange w:id="1088" w:author="Shivani Garg" w:date="2022-04-27T13:44:00Z">
          <w:pPr/>
        </w:pPrChange>
      </w:pPr>
      <w:ins w:id="1089" w:author="Shivani Garg" w:date="2022-04-27T13:40:00Z">
        <w:r w:rsidRPr="009B1091">
          <w:rPr>
            <w:sz w:val="20"/>
            <w:szCs w:val="22"/>
            <w:rPrChange w:id="1090" w:author="Shivani Garg" w:date="2022-04-27T13:44:00Z">
              <w:rPr/>
            </w:rPrChange>
          </w:rPr>
          <w:t>Greneity and its partner NGOs invited all the relevant stake holders like Gold standard supporting NGOs, DNA, local Government officials, elected representatives and the villagers for this meeting.</w:t>
        </w:r>
      </w:ins>
    </w:p>
    <w:p w14:paraId="795BE8F0" w14:textId="0115CE6F" w:rsidR="009B1091" w:rsidRPr="009B1091" w:rsidRDefault="009B1091">
      <w:pPr>
        <w:jc w:val="both"/>
        <w:rPr>
          <w:ins w:id="1091" w:author="Shivani Garg" w:date="2022-04-27T13:41:00Z"/>
          <w:sz w:val="20"/>
          <w:szCs w:val="22"/>
          <w:rPrChange w:id="1092" w:author="Shivani Garg" w:date="2022-04-27T13:44:00Z">
            <w:rPr>
              <w:ins w:id="1093" w:author="Shivani Garg" w:date="2022-04-27T13:41:00Z"/>
            </w:rPr>
          </w:rPrChange>
        </w:rPr>
        <w:pPrChange w:id="1094" w:author="Shivani Garg" w:date="2022-04-27T13:44:00Z">
          <w:pPr/>
        </w:pPrChange>
      </w:pPr>
      <w:ins w:id="1095" w:author="Shivani Garg" w:date="2022-04-27T13:41:00Z">
        <w:r w:rsidRPr="009B1091">
          <w:rPr>
            <w:sz w:val="20"/>
            <w:szCs w:val="22"/>
            <w:rPrChange w:id="1096" w:author="Shivani Garg" w:date="2022-04-27T13:44:00Z">
              <w:rPr/>
            </w:rPrChange>
          </w:rPr>
          <w:t>The local stake holder consultation meeting was successfully held on 12-03-2022 as per the details below:</w:t>
        </w:r>
      </w:ins>
    </w:p>
    <w:p w14:paraId="3C9D1B9E" w14:textId="231E15DC" w:rsidR="009B1091" w:rsidRDefault="009B1091" w:rsidP="00794454">
      <w:pPr>
        <w:rPr>
          <w:ins w:id="1097" w:author="Shivani Garg" w:date="2022-04-27T13:44:00Z"/>
        </w:rPr>
      </w:pPr>
    </w:p>
    <w:p w14:paraId="54395C48" w14:textId="37961B4F" w:rsidR="009B1091" w:rsidRDefault="009B1091" w:rsidP="00794454">
      <w:pPr>
        <w:rPr>
          <w:ins w:id="1098" w:author="Shivani Garg" w:date="2022-04-27T13:44:00Z"/>
        </w:rPr>
      </w:pPr>
    </w:p>
    <w:p w14:paraId="14A287C9" w14:textId="3A3FD494" w:rsidR="009B1091" w:rsidRDefault="009B1091" w:rsidP="00794454">
      <w:pPr>
        <w:rPr>
          <w:ins w:id="1099" w:author="Shivani Garg" w:date="2022-04-27T13:44:00Z"/>
        </w:rPr>
      </w:pPr>
    </w:p>
    <w:p w14:paraId="3DCB1233" w14:textId="77777777" w:rsidR="009B1091" w:rsidRDefault="009B1091" w:rsidP="00794454">
      <w:pPr>
        <w:rPr>
          <w:ins w:id="1100" w:author="Shivani Garg" w:date="2022-04-27T13:41:00Z"/>
        </w:rPr>
      </w:pPr>
    </w:p>
    <w:tbl>
      <w:tblPr>
        <w:tblStyle w:val="TableGrid"/>
        <w:tblW w:w="0" w:type="auto"/>
        <w:tblLook w:val="04A0" w:firstRow="1" w:lastRow="0" w:firstColumn="1" w:lastColumn="0" w:noHBand="0" w:noVBand="1"/>
      </w:tblPr>
      <w:tblGrid>
        <w:gridCol w:w="3510"/>
        <w:gridCol w:w="5935"/>
      </w:tblGrid>
      <w:tr w:rsidR="009B1091" w:rsidRPr="00390888" w14:paraId="6D77EFF7" w14:textId="77777777" w:rsidTr="005F0FA3">
        <w:trPr>
          <w:ins w:id="1101" w:author="Shivani Garg" w:date="2022-04-27T13:41:00Z"/>
        </w:trPr>
        <w:tc>
          <w:tcPr>
            <w:tcW w:w="3510" w:type="dxa"/>
          </w:tcPr>
          <w:p w14:paraId="3A044876" w14:textId="77777777" w:rsidR="009B1091" w:rsidRPr="00BD5723" w:rsidRDefault="009B1091" w:rsidP="005F0FA3">
            <w:pPr>
              <w:jc w:val="center"/>
              <w:rPr>
                <w:ins w:id="1102" w:author="Shivani Garg" w:date="2022-04-27T13:41:00Z"/>
                <w:rStyle w:val="PageNumber"/>
                <w:b/>
                <w:bCs/>
              </w:rPr>
            </w:pPr>
            <w:ins w:id="1103" w:author="Shivani Garg" w:date="2022-04-27T13:41:00Z">
              <w:r w:rsidRPr="00BD5723">
                <w:rPr>
                  <w:rStyle w:val="PageNumber"/>
                  <w:b/>
                  <w:bCs/>
                </w:rPr>
                <w:t>Date of Meeting</w:t>
              </w:r>
            </w:ins>
          </w:p>
        </w:tc>
        <w:tc>
          <w:tcPr>
            <w:tcW w:w="5935" w:type="dxa"/>
          </w:tcPr>
          <w:p w14:paraId="515CBAD2" w14:textId="77777777" w:rsidR="009B1091" w:rsidRPr="00BD5723" w:rsidRDefault="009B1091" w:rsidP="005F0FA3">
            <w:pPr>
              <w:jc w:val="center"/>
              <w:rPr>
                <w:ins w:id="1104" w:author="Shivani Garg" w:date="2022-04-27T13:41:00Z"/>
                <w:rStyle w:val="PageNumber"/>
                <w:b/>
                <w:bCs/>
              </w:rPr>
            </w:pPr>
            <w:ins w:id="1105" w:author="Shivani Garg" w:date="2022-04-27T13:41:00Z">
              <w:r w:rsidRPr="00BD5723">
                <w:rPr>
                  <w:rStyle w:val="PageNumber"/>
                  <w:b/>
                  <w:bCs/>
                </w:rPr>
                <w:t>Place</w:t>
              </w:r>
            </w:ins>
          </w:p>
        </w:tc>
      </w:tr>
      <w:tr w:rsidR="009B1091" w14:paraId="5F6DAEC5" w14:textId="77777777" w:rsidTr="005F0FA3">
        <w:trPr>
          <w:trHeight w:val="1264"/>
          <w:ins w:id="1106" w:author="Shivani Garg" w:date="2022-04-27T13:41:00Z"/>
        </w:trPr>
        <w:tc>
          <w:tcPr>
            <w:tcW w:w="3510" w:type="dxa"/>
          </w:tcPr>
          <w:p w14:paraId="2D3DC33A" w14:textId="77777777" w:rsidR="009B1091" w:rsidRPr="007109D1" w:rsidRDefault="009B1091" w:rsidP="005F0FA3">
            <w:pPr>
              <w:jc w:val="center"/>
              <w:rPr>
                <w:ins w:id="1107" w:author="Shivani Garg" w:date="2022-04-27T13:41:00Z"/>
                <w:rStyle w:val="PageNumber"/>
              </w:rPr>
            </w:pPr>
            <w:ins w:id="1108" w:author="Shivani Garg" w:date="2022-04-27T13:41:00Z">
              <w:r>
                <w:rPr>
                  <w:rStyle w:val="PageNumber"/>
                </w:rPr>
                <w:t>12</w:t>
              </w:r>
              <w:r>
                <w:rPr>
                  <w:rStyle w:val="PageNumber"/>
                  <w:vertAlign w:val="superscript"/>
                </w:rPr>
                <w:t>th</w:t>
              </w:r>
              <w:r>
                <w:rPr>
                  <w:rStyle w:val="PageNumber"/>
                </w:rPr>
                <w:t xml:space="preserve"> March 2022, 10 AM onwards</w:t>
              </w:r>
            </w:ins>
          </w:p>
        </w:tc>
        <w:tc>
          <w:tcPr>
            <w:tcW w:w="5935" w:type="dxa"/>
          </w:tcPr>
          <w:p w14:paraId="35776282" w14:textId="77777777" w:rsidR="009B1091" w:rsidRDefault="009B1091" w:rsidP="005F0FA3">
            <w:pPr>
              <w:jc w:val="center"/>
              <w:rPr>
                <w:ins w:id="1109" w:author="Shivani Garg" w:date="2022-04-27T13:41:00Z"/>
                <w:rStyle w:val="PageNumber"/>
              </w:rPr>
            </w:pPr>
            <w:ins w:id="1110" w:author="Shivani Garg" w:date="2022-04-27T13:41:00Z">
              <w:r>
                <w:rPr>
                  <w:rStyle w:val="PageNumber"/>
                </w:rPr>
                <w:t>Village Chendra Block Vikaskhand Odhmi</w:t>
              </w:r>
            </w:ins>
          </w:p>
          <w:p w14:paraId="400AF848" w14:textId="77777777" w:rsidR="009B1091" w:rsidRDefault="009B1091" w:rsidP="005F0FA3">
            <w:pPr>
              <w:jc w:val="center"/>
              <w:rPr>
                <w:ins w:id="1111" w:author="Shivani Garg" w:date="2022-04-27T13:41:00Z"/>
                <w:rStyle w:val="PageNumber"/>
              </w:rPr>
            </w:pPr>
            <w:ins w:id="1112" w:author="Shivani Garg" w:date="2022-04-27T13:41:00Z">
              <w:r>
                <w:rPr>
                  <w:rStyle w:val="PageNumber"/>
                </w:rPr>
                <w:t>Surajpur District</w:t>
              </w:r>
            </w:ins>
          </w:p>
          <w:p w14:paraId="7FE3C0F0" w14:textId="77777777" w:rsidR="009B1091" w:rsidRDefault="009B1091" w:rsidP="005F0FA3">
            <w:pPr>
              <w:jc w:val="center"/>
              <w:rPr>
                <w:ins w:id="1113" w:author="Shivani Garg" w:date="2022-04-27T13:41:00Z"/>
                <w:rStyle w:val="PageNumber"/>
              </w:rPr>
            </w:pPr>
            <w:ins w:id="1114" w:author="Shivani Garg" w:date="2022-04-27T13:41:00Z">
              <w:r>
                <w:rPr>
                  <w:rStyle w:val="PageNumber"/>
                </w:rPr>
                <w:t>Chhattisgarh, India.</w:t>
              </w:r>
            </w:ins>
          </w:p>
        </w:tc>
      </w:tr>
      <w:tr w:rsidR="009B1091" w14:paraId="4CA429CE" w14:textId="77777777" w:rsidTr="005F0FA3">
        <w:trPr>
          <w:ins w:id="1115" w:author="Shivani Garg" w:date="2022-04-27T13:41:00Z"/>
        </w:trPr>
        <w:tc>
          <w:tcPr>
            <w:tcW w:w="3510" w:type="dxa"/>
          </w:tcPr>
          <w:p w14:paraId="0DD6B7E0" w14:textId="77777777" w:rsidR="009B1091" w:rsidRPr="007B5F97" w:rsidRDefault="009B1091" w:rsidP="005F0FA3">
            <w:pPr>
              <w:jc w:val="center"/>
              <w:rPr>
                <w:ins w:id="1116" w:author="Shivani Garg" w:date="2022-04-27T13:41:00Z"/>
                <w:rStyle w:val="PageNumber"/>
              </w:rPr>
            </w:pPr>
            <w:ins w:id="1117" w:author="Shivani Garg" w:date="2022-04-27T13:41:00Z">
              <w:r w:rsidRPr="00CE3A56">
                <w:rPr>
                  <w:rStyle w:val="PageNumber"/>
                </w:rPr>
                <w:t>12</w:t>
              </w:r>
              <w:r>
                <w:rPr>
                  <w:rStyle w:val="PageNumber"/>
                  <w:vertAlign w:val="superscript"/>
                </w:rPr>
                <w:t>th</w:t>
              </w:r>
              <w:r w:rsidRPr="00CE3A56">
                <w:rPr>
                  <w:rStyle w:val="PageNumber"/>
                </w:rPr>
                <w:t xml:space="preserve"> March 2022, 10 AM onwards</w:t>
              </w:r>
            </w:ins>
          </w:p>
        </w:tc>
        <w:tc>
          <w:tcPr>
            <w:tcW w:w="5935" w:type="dxa"/>
          </w:tcPr>
          <w:p w14:paraId="0158CCF8" w14:textId="77777777" w:rsidR="009B1091" w:rsidRPr="000124A8" w:rsidRDefault="009B1091" w:rsidP="005F0FA3">
            <w:pPr>
              <w:jc w:val="center"/>
              <w:rPr>
                <w:ins w:id="1118" w:author="Shivani Garg" w:date="2022-04-27T13:41:00Z"/>
                <w:rStyle w:val="PageNumber"/>
              </w:rPr>
            </w:pPr>
            <w:ins w:id="1119" w:author="Shivani Garg" w:date="2022-04-27T13:41:00Z">
              <w:r w:rsidRPr="000124A8">
                <w:rPr>
                  <w:rStyle w:val="PageNumber"/>
                </w:rPr>
                <w:t xml:space="preserve">Village </w:t>
              </w:r>
              <w:r>
                <w:rPr>
                  <w:rStyle w:val="PageNumber"/>
                </w:rPr>
                <w:t>Benipur</w:t>
              </w:r>
              <w:r w:rsidRPr="000124A8">
                <w:rPr>
                  <w:rStyle w:val="PageNumber"/>
                </w:rPr>
                <w:t xml:space="preserve"> Block </w:t>
              </w:r>
              <w:r>
                <w:rPr>
                  <w:rStyle w:val="PageNumber"/>
                </w:rPr>
                <w:t>Kurtha</w:t>
              </w:r>
            </w:ins>
          </w:p>
          <w:p w14:paraId="46BBE93C" w14:textId="77777777" w:rsidR="009B1091" w:rsidRPr="000124A8" w:rsidRDefault="009B1091" w:rsidP="005F0FA3">
            <w:pPr>
              <w:jc w:val="center"/>
              <w:rPr>
                <w:ins w:id="1120" w:author="Shivani Garg" w:date="2022-04-27T13:41:00Z"/>
                <w:rStyle w:val="PageNumber"/>
              </w:rPr>
            </w:pPr>
            <w:ins w:id="1121" w:author="Shivani Garg" w:date="2022-04-27T13:41:00Z">
              <w:r>
                <w:rPr>
                  <w:rStyle w:val="PageNumber"/>
                </w:rPr>
                <w:t>Arwal</w:t>
              </w:r>
              <w:r w:rsidRPr="000124A8">
                <w:rPr>
                  <w:rStyle w:val="PageNumber"/>
                </w:rPr>
                <w:t xml:space="preserve"> District</w:t>
              </w:r>
            </w:ins>
          </w:p>
          <w:p w14:paraId="31EF83E8" w14:textId="77777777" w:rsidR="009B1091" w:rsidRDefault="009B1091" w:rsidP="005F0FA3">
            <w:pPr>
              <w:jc w:val="center"/>
              <w:rPr>
                <w:ins w:id="1122" w:author="Shivani Garg" w:date="2022-04-27T13:41:00Z"/>
                <w:rStyle w:val="PageNumber"/>
              </w:rPr>
            </w:pPr>
            <w:ins w:id="1123" w:author="Shivani Garg" w:date="2022-04-27T13:41:00Z">
              <w:r>
                <w:rPr>
                  <w:rStyle w:val="PageNumber"/>
                </w:rPr>
                <w:t>Bihar</w:t>
              </w:r>
              <w:r w:rsidRPr="000124A8">
                <w:rPr>
                  <w:rStyle w:val="PageNumber"/>
                </w:rPr>
                <w:t>, India.</w:t>
              </w:r>
            </w:ins>
          </w:p>
        </w:tc>
      </w:tr>
    </w:tbl>
    <w:p w14:paraId="1A1BFCEA" w14:textId="135A6AC4" w:rsidR="009B1091" w:rsidRDefault="009B1091" w:rsidP="00794454">
      <w:pPr>
        <w:rPr>
          <w:ins w:id="1124" w:author="Shivani Garg" w:date="2022-04-27T13:41:00Z"/>
        </w:rPr>
      </w:pPr>
    </w:p>
    <w:p w14:paraId="4FF284DE" w14:textId="77777777" w:rsidR="009B1091" w:rsidRPr="005A28C7" w:rsidRDefault="009B1091" w:rsidP="009B1091">
      <w:pPr>
        <w:jc w:val="both"/>
        <w:rPr>
          <w:ins w:id="1125" w:author="Shivani Garg" w:date="2022-04-27T13:42:00Z"/>
          <w:rStyle w:val="PageNumber"/>
        </w:rPr>
      </w:pPr>
      <w:ins w:id="1126" w:author="Shivani Garg" w:date="2022-04-27T13:42:00Z">
        <w:r w:rsidRPr="005A28C7">
          <w:rPr>
            <w:rStyle w:val="PageNumber"/>
          </w:rPr>
          <w:t xml:space="preserve">The project idea and its components were thoroughly discussed, feedback from the participants has been documented and sustainable development aspects were discussed during the proceedings. Participants got clarification on many of the project aspects. </w:t>
        </w:r>
      </w:ins>
    </w:p>
    <w:p w14:paraId="25E02705" w14:textId="77777777" w:rsidR="009B1091" w:rsidRPr="005A28C7" w:rsidRDefault="009B1091" w:rsidP="009B1091">
      <w:pPr>
        <w:jc w:val="both"/>
        <w:rPr>
          <w:ins w:id="1127" w:author="Shivani Garg" w:date="2022-04-27T13:42:00Z"/>
          <w:rStyle w:val="PageNumber"/>
        </w:rPr>
      </w:pPr>
      <w:ins w:id="1128" w:author="Shivani Garg" w:date="2022-04-27T13:42:00Z">
        <w:r>
          <w:rPr>
            <w:rStyle w:val="PageNumber"/>
          </w:rPr>
          <w:t>Village Sarpanch and Pradhan</w:t>
        </w:r>
        <w:r w:rsidRPr="005A28C7">
          <w:rPr>
            <w:rStyle w:val="PageNumber"/>
          </w:rPr>
          <w:t xml:space="preserve"> explained about the biogas program of the Government and its limitations and implementation style. </w:t>
        </w:r>
        <w:r>
          <w:rPr>
            <w:rStyle w:val="PageNumber"/>
          </w:rPr>
          <w:t>They</w:t>
        </w:r>
        <w:r w:rsidRPr="005A28C7">
          <w:rPr>
            <w:rStyle w:val="PageNumber"/>
          </w:rPr>
          <w:t xml:space="preserve"> stated that the present project is much useful to the farming community in general and women. Further, the positive impact on the women health by using the clean fuel technology is also explained. </w:t>
        </w:r>
      </w:ins>
    </w:p>
    <w:p w14:paraId="2345B3A6" w14:textId="77777777" w:rsidR="009B1091" w:rsidRPr="005A28C7" w:rsidRDefault="009B1091" w:rsidP="009B1091">
      <w:pPr>
        <w:jc w:val="both"/>
        <w:rPr>
          <w:ins w:id="1129" w:author="Shivani Garg" w:date="2022-04-27T13:42:00Z"/>
          <w:rStyle w:val="PageNumber"/>
        </w:rPr>
      </w:pPr>
      <w:ins w:id="1130" w:author="Shivani Garg" w:date="2022-04-27T13:42:00Z">
        <w:r>
          <w:rPr>
            <w:rStyle w:val="PageNumber"/>
          </w:rPr>
          <w:t xml:space="preserve">RET’s </w:t>
        </w:r>
        <w:r w:rsidRPr="005A28C7">
          <w:rPr>
            <w:rStyle w:val="PageNumber"/>
          </w:rPr>
          <w:t xml:space="preserve">introduced the present project to the participants and clarified many of their queries. The RET, also explained the transfer of ownership of Carbon credits, to provide free operation and maintenance of the biogas plant. Staff members of the </w:t>
        </w:r>
        <w:r>
          <w:rPr>
            <w:rStyle w:val="PageNumber"/>
          </w:rPr>
          <w:t xml:space="preserve">Samagra Vikas Mission </w:t>
        </w:r>
        <w:r w:rsidRPr="005A28C7">
          <w:rPr>
            <w:rStyle w:val="PageNumber"/>
          </w:rPr>
          <w:t xml:space="preserve">recorded attendees’ details in a special register. Further, </w:t>
        </w:r>
        <w:r>
          <w:rPr>
            <w:rStyle w:val="PageNumber"/>
          </w:rPr>
          <w:t>RET’s</w:t>
        </w:r>
        <w:r w:rsidRPr="005A28C7">
          <w:rPr>
            <w:rStyle w:val="PageNumber"/>
          </w:rPr>
          <w:t xml:space="preserve"> explained how this Project activity is supporting the installation of biogas plants to rural households and provide participating households with clean, convenient, and efficient means for cooking and heating purposes. </w:t>
        </w:r>
        <w:r>
          <w:rPr>
            <w:rStyle w:val="PageNumber"/>
          </w:rPr>
          <w:t>They</w:t>
        </w:r>
        <w:r w:rsidRPr="005A28C7">
          <w:rPr>
            <w:rStyle w:val="PageNumber"/>
          </w:rPr>
          <w:t xml:space="preserve"> also provided insights on how the monitoring of installed domestic biogas units could lead to positive sustainable development goals. </w:t>
        </w:r>
      </w:ins>
    </w:p>
    <w:p w14:paraId="4409B00F" w14:textId="77777777" w:rsidR="009B1091" w:rsidRPr="005A28C7" w:rsidRDefault="009B1091" w:rsidP="009B1091">
      <w:pPr>
        <w:jc w:val="both"/>
        <w:rPr>
          <w:ins w:id="1131" w:author="Shivani Garg" w:date="2022-04-27T13:42:00Z"/>
          <w:rStyle w:val="PageNumber"/>
        </w:rPr>
      </w:pPr>
    </w:p>
    <w:p w14:paraId="42B4179A" w14:textId="77777777" w:rsidR="009B1091" w:rsidRPr="005A28C7" w:rsidRDefault="009B1091" w:rsidP="009B1091">
      <w:pPr>
        <w:jc w:val="both"/>
        <w:rPr>
          <w:ins w:id="1132" w:author="Shivani Garg" w:date="2022-04-27T13:42:00Z"/>
          <w:rStyle w:val="PageNumber"/>
        </w:rPr>
      </w:pPr>
      <w:ins w:id="1133" w:author="Shivani Garg" w:date="2022-04-27T13:42:00Z">
        <w:r w:rsidRPr="005A28C7">
          <w:rPr>
            <w:rStyle w:val="PageNumber"/>
          </w:rPr>
          <w:t>They had distributed feedback forms among the participants and collected once they were duly filled. The minutes of the meeting were recorded, and meeting photos were taken to document the event.</w:t>
        </w:r>
      </w:ins>
    </w:p>
    <w:p w14:paraId="11FA34DB" w14:textId="77777777" w:rsidR="009B1091" w:rsidRPr="005A28C7" w:rsidRDefault="009B1091" w:rsidP="009B1091">
      <w:pPr>
        <w:jc w:val="both"/>
        <w:rPr>
          <w:ins w:id="1134" w:author="Shivani Garg" w:date="2022-04-27T13:42:00Z"/>
          <w:rStyle w:val="PageNumber"/>
        </w:rPr>
      </w:pPr>
    </w:p>
    <w:p w14:paraId="46CA7B18" w14:textId="77777777" w:rsidR="009B1091" w:rsidRPr="005A28C7" w:rsidRDefault="009B1091" w:rsidP="009B1091">
      <w:pPr>
        <w:jc w:val="both"/>
        <w:rPr>
          <w:ins w:id="1135" w:author="Shivani Garg" w:date="2022-04-27T13:42:00Z"/>
          <w:rStyle w:val="PageNumber"/>
        </w:rPr>
      </w:pPr>
      <w:ins w:id="1136" w:author="Shivani Garg" w:date="2022-04-27T13:42:00Z">
        <w:r w:rsidRPr="005A28C7">
          <w:rPr>
            <w:rStyle w:val="PageNumber"/>
          </w:rPr>
          <w:t xml:space="preserve">The following were the sample questions raised in the meeting: </w:t>
        </w:r>
      </w:ins>
    </w:p>
    <w:p w14:paraId="60E110C6" w14:textId="77777777" w:rsidR="009B1091" w:rsidRPr="005A28C7" w:rsidRDefault="009B1091" w:rsidP="009B1091">
      <w:pPr>
        <w:jc w:val="both"/>
        <w:rPr>
          <w:ins w:id="1137" w:author="Shivani Garg" w:date="2022-04-27T13:42:00Z"/>
          <w:rStyle w:val="PageNumber"/>
        </w:rPr>
      </w:pPr>
      <w:ins w:id="1138" w:author="Shivani Garg" w:date="2022-04-27T13:42:00Z">
        <w:r w:rsidRPr="005A28C7">
          <w:rPr>
            <w:rStyle w:val="PageNumber"/>
          </w:rPr>
          <w:t xml:space="preserve">How long the project will be monitored and maintained? </w:t>
        </w:r>
      </w:ins>
    </w:p>
    <w:p w14:paraId="354D5997" w14:textId="77777777" w:rsidR="009B1091" w:rsidRPr="005A28C7" w:rsidRDefault="009B1091" w:rsidP="009B1091">
      <w:pPr>
        <w:jc w:val="both"/>
        <w:rPr>
          <w:ins w:id="1139" w:author="Shivani Garg" w:date="2022-04-27T13:42:00Z"/>
          <w:rStyle w:val="PageNumber"/>
        </w:rPr>
      </w:pPr>
      <w:ins w:id="1140" w:author="Shivani Garg" w:date="2022-04-27T13:42:00Z">
        <w:r w:rsidRPr="005A28C7">
          <w:rPr>
            <w:rStyle w:val="PageNumber"/>
          </w:rPr>
          <w:t>Basic qualification required to be technician?</w:t>
        </w:r>
      </w:ins>
    </w:p>
    <w:p w14:paraId="7372D1A4" w14:textId="77777777" w:rsidR="009B1091" w:rsidRPr="005A28C7" w:rsidRDefault="009B1091" w:rsidP="009B1091">
      <w:pPr>
        <w:jc w:val="both"/>
        <w:rPr>
          <w:ins w:id="1141" w:author="Shivani Garg" w:date="2022-04-27T13:42:00Z"/>
          <w:rStyle w:val="PageNumber"/>
        </w:rPr>
      </w:pPr>
    </w:p>
    <w:p w14:paraId="16E16DFA" w14:textId="77777777" w:rsidR="009B1091" w:rsidRPr="005A28C7" w:rsidRDefault="009B1091" w:rsidP="009B1091">
      <w:pPr>
        <w:jc w:val="both"/>
        <w:rPr>
          <w:ins w:id="1142" w:author="Shivani Garg" w:date="2022-04-27T13:42:00Z"/>
          <w:rStyle w:val="PageNumber"/>
        </w:rPr>
      </w:pPr>
      <w:ins w:id="1143" w:author="Shivani Garg" w:date="2022-04-27T13:42:00Z">
        <w:r w:rsidRPr="005A28C7">
          <w:rPr>
            <w:rStyle w:val="PageNumber"/>
          </w:rPr>
          <w:t xml:space="preserve">The following were the sample comments from the feedback forms: </w:t>
        </w:r>
      </w:ins>
    </w:p>
    <w:p w14:paraId="6144CACA" w14:textId="77777777" w:rsidR="009B1091" w:rsidRPr="005A28C7" w:rsidRDefault="009B1091" w:rsidP="009B1091">
      <w:pPr>
        <w:jc w:val="both"/>
        <w:rPr>
          <w:ins w:id="1144" w:author="Shivani Garg" w:date="2022-04-27T13:42:00Z"/>
          <w:rStyle w:val="PageNumber"/>
        </w:rPr>
      </w:pPr>
      <w:ins w:id="1145" w:author="Shivani Garg" w:date="2022-04-27T13:42:00Z">
        <w:r w:rsidRPr="005A28C7">
          <w:rPr>
            <w:rStyle w:val="PageNumber"/>
          </w:rPr>
          <w:t xml:space="preserve">1. The meeting is well organized and very informative. </w:t>
        </w:r>
      </w:ins>
    </w:p>
    <w:p w14:paraId="27247F5A" w14:textId="77777777" w:rsidR="009B1091" w:rsidRPr="005A28C7" w:rsidRDefault="009B1091" w:rsidP="009B1091">
      <w:pPr>
        <w:jc w:val="both"/>
        <w:rPr>
          <w:ins w:id="1146" w:author="Shivani Garg" w:date="2022-04-27T13:42:00Z"/>
          <w:rStyle w:val="PageNumber"/>
        </w:rPr>
      </w:pPr>
      <w:ins w:id="1147" w:author="Shivani Garg" w:date="2022-04-27T13:42:00Z">
        <w:r w:rsidRPr="005A28C7">
          <w:rPr>
            <w:rStyle w:val="PageNumber"/>
          </w:rPr>
          <w:t xml:space="preserve">2. The project is a needed and useful for both farmers and women. </w:t>
        </w:r>
      </w:ins>
    </w:p>
    <w:p w14:paraId="3E365C9D" w14:textId="77777777" w:rsidR="009B1091" w:rsidRPr="005A28C7" w:rsidRDefault="009B1091" w:rsidP="009B1091">
      <w:pPr>
        <w:jc w:val="both"/>
        <w:rPr>
          <w:ins w:id="1148" w:author="Shivani Garg" w:date="2022-04-27T13:42:00Z"/>
          <w:rStyle w:val="PageNumber"/>
        </w:rPr>
      </w:pPr>
      <w:ins w:id="1149" w:author="Shivani Garg" w:date="2022-04-27T13:42:00Z">
        <w:r w:rsidRPr="005A28C7">
          <w:rPr>
            <w:rStyle w:val="PageNumber"/>
          </w:rPr>
          <w:lastRenderedPageBreak/>
          <w:t>3. There is nothing to dislike in the project.</w:t>
        </w:r>
      </w:ins>
    </w:p>
    <w:p w14:paraId="468BC05C" w14:textId="77777777" w:rsidR="009B1091" w:rsidRPr="001450A2" w:rsidDel="00C5315A" w:rsidRDefault="009B1091" w:rsidP="009B1091">
      <w:pPr>
        <w:jc w:val="both"/>
        <w:rPr>
          <w:ins w:id="1150" w:author="Shivani Garg" w:date="2022-04-27T13:42:00Z"/>
          <w:rStyle w:val="PageNumber"/>
        </w:rPr>
      </w:pPr>
      <w:ins w:id="1151" w:author="Shivani Garg" w:date="2022-04-27T13:42:00Z">
        <w:r w:rsidRPr="005A28C7">
          <w:rPr>
            <w:rStyle w:val="PageNumber"/>
          </w:rPr>
          <w:t xml:space="preserve">The participants overwhelmingly supported the project, and </w:t>
        </w:r>
        <w:r>
          <w:rPr>
            <w:rStyle w:val="PageNumber"/>
          </w:rPr>
          <w:t>n</w:t>
        </w:r>
        <w:r w:rsidRPr="005A28C7">
          <w:rPr>
            <w:rStyle w:val="PageNumber"/>
          </w:rPr>
          <w:t>o negative comments were raised.</w:t>
        </w:r>
      </w:ins>
    </w:p>
    <w:p w14:paraId="0EBEA0D2" w14:textId="2DA8FC5D" w:rsidR="009B1091" w:rsidRDefault="009B1091" w:rsidP="00794454">
      <w:pPr>
        <w:rPr>
          <w:ins w:id="1152" w:author="Shivani Garg" w:date="2022-04-27T13:42:00Z"/>
        </w:rPr>
      </w:pPr>
    </w:p>
    <w:p w14:paraId="48133C88" w14:textId="698CC361" w:rsidR="009B1091" w:rsidRDefault="009B1091" w:rsidP="009B1091">
      <w:pPr>
        <w:jc w:val="both"/>
        <w:rPr>
          <w:ins w:id="1153" w:author="Shivani Garg" w:date="2022-04-27T13:43:00Z"/>
          <w:rStyle w:val="PageNumber"/>
        </w:rPr>
      </w:pPr>
      <w:ins w:id="1154" w:author="Shivani Garg" w:date="2022-04-27T13:42:00Z">
        <w:r>
          <w:rPr>
            <w:rStyle w:val="PageNumber"/>
          </w:rPr>
          <w:t xml:space="preserve">Stakeholder feedback round has been conducted virtually by inviting the stakeholders through email with stakeholders being sent the project documentation to submit feedback. </w:t>
        </w:r>
      </w:ins>
      <w:ins w:id="1155" w:author="Shivani Garg" w:date="2022-04-27T13:43:00Z">
        <w:r>
          <w:rPr>
            <w:rStyle w:val="PageNumber"/>
          </w:rPr>
          <w:t xml:space="preserve">Stakeholder feedback round was initiated on 08-02-2022 for 60 days. </w:t>
        </w:r>
      </w:ins>
    </w:p>
    <w:p w14:paraId="58305A4C" w14:textId="3C68FF7C" w:rsidR="009B1091" w:rsidRPr="001450A2" w:rsidRDefault="009B1091" w:rsidP="009B1091">
      <w:pPr>
        <w:jc w:val="both"/>
        <w:rPr>
          <w:ins w:id="1156" w:author="Shivani Garg" w:date="2022-04-27T13:42:00Z"/>
          <w:rStyle w:val="PageNumber"/>
        </w:rPr>
      </w:pPr>
      <w:ins w:id="1157" w:author="Shivani Garg" w:date="2022-04-27T13:43:00Z">
        <w:r>
          <w:rPr>
            <w:rStyle w:val="PageNumber"/>
          </w:rPr>
          <w:t xml:space="preserve">However, no comments were received during this period. </w:t>
        </w:r>
      </w:ins>
    </w:p>
    <w:p w14:paraId="46E63AE0" w14:textId="77777777" w:rsidR="009B1091" w:rsidRDefault="009B1091" w:rsidP="00794454">
      <w:pPr>
        <w:rPr>
          <w:ins w:id="1158" w:author="Shivani Garg" w:date="2022-04-27T13:41:00Z"/>
        </w:rPr>
      </w:pPr>
    </w:p>
    <w:p w14:paraId="399CC1C7" w14:textId="4DC2D3D9" w:rsidR="009B1091" w:rsidRDefault="009B1091" w:rsidP="00794454">
      <w:pPr>
        <w:rPr>
          <w:ins w:id="1159" w:author="Shivani Garg" w:date="2022-04-27T13:41:00Z"/>
        </w:rPr>
      </w:pPr>
    </w:p>
    <w:p w14:paraId="4645FC88" w14:textId="77777777" w:rsidR="009B1091" w:rsidRPr="000C17BA" w:rsidRDefault="009B1091" w:rsidP="00794454"/>
    <w:p w14:paraId="47A69890" w14:textId="143F50DC" w:rsidR="00794454" w:rsidRPr="000C17BA" w:rsidRDefault="00B4102E" w:rsidP="00B01408">
      <w:pPr>
        <w:pStyle w:val="Heading5"/>
      </w:pPr>
      <w:r w:rsidRPr="000C17BA">
        <w:t xml:space="preserve">E.2 </w:t>
      </w:r>
      <w:r w:rsidR="00794454" w:rsidRPr="000C17BA">
        <w:t>Final 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3435"/>
        <w:gridCol w:w="6197"/>
      </w:tblGrid>
      <w:tr w:rsidR="00794454" w:rsidRPr="000C17BA" w14:paraId="49BA9DBD" w14:textId="77777777" w:rsidTr="00794454">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77777777" w:rsidR="00794454" w:rsidRPr="000C17BA" w:rsidRDefault="00794454" w:rsidP="00794454">
            <w:pPr>
              <w:spacing w:after="200" w:line="240" w:lineRule="auto"/>
              <w:rPr>
                <w:color w:val="FFFFFF" w:themeColor="background1"/>
                <w:lang w:val="en-GB"/>
              </w:rPr>
            </w:pPr>
            <w:r w:rsidRPr="000C17BA">
              <w:rPr>
                <w:color w:val="FFFFFF" w:themeColor="background1"/>
                <w:lang w:val="en-GB"/>
              </w:rPr>
              <w:t>Method</w:t>
            </w:r>
          </w:p>
        </w:tc>
        <w:tc>
          <w:tcPr>
            <w:tcW w:w="3457" w:type="pct"/>
          </w:tcPr>
          <w:p w14:paraId="273C2741" w14:textId="77777777" w:rsidR="00794454" w:rsidRPr="000C17BA" w:rsidRDefault="00794454" w:rsidP="00794454">
            <w:pPr>
              <w:spacing w:after="200" w:line="240" w:lineRule="auto"/>
              <w:rPr>
                <w:color w:val="FFFFFF" w:themeColor="background1"/>
                <w:lang w:val="en-GB"/>
              </w:rPr>
            </w:pPr>
            <w:r w:rsidRPr="000C17BA">
              <w:rPr>
                <w:color w:val="FFFFFF" w:themeColor="background1"/>
                <w:lang w:val="en-GB"/>
              </w:rPr>
              <w:t xml:space="preserve">Include all details of Chosen Method (s) so that they may be understood and, where relevant, used by readers.  </w:t>
            </w:r>
          </w:p>
        </w:tc>
      </w:tr>
      <w:tr w:rsidR="00794454" w:rsidRPr="000C17BA" w14:paraId="14482483" w14:textId="77777777" w:rsidTr="00794454">
        <w:trPr>
          <w:trHeight w:val="63"/>
        </w:trPr>
        <w:tc>
          <w:tcPr>
            <w:tcW w:w="1543" w:type="pct"/>
          </w:tcPr>
          <w:p w14:paraId="17422D2F" w14:textId="77777777" w:rsidR="00794454" w:rsidRPr="000C17BA" w:rsidRDefault="00794454" w:rsidP="00794454">
            <w:pPr>
              <w:spacing w:after="200"/>
              <w:rPr>
                <w:lang w:val="en-GB"/>
              </w:rPr>
            </w:pPr>
            <w:r w:rsidRPr="000C17BA">
              <w:rPr>
                <w:lang w:val="en-GB"/>
              </w:rPr>
              <w:t>Continuous Input / Grievance Expression Process Book (mandatory)</w:t>
            </w:r>
          </w:p>
        </w:tc>
        <w:tc>
          <w:tcPr>
            <w:tcW w:w="3457" w:type="pct"/>
          </w:tcPr>
          <w:p w14:paraId="60CC2F86" w14:textId="05EBDF13" w:rsidR="00794454" w:rsidRPr="000C17BA" w:rsidRDefault="00F41867" w:rsidP="00794454">
            <w:pPr>
              <w:spacing w:after="200"/>
              <w:rPr>
                <w:lang w:val="en-GB"/>
              </w:rPr>
            </w:pPr>
            <w:ins w:id="1160" w:author="Stephy" w:date="2022-04-25T16:37:00Z">
              <w:r w:rsidRPr="00F41867">
                <w:rPr>
                  <w:lang w:val="en-GB"/>
                </w:rPr>
                <w:t>The project details and grievance logbook has been maintained in the panchayat office.</w:t>
              </w:r>
            </w:ins>
          </w:p>
        </w:tc>
      </w:tr>
      <w:tr w:rsidR="00794454" w:rsidRPr="000C17BA" w14:paraId="7D9A79E3" w14:textId="77777777" w:rsidTr="00794454">
        <w:trPr>
          <w:trHeight w:val="471"/>
        </w:trPr>
        <w:tc>
          <w:tcPr>
            <w:tcW w:w="1543" w:type="pct"/>
            <w:tcBorders>
              <w:bottom w:val="single" w:sz="4" w:space="0" w:color="A6A6A6" w:themeColor="background1" w:themeShade="A6"/>
            </w:tcBorders>
          </w:tcPr>
          <w:p w14:paraId="2EAD8098" w14:textId="77777777" w:rsidR="00794454" w:rsidRPr="000C17BA" w:rsidRDefault="00794454" w:rsidP="00794454">
            <w:pPr>
              <w:spacing w:after="200"/>
              <w:rPr>
                <w:lang w:val="en-GB"/>
              </w:rPr>
            </w:pPr>
            <w:r w:rsidRPr="000C17BA">
              <w:rPr>
                <w:lang w:val="en-GB"/>
              </w:rPr>
              <w:t>GS Contact (mandatory)</w:t>
            </w:r>
          </w:p>
        </w:tc>
        <w:tc>
          <w:tcPr>
            <w:tcW w:w="3457" w:type="pct"/>
            <w:tcBorders>
              <w:bottom w:val="single" w:sz="4" w:space="0" w:color="A6A6A6" w:themeColor="background1" w:themeShade="A6"/>
            </w:tcBorders>
          </w:tcPr>
          <w:p w14:paraId="512B1A3D" w14:textId="77777777" w:rsidR="00794454" w:rsidRPr="000C17BA" w:rsidRDefault="00A10DD2" w:rsidP="00794454">
            <w:pPr>
              <w:spacing w:after="200"/>
              <w:rPr>
                <w:u w:val="single"/>
                <w:lang w:val="en-GB"/>
              </w:rPr>
            </w:pPr>
            <w:hyperlink r:id="rId28" w:history="1">
              <w:r w:rsidR="00794454" w:rsidRPr="000C17BA">
                <w:rPr>
                  <w:rStyle w:val="Hyperlink"/>
                  <w:rFonts w:ascii="Verdana" w:hAnsi="Verdana"/>
                  <w:lang w:val="en-GB"/>
                </w:rPr>
                <w:t>help@goldstandard.org</w:t>
              </w:r>
            </w:hyperlink>
            <w:r w:rsidR="00794454" w:rsidRPr="000C17BA">
              <w:rPr>
                <w:u w:val="single"/>
                <w:lang w:val="en-GB"/>
              </w:rPr>
              <w:t xml:space="preserve"> </w:t>
            </w:r>
          </w:p>
        </w:tc>
      </w:tr>
      <w:tr w:rsidR="00794454" w:rsidRPr="000C17BA" w14:paraId="7510861B" w14:textId="77777777" w:rsidTr="00794454">
        <w:trPr>
          <w:trHeight w:val="471"/>
        </w:trPr>
        <w:tc>
          <w:tcPr>
            <w:tcW w:w="1543" w:type="pct"/>
            <w:tcBorders>
              <w:top w:val="single" w:sz="4" w:space="0" w:color="A6A6A6" w:themeColor="background1" w:themeShade="A6"/>
              <w:bottom w:val="single" w:sz="4" w:space="0" w:color="DCDCDC"/>
            </w:tcBorders>
          </w:tcPr>
          <w:p w14:paraId="2A42F09A" w14:textId="77777777" w:rsidR="00794454" w:rsidRPr="000C17BA" w:rsidRDefault="00794454" w:rsidP="00794454">
            <w:pPr>
              <w:spacing w:after="200"/>
              <w:rPr>
                <w:lang w:val="en-GB"/>
              </w:rPr>
            </w:pPr>
            <w:r w:rsidRPr="000C17BA">
              <w:rPr>
                <w:lang w:val="en-GB"/>
              </w:rPr>
              <w:t>Other</w:t>
            </w:r>
          </w:p>
        </w:tc>
        <w:tc>
          <w:tcPr>
            <w:tcW w:w="3457" w:type="pct"/>
            <w:tcBorders>
              <w:top w:val="single" w:sz="4" w:space="0" w:color="A6A6A6" w:themeColor="background1" w:themeShade="A6"/>
              <w:bottom w:val="single" w:sz="4" w:space="0" w:color="DCDCDC"/>
            </w:tcBorders>
          </w:tcPr>
          <w:p w14:paraId="65151697" w14:textId="77777777" w:rsidR="00794454" w:rsidRPr="000C17BA" w:rsidRDefault="00794454" w:rsidP="00794454">
            <w:pPr>
              <w:spacing w:after="200"/>
              <w:rPr>
                <w:lang w:val="en-GB"/>
              </w:rPr>
            </w:pPr>
          </w:p>
        </w:tc>
      </w:tr>
    </w:tbl>
    <w:p w14:paraId="1012A7C3" w14:textId="77777777" w:rsidR="00794454" w:rsidRPr="000C17BA" w:rsidRDefault="00794454" w:rsidP="00794454"/>
    <w:p w14:paraId="3048C4B8" w14:textId="07FCDE0C" w:rsidR="00794454" w:rsidRPr="000C17BA" w:rsidRDefault="00794454">
      <w:pPr>
        <w:spacing w:line="276" w:lineRule="auto"/>
        <w:contextualSpacing w:val="0"/>
      </w:pPr>
    </w:p>
    <w:p w14:paraId="6E424ADA" w14:textId="77777777" w:rsidR="008144AA" w:rsidRPr="000C17BA" w:rsidRDefault="008144AA" w:rsidP="006D53FE">
      <w:pPr>
        <w:sectPr w:rsidR="008144AA" w:rsidRPr="000C17BA" w:rsidSect="00F92931">
          <w:headerReference w:type="even" r:id="rId29"/>
          <w:headerReference w:type="default" r:id="rId30"/>
          <w:footerReference w:type="even" r:id="rId31"/>
          <w:footerReference w:type="default" r:id="rId32"/>
          <w:headerReference w:type="first" r:id="rId33"/>
          <w:footerReference w:type="first" r:id="rId34"/>
          <w:pgSz w:w="11900" w:h="16840"/>
          <w:pgMar w:top="1381" w:right="1134" w:bottom="1021" w:left="1134" w:header="283" w:footer="0" w:gutter="0"/>
          <w:cols w:space="720"/>
          <w:titlePg/>
          <w:docGrid w:linePitch="360"/>
        </w:sectPr>
      </w:pPr>
      <w:bookmarkStart w:id="1161" w:name="_APPENDIX_1_–"/>
      <w:bookmarkEnd w:id="1084"/>
      <w:bookmarkEnd w:id="1161"/>
    </w:p>
    <w:p w14:paraId="23EB1E4C" w14:textId="31B23544" w:rsidR="008144AA" w:rsidRPr="000C17BA" w:rsidRDefault="008144AA" w:rsidP="008144AA">
      <w:pPr>
        <w:pStyle w:val="Heading3"/>
      </w:pPr>
      <w:bookmarkStart w:id="1162" w:name="_Appendix_1_-"/>
      <w:bookmarkEnd w:id="1162"/>
      <w:r w:rsidRPr="000C17BA">
        <w:lastRenderedPageBreak/>
        <w:t xml:space="preserve">Appendix 1 - Safeguarding Principles Assessment </w:t>
      </w:r>
    </w:p>
    <w:p w14:paraId="0DF614B1" w14:textId="7CA40161" w:rsidR="008144AA" w:rsidRPr="000C17BA" w:rsidRDefault="008144AA" w:rsidP="007A0AE9">
      <w:r w:rsidRPr="000C17BA">
        <w:t xml:space="preserve">Complete the Assessment below and copy all Mitigation Measures for each Principle into </w:t>
      </w:r>
      <w:hyperlink w:anchor="check1" w:history="1">
        <w:r w:rsidR="007A0AE9" w:rsidRPr="000C17BA">
          <w:rPr>
            <w:rStyle w:val="Hyperlink"/>
            <w:color w:val="00B9BD" w:themeColor="accent1"/>
          </w:rPr>
          <w:t>SECTION D</w:t>
        </w:r>
      </w:hyperlink>
      <w:r w:rsidR="00020299" w:rsidRPr="000C17BA">
        <w:t xml:space="preserve"> a</w:t>
      </w:r>
      <w:r w:rsidRPr="000C17BA">
        <w:t xml:space="preserve">bove. Please refer to the instructions in the </w:t>
      </w:r>
      <w:hyperlink r:id="rId35" w:history="1">
        <w:r w:rsidRPr="000C17BA">
          <w:rPr>
            <w:rStyle w:val="Hyperlink"/>
            <w:rFonts w:ascii="Verdana" w:hAnsi="Verdana"/>
          </w:rPr>
          <w:t>Guide to Completing</w:t>
        </w:r>
      </w:hyperlink>
      <w:r w:rsidRPr="000C17BA">
        <w:t xml:space="preserve"> this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682"/>
        <w:gridCol w:w="3532"/>
        <w:gridCol w:w="3610"/>
        <w:gridCol w:w="3604"/>
      </w:tblGrid>
      <w:tr w:rsidR="008144AA" w:rsidRPr="000C17BA" w14:paraId="04D2B456" w14:textId="77777777" w:rsidTr="00AB4B86">
        <w:tc>
          <w:tcPr>
            <w:tcW w:w="1276" w:type="pct"/>
            <w:shd w:val="clear" w:color="auto" w:fill="00BABE"/>
          </w:tcPr>
          <w:p w14:paraId="641153C3" w14:textId="77777777" w:rsidR="008144AA" w:rsidRPr="000C17BA" w:rsidRDefault="008144AA" w:rsidP="00AB4B86">
            <w:pPr>
              <w:spacing w:line="276" w:lineRule="auto"/>
              <w:rPr>
                <w:b/>
                <w:bCs/>
                <w:color w:val="FFFFFF" w:themeColor="background1"/>
                <w:lang w:val="en-GB"/>
              </w:rPr>
            </w:pPr>
            <w:r w:rsidRPr="000C17BA">
              <w:rPr>
                <w:b/>
                <w:bCs/>
                <w:color w:val="FFFFFF" w:themeColor="background1"/>
                <w:lang w:val="en-GB"/>
              </w:rPr>
              <w:t>Assessment Questions/</w:t>
            </w:r>
          </w:p>
          <w:p w14:paraId="07C74838" w14:textId="77777777" w:rsidR="008144AA" w:rsidRPr="000C17BA" w:rsidRDefault="008144AA" w:rsidP="00AB4B86">
            <w:pPr>
              <w:spacing w:line="276" w:lineRule="auto"/>
              <w:rPr>
                <w:b/>
                <w:bCs/>
                <w:color w:val="FFFFFF" w:themeColor="background1"/>
                <w:lang w:val="en-GB"/>
              </w:rPr>
            </w:pPr>
            <w:r w:rsidRPr="000C17BA">
              <w:rPr>
                <w:b/>
                <w:bCs/>
                <w:color w:val="FFFFFF" w:themeColor="background1"/>
                <w:lang w:val="en-GB"/>
              </w:rPr>
              <w:t>Requirements</w:t>
            </w:r>
          </w:p>
        </w:tc>
        <w:tc>
          <w:tcPr>
            <w:tcW w:w="1224" w:type="pct"/>
            <w:shd w:val="clear" w:color="auto" w:fill="00BABE"/>
          </w:tcPr>
          <w:p w14:paraId="032A40CC" w14:textId="77777777" w:rsidR="008144AA" w:rsidRPr="000C17BA" w:rsidRDefault="008144AA" w:rsidP="00AB4B86">
            <w:pPr>
              <w:spacing w:line="276" w:lineRule="auto"/>
              <w:rPr>
                <w:b/>
                <w:bCs/>
                <w:color w:val="FFFFFF" w:themeColor="background1"/>
                <w:lang w:val="en-GB"/>
              </w:rPr>
            </w:pPr>
            <w:r w:rsidRPr="000C17BA">
              <w:rPr>
                <w:b/>
                <w:bCs/>
                <w:color w:val="FFFFFF" w:themeColor="background1"/>
                <w:lang w:val="en-GB"/>
              </w:rPr>
              <w:t>Justification of Relevance (Yes/potentially/no)</w:t>
            </w:r>
          </w:p>
        </w:tc>
        <w:tc>
          <w:tcPr>
            <w:tcW w:w="1251" w:type="pct"/>
            <w:shd w:val="clear" w:color="auto" w:fill="00BABE"/>
          </w:tcPr>
          <w:p w14:paraId="07048B49" w14:textId="77777777" w:rsidR="008144AA" w:rsidRPr="000C17BA" w:rsidRDefault="008144AA" w:rsidP="00AB4B86">
            <w:pPr>
              <w:spacing w:line="276" w:lineRule="auto"/>
              <w:rPr>
                <w:b/>
                <w:bCs/>
                <w:color w:val="FFFFFF" w:themeColor="background1"/>
                <w:lang w:val="en-GB"/>
              </w:rPr>
            </w:pPr>
            <w:r w:rsidRPr="000C17BA">
              <w:rPr>
                <w:b/>
                <w:bCs/>
                <w:color w:val="FFFFFF" w:themeColor="background1"/>
                <w:lang w:val="en-GB"/>
              </w:rPr>
              <w:t xml:space="preserve">How Project will achieve Requirements through design, management or risk mitigation. </w:t>
            </w:r>
          </w:p>
        </w:tc>
        <w:tc>
          <w:tcPr>
            <w:tcW w:w="1249" w:type="pct"/>
            <w:shd w:val="clear" w:color="auto" w:fill="00BABE"/>
          </w:tcPr>
          <w:p w14:paraId="54601356" w14:textId="77777777" w:rsidR="008144AA" w:rsidRPr="000C17BA" w:rsidRDefault="008144AA" w:rsidP="00AB4B86">
            <w:pPr>
              <w:spacing w:line="276" w:lineRule="auto"/>
              <w:rPr>
                <w:b/>
                <w:bCs/>
                <w:color w:val="FFFFFF" w:themeColor="background1"/>
                <w:lang w:val="en-GB"/>
              </w:rPr>
            </w:pPr>
            <w:r w:rsidRPr="000C17BA">
              <w:rPr>
                <w:b/>
                <w:bCs/>
                <w:color w:val="FFFFFF" w:themeColor="background1"/>
                <w:lang w:val="en-GB"/>
              </w:rPr>
              <w:t>Mitigation Measures added to the Monitoring Plan (if required)</w:t>
            </w:r>
          </w:p>
        </w:tc>
      </w:tr>
      <w:tr w:rsidR="008144AA" w:rsidRPr="000C17BA" w14:paraId="62EBC372" w14:textId="77777777" w:rsidTr="00AB4B86">
        <w:tc>
          <w:tcPr>
            <w:tcW w:w="5000" w:type="pct"/>
            <w:gridSpan w:val="4"/>
            <w:shd w:val="clear" w:color="auto" w:fill="E2F8FA"/>
          </w:tcPr>
          <w:p w14:paraId="225CF33A" w14:textId="77777777" w:rsidR="008144AA" w:rsidRPr="000C17BA" w:rsidRDefault="008144AA" w:rsidP="00AB4B86">
            <w:pPr>
              <w:spacing w:line="276" w:lineRule="auto"/>
              <w:rPr>
                <w:lang w:val="en-GB"/>
              </w:rPr>
            </w:pPr>
            <w:r w:rsidRPr="000C17BA">
              <w:rPr>
                <w:b/>
                <w:bCs/>
                <w:lang w:val="en-GB"/>
              </w:rPr>
              <w:t>Principle 1. Human Rights</w:t>
            </w:r>
          </w:p>
        </w:tc>
      </w:tr>
      <w:tr w:rsidR="008144AA" w:rsidRPr="000C17BA" w14:paraId="5ED5B9EE" w14:textId="77777777" w:rsidTr="00AB4B86">
        <w:tc>
          <w:tcPr>
            <w:tcW w:w="1276" w:type="pct"/>
          </w:tcPr>
          <w:p w14:paraId="09B5E248" w14:textId="77777777" w:rsidR="008144AA" w:rsidRPr="000C17BA" w:rsidRDefault="008144AA" w:rsidP="00067EEE">
            <w:pPr>
              <w:numPr>
                <w:ilvl w:val="0"/>
                <w:numId w:val="23"/>
              </w:numPr>
              <w:spacing w:line="276" w:lineRule="auto"/>
              <w:rPr>
                <w:lang w:val="en-GB"/>
              </w:rPr>
            </w:pPr>
            <w:r w:rsidRPr="000C17BA">
              <w:rPr>
                <w:lang w:val="en-GB"/>
              </w:rPr>
              <w:t>The Project Developer and the Project shall respect internationally proclaimed human rights and shall not be complicit in violence or human rights abuses of any kind as defined in the Universal Declaration of Human Rights</w:t>
            </w:r>
          </w:p>
          <w:p w14:paraId="21B68CEB" w14:textId="77777777" w:rsidR="008144AA" w:rsidRPr="000C17BA" w:rsidRDefault="008144AA" w:rsidP="00067EEE">
            <w:pPr>
              <w:numPr>
                <w:ilvl w:val="0"/>
                <w:numId w:val="23"/>
              </w:numPr>
              <w:spacing w:line="276" w:lineRule="auto"/>
              <w:rPr>
                <w:lang w:val="en-GB"/>
              </w:rPr>
            </w:pPr>
            <w:r w:rsidRPr="000C17BA">
              <w:rPr>
                <w:lang w:val="en-GB"/>
              </w:rPr>
              <w:t>The Project shall not discriminate with regards to participation and inclusion</w:t>
            </w:r>
          </w:p>
        </w:tc>
        <w:tc>
          <w:tcPr>
            <w:tcW w:w="1224" w:type="pct"/>
            <w:shd w:val="clear" w:color="auto" w:fill="E2F8FA"/>
          </w:tcPr>
          <w:p w14:paraId="7348E604" w14:textId="5CDF58F3" w:rsidR="008144AA" w:rsidRPr="000C17BA" w:rsidRDefault="00A83678" w:rsidP="00AB4B86">
            <w:pPr>
              <w:spacing w:line="276" w:lineRule="auto"/>
              <w:rPr>
                <w:lang w:val="en-GB"/>
              </w:rPr>
            </w:pPr>
            <w:r w:rsidRPr="000C17BA">
              <w:rPr>
                <w:lang w:val="en-GB"/>
              </w:rPr>
              <w:t>No</w:t>
            </w:r>
          </w:p>
        </w:tc>
        <w:tc>
          <w:tcPr>
            <w:tcW w:w="1251" w:type="pct"/>
          </w:tcPr>
          <w:p w14:paraId="2104ADE8" w14:textId="2146451A" w:rsidR="008144AA" w:rsidRPr="000C17BA" w:rsidRDefault="00A83678" w:rsidP="00A83678">
            <w:pPr>
              <w:spacing w:line="276" w:lineRule="auto"/>
              <w:jc w:val="both"/>
              <w:rPr>
                <w:lang w:val="en-GB"/>
              </w:rPr>
            </w:pPr>
            <w:r w:rsidRPr="000C17BA">
              <w:rPr>
                <w:lang w:val="en-GB"/>
              </w:rPr>
              <w:t xml:space="preserve">1. India adopted ‘The protection of human rights  Act’ 1993 and the project is bound to follow the rules and </w:t>
            </w:r>
            <w:r w:rsidR="000A200D" w:rsidRPr="000C17BA">
              <w:rPr>
                <w:lang w:val="en-GB"/>
              </w:rPr>
              <w:t>regulation</w:t>
            </w:r>
            <w:r w:rsidRPr="000C17BA">
              <w:rPr>
                <w:lang w:val="en-GB"/>
              </w:rPr>
              <w:t xml:space="preserve"> of host country.  In addition, India has ratified ‘International Convention on the Elimination of All Forms of Racial Discrimination :1969’ ‘International Covenant on Civil and Political Rights :1976’, ‘International Covenant on Economic, Social and Cultural Rights :1976’ ‘Convention on the Elimination of All Forms of Discrimination against Women :1981’. </w:t>
            </w:r>
            <w:r w:rsidRPr="000C17BA">
              <w:rPr>
                <w:lang w:val="en-GB"/>
              </w:rPr>
              <w:lastRenderedPageBreak/>
              <w:t>Therefore, the project developer and the project do respect nationally and internationally proclaimed human rights and shall not be complicit in violence or human rights abuses of any kind.</w:t>
            </w:r>
          </w:p>
          <w:p w14:paraId="4EAD0EB4" w14:textId="1CA0A3EF" w:rsidR="00A83678" w:rsidRPr="000C17BA" w:rsidRDefault="00A83678" w:rsidP="0055588C">
            <w:pPr>
              <w:spacing w:line="276" w:lineRule="auto"/>
              <w:jc w:val="both"/>
              <w:rPr>
                <w:lang w:val="en-GB"/>
              </w:rPr>
            </w:pPr>
            <w:r w:rsidRPr="000C17BA">
              <w:rPr>
                <w:lang w:val="en-GB"/>
              </w:rPr>
              <w:t>2. India has ratified ‘International Convention on the Elimination of All Forms of Racial Discrimination :1969’, ‘Convention on the Elimination of All Forms of Discrimination against Women :1981’ in addition to its national human rights  Act’ 1993. Therefore, the project will not discriminate with regards to participation and inclusion</w:t>
            </w:r>
            <w:r w:rsidRPr="000C17BA">
              <w:rPr>
                <w:rFonts w:ascii="Avenir Book" w:eastAsia="MS Mincho" w:hAnsi="Avenir Book"/>
              </w:rPr>
              <w:t>.</w:t>
            </w:r>
          </w:p>
        </w:tc>
        <w:tc>
          <w:tcPr>
            <w:tcW w:w="1249" w:type="pct"/>
          </w:tcPr>
          <w:p w14:paraId="6019F4EB" w14:textId="501438AC" w:rsidR="008144AA" w:rsidRPr="000C17BA" w:rsidRDefault="00A83678" w:rsidP="00AB4B86">
            <w:pPr>
              <w:spacing w:line="276" w:lineRule="auto"/>
              <w:rPr>
                <w:lang w:val="en-GB"/>
              </w:rPr>
            </w:pPr>
            <w:r w:rsidRPr="000C17BA">
              <w:rPr>
                <w:lang w:val="en-GB"/>
              </w:rPr>
              <w:lastRenderedPageBreak/>
              <w:t>Not applicable.</w:t>
            </w:r>
          </w:p>
        </w:tc>
      </w:tr>
      <w:tr w:rsidR="008144AA" w:rsidRPr="000C17BA" w14:paraId="7706C162" w14:textId="77777777" w:rsidTr="00AB4B86">
        <w:tc>
          <w:tcPr>
            <w:tcW w:w="5000" w:type="pct"/>
            <w:gridSpan w:val="4"/>
            <w:shd w:val="clear" w:color="auto" w:fill="E2F8FA"/>
          </w:tcPr>
          <w:p w14:paraId="484AC224" w14:textId="77777777" w:rsidR="008144AA" w:rsidRPr="000C17BA" w:rsidRDefault="008144AA" w:rsidP="00AB4B86">
            <w:pPr>
              <w:spacing w:line="276" w:lineRule="auto"/>
              <w:rPr>
                <w:lang w:val="en-GB"/>
              </w:rPr>
            </w:pPr>
            <w:r w:rsidRPr="000C17BA">
              <w:rPr>
                <w:b/>
                <w:bCs/>
                <w:lang w:val="en-GB"/>
              </w:rPr>
              <w:t>Principle 2.  Gender Equality</w:t>
            </w:r>
          </w:p>
        </w:tc>
      </w:tr>
      <w:tr w:rsidR="008144AA" w:rsidRPr="000C17BA" w14:paraId="59E30A0B" w14:textId="77777777" w:rsidTr="00AB4B86">
        <w:tc>
          <w:tcPr>
            <w:tcW w:w="1276" w:type="pct"/>
          </w:tcPr>
          <w:p w14:paraId="5935B26E" w14:textId="77777777" w:rsidR="008144AA" w:rsidRPr="000C17BA" w:rsidRDefault="008144AA" w:rsidP="00067EEE">
            <w:pPr>
              <w:numPr>
                <w:ilvl w:val="0"/>
                <w:numId w:val="24"/>
              </w:numPr>
              <w:spacing w:line="276" w:lineRule="auto"/>
              <w:rPr>
                <w:lang w:val="en-GB"/>
              </w:rPr>
            </w:pPr>
            <w:r w:rsidRPr="000C17BA">
              <w:rPr>
                <w:lang w:val="en-GB"/>
              </w:rPr>
              <w:t>The Project shall not directly or indirectly lead to/contribute to adverse impacts on gender equality and/or the situation of women</w:t>
            </w:r>
          </w:p>
          <w:p w14:paraId="7C0AFA1A" w14:textId="1FD5C81F" w:rsidR="008144AA" w:rsidRPr="000C17BA" w:rsidRDefault="008144AA" w:rsidP="00067EEE">
            <w:pPr>
              <w:numPr>
                <w:ilvl w:val="0"/>
                <w:numId w:val="24"/>
              </w:numPr>
              <w:spacing w:line="276" w:lineRule="auto"/>
              <w:rPr>
                <w:lang w:val="en-GB"/>
              </w:rPr>
            </w:pPr>
            <w:r w:rsidRPr="000C17BA">
              <w:rPr>
                <w:lang w:val="en-GB"/>
              </w:rPr>
              <w:t xml:space="preserve">Projects shall apply the principles of </w:t>
            </w:r>
            <w:r w:rsidR="000A200D" w:rsidRPr="000C17BA">
              <w:rPr>
                <w:lang w:val="en-GB"/>
              </w:rPr>
              <w:t>non-</w:t>
            </w:r>
            <w:r w:rsidR="000A200D" w:rsidRPr="000C17BA">
              <w:rPr>
                <w:lang w:val="en-GB"/>
              </w:rPr>
              <w:lastRenderedPageBreak/>
              <w:t>discrimination</w:t>
            </w:r>
            <w:r w:rsidRPr="000C17BA">
              <w:rPr>
                <w:lang w:val="en-GB"/>
              </w:rPr>
              <w:t>, equal treatment, and equal pay for equal work</w:t>
            </w:r>
          </w:p>
          <w:p w14:paraId="4C29B6F9" w14:textId="77777777" w:rsidR="008144AA" w:rsidRPr="000C17BA" w:rsidRDefault="008144AA" w:rsidP="00067EEE">
            <w:pPr>
              <w:numPr>
                <w:ilvl w:val="0"/>
                <w:numId w:val="24"/>
              </w:numPr>
              <w:spacing w:line="276" w:lineRule="auto"/>
              <w:rPr>
                <w:lang w:val="en-GB"/>
              </w:rPr>
            </w:pPr>
            <w:r w:rsidRPr="000C17BA">
              <w:rPr>
                <w:lang w:val="en-GB"/>
              </w:rPr>
              <w:t>The Project shall refer to the country’s national gender strategy or equivalent national commitment to aid in assessing gender risks</w:t>
            </w:r>
          </w:p>
          <w:p w14:paraId="775D4E4A" w14:textId="77777777" w:rsidR="008144AA" w:rsidRPr="000C17BA" w:rsidRDefault="008144AA" w:rsidP="00067EEE">
            <w:pPr>
              <w:numPr>
                <w:ilvl w:val="0"/>
                <w:numId w:val="24"/>
              </w:numPr>
              <w:spacing w:line="276" w:lineRule="auto"/>
              <w:rPr>
                <w:lang w:val="en-GB"/>
              </w:rPr>
            </w:pPr>
            <w:r w:rsidRPr="000C17BA">
              <w:rPr>
                <w:lang w:val="en-GB"/>
              </w:rPr>
              <w:t xml:space="preserve">(where required) Summary of opinions and recommendations of an Expert Stakeholder(s) </w:t>
            </w:r>
          </w:p>
        </w:tc>
        <w:tc>
          <w:tcPr>
            <w:tcW w:w="1224" w:type="pct"/>
            <w:shd w:val="clear" w:color="auto" w:fill="E2F8FA"/>
          </w:tcPr>
          <w:p w14:paraId="6324FAAA" w14:textId="691464D5" w:rsidR="008144AA" w:rsidRPr="000C17BA" w:rsidRDefault="00A83678" w:rsidP="00AB4B86">
            <w:pPr>
              <w:spacing w:line="276" w:lineRule="auto"/>
              <w:rPr>
                <w:lang w:val="en-GB"/>
              </w:rPr>
            </w:pPr>
            <w:r w:rsidRPr="000C17BA">
              <w:rPr>
                <w:lang w:val="en-GB"/>
              </w:rPr>
              <w:lastRenderedPageBreak/>
              <w:t>No</w:t>
            </w:r>
          </w:p>
          <w:p w14:paraId="5671886C" w14:textId="77777777" w:rsidR="00AB4B86" w:rsidRPr="000C17BA" w:rsidRDefault="00AB4B86" w:rsidP="00AB4B86">
            <w:pPr>
              <w:spacing w:line="276" w:lineRule="auto"/>
              <w:rPr>
                <w:lang w:val="en-GB"/>
              </w:rPr>
            </w:pPr>
          </w:p>
          <w:p w14:paraId="6BEDFE0A" w14:textId="77777777" w:rsidR="00AB4B86" w:rsidRPr="000C17BA" w:rsidRDefault="00AB4B86" w:rsidP="00AB4B86">
            <w:pPr>
              <w:spacing w:line="276" w:lineRule="auto"/>
              <w:rPr>
                <w:lang w:val="en-GB"/>
              </w:rPr>
            </w:pPr>
          </w:p>
          <w:p w14:paraId="06FE9EE9" w14:textId="77777777" w:rsidR="00AB4B86" w:rsidRPr="000C17BA" w:rsidRDefault="00AB4B86" w:rsidP="00AB4B86">
            <w:pPr>
              <w:spacing w:line="276" w:lineRule="auto"/>
              <w:rPr>
                <w:lang w:val="en-GB"/>
              </w:rPr>
            </w:pPr>
          </w:p>
          <w:p w14:paraId="69B4F029" w14:textId="77777777" w:rsidR="00AB4B86" w:rsidRPr="000C17BA" w:rsidRDefault="00AB4B86" w:rsidP="00AB4B86">
            <w:pPr>
              <w:spacing w:line="276" w:lineRule="auto"/>
              <w:rPr>
                <w:lang w:val="en-GB"/>
              </w:rPr>
            </w:pPr>
          </w:p>
          <w:p w14:paraId="519152EF" w14:textId="712313A1" w:rsidR="00AB4B86" w:rsidRPr="000C17BA" w:rsidRDefault="00AB4B86" w:rsidP="00AB4B86">
            <w:pPr>
              <w:spacing w:line="276" w:lineRule="auto"/>
              <w:rPr>
                <w:lang w:val="en-GB"/>
              </w:rPr>
            </w:pPr>
          </w:p>
        </w:tc>
        <w:tc>
          <w:tcPr>
            <w:tcW w:w="1251" w:type="pct"/>
          </w:tcPr>
          <w:p w14:paraId="5BCE0565" w14:textId="77777777" w:rsidR="008144AA" w:rsidRPr="000C17BA" w:rsidRDefault="00A83678" w:rsidP="00A83678">
            <w:pPr>
              <w:spacing w:line="276" w:lineRule="auto"/>
              <w:jc w:val="both"/>
              <w:rPr>
                <w:lang w:val="en-GB"/>
              </w:rPr>
            </w:pPr>
            <w:r w:rsidRPr="000C17BA">
              <w:rPr>
                <w:lang w:val="en-GB"/>
              </w:rPr>
              <w:t>The project happens in individual households. It does not involve any women workforce which may lead to sexual harassment</w:t>
            </w:r>
          </w:p>
          <w:p w14:paraId="2F59EE1E" w14:textId="77777777" w:rsidR="00A83678" w:rsidRPr="000C17BA" w:rsidRDefault="00A83678" w:rsidP="00A83678">
            <w:pPr>
              <w:spacing w:line="276" w:lineRule="auto"/>
              <w:jc w:val="both"/>
              <w:rPr>
                <w:lang w:val="en-GB"/>
              </w:rPr>
            </w:pPr>
          </w:p>
          <w:p w14:paraId="4F2783F3" w14:textId="4E29C924" w:rsidR="00A83678" w:rsidRPr="000C17BA" w:rsidRDefault="00A219EB" w:rsidP="0055588C">
            <w:pPr>
              <w:spacing w:line="276" w:lineRule="auto"/>
              <w:jc w:val="both"/>
              <w:rPr>
                <w:lang w:val="en-GB"/>
              </w:rPr>
            </w:pPr>
            <w:r w:rsidRPr="000C17BA">
              <w:rPr>
                <w:lang w:val="en-GB"/>
              </w:rPr>
              <w:t xml:space="preserve">The project does not has any scope to apply gender strategy </w:t>
            </w:r>
            <w:r w:rsidRPr="000C17BA">
              <w:rPr>
                <w:lang w:val="en-GB"/>
              </w:rPr>
              <w:lastRenderedPageBreak/>
              <w:t xml:space="preserve">as such. Although the project positively contributes towards the national mission for empowerment of women through improvement of health and attaining vision for empowerment of </w:t>
            </w:r>
            <w:r w:rsidR="0046225B" w:rsidRPr="000C17BA">
              <w:rPr>
                <w:lang w:val="en-GB"/>
              </w:rPr>
              <w:t>women</w:t>
            </w:r>
            <w:r w:rsidRPr="000C17BA">
              <w:rPr>
                <w:lang w:val="en-GB"/>
              </w:rPr>
              <w:t xml:space="preserve"> under national policy for women 2016.</w:t>
            </w:r>
          </w:p>
        </w:tc>
        <w:tc>
          <w:tcPr>
            <w:tcW w:w="1249" w:type="pct"/>
          </w:tcPr>
          <w:p w14:paraId="39FDD50C" w14:textId="38042046" w:rsidR="008144AA" w:rsidRPr="000C17BA" w:rsidRDefault="00A219EB" w:rsidP="00AB4B86">
            <w:pPr>
              <w:spacing w:line="276" w:lineRule="auto"/>
              <w:rPr>
                <w:lang w:val="en-GB"/>
              </w:rPr>
            </w:pPr>
            <w:r w:rsidRPr="000C17BA">
              <w:rPr>
                <w:lang w:val="en-GB"/>
              </w:rPr>
              <w:lastRenderedPageBreak/>
              <w:t>Not applicable.</w:t>
            </w:r>
          </w:p>
        </w:tc>
      </w:tr>
      <w:tr w:rsidR="008144AA" w:rsidRPr="000C17BA" w14:paraId="41E692C3" w14:textId="77777777" w:rsidTr="00AB4B86">
        <w:tc>
          <w:tcPr>
            <w:tcW w:w="5000" w:type="pct"/>
            <w:gridSpan w:val="4"/>
            <w:shd w:val="clear" w:color="auto" w:fill="E2F8FA"/>
          </w:tcPr>
          <w:p w14:paraId="76053C48" w14:textId="77777777" w:rsidR="008144AA" w:rsidRPr="000C17BA" w:rsidRDefault="008144AA" w:rsidP="00AB4B86">
            <w:pPr>
              <w:spacing w:line="276" w:lineRule="auto"/>
              <w:rPr>
                <w:lang w:val="en-GB"/>
              </w:rPr>
            </w:pPr>
            <w:r w:rsidRPr="000C17BA">
              <w:rPr>
                <w:b/>
                <w:bCs/>
                <w:lang w:val="en-GB"/>
              </w:rPr>
              <w:t xml:space="preserve">Principle 3. Community Health, Safety and Working </w:t>
            </w:r>
            <w:r w:rsidRPr="000C17BA">
              <w:rPr>
                <w:b/>
                <w:bCs/>
                <w:shd w:val="clear" w:color="auto" w:fill="E2F8FA"/>
                <w:lang w:val="en-GB"/>
              </w:rPr>
              <w:t>Conditions</w:t>
            </w:r>
          </w:p>
        </w:tc>
      </w:tr>
      <w:tr w:rsidR="008144AA" w:rsidRPr="000C17BA" w14:paraId="383D040A" w14:textId="77777777" w:rsidTr="00AB4B86">
        <w:tc>
          <w:tcPr>
            <w:tcW w:w="1276" w:type="pct"/>
          </w:tcPr>
          <w:p w14:paraId="45991F60" w14:textId="77777777" w:rsidR="008144AA" w:rsidRPr="000C17BA" w:rsidRDefault="008144AA" w:rsidP="00067EEE">
            <w:pPr>
              <w:numPr>
                <w:ilvl w:val="0"/>
                <w:numId w:val="26"/>
              </w:numPr>
              <w:spacing w:line="276" w:lineRule="auto"/>
              <w:rPr>
                <w:lang w:val="en-GB"/>
              </w:rPr>
            </w:pPr>
            <w:r w:rsidRPr="000C17BA">
              <w:rPr>
                <w:lang w:val="en-GB"/>
              </w:rPr>
              <w:t>The Project shall avoid community exposure to increased health risks and shall not adversely affect the health of the workers and the community</w:t>
            </w:r>
          </w:p>
        </w:tc>
        <w:tc>
          <w:tcPr>
            <w:tcW w:w="1224" w:type="pct"/>
            <w:shd w:val="clear" w:color="auto" w:fill="E2F8FA"/>
          </w:tcPr>
          <w:p w14:paraId="1E558C3B" w14:textId="1E2301C6" w:rsidR="00AB4B86" w:rsidRPr="000C17BA" w:rsidRDefault="00A219EB" w:rsidP="00AB4B86">
            <w:pPr>
              <w:spacing w:line="276" w:lineRule="auto"/>
              <w:rPr>
                <w:lang w:val="en-GB"/>
              </w:rPr>
            </w:pPr>
            <w:r w:rsidRPr="000C17BA">
              <w:rPr>
                <w:lang w:val="en-GB"/>
              </w:rPr>
              <w:t>No</w:t>
            </w:r>
          </w:p>
        </w:tc>
        <w:tc>
          <w:tcPr>
            <w:tcW w:w="1251" w:type="pct"/>
          </w:tcPr>
          <w:p w14:paraId="52F16B8E" w14:textId="79544EBF" w:rsidR="008144AA" w:rsidRPr="000C17BA" w:rsidRDefault="00A219EB" w:rsidP="0055588C">
            <w:pPr>
              <w:spacing w:line="276" w:lineRule="auto"/>
              <w:jc w:val="both"/>
              <w:rPr>
                <w:lang w:val="en-GB"/>
              </w:rPr>
            </w:pPr>
            <w:r w:rsidRPr="000C17BA">
              <w:rPr>
                <w:lang w:val="en-GB"/>
              </w:rPr>
              <w:t>The project leads to safe working condition and improvement in health as it will replace firewood as fuel with biogas which is clean and safe</w:t>
            </w:r>
          </w:p>
        </w:tc>
        <w:tc>
          <w:tcPr>
            <w:tcW w:w="1249" w:type="pct"/>
          </w:tcPr>
          <w:p w14:paraId="12B8024D" w14:textId="622FE549" w:rsidR="008144AA" w:rsidRPr="000C17BA" w:rsidRDefault="00A219EB" w:rsidP="00AB4B86">
            <w:pPr>
              <w:spacing w:line="276" w:lineRule="auto"/>
              <w:rPr>
                <w:lang w:val="en-GB"/>
              </w:rPr>
            </w:pPr>
            <w:r w:rsidRPr="000C17BA">
              <w:rPr>
                <w:lang w:val="en-GB"/>
              </w:rPr>
              <w:t>Not Applicable</w:t>
            </w:r>
          </w:p>
        </w:tc>
      </w:tr>
      <w:tr w:rsidR="008144AA" w:rsidRPr="000C17BA" w14:paraId="3C653ACC" w14:textId="77777777" w:rsidTr="00AB4B86">
        <w:tc>
          <w:tcPr>
            <w:tcW w:w="5000" w:type="pct"/>
            <w:gridSpan w:val="4"/>
            <w:shd w:val="clear" w:color="auto" w:fill="E2F8FA"/>
          </w:tcPr>
          <w:p w14:paraId="17D0B2BA" w14:textId="77777777" w:rsidR="008144AA" w:rsidRPr="000C17BA" w:rsidRDefault="008144AA" w:rsidP="00AB4B86">
            <w:pPr>
              <w:spacing w:line="276" w:lineRule="auto"/>
              <w:rPr>
                <w:b/>
                <w:bCs/>
                <w:lang w:val="en-GB"/>
              </w:rPr>
            </w:pPr>
            <w:r w:rsidRPr="000C17BA">
              <w:rPr>
                <w:b/>
                <w:bCs/>
                <w:lang w:val="en-GB"/>
              </w:rPr>
              <w:t>Principle 4.1  Sites of Cultural and Historical Heritage</w:t>
            </w:r>
          </w:p>
        </w:tc>
      </w:tr>
      <w:tr w:rsidR="008144AA" w:rsidRPr="000C17BA" w14:paraId="2E1671EC" w14:textId="77777777" w:rsidTr="00AB4B86">
        <w:trPr>
          <w:trHeight w:val="120"/>
        </w:trPr>
        <w:tc>
          <w:tcPr>
            <w:tcW w:w="1276" w:type="pct"/>
          </w:tcPr>
          <w:p w14:paraId="128D8AEA" w14:textId="77777777" w:rsidR="008144AA" w:rsidRPr="000C17BA" w:rsidRDefault="008144AA" w:rsidP="00AB4B86">
            <w:pPr>
              <w:spacing w:line="276" w:lineRule="auto"/>
              <w:rPr>
                <w:b/>
                <w:bCs/>
                <w:lang w:val="en-GB"/>
              </w:rPr>
            </w:pPr>
            <w:r w:rsidRPr="000C17BA">
              <w:rPr>
                <w:lang w:val="en-GB"/>
              </w:rPr>
              <w:t xml:space="preserve">Does the Project Area include sites, structures, or objects with historical, cultural, artistic, traditional or religious </w:t>
            </w:r>
            <w:r w:rsidRPr="000C17BA">
              <w:rPr>
                <w:lang w:val="en-GB"/>
              </w:rPr>
              <w:lastRenderedPageBreak/>
              <w:t xml:space="preserve">values or intangible forms of culture?  </w:t>
            </w:r>
          </w:p>
        </w:tc>
        <w:tc>
          <w:tcPr>
            <w:tcW w:w="1224" w:type="pct"/>
            <w:vMerge w:val="restart"/>
          </w:tcPr>
          <w:p w14:paraId="5B16EE93" w14:textId="099D003E" w:rsidR="008144AA" w:rsidRPr="000C17BA" w:rsidRDefault="00A219EB" w:rsidP="00AB4B86">
            <w:pPr>
              <w:spacing w:line="276" w:lineRule="auto"/>
              <w:rPr>
                <w:lang w:val="en-GB"/>
              </w:rPr>
            </w:pPr>
            <w:r w:rsidRPr="000C17BA">
              <w:rPr>
                <w:lang w:val="en-GB"/>
              </w:rPr>
              <w:lastRenderedPageBreak/>
              <w:t>No</w:t>
            </w:r>
          </w:p>
        </w:tc>
        <w:tc>
          <w:tcPr>
            <w:tcW w:w="1251" w:type="pct"/>
            <w:vMerge w:val="restart"/>
          </w:tcPr>
          <w:p w14:paraId="19CB66C1" w14:textId="6FCC1853" w:rsidR="008144AA" w:rsidRPr="000C17BA" w:rsidRDefault="00A219EB" w:rsidP="0055588C">
            <w:pPr>
              <w:spacing w:line="276" w:lineRule="auto"/>
              <w:jc w:val="both"/>
              <w:rPr>
                <w:lang w:val="en-GB"/>
              </w:rPr>
            </w:pPr>
            <w:r w:rsidRPr="000C17BA">
              <w:rPr>
                <w:lang w:val="en-GB"/>
              </w:rPr>
              <w:t xml:space="preserve">The project area covers households which does not have any structures, or objects with historical, cultural, </w:t>
            </w:r>
            <w:r w:rsidRPr="000C17BA">
              <w:rPr>
                <w:lang w:val="en-GB"/>
              </w:rPr>
              <w:lastRenderedPageBreak/>
              <w:t>artistic, traditional or religious values or intangible forms of culture. Hence, not applicable</w:t>
            </w:r>
          </w:p>
        </w:tc>
        <w:tc>
          <w:tcPr>
            <w:tcW w:w="1249" w:type="pct"/>
            <w:vMerge w:val="restart"/>
          </w:tcPr>
          <w:p w14:paraId="2B31BC6D" w14:textId="7D02454C" w:rsidR="008144AA" w:rsidRPr="000C17BA" w:rsidRDefault="00A219EB" w:rsidP="00AB4B86">
            <w:pPr>
              <w:spacing w:line="276" w:lineRule="auto"/>
              <w:rPr>
                <w:lang w:val="en-GB"/>
              </w:rPr>
            </w:pPr>
            <w:r w:rsidRPr="000C17BA">
              <w:rPr>
                <w:lang w:val="en-GB"/>
              </w:rPr>
              <w:lastRenderedPageBreak/>
              <w:t>Not applicable</w:t>
            </w:r>
          </w:p>
        </w:tc>
      </w:tr>
      <w:tr w:rsidR="008144AA" w:rsidRPr="000C17BA" w14:paraId="76374A92" w14:textId="77777777" w:rsidTr="00AB4B86">
        <w:trPr>
          <w:trHeight w:val="120"/>
        </w:trPr>
        <w:tc>
          <w:tcPr>
            <w:tcW w:w="1276" w:type="pct"/>
          </w:tcPr>
          <w:p w14:paraId="2E1D39C9" w14:textId="77777777" w:rsidR="008144AA" w:rsidRPr="000C17BA" w:rsidRDefault="008144AA" w:rsidP="00AB4B86">
            <w:pPr>
              <w:spacing w:line="276" w:lineRule="auto"/>
              <w:rPr>
                <w:b/>
                <w:bCs/>
                <w:lang w:val="en-GB"/>
              </w:rPr>
            </w:pPr>
            <w:r w:rsidRPr="000C17BA">
              <w:rPr>
                <w:lang w:val="en-GB"/>
              </w:rPr>
              <w:br w:type="page"/>
              <w:t>&gt;&gt;</w:t>
            </w:r>
          </w:p>
        </w:tc>
        <w:tc>
          <w:tcPr>
            <w:tcW w:w="1224" w:type="pct"/>
            <w:vMerge/>
          </w:tcPr>
          <w:p w14:paraId="323E9FB3" w14:textId="77777777" w:rsidR="008144AA" w:rsidRPr="000C17BA" w:rsidRDefault="008144AA" w:rsidP="00067EEE">
            <w:pPr>
              <w:numPr>
                <w:ilvl w:val="0"/>
                <w:numId w:val="21"/>
              </w:numPr>
              <w:spacing w:line="276" w:lineRule="auto"/>
              <w:rPr>
                <w:b/>
                <w:bCs/>
                <w:lang w:val="en-GB"/>
              </w:rPr>
            </w:pPr>
          </w:p>
        </w:tc>
        <w:tc>
          <w:tcPr>
            <w:tcW w:w="1251" w:type="pct"/>
            <w:vMerge/>
          </w:tcPr>
          <w:p w14:paraId="27815B0A" w14:textId="77777777" w:rsidR="008144AA" w:rsidRPr="000C17BA" w:rsidRDefault="008144AA" w:rsidP="00067EEE">
            <w:pPr>
              <w:numPr>
                <w:ilvl w:val="0"/>
                <w:numId w:val="21"/>
              </w:numPr>
              <w:spacing w:line="276" w:lineRule="auto"/>
              <w:rPr>
                <w:b/>
                <w:bCs/>
                <w:lang w:val="en-GB"/>
              </w:rPr>
            </w:pPr>
          </w:p>
        </w:tc>
        <w:tc>
          <w:tcPr>
            <w:tcW w:w="1249" w:type="pct"/>
            <w:vMerge/>
          </w:tcPr>
          <w:p w14:paraId="288E4D46" w14:textId="77777777" w:rsidR="008144AA" w:rsidRPr="000C17BA" w:rsidRDefault="008144AA" w:rsidP="00067EEE">
            <w:pPr>
              <w:numPr>
                <w:ilvl w:val="0"/>
                <w:numId w:val="21"/>
              </w:numPr>
              <w:spacing w:line="276" w:lineRule="auto"/>
              <w:rPr>
                <w:b/>
                <w:bCs/>
                <w:lang w:val="en-GB"/>
              </w:rPr>
            </w:pPr>
          </w:p>
        </w:tc>
      </w:tr>
      <w:tr w:rsidR="008144AA" w:rsidRPr="000C17BA" w14:paraId="7D191481" w14:textId="77777777" w:rsidTr="00AB4B86">
        <w:tc>
          <w:tcPr>
            <w:tcW w:w="5000" w:type="pct"/>
            <w:gridSpan w:val="4"/>
            <w:shd w:val="clear" w:color="auto" w:fill="E2F8FA"/>
          </w:tcPr>
          <w:p w14:paraId="4234C291" w14:textId="77777777" w:rsidR="008144AA" w:rsidRPr="000C17BA" w:rsidRDefault="008144AA" w:rsidP="00AB4B86">
            <w:pPr>
              <w:spacing w:line="276" w:lineRule="auto"/>
              <w:rPr>
                <w:b/>
                <w:bCs/>
                <w:lang w:val="en-GB"/>
              </w:rPr>
            </w:pPr>
            <w:r w:rsidRPr="000C17BA">
              <w:rPr>
                <w:b/>
                <w:bCs/>
                <w:lang w:val="en-GB"/>
              </w:rPr>
              <w:t>Principle 4.2 Forced Eviction and Displacement</w:t>
            </w:r>
          </w:p>
        </w:tc>
      </w:tr>
      <w:tr w:rsidR="008144AA" w:rsidRPr="000C17BA" w14:paraId="1C829DDF" w14:textId="77777777" w:rsidTr="00AB4B86">
        <w:trPr>
          <w:trHeight w:val="120"/>
        </w:trPr>
        <w:tc>
          <w:tcPr>
            <w:tcW w:w="1276" w:type="pct"/>
          </w:tcPr>
          <w:p w14:paraId="4634A547" w14:textId="77777777" w:rsidR="008144AA" w:rsidRPr="000C17BA" w:rsidRDefault="008144AA" w:rsidP="00AB4B86">
            <w:pPr>
              <w:spacing w:line="276" w:lineRule="auto"/>
              <w:rPr>
                <w:b/>
                <w:bCs/>
                <w:lang w:val="en-GB"/>
              </w:rPr>
            </w:pPr>
            <w:r w:rsidRPr="000C17BA">
              <w:rPr>
                <w:lang w:val="en-GB"/>
              </w:rPr>
              <w:t>Does the Project require or cause the physical or economic relocation of peoples (temporary or permanent, full or partial)?</w:t>
            </w:r>
          </w:p>
        </w:tc>
        <w:tc>
          <w:tcPr>
            <w:tcW w:w="1224" w:type="pct"/>
            <w:vMerge w:val="restart"/>
          </w:tcPr>
          <w:p w14:paraId="6CB57DEA" w14:textId="21D3BA03" w:rsidR="008144AA" w:rsidRPr="000C17BA" w:rsidRDefault="00A219EB" w:rsidP="00AB4B86">
            <w:pPr>
              <w:spacing w:line="276" w:lineRule="auto"/>
              <w:rPr>
                <w:lang w:val="en-GB"/>
              </w:rPr>
            </w:pPr>
            <w:r w:rsidRPr="000C17BA">
              <w:rPr>
                <w:lang w:val="en-GB"/>
              </w:rPr>
              <w:t>No</w:t>
            </w:r>
          </w:p>
        </w:tc>
        <w:tc>
          <w:tcPr>
            <w:tcW w:w="1251" w:type="pct"/>
            <w:vMerge w:val="restart"/>
          </w:tcPr>
          <w:p w14:paraId="09AC7425" w14:textId="5AA03402" w:rsidR="008144AA" w:rsidRPr="000C17BA" w:rsidRDefault="00A219EB" w:rsidP="0055588C">
            <w:pPr>
              <w:spacing w:line="276" w:lineRule="auto"/>
              <w:jc w:val="both"/>
              <w:rPr>
                <w:lang w:val="en-GB"/>
              </w:rPr>
            </w:pPr>
            <w:r w:rsidRPr="000C17BA">
              <w:rPr>
                <w:lang w:val="en-GB"/>
              </w:rPr>
              <w:t>The project activity takes place within individual households. Therefore, no relocation of people takes place</w:t>
            </w:r>
          </w:p>
        </w:tc>
        <w:tc>
          <w:tcPr>
            <w:tcW w:w="1249" w:type="pct"/>
            <w:vMerge w:val="restart"/>
          </w:tcPr>
          <w:p w14:paraId="37F065EA" w14:textId="3A3A6D8C" w:rsidR="008144AA" w:rsidRPr="000C17BA" w:rsidRDefault="00A219EB" w:rsidP="0055588C">
            <w:pPr>
              <w:spacing w:line="276" w:lineRule="auto"/>
              <w:jc w:val="both"/>
              <w:rPr>
                <w:b/>
                <w:bCs/>
                <w:lang w:val="en-GB"/>
              </w:rPr>
            </w:pPr>
            <w:r w:rsidRPr="000C17BA">
              <w:rPr>
                <w:lang w:val="en-GB"/>
              </w:rPr>
              <w:t>Not applicable</w:t>
            </w:r>
          </w:p>
        </w:tc>
      </w:tr>
      <w:tr w:rsidR="008144AA" w:rsidRPr="000C17BA" w14:paraId="5600A75F" w14:textId="77777777" w:rsidTr="00AB4B86">
        <w:trPr>
          <w:trHeight w:val="120"/>
        </w:trPr>
        <w:tc>
          <w:tcPr>
            <w:tcW w:w="1276" w:type="pct"/>
          </w:tcPr>
          <w:p w14:paraId="59EF4203" w14:textId="77777777" w:rsidR="008144AA" w:rsidRPr="000C17BA" w:rsidRDefault="008144AA" w:rsidP="00AB4B86">
            <w:pPr>
              <w:spacing w:line="276" w:lineRule="auto"/>
              <w:rPr>
                <w:b/>
                <w:bCs/>
                <w:lang w:val="en-GB"/>
              </w:rPr>
            </w:pPr>
            <w:r w:rsidRPr="000C17BA">
              <w:rPr>
                <w:lang w:val="en-GB"/>
              </w:rPr>
              <w:t>&gt;&gt;</w:t>
            </w:r>
          </w:p>
        </w:tc>
        <w:tc>
          <w:tcPr>
            <w:tcW w:w="1224" w:type="pct"/>
            <w:vMerge/>
          </w:tcPr>
          <w:p w14:paraId="4AC44A4D" w14:textId="77777777" w:rsidR="008144AA" w:rsidRPr="000C17BA" w:rsidRDefault="008144AA" w:rsidP="00067EEE">
            <w:pPr>
              <w:numPr>
                <w:ilvl w:val="0"/>
                <w:numId w:val="21"/>
              </w:numPr>
              <w:spacing w:line="276" w:lineRule="auto"/>
              <w:rPr>
                <w:b/>
                <w:bCs/>
                <w:lang w:val="en-GB"/>
              </w:rPr>
            </w:pPr>
          </w:p>
        </w:tc>
        <w:tc>
          <w:tcPr>
            <w:tcW w:w="1251" w:type="pct"/>
            <w:vMerge/>
          </w:tcPr>
          <w:p w14:paraId="67634450" w14:textId="77777777" w:rsidR="008144AA" w:rsidRPr="000C17BA" w:rsidRDefault="008144AA" w:rsidP="00067EEE">
            <w:pPr>
              <w:numPr>
                <w:ilvl w:val="0"/>
                <w:numId w:val="21"/>
              </w:numPr>
              <w:spacing w:line="276" w:lineRule="auto"/>
              <w:rPr>
                <w:b/>
                <w:bCs/>
                <w:lang w:val="en-GB"/>
              </w:rPr>
            </w:pPr>
          </w:p>
        </w:tc>
        <w:tc>
          <w:tcPr>
            <w:tcW w:w="1249" w:type="pct"/>
            <w:vMerge/>
          </w:tcPr>
          <w:p w14:paraId="664090D2" w14:textId="77777777" w:rsidR="008144AA" w:rsidRPr="000C17BA" w:rsidRDefault="008144AA" w:rsidP="00AB4B86">
            <w:pPr>
              <w:spacing w:line="276" w:lineRule="auto"/>
              <w:rPr>
                <w:b/>
                <w:bCs/>
                <w:lang w:val="en-GB"/>
              </w:rPr>
            </w:pPr>
          </w:p>
        </w:tc>
      </w:tr>
      <w:tr w:rsidR="00410F54" w:rsidRPr="000C17BA" w14:paraId="16E62A22" w14:textId="77777777" w:rsidTr="00AB4B86">
        <w:tc>
          <w:tcPr>
            <w:tcW w:w="5000" w:type="pct"/>
            <w:gridSpan w:val="4"/>
            <w:shd w:val="clear" w:color="auto" w:fill="E2F8FA"/>
          </w:tcPr>
          <w:p w14:paraId="7221D49B" w14:textId="6A4DF4B7" w:rsidR="00410F54" w:rsidRPr="000C17BA" w:rsidRDefault="00410F54" w:rsidP="00410F54">
            <w:pPr>
              <w:spacing w:line="276" w:lineRule="auto"/>
              <w:rPr>
                <w:b/>
                <w:bCs/>
                <w:lang w:val="en-GB"/>
              </w:rPr>
            </w:pPr>
            <w:r w:rsidRPr="000C17BA">
              <w:rPr>
                <w:b/>
                <w:bCs/>
                <w:lang w:val="en-GB"/>
              </w:rPr>
              <w:t>Principle 4.3  Land Tenure and Other Rights</w:t>
            </w:r>
          </w:p>
        </w:tc>
      </w:tr>
      <w:tr w:rsidR="00410F54" w:rsidRPr="000C17BA" w14:paraId="006FC91A" w14:textId="77777777" w:rsidTr="00AB4B86">
        <w:trPr>
          <w:trHeight w:val="120"/>
        </w:trPr>
        <w:tc>
          <w:tcPr>
            <w:tcW w:w="1276" w:type="pct"/>
            <w:shd w:val="clear" w:color="auto" w:fill="auto"/>
          </w:tcPr>
          <w:p w14:paraId="31CEA004" w14:textId="77777777" w:rsidR="00E34A98" w:rsidRPr="000C17BA" w:rsidRDefault="00E34A98" w:rsidP="00067EEE">
            <w:pPr>
              <w:pStyle w:val="ListParagraph"/>
              <w:numPr>
                <w:ilvl w:val="7"/>
                <w:numId w:val="20"/>
              </w:numPr>
              <w:spacing w:after="0" w:line="240" w:lineRule="auto"/>
              <w:ind w:left="171" w:hanging="218"/>
              <w:jc w:val="both"/>
              <w:rPr>
                <w:rFonts w:cs="Arial"/>
                <w:szCs w:val="22"/>
                <w:lang w:eastAsia="de-DE"/>
              </w:rPr>
            </w:pPr>
            <w:r w:rsidRPr="000C17BA">
              <w:rPr>
                <w:rFonts w:cs="Arial"/>
                <w:szCs w:val="22"/>
                <w:lang w:eastAsia="de-DE"/>
              </w:rPr>
              <w:t>Does the Project require any change, or have any uncertainties related to land tenure arrangements and/or access rights, usage rights or land ownership?</w:t>
            </w:r>
          </w:p>
          <w:p w14:paraId="16EB1C84" w14:textId="08FD5DD6" w:rsidR="00410F54" w:rsidRPr="000C17BA" w:rsidRDefault="00E34A98" w:rsidP="00067EEE">
            <w:pPr>
              <w:pStyle w:val="ListParagraph"/>
              <w:numPr>
                <w:ilvl w:val="7"/>
                <w:numId w:val="20"/>
              </w:numPr>
              <w:spacing w:after="0" w:line="240" w:lineRule="auto"/>
              <w:ind w:left="171" w:hanging="218"/>
              <w:jc w:val="both"/>
              <w:rPr>
                <w:rFonts w:ascii="Avenir Book" w:hAnsi="Avenir Book" w:cs="Arial"/>
                <w:sz w:val="18"/>
                <w:szCs w:val="18"/>
                <w:lang w:eastAsia="de-DE"/>
              </w:rPr>
            </w:pPr>
            <w:r w:rsidRPr="000C17BA">
              <w:rPr>
                <w:rFonts w:cs="Arial"/>
                <w:szCs w:val="22"/>
                <w:lang w:eastAsia="de-DE"/>
              </w:rPr>
              <w:t>For Projects involving land use tenure, are there any uncertainties with regards to land tenure, access rights, usage rights or land</w:t>
            </w:r>
            <w:r w:rsidRPr="000C17BA">
              <w:rPr>
                <w:rFonts w:eastAsia="Times New Roman" w:cs="Arial"/>
                <w:color w:val="auto"/>
                <w:szCs w:val="22"/>
                <w:lang w:eastAsia="de-DE"/>
              </w:rPr>
              <w:t xml:space="preserve"> </w:t>
            </w:r>
            <w:r w:rsidRPr="000C17BA">
              <w:rPr>
                <w:rFonts w:cs="Arial"/>
                <w:szCs w:val="22"/>
                <w:lang w:eastAsia="de-DE"/>
              </w:rPr>
              <w:t>ownership?</w:t>
            </w:r>
          </w:p>
        </w:tc>
        <w:tc>
          <w:tcPr>
            <w:tcW w:w="1224" w:type="pct"/>
            <w:vMerge w:val="restart"/>
            <w:shd w:val="clear" w:color="auto" w:fill="auto"/>
          </w:tcPr>
          <w:p w14:paraId="54B1B657" w14:textId="299FA654"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auto"/>
          </w:tcPr>
          <w:p w14:paraId="40ACFEE6" w14:textId="713D3A07" w:rsidR="00410F54" w:rsidRPr="000C17BA" w:rsidRDefault="00A219EB" w:rsidP="0055588C">
            <w:pPr>
              <w:spacing w:line="276" w:lineRule="auto"/>
              <w:jc w:val="both"/>
              <w:rPr>
                <w:lang w:val="en-GB"/>
              </w:rPr>
            </w:pPr>
            <w:r w:rsidRPr="000C17BA">
              <w:rPr>
                <w:lang w:val="en-GB"/>
              </w:rPr>
              <w:t>The project area covers households which does not have any structures, or objects with historical, cultural, artistic, traditional or religious values or intangible forms of culture. Hence, not applicable</w:t>
            </w:r>
          </w:p>
        </w:tc>
        <w:tc>
          <w:tcPr>
            <w:tcW w:w="1249" w:type="pct"/>
            <w:vMerge w:val="restart"/>
            <w:shd w:val="clear" w:color="auto" w:fill="auto"/>
          </w:tcPr>
          <w:p w14:paraId="47BB887C" w14:textId="6D7FCABC" w:rsidR="00410F54" w:rsidRPr="000C17BA" w:rsidRDefault="00A219EB" w:rsidP="00410F54">
            <w:pPr>
              <w:spacing w:line="276" w:lineRule="auto"/>
              <w:rPr>
                <w:lang w:val="en-GB"/>
              </w:rPr>
            </w:pPr>
            <w:r w:rsidRPr="000C17BA">
              <w:rPr>
                <w:lang w:val="en-GB"/>
              </w:rPr>
              <w:t>Not applicable</w:t>
            </w:r>
          </w:p>
        </w:tc>
      </w:tr>
      <w:tr w:rsidR="00410F54" w:rsidRPr="000C17BA" w14:paraId="7693CBA4" w14:textId="77777777" w:rsidTr="00AB4B86">
        <w:trPr>
          <w:trHeight w:val="120"/>
        </w:trPr>
        <w:tc>
          <w:tcPr>
            <w:tcW w:w="1276" w:type="pct"/>
            <w:shd w:val="clear" w:color="auto" w:fill="auto"/>
          </w:tcPr>
          <w:p w14:paraId="5B82ABEE" w14:textId="77777777" w:rsidR="00410F54" w:rsidRPr="000C17BA" w:rsidRDefault="00410F54" w:rsidP="00410F54">
            <w:pPr>
              <w:spacing w:line="276" w:lineRule="auto"/>
              <w:rPr>
                <w:b/>
                <w:bCs/>
                <w:lang w:val="en-GB"/>
              </w:rPr>
            </w:pPr>
            <w:r w:rsidRPr="000C17BA">
              <w:rPr>
                <w:lang w:val="en-GB"/>
              </w:rPr>
              <w:t>&gt;&gt;</w:t>
            </w:r>
          </w:p>
        </w:tc>
        <w:tc>
          <w:tcPr>
            <w:tcW w:w="1224" w:type="pct"/>
            <w:vMerge/>
            <w:shd w:val="clear" w:color="auto" w:fill="BFBFBF"/>
          </w:tcPr>
          <w:p w14:paraId="3F0AC039" w14:textId="77777777" w:rsidR="00410F54" w:rsidRPr="000C17BA" w:rsidRDefault="00410F54" w:rsidP="00067EEE">
            <w:pPr>
              <w:numPr>
                <w:ilvl w:val="0"/>
                <w:numId w:val="21"/>
              </w:numPr>
              <w:spacing w:line="276" w:lineRule="auto"/>
              <w:rPr>
                <w:b/>
                <w:bCs/>
                <w:lang w:val="en-GB"/>
              </w:rPr>
            </w:pPr>
          </w:p>
        </w:tc>
        <w:tc>
          <w:tcPr>
            <w:tcW w:w="1251" w:type="pct"/>
            <w:vMerge/>
            <w:shd w:val="clear" w:color="auto" w:fill="BFBFBF"/>
          </w:tcPr>
          <w:p w14:paraId="1A7D2C31" w14:textId="77777777" w:rsidR="00410F54" w:rsidRPr="000C17BA" w:rsidRDefault="00410F54" w:rsidP="00067EEE">
            <w:pPr>
              <w:numPr>
                <w:ilvl w:val="0"/>
                <w:numId w:val="21"/>
              </w:numPr>
              <w:spacing w:line="276" w:lineRule="auto"/>
              <w:rPr>
                <w:b/>
                <w:bCs/>
                <w:lang w:val="en-GB"/>
              </w:rPr>
            </w:pPr>
          </w:p>
        </w:tc>
        <w:tc>
          <w:tcPr>
            <w:tcW w:w="1249" w:type="pct"/>
            <w:vMerge/>
            <w:shd w:val="clear" w:color="auto" w:fill="BFBFBF"/>
          </w:tcPr>
          <w:p w14:paraId="4F151357" w14:textId="77777777" w:rsidR="00410F54" w:rsidRPr="000C17BA" w:rsidRDefault="00410F54" w:rsidP="00067EEE">
            <w:pPr>
              <w:numPr>
                <w:ilvl w:val="0"/>
                <w:numId w:val="21"/>
              </w:numPr>
              <w:spacing w:line="276" w:lineRule="auto"/>
              <w:rPr>
                <w:b/>
                <w:bCs/>
                <w:lang w:val="en-GB"/>
              </w:rPr>
            </w:pPr>
          </w:p>
        </w:tc>
      </w:tr>
      <w:tr w:rsidR="00410F54" w:rsidRPr="000C17BA" w14:paraId="35C948C8" w14:textId="77777777" w:rsidTr="00AB4B86">
        <w:tc>
          <w:tcPr>
            <w:tcW w:w="5000" w:type="pct"/>
            <w:gridSpan w:val="4"/>
            <w:shd w:val="clear" w:color="auto" w:fill="E2F8FA"/>
          </w:tcPr>
          <w:p w14:paraId="1EF84705" w14:textId="7B059376" w:rsidR="00410F54" w:rsidRPr="000C17BA" w:rsidRDefault="005948B0" w:rsidP="00410F54">
            <w:pPr>
              <w:spacing w:line="276" w:lineRule="auto"/>
              <w:rPr>
                <w:b/>
                <w:bCs/>
                <w:lang w:val="en-GB"/>
              </w:rPr>
            </w:pPr>
            <w:r w:rsidRPr="000C17BA">
              <w:rPr>
                <w:b/>
                <w:bCs/>
                <w:lang w:val="en-GB"/>
              </w:rPr>
              <w:t>Principle 4.4 - Indigenous people</w:t>
            </w:r>
          </w:p>
        </w:tc>
      </w:tr>
      <w:tr w:rsidR="00410F54" w:rsidRPr="000C17BA" w14:paraId="5F672331" w14:textId="77777777" w:rsidTr="00AB4B86">
        <w:trPr>
          <w:trHeight w:val="120"/>
        </w:trPr>
        <w:tc>
          <w:tcPr>
            <w:tcW w:w="1276" w:type="pct"/>
            <w:shd w:val="clear" w:color="auto" w:fill="auto"/>
          </w:tcPr>
          <w:p w14:paraId="634ABD74" w14:textId="1FF702F7" w:rsidR="00410F54" w:rsidRPr="000C17BA" w:rsidRDefault="002C482C" w:rsidP="00410F54">
            <w:pPr>
              <w:spacing w:line="276" w:lineRule="auto"/>
              <w:rPr>
                <w:lang w:val="en-GB"/>
              </w:rPr>
            </w:pPr>
            <w:r w:rsidRPr="000C17BA">
              <w:rPr>
                <w:lang w:val="en-GB"/>
              </w:rPr>
              <w:lastRenderedPageBreak/>
              <w:t>Are indigenous peoples present in or within the area of influence of the Project and/or is the Project located on land/territory claimed by indigenous peoples?</w:t>
            </w:r>
          </w:p>
        </w:tc>
        <w:tc>
          <w:tcPr>
            <w:tcW w:w="1224" w:type="pct"/>
            <w:vMerge w:val="restart"/>
            <w:shd w:val="clear" w:color="auto" w:fill="auto"/>
          </w:tcPr>
          <w:p w14:paraId="4552E774" w14:textId="650F08DC"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auto"/>
          </w:tcPr>
          <w:p w14:paraId="18861E97" w14:textId="723C1820" w:rsidR="00410F54" w:rsidRPr="000C17BA" w:rsidRDefault="00A219EB" w:rsidP="0055588C">
            <w:pPr>
              <w:spacing w:line="276" w:lineRule="auto"/>
              <w:jc w:val="both"/>
              <w:rPr>
                <w:lang w:val="en-GB"/>
              </w:rPr>
            </w:pPr>
            <w:r w:rsidRPr="000C17BA">
              <w:rPr>
                <w:lang w:val="en-GB"/>
              </w:rPr>
              <w:t>No. The project involves household biogas digesters. Therefore, it does not involve any influence towards indigenous people</w:t>
            </w:r>
          </w:p>
        </w:tc>
        <w:tc>
          <w:tcPr>
            <w:tcW w:w="1249" w:type="pct"/>
            <w:vMerge w:val="restart"/>
            <w:shd w:val="clear" w:color="auto" w:fill="auto"/>
          </w:tcPr>
          <w:p w14:paraId="6C504B56" w14:textId="5235A387" w:rsidR="00410F54" w:rsidRPr="000C17BA" w:rsidRDefault="00A219EB" w:rsidP="00410F54">
            <w:pPr>
              <w:spacing w:line="276" w:lineRule="auto"/>
              <w:rPr>
                <w:lang w:val="en-GB"/>
              </w:rPr>
            </w:pPr>
            <w:r w:rsidRPr="000C17BA">
              <w:rPr>
                <w:lang w:val="en-GB"/>
              </w:rPr>
              <w:t>Not applicable</w:t>
            </w:r>
          </w:p>
        </w:tc>
      </w:tr>
      <w:tr w:rsidR="00410F54" w:rsidRPr="000C17BA" w14:paraId="233E04FB" w14:textId="77777777" w:rsidTr="00AB4B86">
        <w:trPr>
          <w:trHeight w:val="120"/>
        </w:trPr>
        <w:tc>
          <w:tcPr>
            <w:tcW w:w="1276" w:type="pct"/>
            <w:shd w:val="clear" w:color="auto" w:fill="auto"/>
          </w:tcPr>
          <w:p w14:paraId="12BDFFDF" w14:textId="77777777" w:rsidR="00410F54" w:rsidRPr="000C17BA" w:rsidRDefault="00410F54" w:rsidP="00410F54">
            <w:pPr>
              <w:spacing w:line="276" w:lineRule="auto"/>
              <w:rPr>
                <w:b/>
                <w:bCs/>
                <w:lang w:val="en-GB"/>
              </w:rPr>
            </w:pPr>
            <w:r w:rsidRPr="000C17BA">
              <w:rPr>
                <w:lang w:val="en-GB"/>
              </w:rPr>
              <w:t>&gt;&gt;</w:t>
            </w:r>
          </w:p>
        </w:tc>
        <w:tc>
          <w:tcPr>
            <w:tcW w:w="1224" w:type="pct"/>
            <w:vMerge/>
            <w:shd w:val="clear" w:color="auto" w:fill="auto"/>
          </w:tcPr>
          <w:p w14:paraId="1E0DC529" w14:textId="77777777" w:rsidR="00410F54" w:rsidRPr="000C17BA" w:rsidRDefault="00410F54" w:rsidP="00067EEE">
            <w:pPr>
              <w:numPr>
                <w:ilvl w:val="0"/>
                <w:numId w:val="21"/>
              </w:numPr>
              <w:spacing w:line="276" w:lineRule="auto"/>
              <w:rPr>
                <w:b/>
                <w:bCs/>
                <w:lang w:val="en-GB"/>
              </w:rPr>
            </w:pPr>
          </w:p>
        </w:tc>
        <w:tc>
          <w:tcPr>
            <w:tcW w:w="1251" w:type="pct"/>
            <w:vMerge/>
            <w:shd w:val="clear" w:color="auto" w:fill="auto"/>
          </w:tcPr>
          <w:p w14:paraId="115183C0" w14:textId="77777777" w:rsidR="00410F54" w:rsidRPr="000C17BA" w:rsidRDefault="00410F54" w:rsidP="00067EEE">
            <w:pPr>
              <w:numPr>
                <w:ilvl w:val="0"/>
                <w:numId w:val="21"/>
              </w:numPr>
              <w:spacing w:line="276" w:lineRule="auto"/>
              <w:rPr>
                <w:b/>
                <w:bCs/>
                <w:lang w:val="en-GB"/>
              </w:rPr>
            </w:pPr>
          </w:p>
        </w:tc>
        <w:tc>
          <w:tcPr>
            <w:tcW w:w="1249" w:type="pct"/>
            <w:vMerge/>
            <w:shd w:val="clear" w:color="auto" w:fill="auto"/>
          </w:tcPr>
          <w:p w14:paraId="7F3805A8" w14:textId="77777777" w:rsidR="00410F54" w:rsidRPr="000C17BA" w:rsidRDefault="00410F54" w:rsidP="00067EEE">
            <w:pPr>
              <w:numPr>
                <w:ilvl w:val="0"/>
                <w:numId w:val="21"/>
              </w:numPr>
              <w:spacing w:line="276" w:lineRule="auto"/>
              <w:rPr>
                <w:b/>
                <w:bCs/>
                <w:lang w:val="en-GB"/>
              </w:rPr>
            </w:pPr>
          </w:p>
        </w:tc>
      </w:tr>
      <w:tr w:rsidR="00410F54" w:rsidRPr="000C17BA" w14:paraId="65BB9003" w14:textId="77777777" w:rsidTr="00AB4B86">
        <w:tc>
          <w:tcPr>
            <w:tcW w:w="5000" w:type="pct"/>
            <w:gridSpan w:val="4"/>
            <w:shd w:val="clear" w:color="auto" w:fill="E2F8FA"/>
          </w:tcPr>
          <w:p w14:paraId="1D51C9E8" w14:textId="77777777" w:rsidR="00410F54" w:rsidRPr="000C17BA" w:rsidRDefault="00410F54" w:rsidP="00410F54">
            <w:pPr>
              <w:spacing w:line="276" w:lineRule="auto"/>
              <w:rPr>
                <w:lang w:val="en-GB"/>
              </w:rPr>
            </w:pPr>
            <w:r w:rsidRPr="000C17BA">
              <w:rPr>
                <w:b/>
                <w:bCs/>
                <w:lang w:val="en-GB"/>
              </w:rPr>
              <w:t>Principle 5. Corruption</w:t>
            </w:r>
          </w:p>
        </w:tc>
      </w:tr>
      <w:tr w:rsidR="00410F54" w:rsidRPr="000C17BA" w14:paraId="7812178F" w14:textId="77777777" w:rsidTr="00AB4B86">
        <w:tc>
          <w:tcPr>
            <w:tcW w:w="1276" w:type="pct"/>
          </w:tcPr>
          <w:p w14:paraId="6790AEE9" w14:textId="77777777" w:rsidR="00410F54" w:rsidRPr="000C17BA" w:rsidRDefault="00410F54" w:rsidP="00067EEE">
            <w:pPr>
              <w:numPr>
                <w:ilvl w:val="0"/>
                <w:numId w:val="27"/>
              </w:numPr>
              <w:spacing w:line="276" w:lineRule="auto"/>
              <w:rPr>
                <w:lang w:val="en-GB"/>
              </w:rPr>
            </w:pPr>
            <w:r w:rsidRPr="000C17BA">
              <w:rPr>
                <w:lang w:val="en-GB"/>
              </w:rPr>
              <w:t>The Project shall not involve, be complicit in or inadvertently contribute to or reinforce corruption or corrupt Projects</w:t>
            </w:r>
          </w:p>
        </w:tc>
        <w:tc>
          <w:tcPr>
            <w:tcW w:w="1224" w:type="pct"/>
            <w:shd w:val="clear" w:color="auto" w:fill="E2F8FA"/>
          </w:tcPr>
          <w:p w14:paraId="34930918" w14:textId="0695C95C" w:rsidR="00410F54" w:rsidRPr="000C17BA" w:rsidRDefault="00A219EB" w:rsidP="00410F54">
            <w:pPr>
              <w:spacing w:line="276" w:lineRule="auto"/>
              <w:rPr>
                <w:lang w:val="en-GB"/>
              </w:rPr>
            </w:pPr>
            <w:r w:rsidRPr="000C17BA">
              <w:rPr>
                <w:lang w:val="en-GB"/>
              </w:rPr>
              <w:t>No</w:t>
            </w:r>
          </w:p>
        </w:tc>
        <w:tc>
          <w:tcPr>
            <w:tcW w:w="1251" w:type="pct"/>
          </w:tcPr>
          <w:p w14:paraId="07D0BF81" w14:textId="5782C5A9" w:rsidR="00410F54" w:rsidRPr="000C17BA" w:rsidRDefault="00A219EB" w:rsidP="0055588C">
            <w:pPr>
              <w:spacing w:line="276" w:lineRule="auto"/>
              <w:jc w:val="both"/>
              <w:rPr>
                <w:lang w:val="en-GB"/>
              </w:rPr>
            </w:pPr>
            <w:r w:rsidRPr="000C17BA">
              <w:rPr>
                <w:lang w:val="en-GB"/>
              </w:rPr>
              <w:t xml:space="preserve">The project benefits households with clean fuel (biogas). </w:t>
            </w:r>
            <w:r w:rsidR="0046225B" w:rsidRPr="000C17BA">
              <w:rPr>
                <w:lang w:val="en-GB"/>
              </w:rPr>
              <w:t>There</w:t>
            </w:r>
            <w:r w:rsidRPr="000C17BA">
              <w:rPr>
                <w:lang w:val="en-GB"/>
              </w:rPr>
              <w:t xml:space="preserve"> is no corruption provision in the project activity.</w:t>
            </w:r>
          </w:p>
        </w:tc>
        <w:tc>
          <w:tcPr>
            <w:tcW w:w="1249" w:type="pct"/>
          </w:tcPr>
          <w:p w14:paraId="6E4F6CE9" w14:textId="4D316D08" w:rsidR="00410F54" w:rsidRPr="000C17BA" w:rsidRDefault="00A219EB" w:rsidP="00410F54">
            <w:pPr>
              <w:spacing w:line="276" w:lineRule="auto"/>
              <w:rPr>
                <w:lang w:val="en-GB"/>
              </w:rPr>
            </w:pPr>
            <w:r w:rsidRPr="000C17BA">
              <w:rPr>
                <w:lang w:val="en-GB"/>
              </w:rPr>
              <w:t>Not applicable</w:t>
            </w:r>
          </w:p>
        </w:tc>
      </w:tr>
      <w:tr w:rsidR="00410F54" w:rsidRPr="000C17BA" w14:paraId="5B90C080" w14:textId="77777777" w:rsidTr="00AB4B86">
        <w:tc>
          <w:tcPr>
            <w:tcW w:w="5000" w:type="pct"/>
            <w:gridSpan w:val="4"/>
            <w:shd w:val="clear" w:color="auto" w:fill="E2F8FA"/>
          </w:tcPr>
          <w:p w14:paraId="691EBEF6" w14:textId="77777777" w:rsidR="00410F54" w:rsidRPr="000C17BA" w:rsidRDefault="00410F54" w:rsidP="00410F54">
            <w:pPr>
              <w:spacing w:line="276" w:lineRule="auto"/>
              <w:rPr>
                <w:lang w:val="en-GB"/>
              </w:rPr>
            </w:pPr>
            <w:r w:rsidRPr="000C17BA">
              <w:rPr>
                <w:b/>
                <w:bCs/>
                <w:lang w:val="en-GB"/>
              </w:rPr>
              <w:t>Principle  6.1 Labour Rights</w:t>
            </w:r>
          </w:p>
        </w:tc>
      </w:tr>
      <w:tr w:rsidR="00410F54" w:rsidRPr="000C17BA" w14:paraId="1B013C4E" w14:textId="77777777" w:rsidTr="00AB4B86">
        <w:tc>
          <w:tcPr>
            <w:tcW w:w="1276" w:type="pct"/>
          </w:tcPr>
          <w:p w14:paraId="5B35E63C" w14:textId="77777777" w:rsidR="00410F54" w:rsidRPr="000C17BA" w:rsidRDefault="00410F54" w:rsidP="00067EEE">
            <w:pPr>
              <w:numPr>
                <w:ilvl w:val="1"/>
                <w:numId w:val="18"/>
              </w:numPr>
              <w:spacing w:line="276" w:lineRule="auto"/>
              <w:rPr>
                <w:lang w:val="en-GB"/>
              </w:rPr>
            </w:pPr>
            <w:r w:rsidRPr="000C17BA">
              <w:rPr>
                <w:lang w:val="en-GB"/>
              </w:rPr>
              <w:t>The Project Developer shall ensure that all employment is in compliance with national labour occupational health and safety laws and with the principles and standards embodied in the ILO fundamental conventions</w:t>
            </w:r>
          </w:p>
          <w:p w14:paraId="3DCE6FAD" w14:textId="77777777" w:rsidR="00410F54" w:rsidRPr="000C17BA" w:rsidRDefault="00410F54" w:rsidP="00067EEE">
            <w:pPr>
              <w:numPr>
                <w:ilvl w:val="1"/>
                <w:numId w:val="18"/>
              </w:numPr>
              <w:spacing w:line="276" w:lineRule="auto"/>
              <w:rPr>
                <w:lang w:val="en-GB"/>
              </w:rPr>
            </w:pPr>
            <w:r w:rsidRPr="000C17BA">
              <w:rPr>
                <w:lang w:val="en-GB"/>
              </w:rPr>
              <w:lastRenderedPageBreak/>
              <w:t xml:space="preserve">Workers shall be able to establish and join labour organisations </w:t>
            </w:r>
          </w:p>
          <w:p w14:paraId="339F1E8F" w14:textId="77777777" w:rsidR="00410F54" w:rsidRPr="000C17BA" w:rsidRDefault="00410F54" w:rsidP="00067EEE">
            <w:pPr>
              <w:numPr>
                <w:ilvl w:val="1"/>
                <w:numId w:val="18"/>
              </w:numPr>
              <w:spacing w:line="276" w:lineRule="auto"/>
              <w:rPr>
                <w:lang w:val="en-GB"/>
              </w:rPr>
            </w:pPr>
            <w:r w:rsidRPr="000C17BA">
              <w:rPr>
                <w:lang w:val="en-GB"/>
              </w:rPr>
              <w:t>Working agreements with all individual workers shall be documented and implemented and include:</w:t>
            </w:r>
          </w:p>
          <w:p w14:paraId="7A641E33" w14:textId="77777777" w:rsidR="00410F54" w:rsidRPr="000C17BA" w:rsidRDefault="00410F54" w:rsidP="00067EEE">
            <w:pPr>
              <w:numPr>
                <w:ilvl w:val="2"/>
                <w:numId w:val="28"/>
              </w:numPr>
              <w:spacing w:line="276" w:lineRule="auto"/>
              <w:ind w:left="869" w:hanging="426"/>
              <w:rPr>
                <w:lang w:val="en-GB"/>
              </w:rPr>
            </w:pPr>
            <w:r w:rsidRPr="000C17BA">
              <w:rPr>
                <w:lang w:val="en-GB"/>
              </w:rPr>
              <w:t xml:space="preserve">Working hours (must not exceed 48 hours per week on a regular basis), AND </w:t>
            </w:r>
          </w:p>
          <w:p w14:paraId="6DE78AF4" w14:textId="77777777" w:rsidR="00410F54" w:rsidRPr="000C17BA" w:rsidRDefault="00410F54" w:rsidP="00067EEE">
            <w:pPr>
              <w:numPr>
                <w:ilvl w:val="2"/>
                <w:numId w:val="28"/>
              </w:numPr>
              <w:spacing w:line="276" w:lineRule="auto"/>
              <w:ind w:left="869" w:hanging="426"/>
              <w:rPr>
                <w:lang w:val="en-GB"/>
              </w:rPr>
            </w:pPr>
            <w:r w:rsidRPr="000C17BA">
              <w:rPr>
                <w:lang w:val="en-GB"/>
              </w:rPr>
              <w:t xml:space="preserve">Duties and tasks, AND </w:t>
            </w:r>
          </w:p>
          <w:p w14:paraId="66CA995E" w14:textId="77777777" w:rsidR="00410F54" w:rsidRPr="000C17BA" w:rsidRDefault="00410F54" w:rsidP="00067EEE">
            <w:pPr>
              <w:numPr>
                <w:ilvl w:val="2"/>
                <w:numId w:val="28"/>
              </w:numPr>
              <w:spacing w:line="276" w:lineRule="auto"/>
              <w:ind w:left="869" w:hanging="426"/>
              <w:rPr>
                <w:lang w:val="en-GB"/>
              </w:rPr>
            </w:pPr>
            <w:r w:rsidRPr="000C17BA">
              <w:rPr>
                <w:lang w:val="en-GB"/>
              </w:rPr>
              <w:t xml:space="preserve">Remuneration (must include provision for payment of overtime), AND </w:t>
            </w:r>
          </w:p>
          <w:p w14:paraId="056A8631" w14:textId="77777777" w:rsidR="00410F54" w:rsidRPr="000C17BA" w:rsidRDefault="00410F54" w:rsidP="00067EEE">
            <w:pPr>
              <w:numPr>
                <w:ilvl w:val="2"/>
                <w:numId w:val="28"/>
              </w:numPr>
              <w:spacing w:line="276" w:lineRule="auto"/>
              <w:ind w:left="869" w:hanging="426"/>
              <w:rPr>
                <w:lang w:val="en-GB"/>
              </w:rPr>
            </w:pPr>
            <w:r w:rsidRPr="000C17BA">
              <w:rPr>
                <w:lang w:val="en-GB"/>
              </w:rPr>
              <w:t xml:space="preserve">Modalities on health insurance, AND </w:t>
            </w:r>
          </w:p>
          <w:p w14:paraId="62AAAD83" w14:textId="77777777" w:rsidR="00410F54" w:rsidRPr="000C17BA" w:rsidRDefault="00410F54" w:rsidP="00067EEE">
            <w:pPr>
              <w:numPr>
                <w:ilvl w:val="2"/>
                <w:numId w:val="28"/>
              </w:numPr>
              <w:spacing w:line="276" w:lineRule="auto"/>
              <w:ind w:left="869" w:hanging="426"/>
              <w:rPr>
                <w:lang w:val="en-GB"/>
              </w:rPr>
            </w:pPr>
            <w:r w:rsidRPr="000C17BA">
              <w:rPr>
                <w:lang w:val="en-GB"/>
              </w:rPr>
              <w:t xml:space="preserve">Modalities on termination of the contract with provision for voluntary resignation by employee, AND </w:t>
            </w:r>
          </w:p>
          <w:p w14:paraId="48CF5EC5" w14:textId="77777777" w:rsidR="00410F54" w:rsidRPr="000C17BA" w:rsidRDefault="00410F54" w:rsidP="00067EEE">
            <w:pPr>
              <w:numPr>
                <w:ilvl w:val="2"/>
                <w:numId w:val="28"/>
              </w:numPr>
              <w:spacing w:line="276" w:lineRule="auto"/>
              <w:ind w:left="869" w:hanging="426"/>
              <w:rPr>
                <w:lang w:val="en-GB"/>
              </w:rPr>
            </w:pPr>
            <w:r w:rsidRPr="000C17BA">
              <w:rPr>
                <w:lang w:val="en-GB"/>
              </w:rPr>
              <w:t xml:space="preserve">Provision for annual leave of not less than </w:t>
            </w:r>
            <w:r w:rsidRPr="000C17BA">
              <w:rPr>
                <w:lang w:val="en-GB"/>
              </w:rPr>
              <w:lastRenderedPageBreak/>
              <w:t xml:space="preserve">10 days per year, not including sick and casual leave. </w:t>
            </w:r>
          </w:p>
          <w:p w14:paraId="56737FC9" w14:textId="77777777" w:rsidR="00410F54" w:rsidRPr="000C17BA" w:rsidRDefault="00410F54" w:rsidP="00067EEE">
            <w:pPr>
              <w:numPr>
                <w:ilvl w:val="1"/>
                <w:numId w:val="18"/>
              </w:numPr>
              <w:spacing w:line="276" w:lineRule="auto"/>
              <w:rPr>
                <w:lang w:val="en-GB"/>
              </w:rPr>
            </w:pPr>
            <w:r w:rsidRPr="000C17BA">
              <w:rPr>
                <w:lang w:val="en-GB"/>
              </w:rPr>
              <w:t xml:space="preserve">No child labour is allowed (Exceptions for children working on their families’ property requires an </w:t>
            </w:r>
            <w:hyperlink r:id="rId36" w:history="1">
              <w:r w:rsidRPr="000C17BA">
                <w:rPr>
                  <w:rStyle w:val="Hyperlink"/>
                  <w:rFonts w:ascii="Verdana" w:hAnsi="Verdana"/>
                  <w:lang w:val="en-GB"/>
                </w:rPr>
                <w:t>Expert Stakeholder</w:t>
              </w:r>
            </w:hyperlink>
            <w:r w:rsidRPr="000C17BA">
              <w:rPr>
                <w:lang w:val="en-GB"/>
              </w:rPr>
              <w:t xml:space="preserve"> opinion)</w:t>
            </w:r>
          </w:p>
          <w:p w14:paraId="27FA2228" w14:textId="77777777" w:rsidR="00410F54" w:rsidRPr="000C17BA" w:rsidRDefault="00410F54" w:rsidP="00067EEE">
            <w:pPr>
              <w:numPr>
                <w:ilvl w:val="1"/>
                <w:numId w:val="18"/>
              </w:numPr>
              <w:spacing w:line="276" w:lineRule="auto"/>
              <w:rPr>
                <w:lang w:val="en-GB"/>
              </w:rPr>
            </w:pPr>
            <w:r w:rsidRPr="000C17BA">
              <w:rPr>
                <w:lang w:val="en-GB"/>
              </w:rPr>
              <w:t xml:space="preserve">The Project Developer shall ensure the use of appropriate equipment, training of workers, documentation and reporting of accidents and incidents, and emergency preparedness and response measures </w:t>
            </w:r>
          </w:p>
        </w:tc>
        <w:tc>
          <w:tcPr>
            <w:tcW w:w="1224" w:type="pct"/>
            <w:shd w:val="clear" w:color="auto" w:fill="E2F8FA"/>
          </w:tcPr>
          <w:p w14:paraId="41FD0DBB" w14:textId="5F15847C" w:rsidR="00410F54" w:rsidRPr="000C17BA" w:rsidRDefault="00A219EB" w:rsidP="00410F54">
            <w:pPr>
              <w:spacing w:line="276" w:lineRule="auto"/>
              <w:rPr>
                <w:lang w:val="en-GB"/>
              </w:rPr>
            </w:pPr>
            <w:r w:rsidRPr="000C17BA">
              <w:rPr>
                <w:lang w:val="en-GB"/>
              </w:rPr>
              <w:lastRenderedPageBreak/>
              <w:t>No</w:t>
            </w:r>
          </w:p>
        </w:tc>
        <w:tc>
          <w:tcPr>
            <w:tcW w:w="1251" w:type="pct"/>
          </w:tcPr>
          <w:p w14:paraId="2404976D" w14:textId="1CB3F1C6" w:rsidR="00410F54" w:rsidRPr="000C17BA" w:rsidRDefault="00A219EB" w:rsidP="0055588C">
            <w:pPr>
              <w:spacing w:line="276" w:lineRule="auto"/>
              <w:jc w:val="both"/>
              <w:rPr>
                <w:lang w:val="en-GB"/>
              </w:rPr>
            </w:pPr>
            <w:r w:rsidRPr="000C17BA">
              <w:rPr>
                <w:lang w:val="en-GB"/>
              </w:rPr>
              <w:t xml:space="preserve">The project does not require labour force for implementation of the project. Trained technicians are involved in construction and operation and </w:t>
            </w:r>
            <w:r w:rsidR="00F35E73" w:rsidRPr="000C17BA">
              <w:rPr>
                <w:lang w:val="en-GB"/>
              </w:rPr>
              <w:t>maintenance</w:t>
            </w:r>
            <w:r w:rsidRPr="000C17BA">
              <w:rPr>
                <w:lang w:val="en-GB"/>
              </w:rPr>
              <w:t xml:space="preserve"> of plants. Therefore, no forced labour is involved in the project. No child labour is involved</w:t>
            </w:r>
          </w:p>
        </w:tc>
        <w:tc>
          <w:tcPr>
            <w:tcW w:w="1249" w:type="pct"/>
          </w:tcPr>
          <w:p w14:paraId="5F31F7EE" w14:textId="13FFFA37" w:rsidR="00410F54" w:rsidRPr="000C17BA" w:rsidRDefault="00A219EB" w:rsidP="00410F54">
            <w:pPr>
              <w:spacing w:line="276" w:lineRule="auto"/>
              <w:rPr>
                <w:lang w:val="en-GB"/>
              </w:rPr>
            </w:pPr>
            <w:r w:rsidRPr="000C17BA">
              <w:rPr>
                <w:lang w:val="en-GB"/>
              </w:rPr>
              <w:t>Not applicable</w:t>
            </w:r>
          </w:p>
        </w:tc>
      </w:tr>
      <w:tr w:rsidR="00410F54" w:rsidRPr="000C17BA" w14:paraId="75FD8DB4" w14:textId="77777777" w:rsidTr="00AB4B86">
        <w:tc>
          <w:tcPr>
            <w:tcW w:w="5000" w:type="pct"/>
            <w:gridSpan w:val="4"/>
            <w:shd w:val="clear" w:color="auto" w:fill="E2F8FA"/>
          </w:tcPr>
          <w:p w14:paraId="197343D2" w14:textId="77777777" w:rsidR="00410F54" w:rsidRPr="000C17BA" w:rsidRDefault="00410F54" w:rsidP="00410F54">
            <w:pPr>
              <w:spacing w:line="276" w:lineRule="auto"/>
              <w:rPr>
                <w:lang w:val="en-GB"/>
              </w:rPr>
            </w:pPr>
            <w:r w:rsidRPr="000C17BA">
              <w:rPr>
                <w:b/>
                <w:bCs/>
                <w:lang w:val="en-GB"/>
              </w:rPr>
              <w:lastRenderedPageBreak/>
              <w:t>Principle  6.2 Negative Economic Consequences</w:t>
            </w:r>
          </w:p>
        </w:tc>
      </w:tr>
      <w:tr w:rsidR="00410F54" w:rsidRPr="000C17BA" w14:paraId="34A5DC8A" w14:textId="77777777" w:rsidTr="00AB4B86">
        <w:trPr>
          <w:trHeight w:val="405"/>
        </w:trPr>
        <w:tc>
          <w:tcPr>
            <w:tcW w:w="1276" w:type="pct"/>
          </w:tcPr>
          <w:p w14:paraId="1B3217FF" w14:textId="77777777" w:rsidR="00410F54" w:rsidRPr="000C17BA" w:rsidRDefault="00410F54" w:rsidP="00067EEE">
            <w:pPr>
              <w:numPr>
                <w:ilvl w:val="1"/>
                <w:numId w:val="22"/>
              </w:numPr>
              <w:spacing w:line="276" w:lineRule="auto"/>
              <w:rPr>
                <w:lang w:val="en-GB"/>
              </w:rPr>
            </w:pPr>
            <w:r w:rsidRPr="000C17BA">
              <w:rPr>
                <w:lang w:val="en-GB"/>
              </w:rPr>
              <w:t>Does the project cause negative economic consequences during and after project implementation?</w:t>
            </w:r>
          </w:p>
        </w:tc>
        <w:tc>
          <w:tcPr>
            <w:tcW w:w="1224" w:type="pct"/>
            <w:vMerge w:val="restart"/>
          </w:tcPr>
          <w:p w14:paraId="6BCF50CD" w14:textId="129639C1"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FFFFFF"/>
          </w:tcPr>
          <w:p w14:paraId="0B5BA709" w14:textId="63A9CE66" w:rsidR="00410F54" w:rsidRPr="000C17BA" w:rsidRDefault="00A219EB" w:rsidP="0055588C">
            <w:pPr>
              <w:spacing w:line="276" w:lineRule="auto"/>
              <w:jc w:val="both"/>
              <w:rPr>
                <w:lang w:val="en-GB"/>
              </w:rPr>
            </w:pPr>
            <w:r w:rsidRPr="000C17BA">
              <w:rPr>
                <w:lang w:val="en-GB"/>
              </w:rPr>
              <w:t xml:space="preserve">The project has lifetime of 20 years and expected to run beyond the project certification period. With carbon finance it is further </w:t>
            </w:r>
            <w:r w:rsidR="00F35E73" w:rsidRPr="000C17BA">
              <w:rPr>
                <w:lang w:val="en-GB"/>
              </w:rPr>
              <w:t>strengthened</w:t>
            </w:r>
            <w:r w:rsidRPr="000C17BA">
              <w:rPr>
                <w:lang w:val="en-GB"/>
              </w:rPr>
              <w:t xml:space="preserve"> to operate 100% project systems with continuous maintenance</w:t>
            </w:r>
          </w:p>
        </w:tc>
        <w:tc>
          <w:tcPr>
            <w:tcW w:w="1249" w:type="pct"/>
            <w:vMerge w:val="restart"/>
            <w:shd w:val="clear" w:color="auto" w:fill="FFFFFF"/>
          </w:tcPr>
          <w:p w14:paraId="5623C0BC" w14:textId="1AE85B65" w:rsidR="00410F54" w:rsidRPr="000C17BA" w:rsidRDefault="00A219EB" w:rsidP="00410F54">
            <w:pPr>
              <w:spacing w:line="276" w:lineRule="auto"/>
              <w:rPr>
                <w:lang w:val="en-GB"/>
              </w:rPr>
            </w:pPr>
            <w:r w:rsidRPr="000C17BA">
              <w:rPr>
                <w:lang w:val="en-GB"/>
              </w:rPr>
              <w:t>Not applicable</w:t>
            </w:r>
          </w:p>
        </w:tc>
      </w:tr>
      <w:tr w:rsidR="00410F54" w:rsidRPr="000C17BA" w14:paraId="76903C6E" w14:textId="77777777" w:rsidTr="00AB4B86">
        <w:tc>
          <w:tcPr>
            <w:tcW w:w="1276" w:type="pct"/>
          </w:tcPr>
          <w:p w14:paraId="5A0A77B8" w14:textId="77777777" w:rsidR="00410F54" w:rsidRPr="000C17BA" w:rsidRDefault="00410F54" w:rsidP="00410F54">
            <w:pPr>
              <w:spacing w:line="276" w:lineRule="auto"/>
              <w:rPr>
                <w:lang w:val="en-GB"/>
              </w:rPr>
            </w:pPr>
            <w:r w:rsidRPr="000C17BA">
              <w:rPr>
                <w:lang w:val="en-GB"/>
              </w:rPr>
              <w:t>&gt;&gt;</w:t>
            </w:r>
          </w:p>
        </w:tc>
        <w:tc>
          <w:tcPr>
            <w:tcW w:w="1224" w:type="pct"/>
            <w:vMerge/>
          </w:tcPr>
          <w:p w14:paraId="5E9FA2A9" w14:textId="77777777" w:rsidR="00410F54" w:rsidRPr="000C17BA" w:rsidRDefault="00410F54" w:rsidP="00410F54">
            <w:pPr>
              <w:spacing w:line="276" w:lineRule="auto"/>
              <w:rPr>
                <w:lang w:val="en-GB"/>
              </w:rPr>
            </w:pPr>
          </w:p>
        </w:tc>
        <w:tc>
          <w:tcPr>
            <w:tcW w:w="1251" w:type="pct"/>
            <w:vMerge/>
            <w:shd w:val="clear" w:color="auto" w:fill="FFFFFF"/>
          </w:tcPr>
          <w:p w14:paraId="2D301EEA" w14:textId="77777777" w:rsidR="00410F54" w:rsidRPr="000C17BA" w:rsidRDefault="00410F54" w:rsidP="00067EEE">
            <w:pPr>
              <w:numPr>
                <w:ilvl w:val="0"/>
                <w:numId w:val="19"/>
              </w:numPr>
              <w:spacing w:line="276" w:lineRule="auto"/>
              <w:rPr>
                <w:lang w:val="en-GB"/>
              </w:rPr>
            </w:pPr>
          </w:p>
        </w:tc>
        <w:tc>
          <w:tcPr>
            <w:tcW w:w="1249" w:type="pct"/>
            <w:vMerge/>
            <w:shd w:val="clear" w:color="auto" w:fill="FFFFFF"/>
          </w:tcPr>
          <w:p w14:paraId="2A1EB19A" w14:textId="77777777" w:rsidR="00410F54" w:rsidRPr="000C17BA" w:rsidRDefault="00410F54" w:rsidP="00067EEE">
            <w:pPr>
              <w:numPr>
                <w:ilvl w:val="0"/>
                <w:numId w:val="21"/>
              </w:numPr>
              <w:spacing w:line="276" w:lineRule="auto"/>
              <w:rPr>
                <w:lang w:val="en-GB"/>
              </w:rPr>
            </w:pPr>
          </w:p>
        </w:tc>
      </w:tr>
      <w:tr w:rsidR="00410F54" w:rsidRPr="000C17BA" w14:paraId="2B7D3349" w14:textId="77777777" w:rsidTr="00AB4B86">
        <w:tc>
          <w:tcPr>
            <w:tcW w:w="5000" w:type="pct"/>
            <w:gridSpan w:val="4"/>
            <w:shd w:val="clear" w:color="auto" w:fill="E2F8FA"/>
          </w:tcPr>
          <w:p w14:paraId="166B3FD9" w14:textId="77777777" w:rsidR="00410F54" w:rsidRPr="000C17BA" w:rsidRDefault="00410F54" w:rsidP="00410F54">
            <w:pPr>
              <w:spacing w:line="276" w:lineRule="auto"/>
              <w:rPr>
                <w:lang w:val="en-GB"/>
              </w:rPr>
            </w:pPr>
            <w:r w:rsidRPr="000C17BA">
              <w:rPr>
                <w:b/>
                <w:bCs/>
                <w:lang w:val="en-GB"/>
              </w:rPr>
              <w:lastRenderedPageBreak/>
              <w:t>Principle  7.1   Emissions</w:t>
            </w:r>
          </w:p>
        </w:tc>
      </w:tr>
      <w:tr w:rsidR="00410F54" w:rsidRPr="000C17BA" w14:paraId="0D084D19" w14:textId="77777777" w:rsidTr="00AB4B86">
        <w:tc>
          <w:tcPr>
            <w:tcW w:w="1276" w:type="pct"/>
          </w:tcPr>
          <w:p w14:paraId="7D254DFC" w14:textId="77777777" w:rsidR="00410F54" w:rsidRPr="000C17BA" w:rsidRDefault="00410F54" w:rsidP="00410F54">
            <w:pPr>
              <w:spacing w:line="276" w:lineRule="auto"/>
              <w:rPr>
                <w:lang w:val="en-GB"/>
              </w:rPr>
            </w:pPr>
            <w:r w:rsidRPr="000C17BA">
              <w:rPr>
                <w:lang w:val="en-GB"/>
              </w:rPr>
              <w:t>Will the Project increase greenhouse gas emissions over the Baseline Scenario?</w:t>
            </w:r>
          </w:p>
        </w:tc>
        <w:tc>
          <w:tcPr>
            <w:tcW w:w="1224" w:type="pct"/>
            <w:vMerge w:val="restart"/>
          </w:tcPr>
          <w:p w14:paraId="1B2DADEA" w14:textId="59282F68"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FFFFFF"/>
          </w:tcPr>
          <w:p w14:paraId="4275BD1A" w14:textId="51CE408B" w:rsidR="00410F54" w:rsidRPr="000C17BA" w:rsidDel="00BF65FF" w:rsidRDefault="00A219EB" w:rsidP="0055588C">
            <w:pPr>
              <w:spacing w:line="276" w:lineRule="auto"/>
              <w:jc w:val="both"/>
              <w:rPr>
                <w:b/>
                <w:bCs/>
                <w:lang w:val="en-GB"/>
              </w:rPr>
            </w:pPr>
            <w:r w:rsidRPr="000C17BA">
              <w:rPr>
                <w:lang w:val="en-GB"/>
              </w:rPr>
              <w:t>No. The project will replace firewood use with biogas. Hence, it will reduce greenhouse gas emissions over the Baseline Scenario</w:t>
            </w:r>
            <w:r w:rsidRPr="000C17BA">
              <w:rPr>
                <w:b/>
                <w:bCs/>
                <w:lang w:val="en-GB"/>
              </w:rPr>
              <w:t>.</w:t>
            </w:r>
          </w:p>
        </w:tc>
        <w:tc>
          <w:tcPr>
            <w:tcW w:w="1249" w:type="pct"/>
            <w:vMerge w:val="restart"/>
            <w:shd w:val="clear" w:color="auto" w:fill="FFFFFF"/>
          </w:tcPr>
          <w:p w14:paraId="39E47925" w14:textId="5DA50772" w:rsidR="00410F54" w:rsidRPr="000C17BA" w:rsidRDefault="00A219EB" w:rsidP="00410F54">
            <w:pPr>
              <w:spacing w:line="276" w:lineRule="auto"/>
              <w:rPr>
                <w:lang w:val="en-GB"/>
              </w:rPr>
            </w:pPr>
            <w:r w:rsidRPr="000C17BA">
              <w:rPr>
                <w:lang w:val="en-GB"/>
              </w:rPr>
              <w:t>Not applicable</w:t>
            </w:r>
          </w:p>
        </w:tc>
      </w:tr>
      <w:tr w:rsidR="00410F54" w:rsidRPr="000C17BA" w14:paraId="6F066A20" w14:textId="77777777" w:rsidTr="00AB4B86">
        <w:tc>
          <w:tcPr>
            <w:tcW w:w="1276" w:type="pct"/>
          </w:tcPr>
          <w:p w14:paraId="12826498" w14:textId="77777777" w:rsidR="00410F54" w:rsidRPr="000C17BA" w:rsidRDefault="00410F54" w:rsidP="00410F54">
            <w:pPr>
              <w:spacing w:line="276" w:lineRule="auto"/>
              <w:rPr>
                <w:lang w:val="en-GB"/>
              </w:rPr>
            </w:pPr>
            <w:r w:rsidRPr="000C17BA">
              <w:rPr>
                <w:lang w:val="en-GB"/>
              </w:rPr>
              <w:t>&gt;&gt;</w:t>
            </w:r>
          </w:p>
        </w:tc>
        <w:tc>
          <w:tcPr>
            <w:tcW w:w="1224" w:type="pct"/>
            <w:vMerge/>
          </w:tcPr>
          <w:p w14:paraId="2F59CAA6" w14:textId="77777777" w:rsidR="00410F54" w:rsidRPr="000C17BA" w:rsidRDefault="00410F54" w:rsidP="00410F54">
            <w:pPr>
              <w:spacing w:line="276" w:lineRule="auto"/>
              <w:rPr>
                <w:lang w:val="en-GB"/>
              </w:rPr>
            </w:pPr>
          </w:p>
        </w:tc>
        <w:tc>
          <w:tcPr>
            <w:tcW w:w="1251" w:type="pct"/>
            <w:vMerge/>
            <w:shd w:val="clear" w:color="auto" w:fill="FFFFFF"/>
          </w:tcPr>
          <w:p w14:paraId="22C01B52"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3EE4EA89" w14:textId="77777777" w:rsidR="00410F54" w:rsidRPr="000C17BA" w:rsidRDefault="00410F54" w:rsidP="00067EEE">
            <w:pPr>
              <w:numPr>
                <w:ilvl w:val="0"/>
                <w:numId w:val="21"/>
              </w:numPr>
              <w:spacing w:line="276" w:lineRule="auto"/>
              <w:rPr>
                <w:lang w:val="en-GB"/>
              </w:rPr>
            </w:pPr>
          </w:p>
        </w:tc>
      </w:tr>
      <w:tr w:rsidR="00410F54" w:rsidRPr="000C17BA" w14:paraId="10B4EAED" w14:textId="77777777" w:rsidTr="00AB4B86">
        <w:tc>
          <w:tcPr>
            <w:tcW w:w="5000" w:type="pct"/>
            <w:gridSpan w:val="4"/>
            <w:shd w:val="clear" w:color="auto" w:fill="E2F8FA"/>
          </w:tcPr>
          <w:p w14:paraId="64223E17" w14:textId="77777777" w:rsidR="00410F54" w:rsidRPr="000C17BA" w:rsidRDefault="00410F54" w:rsidP="00410F54">
            <w:pPr>
              <w:spacing w:line="276" w:lineRule="auto"/>
              <w:rPr>
                <w:lang w:val="en-GB"/>
              </w:rPr>
            </w:pPr>
            <w:r w:rsidRPr="000C17BA">
              <w:rPr>
                <w:b/>
                <w:bCs/>
                <w:lang w:val="en-GB"/>
              </w:rPr>
              <w:t>Principle 7.2  Energy Supply</w:t>
            </w:r>
          </w:p>
        </w:tc>
      </w:tr>
      <w:tr w:rsidR="00410F54" w:rsidRPr="000C17BA" w14:paraId="02ED846C" w14:textId="77777777" w:rsidTr="00AB4B86">
        <w:trPr>
          <w:trHeight w:val="188"/>
        </w:trPr>
        <w:tc>
          <w:tcPr>
            <w:tcW w:w="1276" w:type="pct"/>
          </w:tcPr>
          <w:p w14:paraId="07A52F2A" w14:textId="77777777" w:rsidR="00410F54" w:rsidRPr="000C17BA" w:rsidRDefault="00410F54" w:rsidP="00410F54">
            <w:pPr>
              <w:spacing w:line="276" w:lineRule="auto"/>
              <w:rPr>
                <w:lang w:val="en-GB"/>
              </w:rPr>
            </w:pPr>
            <w:r w:rsidRPr="000C17BA">
              <w:rPr>
                <w:lang w:val="en-GB"/>
              </w:rPr>
              <w:t>Will the Project use energy from a local grid or power supply (i.e., not connected to a national or regional grid) or fuel resource (such as wood, biomass) that provides for other local users?</w:t>
            </w:r>
          </w:p>
        </w:tc>
        <w:tc>
          <w:tcPr>
            <w:tcW w:w="1224" w:type="pct"/>
            <w:vMerge w:val="restart"/>
          </w:tcPr>
          <w:p w14:paraId="670F000C" w14:textId="6A3E55EB"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FFFFFF"/>
          </w:tcPr>
          <w:p w14:paraId="4581C97D" w14:textId="2166CCED" w:rsidR="00410F54" w:rsidRPr="000C17BA" w:rsidDel="00BF65FF" w:rsidRDefault="00A219EB" w:rsidP="00410F54">
            <w:pPr>
              <w:spacing w:line="276" w:lineRule="auto"/>
              <w:rPr>
                <w:lang w:val="en-GB"/>
              </w:rPr>
            </w:pPr>
            <w:r w:rsidRPr="000C17BA">
              <w:rPr>
                <w:lang w:val="en-GB"/>
              </w:rPr>
              <w:t>No. The project uses inhouse cattle dung only.</w:t>
            </w:r>
          </w:p>
        </w:tc>
        <w:tc>
          <w:tcPr>
            <w:tcW w:w="1249" w:type="pct"/>
            <w:vMerge w:val="restart"/>
            <w:shd w:val="clear" w:color="auto" w:fill="FFFFFF"/>
          </w:tcPr>
          <w:p w14:paraId="1F1BA74A" w14:textId="72AF3BAB" w:rsidR="00410F54" w:rsidRPr="000C17BA" w:rsidRDefault="00A219EB" w:rsidP="00410F54">
            <w:pPr>
              <w:spacing w:line="276" w:lineRule="auto"/>
              <w:rPr>
                <w:lang w:val="en-GB"/>
              </w:rPr>
            </w:pPr>
            <w:r w:rsidRPr="000C17BA">
              <w:rPr>
                <w:lang w:val="en-GB"/>
              </w:rPr>
              <w:t>Not applicable</w:t>
            </w:r>
          </w:p>
        </w:tc>
      </w:tr>
      <w:tr w:rsidR="00410F54" w:rsidRPr="000C17BA" w14:paraId="1AEB19B3" w14:textId="77777777" w:rsidTr="00AB4B86">
        <w:trPr>
          <w:trHeight w:val="187"/>
        </w:trPr>
        <w:tc>
          <w:tcPr>
            <w:tcW w:w="1276" w:type="pct"/>
          </w:tcPr>
          <w:p w14:paraId="6CFDE219" w14:textId="77777777" w:rsidR="00410F54" w:rsidRPr="000C17BA" w:rsidRDefault="00410F54" w:rsidP="00410F54">
            <w:pPr>
              <w:spacing w:line="276" w:lineRule="auto"/>
              <w:rPr>
                <w:lang w:val="en-GB"/>
              </w:rPr>
            </w:pPr>
            <w:r w:rsidRPr="000C17BA">
              <w:rPr>
                <w:lang w:val="en-GB"/>
              </w:rPr>
              <w:t>&gt;&gt;</w:t>
            </w:r>
          </w:p>
        </w:tc>
        <w:tc>
          <w:tcPr>
            <w:tcW w:w="1224" w:type="pct"/>
            <w:vMerge/>
          </w:tcPr>
          <w:p w14:paraId="62D7C222" w14:textId="77777777" w:rsidR="00410F54" w:rsidRPr="000C17BA" w:rsidRDefault="00410F54" w:rsidP="00410F54">
            <w:pPr>
              <w:spacing w:line="276" w:lineRule="auto"/>
              <w:rPr>
                <w:lang w:val="en-GB"/>
              </w:rPr>
            </w:pPr>
          </w:p>
        </w:tc>
        <w:tc>
          <w:tcPr>
            <w:tcW w:w="1251" w:type="pct"/>
            <w:vMerge/>
            <w:shd w:val="clear" w:color="auto" w:fill="FFFFFF"/>
          </w:tcPr>
          <w:p w14:paraId="0A3F763C"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3FA79425" w14:textId="77777777" w:rsidR="00410F54" w:rsidRPr="000C17BA" w:rsidRDefault="00410F54" w:rsidP="00067EEE">
            <w:pPr>
              <w:numPr>
                <w:ilvl w:val="0"/>
                <w:numId w:val="21"/>
              </w:numPr>
              <w:spacing w:line="276" w:lineRule="auto"/>
              <w:rPr>
                <w:lang w:val="en-GB"/>
              </w:rPr>
            </w:pPr>
          </w:p>
        </w:tc>
      </w:tr>
      <w:tr w:rsidR="00410F54" w:rsidRPr="000C17BA" w14:paraId="31741526" w14:textId="77777777" w:rsidTr="00AB4B86">
        <w:tc>
          <w:tcPr>
            <w:tcW w:w="5000" w:type="pct"/>
            <w:gridSpan w:val="4"/>
            <w:shd w:val="clear" w:color="auto" w:fill="E2F8FA"/>
          </w:tcPr>
          <w:p w14:paraId="48459BBA" w14:textId="77777777" w:rsidR="00410F54" w:rsidRPr="000C17BA" w:rsidRDefault="00410F54" w:rsidP="00410F54">
            <w:pPr>
              <w:spacing w:line="276" w:lineRule="auto"/>
              <w:rPr>
                <w:lang w:val="en-GB"/>
              </w:rPr>
            </w:pPr>
            <w:r w:rsidRPr="000C17BA">
              <w:rPr>
                <w:b/>
                <w:bCs/>
                <w:lang w:val="en-GB"/>
              </w:rPr>
              <w:t>Principle  8.1 Impact on Natural Water Patterns/Flows</w:t>
            </w:r>
          </w:p>
        </w:tc>
      </w:tr>
      <w:tr w:rsidR="00410F54" w:rsidRPr="000C17BA" w14:paraId="503B4861" w14:textId="77777777" w:rsidTr="00AB4B86">
        <w:trPr>
          <w:trHeight w:val="149"/>
        </w:trPr>
        <w:tc>
          <w:tcPr>
            <w:tcW w:w="1276" w:type="pct"/>
          </w:tcPr>
          <w:p w14:paraId="4D5C1FD5" w14:textId="77777777" w:rsidR="00410F54" w:rsidRPr="000C17BA" w:rsidRDefault="00410F54" w:rsidP="00410F54">
            <w:pPr>
              <w:spacing w:line="276" w:lineRule="auto"/>
              <w:rPr>
                <w:lang w:val="en-GB"/>
              </w:rPr>
            </w:pPr>
            <w:r w:rsidRPr="000C17BA">
              <w:rPr>
                <w:lang w:val="en-GB"/>
              </w:rPr>
              <w:t>Will the Project affect the natural or pre-existing pattern of watercourses, ground-water and/or the watershed(s) such as high seasonal flow variability, flooding potential, lack of aquatic connectivity or water scarcity?</w:t>
            </w:r>
          </w:p>
        </w:tc>
        <w:tc>
          <w:tcPr>
            <w:tcW w:w="1224" w:type="pct"/>
            <w:vMerge w:val="restart"/>
          </w:tcPr>
          <w:p w14:paraId="623DFDBA" w14:textId="142BA0FE"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FFFFFF"/>
          </w:tcPr>
          <w:p w14:paraId="7F3BB01E" w14:textId="2359EFC6" w:rsidR="00410F54" w:rsidRPr="000C17BA" w:rsidDel="00BF65FF" w:rsidRDefault="00A219EB" w:rsidP="00410F54">
            <w:pPr>
              <w:spacing w:line="276" w:lineRule="auto"/>
              <w:rPr>
                <w:lang w:val="en-GB"/>
              </w:rPr>
            </w:pPr>
            <w:r w:rsidRPr="000C17BA">
              <w:rPr>
                <w:lang w:val="en-GB"/>
              </w:rPr>
              <w:t>No. Water in huge quantity is not required for the project which can impact the ground water level or any seasonal flow. Water is needed to mix with cattle dung while feeding in digester</w:t>
            </w:r>
          </w:p>
        </w:tc>
        <w:tc>
          <w:tcPr>
            <w:tcW w:w="1249" w:type="pct"/>
            <w:vMerge w:val="restart"/>
            <w:shd w:val="clear" w:color="auto" w:fill="FFFFFF"/>
          </w:tcPr>
          <w:p w14:paraId="2FE07027" w14:textId="7F33C448" w:rsidR="00410F54" w:rsidRPr="000C17BA" w:rsidRDefault="00A219EB" w:rsidP="00410F54">
            <w:pPr>
              <w:spacing w:line="276" w:lineRule="auto"/>
              <w:rPr>
                <w:lang w:val="en-GB"/>
              </w:rPr>
            </w:pPr>
            <w:r w:rsidRPr="000C17BA">
              <w:rPr>
                <w:lang w:val="en-GB"/>
              </w:rPr>
              <w:t>Not applicable</w:t>
            </w:r>
          </w:p>
        </w:tc>
      </w:tr>
      <w:tr w:rsidR="00410F54" w:rsidRPr="000C17BA" w14:paraId="270DDDDC" w14:textId="77777777" w:rsidTr="00AB4B86">
        <w:trPr>
          <w:trHeight w:val="149"/>
        </w:trPr>
        <w:tc>
          <w:tcPr>
            <w:tcW w:w="1276" w:type="pct"/>
          </w:tcPr>
          <w:p w14:paraId="0D54A4A2" w14:textId="77777777" w:rsidR="00410F54" w:rsidRPr="000C17BA" w:rsidRDefault="00410F54" w:rsidP="00410F54">
            <w:pPr>
              <w:spacing w:line="276" w:lineRule="auto"/>
              <w:rPr>
                <w:lang w:val="en-GB"/>
              </w:rPr>
            </w:pPr>
            <w:r w:rsidRPr="000C17BA">
              <w:rPr>
                <w:lang w:val="en-GB"/>
              </w:rPr>
              <w:t>&gt;&gt;</w:t>
            </w:r>
          </w:p>
        </w:tc>
        <w:tc>
          <w:tcPr>
            <w:tcW w:w="1224" w:type="pct"/>
            <w:vMerge/>
          </w:tcPr>
          <w:p w14:paraId="033C83D7" w14:textId="77777777" w:rsidR="00410F54" w:rsidRPr="000C17BA" w:rsidRDefault="00410F54" w:rsidP="00410F54">
            <w:pPr>
              <w:spacing w:line="276" w:lineRule="auto"/>
              <w:rPr>
                <w:lang w:val="en-GB"/>
              </w:rPr>
            </w:pPr>
          </w:p>
        </w:tc>
        <w:tc>
          <w:tcPr>
            <w:tcW w:w="1251" w:type="pct"/>
            <w:vMerge/>
            <w:shd w:val="clear" w:color="auto" w:fill="FFFFFF"/>
          </w:tcPr>
          <w:p w14:paraId="439A904B"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1B9E6824" w14:textId="77777777" w:rsidR="00410F54" w:rsidRPr="000C17BA" w:rsidRDefault="00410F54" w:rsidP="00067EEE">
            <w:pPr>
              <w:numPr>
                <w:ilvl w:val="0"/>
                <w:numId w:val="21"/>
              </w:numPr>
              <w:spacing w:line="276" w:lineRule="auto"/>
              <w:rPr>
                <w:lang w:val="en-GB"/>
              </w:rPr>
            </w:pPr>
          </w:p>
        </w:tc>
      </w:tr>
      <w:tr w:rsidR="00410F54" w:rsidRPr="000C17BA" w14:paraId="0C8DCE4E" w14:textId="77777777" w:rsidTr="00AB4B86">
        <w:tc>
          <w:tcPr>
            <w:tcW w:w="5000" w:type="pct"/>
            <w:gridSpan w:val="4"/>
            <w:shd w:val="clear" w:color="auto" w:fill="E2F8FA"/>
          </w:tcPr>
          <w:p w14:paraId="5A04FDEA" w14:textId="77777777" w:rsidR="00410F54" w:rsidRPr="000C17BA" w:rsidRDefault="00410F54" w:rsidP="00410F54">
            <w:pPr>
              <w:spacing w:line="276" w:lineRule="auto"/>
              <w:rPr>
                <w:lang w:val="en-GB"/>
              </w:rPr>
            </w:pPr>
            <w:r w:rsidRPr="000C17BA">
              <w:rPr>
                <w:b/>
                <w:bCs/>
                <w:lang w:val="en-GB"/>
              </w:rPr>
              <w:lastRenderedPageBreak/>
              <w:t>Principle  8.2 Erosion and/or Water Body Instability</w:t>
            </w:r>
          </w:p>
        </w:tc>
      </w:tr>
      <w:tr w:rsidR="00410F54" w:rsidRPr="000C17BA" w14:paraId="4D2B19D2" w14:textId="77777777" w:rsidTr="00AB4B86">
        <w:trPr>
          <w:trHeight w:val="149"/>
        </w:trPr>
        <w:tc>
          <w:tcPr>
            <w:tcW w:w="1276" w:type="pct"/>
          </w:tcPr>
          <w:p w14:paraId="265F5AD2" w14:textId="644F72FD" w:rsidR="00410F54" w:rsidRPr="000C17BA" w:rsidRDefault="00410F54" w:rsidP="00067EEE">
            <w:pPr>
              <w:pStyle w:val="ListParagraph"/>
              <w:numPr>
                <w:ilvl w:val="4"/>
                <w:numId w:val="21"/>
              </w:numPr>
              <w:spacing w:line="276" w:lineRule="auto"/>
              <w:ind w:left="313"/>
              <w:rPr>
                <w:rFonts w:cs="Arial"/>
                <w:szCs w:val="22"/>
                <w:lang w:eastAsia="de-DE"/>
              </w:rPr>
            </w:pPr>
            <w:r w:rsidRPr="000C17BA">
              <w:rPr>
                <w:rFonts w:cs="Arial"/>
                <w:szCs w:val="22"/>
                <w:lang w:eastAsia="de-DE"/>
              </w:rPr>
              <w:t xml:space="preserve">Could the Project directly or indirectly cause additional erosion and/or water body instability or disrupt the natural pattern of erosion? </w:t>
            </w:r>
          </w:p>
          <w:p w14:paraId="37304713" w14:textId="14C9A001" w:rsidR="00C15B27" w:rsidRPr="000C17BA" w:rsidRDefault="00C15B27" w:rsidP="00067EEE">
            <w:pPr>
              <w:pStyle w:val="ListParagraph"/>
              <w:numPr>
                <w:ilvl w:val="4"/>
                <w:numId w:val="21"/>
              </w:numPr>
              <w:spacing w:line="276" w:lineRule="auto"/>
              <w:ind w:left="313"/>
              <w:rPr>
                <w:lang w:val="en-GB"/>
              </w:rPr>
            </w:pPr>
            <w:r w:rsidRPr="000C17BA">
              <w:rPr>
                <w:rFonts w:cs="Arial"/>
                <w:szCs w:val="22"/>
                <w:lang w:eastAsia="de-DE"/>
              </w:rPr>
              <w:t>Is the Project’s area of influence susceptible to excessive erosion and/or water body instability?</w:t>
            </w:r>
          </w:p>
        </w:tc>
        <w:tc>
          <w:tcPr>
            <w:tcW w:w="1224" w:type="pct"/>
            <w:vMerge w:val="restart"/>
          </w:tcPr>
          <w:p w14:paraId="52237B58" w14:textId="343E7AA0"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FFFFFF"/>
          </w:tcPr>
          <w:p w14:paraId="363FB7D6" w14:textId="71B9F9AB" w:rsidR="00410F54" w:rsidRPr="000C17BA" w:rsidDel="00BF65FF" w:rsidRDefault="00A219EB" w:rsidP="0055588C">
            <w:pPr>
              <w:spacing w:line="276" w:lineRule="auto"/>
              <w:jc w:val="both"/>
              <w:rPr>
                <w:lang w:val="en-GB"/>
              </w:rPr>
            </w:pPr>
            <w:r w:rsidRPr="000C17BA">
              <w:rPr>
                <w:lang w:val="en-GB"/>
              </w:rPr>
              <w:t>No. Water in huge quantity is not required for the project which can impact the ground water level or any seasonal flow. Water is needed to mix with cattle dung while feeding in digester</w:t>
            </w:r>
          </w:p>
        </w:tc>
        <w:tc>
          <w:tcPr>
            <w:tcW w:w="1249" w:type="pct"/>
            <w:vMerge w:val="restart"/>
            <w:shd w:val="clear" w:color="auto" w:fill="FFFFFF"/>
          </w:tcPr>
          <w:p w14:paraId="457C508D" w14:textId="752E0D6A" w:rsidR="00410F54" w:rsidRPr="000C17BA" w:rsidRDefault="00A219EB" w:rsidP="00410F54">
            <w:pPr>
              <w:spacing w:line="276" w:lineRule="auto"/>
              <w:rPr>
                <w:lang w:val="en-GB"/>
              </w:rPr>
            </w:pPr>
            <w:r w:rsidRPr="000C17BA">
              <w:rPr>
                <w:lang w:val="en-GB"/>
              </w:rPr>
              <w:t>Not applicable</w:t>
            </w:r>
          </w:p>
        </w:tc>
      </w:tr>
      <w:tr w:rsidR="00410F54" w:rsidRPr="000C17BA" w14:paraId="35E66F63" w14:textId="77777777" w:rsidTr="00AB4B86">
        <w:trPr>
          <w:trHeight w:val="149"/>
        </w:trPr>
        <w:tc>
          <w:tcPr>
            <w:tcW w:w="1276" w:type="pct"/>
          </w:tcPr>
          <w:p w14:paraId="098A7D03" w14:textId="77777777" w:rsidR="00410F54" w:rsidRPr="000C17BA" w:rsidRDefault="00410F54" w:rsidP="00410F54">
            <w:pPr>
              <w:spacing w:line="276" w:lineRule="auto"/>
              <w:rPr>
                <w:lang w:val="en-GB"/>
              </w:rPr>
            </w:pPr>
            <w:r w:rsidRPr="000C17BA">
              <w:rPr>
                <w:lang w:val="en-GB"/>
              </w:rPr>
              <w:t>&gt;&gt;</w:t>
            </w:r>
          </w:p>
        </w:tc>
        <w:tc>
          <w:tcPr>
            <w:tcW w:w="1224" w:type="pct"/>
            <w:vMerge/>
          </w:tcPr>
          <w:p w14:paraId="20EA88E6" w14:textId="77777777" w:rsidR="00410F54" w:rsidRPr="000C17BA" w:rsidRDefault="00410F54" w:rsidP="00410F54">
            <w:pPr>
              <w:spacing w:line="276" w:lineRule="auto"/>
              <w:rPr>
                <w:lang w:val="en-GB"/>
              </w:rPr>
            </w:pPr>
          </w:p>
        </w:tc>
        <w:tc>
          <w:tcPr>
            <w:tcW w:w="1251" w:type="pct"/>
            <w:vMerge/>
            <w:shd w:val="clear" w:color="auto" w:fill="FFFFFF"/>
          </w:tcPr>
          <w:p w14:paraId="6092AADB"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75B18273" w14:textId="77777777" w:rsidR="00410F54" w:rsidRPr="000C17BA" w:rsidRDefault="00410F54" w:rsidP="00067EEE">
            <w:pPr>
              <w:numPr>
                <w:ilvl w:val="0"/>
                <w:numId w:val="21"/>
              </w:numPr>
              <w:spacing w:line="276" w:lineRule="auto"/>
              <w:rPr>
                <w:lang w:val="en-GB"/>
              </w:rPr>
            </w:pPr>
          </w:p>
        </w:tc>
      </w:tr>
      <w:tr w:rsidR="00410F54" w:rsidRPr="000C17BA" w14:paraId="51F4F771" w14:textId="77777777" w:rsidTr="00AB4B86">
        <w:tc>
          <w:tcPr>
            <w:tcW w:w="5000" w:type="pct"/>
            <w:gridSpan w:val="4"/>
            <w:shd w:val="clear" w:color="auto" w:fill="E2F8FA"/>
          </w:tcPr>
          <w:p w14:paraId="644BFB4F" w14:textId="77777777" w:rsidR="00410F54" w:rsidRPr="000C17BA" w:rsidRDefault="00410F54" w:rsidP="00410F54">
            <w:pPr>
              <w:spacing w:line="276" w:lineRule="auto"/>
              <w:rPr>
                <w:b/>
                <w:bCs/>
                <w:lang w:val="en-GB"/>
              </w:rPr>
            </w:pPr>
            <w:r w:rsidRPr="000C17BA">
              <w:rPr>
                <w:b/>
                <w:bCs/>
                <w:lang w:val="en-GB"/>
              </w:rPr>
              <w:t>Principle  9.1  Landscape Modification and Soil</w:t>
            </w:r>
          </w:p>
        </w:tc>
      </w:tr>
      <w:tr w:rsidR="00410F54" w:rsidRPr="000C17BA" w14:paraId="42719EEB" w14:textId="77777777" w:rsidTr="00AB4B86">
        <w:trPr>
          <w:trHeight w:val="149"/>
        </w:trPr>
        <w:tc>
          <w:tcPr>
            <w:tcW w:w="1276" w:type="pct"/>
          </w:tcPr>
          <w:p w14:paraId="3DC5798D" w14:textId="77777777" w:rsidR="00410F54" w:rsidRPr="000C17BA" w:rsidRDefault="00410F54" w:rsidP="00410F54">
            <w:pPr>
              <w:spacing w:line="276" w:lineRule="auto"/>
              <w:rPr>
                <w:lang w:val="en-GB"/>
              </w:rPr>
            </w:pPr>
            <w:r w:rsidRPr="000C17BA">
              <w:rPr>
                <w:lang w:val="en-GB"/>
              </w:rPr>
              <w:t>Does the Project involve the use of land and soil for production of crops or other products?</w:t>
            </w:r>
          </w:p>
        </w:tc>
        <w:tc>
          <w:tcPr>
            <w:tcW w:w="1224" w:type="pct"/>
            <w:vMerge w:val="restart"/>
          </w:tcPr>
          <w:p w14:paraId="5BD4E558" w14:textId="221E4690" w:rsidR="00410F54" w:rsidRPr="000C17BA" w:rsidRDefault="00A219EB" w:rsidP="00410F54">
            <w:pPr>
              <w:spacing w:line="276" w:lineRule="auto"/>
              <w:rPr>
                <w:lang w:val="en-GB"/>
              </w:rPr>
            </w:pPr>
            <w:r w:rsidRPr="000C17BA">
              <w:rPr>
                <w:lang w:val="en-GB"/>
              </w:rPr>
              <w:t>No</w:t>
            </w:r>
          </w:p>
        </w:tc>
        <w:tc>
          <w:tcPr>
            <w:tcW w:w="1251" w:type="pct"/>
            <w:vMerge w:val="restart"/>
            <w:shd w:val="clear" w:color="auto" w:fill="FFFFFF"/>
          </w:tcPr>
          <w:p w14:paraId="116F59FB" w14:textId="0D99A9B7" w:rsidR="00410F54" w:rsidRPr="000C17BA" w:rsidDel="00BF65FF" w:rsidRDefault="0055588C" w:rsidP="0055588C">
            <w:pPr>
              <w:spacing w:line="276" w:lineRule="auto"/>
              <w:jc w:val="both"/>
              <w:rPr>
                <w:lang w:val="en-GB"/>
              </w:rPr>
            </w:pPr>
            <w:r w:rsidRPr="000C17BA">
              <w:rPr>
                <w:lang w:val="en-GB"/>
              </w:rPr>
              <w:t>No. Since the project takes place in individual households, no net degradation in existing landscape function and services takes place</w:t>
            </w:r>
          </w:p>
        </w:tc>
        <w:tc>
          <w:tcPr>
            <w:tcW w:w="1249" w:type="pct"/>
            <w:vMerge w:val="restart"/>
            <w:shd w:val="clear" w:color="auto" w:fill="FFFFFF"/>
          </w:tcPr>
          <w:p w14:paraId="77DBB312" w14:textId="65B21E4C" w:rsidR="00410F54" w:rsidRPr="000C17BA" w:rsidRDefault="0055588C" w:rsidP="00410F54">
            <w:pPr>
              <w:spacing w:line="276" w:lineRule="auto"/>
              <w:rPr>
                <w:lang w:val="en-GB"/>
              </w:rPr>
            </w:pPr>
            <w:r w:rsidRPr="000C17BA">
              <w:rPr>
                <w:lang w:val="en-GB"/>
              </w:rPr>
              <w:t>Not applicable</w:t>
            </w:r>
          </w:p>
        </w:tc>
      </w:tr>
      <w:tr w:rsidR="00410F54" w:rsidRPr="000C17BA" w14:paraId="29CFB8C5" w14:textId="77777777" w:rsidTr="00AB4B86">
        <w:trPr>
          <w:trHeight w:val="149"/>
        </w:trPr>
        <w:tc>
          <w:tcPr>
            <w:tcW w:w="1276" w:type="pct"/>
          </w:tcPr>
          <w:p w14:paraId="1BEA6E12" w14:textId="77777777" w:rsidR="00410F54" w:rsidRPr="000C17BA" w:rsidRDefault="00410F54" w:rsidP="00410F54">
            <w:pPr>
              <w:spacing w:line="276" w:lineRule="auto"/>
              <w:rPr>
                <w:lang w:val="en-GB"/>
              </w:rPr>
            </w:pPr>
            <w:r w:rsidRPr="000C17BA">
              <w:rPr>
                <w:lang w:val="en-GB"/>
              </w:rPr>
              <w:t>&gt;&gt;</w:t>
            </w:r>
          </w:p>
        </w:tc>
        <w:tc>
          <w:tcPr>
            <w:tcW w:w="1224" w:type="pct"/>
            <w:vMerge/>
          </w:tcPr>
          <w:p w14:paraId="0B8D7412" w14:textId="77777777" w:rsidR="00410F54" w:rsidRPr="000C17BA" w:rsidRDefault="00410F54" w:rsidP="00410F54">
            <w:pPr>
              <w:spacing w:line="276" w:lineRule="auto"/>
              <w:rPr>
                <w:lang w:val="en-GB"/>
              </w:rPr>
            </w:pPr>
          </w:p>
        </w:tc>
        <w:tc>
          <w:tcPr>
            <w:tcW w:w="1251" w:type="pct"/>
            <w:vMerge/>
            <w:shd w:val="clear" w:color="auto" w:fill="FFFFFF"/>
          </w:tcPr>
          <w:p w14:paraId="4CAA8D9C"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460786EB" w14:textId="77777777" w:rsidR="00410F54" w:rsidRPr="000C17BA" w:rsidRDefault="00410F54" w:rsidP="00067EEE">
            <w:pPr>
              <w:numPr>
                <w:ilvl w:val="0"/>
                <w:numId w:val="21"/>
              </w:numPr>
              <w:spacing w:line="276" w:lineRule="auto"/>
              <w:rPr>
                <w:lang w:val="en-GB"/>
              </w:rPr>
            </w:pPr>
          </w:p>
        </w:tc>
      </w:tr>
      <w:tr w:rsidR="00410F54" w:rsidRPr="000C17BA" w14:paraId="35BEF9AD" w14:textId="77777777" w:rsidTr="00AB4B86">
        <w:tc>
          <w:tcPr>
            <w:tcW w:w="5000" w:type="pct"/>
            <w:gridSpan w:val="4"/>
            <w:shd w:val="clear" w:color="auto" w:fill="E2F8FA"/>
          </w:tcPr>
          <w:p w14:paraId="20F0176A" w14:textId="77777777" w:rsidR="00410F54" w:rsidRPr="000C17BA" w:rsidRDefault="00410F54" w:rsidP="00410F54">
            <w:pPr>
              <w:spacing w:line="276" w:lineRule="auto"/>
              <w:rPr>
                <w:lang w:val="en-GB"/>
              </w:rPr>
            </w:pPr>
            <w:r w:rsidRPr="000C17BA">
              <w:rPr>
                <w:b/>
                <w:bCs/>
                <w:lang w:val="en-GB"/>
              </w:rPr>
              <w:t>Principle 9.2 Vulnerability to Natural Disaster</w:t>
            </w:r>
          </w:p>
        </w:tc>
      </w:tr>
      <w:tr w:rsidR="00410F54" w:rsidRPr="000C17BA" w14:paraId="5BFED957" w14:textId="77777777" w:rsidTr="00AB4B86">
        <w:trPr>
          <w:trHeight w:val="149"/>
        </w:trPr>
        <w:tc>
          <w:tcPr>
            <w:tcW w:w="1276" w:type="pct"/>
          </w:tcPr>
          <w:p w14:paraId="7A7D3637" w14:textId="77777777" w:rsidR="00410F54" w:rsidRPr="000C17BA" w:rsidRDefault="00410F54" w:rsidP="00410F54">
            <w:pPr>
              <w:spacing w:line="276" w:lineRule="auto"/>
              <w:rPr>
                <w:lang w:val="en-GB"/>
              </w:rPr>
            </w:pPr>
            <w:r w:rsidRPr="000C17BA">
              <w:rPr>
                <w:lang w:val="en-GB"/>
              </w:rPr>
              <w:t>Will the Project be susceptible to or lead to increased vulnerability to wind, earthquakes, subsidence, landslides, erosion, flooding, drought or other extreme climatic conditions?</w:t>
            </w:r>
          </w:p>
        </w:tc>
        <w:tc>
          <w:tcPr>
            <w:tcW w:w="1224" w:type="pct"/>
            <w:vMerge w:val="restart"/>
          </w:tcPr>
          <w:p w14:paraId="3095CA0D" w14:textId="20B17E1D"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7D75281D" w14:textId="2D2F1B2A" w:rsidR="00410F54" w:rsidRPr="000C17BA" w:rsidDel="00BF65FF" w:rsidRDefault="0055588C" w:rsidP="0055588C">
            <w:pPr>
              <w:spacing w:line="276" w:lineRule="auto"/>
              <w:jc w:val="both"/>
              <w:rPr>
                <w:lang w:val="en-GB"/>
              </w:rPr>
            </w:pPr>
            <w:r w:rsidRPr="000C17BA">
              <w:rPr>
                <w:lang w:val="en-GB"/>
              </w:rPr>
              <w:t xml:space="preserve">No. The project happens at individual households. There is no activity which can affect adversely the natural system to cause earthquake, landslides, erosion, flooding, </w:t>
            </w:r>
            <w:r w:rsidRPr="000C17BA">
              <w:rPr>
                <w:lang w:val="en-GB"/>
              </w:rPr>
              <w:lastRenderedPageBreak/>
              <w:t>draught or other extreme climatic conditions</w:t>
            </w:r>
          </w:p>
        </w:tc>
        <w:tc>
          <w:tcPr>
            <w:tcW w:w="1249" w:type="pct"/>
            <w:vMerge w:val="restart"/>
            <w:shd w:val="clear" w:color="auto" w:fill="FFFFFF"/>
          </w:tcPr>
          <w:p w14:paraId="1290E71C" w14:textId="39DAA4E7" w:rsidR="00410F54" w:rsidRPr="000C17BA" w:rsidRDefault="0055588C" w:rsidP="00410F54">
            <w:pPr>
              <w:spacing w:line="276" w:lineRule="auto"/>
              <w:rPr>
                <w:lang w:val="en-GB"/>
              </w:rPr>
            </w:pPr>
            <w:r w:rsidRPr="000C17BA">
              <w:rPr>
                <w:lang w:val="en-GB"/>
              </w:rPr>
              <w:lastRenderedPageBreak/>
              <w:t>Not applicable</w:t>
            </w:r>
          </w:p>
        </w:tc>
      </w:tr>
      <w:tr w:rsidR="00410F54" w:rsidRPr="000C17BA" w14:paraId="6EA757E7" w14:textId="77777777" w:rsidTr="00AB4B86">
        <w:trPr>
          <w:trHeight w:val="149"/>
        </w:trPr>
        <w:tc>
          <w:tcPr>
            <w:tcW w:w="1276" w:type="pct"/>
          </w:tcPr>
          <w:p w14:paraId="5AE4B2F9" w14:textId="77777777" w:rsidR="00410F54" w:rsidRPr="000C17BA" w:rsidRDefault="00410F54" w:rsidP="00410F54">
            <w:pPr>
              <w:spacing w:line="276" w:lineRule="auto"/>
              <w:rPr>
                <w:lang w:val="en-GB"/>
              </w:rPr>
            </w:pPr>
            <w:r w:rsidRPr="000C17BA">
              <w:rPr>
                <w:lang w:val="en-GB"/>
              </w:rPr>
              <w:lastRenderedPageBreak/>
              <w:t>&gt;&gt;</w:t>
            </w:r>
          </w:p>
        </w:tc>
        <w:tc>
          <w:tcPr>
            <w:tcW w:w="1224" w:type="pct"/>
            <w:vMerge/>
          </w:tcPr>
          <w:p w14:paraId="12B2E888" w14:textId="77777777" w:rsidR="00410F54" w:rsidRPr="000C17BA" w:rsidRDefault="00410F54" w:rsidP="00410F54">
            <w:pPr>
              <w:spacing w:line="276" w:lineRule="auto"/>
              <w:rPr>
                <w:lang w:val="en-GB"/>
              </w:rPr>
            </w:pPr>
          </w:p>
        </w:tc>
        <w:tc>
          <w:tcPr>
            <w:tcW w:w="1251" w:type="pct"/>
            <w:vMerge/>
            <w:shd w:val="clear" w:color="auto" w:fill="FFFFFF"/>
          </w:tcPr>
          <w:p w14:paraId="748F565C"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39F10707" w14:textId="77777777" w:rsidR="00410F54" w:rsidRPr="000C17BA" w:rsidRDefault="00410F54" w:rsidP="00067EEE">
            <w:pPr>
              <w:numPr>
                <w:ilvl w:val="0"/>
                <w:numId w:val="21"/>
              </w:numPr>
              <w:spacing w:line="276" w:lineRule="auto"/>
              <w:rPr>
                <w:lang w:val="en-GB"/>
              </w:rPr>
            </w:pPr>
          </w:p>
        </w:tc>
      </w:tr>
      <w:tr w:rsidR="00410F54" w:rsidRPr="000C17BA" w14:paraId="629B4A24" w14:textId="77777777" w:rsidTr="00AB4B86">
        <w:tc>
          <w:tcPr>
            <w:tcW w:w="5000" w:type="pct"/>
            <w:gridSpan w:val="4"/>
            <w:shd w:val="clear" w:color="auto" w:fill="E2F8FA"/>
          </w:tcPr>
          <w:p w14:paraId="24E43A3F" w14:textId="77777777" w:rsidR="00410F54" w:rsidRPr="000C17BA" w:rsidRDefault="00410F54" w:rsidP="00410F54">
            <w:pPr>
              <w:spacing w:line="276" w:lineRule="auto"/>
              <w:rPr>
                <w:lang w:val="en-GB"/>
              </w:rPr>
            </w:pPr>
            <w:r w:rsidRPr="000C17BA">
              <w:rPr>
                <w:b/>
                <w:bCs/>
                <w:lang w:val="en-GB"/>
              </w:rPr>
              <w:t xml:space="preserve">Principle 9.3 Genetic Resources </w:t>
            </w:r>
          </w:p>
        </w:tc>
      </w:tr>
      <w:tr w:rsidR="00410F54" w:rsidRPr="000C17BA" w14:paraId="4AEDDE2A" w14:textId="77777777" w:rsidTr="00AB4B86">
        <w:trPr>
          <w:trHeight w:val="149"/>
        </w:trPr>
        <w:tc>
          <w:tcPr>
            <w:tcW w:w="1276" w:type="pct"/>
          </w:tcPr>
          <w:p w14:paraId="7A783D50" w14:textId="77777777" w:rsidR="00410F54" w:rsidRPr="000C17BA" w:rsidRDefault="00410F54" w:rsidP="00410F54">
            <w:pPr>
              <w:spacing w:line="276" w:lineRule="auto"/>
              <w:rPr>
                <w:lang w:val="en-GB"/>
              </w:rPr>
            </w:pPr>
            <w:r w:rsidRPr="000C17BA">
              <w:rPr>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1224" w:type="pct"/>
            <w:vMerge w:val="restart"/>
          </w:tcPr>
          <w:p w14:paraId="71D51807" w14:textId="66DD1D04"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1707A906" w14:textId="5A0E575F" w:rsidR="00410F54" w:rsidRPr="000C17BA" w:rsidDel="00BF65FF" w:rsidRDefault="0055588C" w:rsidP="00410F54">
            <w:pPr>
              <w:spacing w:line="276" w:lineRule="auto"/>
              <w:rPr>
                <w:lang w:val="en-GB"/>
              </w:rPr>
            </w:pPr>
            <w:r w:rsidRPr="000C17BA">
              <w:rPr>
                <w:rFonts w:ascii="Avenir Book" w:eastAsia="MS Mincho" w:hAnsi="Avenir Book"/>
              </w:rPr>
              <w:t>Not applicable.  The project does not involve any crop production or cultivation</w:t>
            </w:r>
          </w:p>
        </w:tc>
        <w:tc>
          <w:tcPr>
            <w:tcW w:w="1249" w:type="pct"/>
            <w:vMerge w:val="restart"/>
            <w:shd w:val="clear" w:color="auto" w:fill="FFFFFF"/>
          </w:tcPr>
          <w:p w14:paraId="1BEC14FD" w14:textId="239AD7DD" w:rsidR="00410F54" w:rsidRPr="000C17BA" w:rsidRDefault="0055588C" w:rsidP="00410F54">
            <w:pPr>
              <w:spacing w:line="276" w:lineRule="auto"/>
              <w:rPr>
                <w:lang w:val="en-GB"/>
              </w:rPr>
            </w:pPr>
            <w:r w:rsidRPr="000C17BA">
              <w:rPr>
                <w:lang w:val="en-GB"/>
              </w:rPr>
              <w:t>Not applicable</w:t>
            </w:r>
          </w:p>
        </w:tc>
      </w:tr>
      <w:tr w:rsidR="00410F54" w:rsidRPr="000C17BA" w14:paraId="183714AF" w14:textId="77777777" w:rsidTr="00AB4B86">
        <w:trPr>
          <w:trHeight w:val="149"/>
        </w:trPr>
        <w:tc>
          <w:tcPr>
            <w:tcW w:w="1276" w:type="pct"/>
          </w:tcPr>
          <w:p w14:paraId="2270CA33" w14:textId="77777777" w:rsidR="00410F54" w:rsidRPr="000C17BA" w:rsidRDefault="00410F54" w:rsidP="00410F54">
            <w:pPr>
              <w:spacing w:line="276" w:lineRule="auto"/>
              <w:rPr>
                <w:lang w:val="en-GB"/>
              </w:rPr>
            </w:pPr>
            <w:r w:rsidRPr="000C17BA">
              <w:rPr>
                <w:lang w:val="en-GB"/>
              </w:rPr>
              <w:t>&gt;&gt;</w:t>
            </w:r>
          </w:p>
        </w:tc>
        <w:tc>
          <w:tcPr>
            <w:tcW w:w="1224" w:type="pct"/>
            <w:vMerge/>
          </w:tcPr>
          <w:p w14:paraId="5C09D14E" w14:textId="77777777" w:rsidR="00410F54" w:rsidRPr="000C17BA" w:rsidRDefault="00410F54" w:rsidP="00410F54">
            <w:pPr>
              <w:spacing w:line="276" w:lineRule="auto"/>
              <w:rPr>
                <w:lang w:val="en-GB"/>
              </w:rPr>
            </w:pPr>
          </w:p>
        </w:tc>
        <w:tc>
          <w:tcPr>
            <w:tcW w:w="1251" w:type="pct"/>
            <w:vMerge/>
            <w:shd w:val="clear" w:color="auto" w:fill="FFFFFF"/>
          </w:tcPr>
          <w:p w14:paraId="7FAF81D0"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0B13F8A9" w14:textId="77777777" w:rsidR="00410F54" w:rsidRPr="000C17BA" w:rsidRDefault="00410F54" w:rsidP="00067EEE">
            <w:pPr>
              <w:numPr>
                <w:ilvl w:val="0"/>
                <w:numId w:val="21"/>
              </w:numPr>
              <w:spacing w:line="276" w:lineRule="auto"/>
              <w:rPr>
                <w:lang w:val="en-GB"/>
              </w:rPr>
            </w:pPr>
          </w:p>
        </w:tc>
      </w:tr>
      <w:tr w:rsidR="00410F54" w:rsidRPr="000C17BA" w14:paraId="58DF2BD5" w14:textId="77777777" w:rsidTr="00AB4B86">
        <w:tc>
          <w:tcPr>
            <w:tcW w:w="5000" w:type="pct"/>
            <w:gridSpan w:val="4"/>
            <w:shd w:val="clear" w:color="auto" w:fill="E2F8FA"/>
          </w:tcPr>
          <w:p w14:paraId="14213446" w14:textId="77777777" w:rsidR="00410F54" w:rsidRPr="000C17BA" w:rsidRDefault="00410F54" w:rsidP="00410F54">
            <w:pPr>
              <w:spacing w:line="276" w:lineRule="auto"/>
              <w:rPr>
                <w:lang w:val="en-GB"/>
              </w:rPr>
            </w:pPr>
            <w:r w:rsidRPr="000C17BA">
              <w:rPr>
                <w:b/>
                <w:bCs/>
                <w:lang w:val="en-GB"/>
              </w:rPr>
              <w:t xml:space="preserve">Principle 9.4 Release of pollutants </w:t>
            </w:r>
          </w:p>
        </w:tc>
      </w:tr>
      <w:tr w:rsidR="00410F54" w:rsidRPr="000C17BA" w14:paraId="1F28A929" w14:textId="77777777" w:rsidTr="00AB4B86">
        <w:trPr>
          <w:trHeight w:val="149"/>
        </w:trPr>
        <w:tc>
          <w:tcPr>
            <w:tcW w:w="1276" w:type="pct"/>
          </w:tcPr>
          <w:p w14:paraId="04A17262" w14:textId="77777777" w:rsidR="00410F54" w:rsidRPr="000C17BA" w:rsidRDefault="00410F54" w:rsidP="00410F54">
            <w:pPr>
              <w:spacing w:line="276" w:lineRule="auto"/>
              <w:rPr>
                <w:lang w:val="en-GB"/>
              </w:rPr>
            </w:pPr>
            <w:r w:rsidRPr="000C17BA">
              <w:rPr>
                <w:lang w:val="en-GB"/>
              </w:rPr>
              <w:t>Could the Project potentially result in the release of pollutants to the environment?</w:t>
            </w:r>
          </w:p>
        </w:tc>
        <w:tc>
          <w:tcPr>
            <w:tcW w:w="1224" w:type="pct"/>
            <w:vMerge w:val="restart"/>
          </w:tcPr>
          <w:p w14:paraId="40ADD193" w14:textId="3C4BFB81"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674DC22D" w14:textId="710A38CB" w:rsidR="00410F54" w:rsidRPr="000C17BA" w:rsidDel="00BF65FF" w:rsidRDefault="0055588C" w:rsidP="00410F54">
            <w:pPr>
              <w:spacing w:line="276" w:lineRule="auto"/>
              <w:rPr>
                <w:lang w:val="en-GB"/>
              </w:rPr>
            </w:pPr>
            <w:r w:rsidRPr="000C17BA">
              <w:rPr>
                <w:rFonts w:ascii="Avenir Book" w:eastAsia="MS Mincho" w:hAnsi="Avenir Book"/>
              </w:rPr>
              <w:t xml:space="preserve">No. The project </w:t>
            </w:r>
            <w:r w:rsidR="00F35E73" w:rsidRPr="000C17BA">
              <w:rPr>
                <w:rFonts w:ascii="Avenir Book" w:eastAsia="MS Mincho" w:hAnsi="Avenir Book"/>
              </w:rPr>
              <w:t>do</w:t>
            </w:r>
            <w:r w:rsidRPr="000C17BA">
              <w:rPr>
                <w:rFonts w:ascii="Avenir Book" w:eastAsia="MS Mincho" w:hAnsi="Avenir Book"/>
              </w:rPr>
              <w:t xml:space="preserve"> not release any pollutants to the environment</w:t>
            </w:r>
          </w:p>
        </w:tc>
        <w:tc>
          <w:tcPr>
            <w:tcW w:w="1249" w:type="pct"/>
            <w:vMerge w:val="restart"/>
            <w:shd w:val="clear" w:color="auto" w:fill="FFFFFF"/>
          </w:tcPr>
          <w:p w14:paraId="2D1F2705" w14:textId="41DCC262" w:rsidR="00410F54" w:rsidRPr="000C17BA" w:rsidRDefault="0055588C" w:rsidP="00410F54">
            <w:pPr>
              <w:spacing w:line="276" w:lineRule="auto"/>
              <w:rPr>
                <w:lang w:val="en-GB"/>
              </w:rPr>
            </w:pPr>
            <w:r w:rsidRPr="000C17BA">
              <w:rPr>
                <w:lang w:val="en-GB"/>
              </w:rPr>
              <w:t>Not applicable</w:t>
            </w:r>
          </w:p>
        </w:tc>
      </w:tr>
      <w:tr w:rsidR="00410F54" w:rsidRPr="000C17BA" w14:paraId="0AA84DA8" w14:textId="77777777" w:rsidTr="00AB4B86">
        <w:trPr>
          <w:trHeight w:val="149"/>
        </w:trPr>
        <w:tc>
          <w:tcPr>
            <w:tcW w:w="1276" w:type="pct"/>
          </w:tcPr>
          <w:p w14:paraId="75EE422A" w14:textId="77777777" w:rsidR="00410F54" w:rsidRPr="000C17BA" w:rsidRDefault="00410F54" w:rsidP="00410F54">
            <w:pPr>
              <w:spacing w:line="276" w:lineRule="auto"/>
              <w:rPr>
                <w:lang w:val="en-GB"/>
              </w:rPr>
            </w:pPr>
            <w:r w:rsidRPr="000C17BA">
              <w:rPr>
                <w:lang w:val="en-GB"/>
              </w:rPr>
              <w:t>&gt;&gt;</w:t>
            </w:r>
          </w:p>
        </w:tc>
        <w:tc>
          <w:tcPr>
            <w:tcW w:w="1224" w:type="pct"/>
            <w:vMerge/>
          </w:tcPr>
          <w:p w14:paraId="506D2EE8" w14:textId="77777777" w:rsidR="00410F54" w:rsidRPr="000C17BA" w:rsidRDefault="00410F54" w:rsidP="00410F54">
            <w:pPr>
              <w:spacing w:line="276" w:lineRule="auto"/>
              <w:rPr>
                <w:lang w:val="en-GB"/>
              </w:rPr>
            </w:pPr>
          </w:p>
        </w:tc>
        <w:tc>
          <w:tcPr>
            <w:tcW w:w="1251" w:type="pct"/>
            <w:vMerge/>
            <w:shd w:val="clear" w:color="auto" w:fill="FFFFFF"/>
          </w:tcPr>
          <w:p w14:paraId="07AD589F"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202D732D" w14:textId="77777777" w:rsidR="00410F54" w:rsidRPr="000C17BA" w:rsidRDefault="00410F54" w:rsidP="00067EEE">
            <w:pPr>
              <w:numPr>
                <w:ilvl w:val="0"/>
                <w:numId w:val="21"/>
              </w:numPr>
              <w:spacing w:line="276" w:lineRule="auto"/>
              <w:rPr>
                <w:lang w:val="en-GB"/>
              </w:rPr>
            </w:pPr>
          </w:p>
        </w:tc>
      </w:tr>
      <w:tr w:rsidR="00410F54" w:rsidRPr="000C17BA" w14:paraId="2AC0EF26" w14:textId="77777777" w:rsidTr="00AB4B86">
        <w:tc>
          <w:tcPr>
            <w:tcW w:w="5000" w:type="pct"/>
            <w:gridSpan w:val="4"/>
            <w:shd w:val="clear" w:color="auto" w:fill="E2F8FA"/>
          </w:tcPr>
          <w:p w14:paraId="75B7E45E" w14:textId="77777777" w:rsidR="00410F54" w:rsidRPr="000C17BA" w:rsidRDefault="00410F54" w:rsidP="00410F54">
            <w:pPr>
              <w:spacing w:line="276" w:lineRule="auto"/>
              <w:rPr>
                <w:lang w:val="en-GB"/>
              </w:rPr>
            </w:pPr>
            <w:r w:rsidRPr="000C17BA">
              <w:rPr>
                <w:b/>
                <w:bCs/>
                <w:lang w:val="en-GB"/>
              </w:rPr>
              <w:t xml:space="preserve">Principle 9.5  Hazardous and Non-hazardous Waste  </w:t>
            </w:r>
          </w:p>
        </w:tc>
      </w:tr>
      <w:tr w:rsidR="00410F54" w:rsidRPr="000C17BA" w14:paraId="616C9F34" w14:textId="77777777" w:rsidTr="00AB4B86">
        <w:trPr>
          <w:trHeight w:val="149"/>
        </w:trPr>
        <w:tc>
          <w:tcPr>
            <w:tcW w:w="1276" w:type="pct"/>
          </w:tcPr>
          <w:p w14:paraId="46A3482A" w14:textId="77777777" w:rsidR="00410F54" w:rsidRPr="000C17BA" w:rsidRDefault="00410F54" w:rsidP="00410F54">
            <w:pPr>
              <w:spacing w:line="276" w:lineRule="auto"/>
              <w:rPr>
                <w:lang w:val="en-GB"/>
              </w:rPr>
            </w:pPr>
            <w:r w:rsidRPr="000C17BA">
              <w:rPr>
                <w:lang w:val="en-GB"/>
              </w:rPr>
              <w:t>Will the Project involve the manufacture, trade, release, and/ or use of hazardous and non-hazardous chemicals and/or materials?</w:t>
            </w:r>
          </w:p>
        </w:tc>
        <w:tc>
          <w:tcPr>
            <w:tcW w:w="1224" w:type="pct"/>
            <w:vMerge w:val="restart"/>
          </w:tcPr>
          <w:p w14:paraId="0114586A" w14:textId="1D866A62"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0490963B" w14:textId="4102FA6E" w:rsidR="00410F54" w:rsidRPr="000C17BA" w:rsidDel="00BF65FF" w:rsidRDefault="0055588C" w:rsidP="00410F54">
            <w:pPr>
              <w:spacing w:line="276" w:lineRule="auto"/>
              <w:rPr>
                <w:lang w:val="en-GB"/>
              </w:rPr>
            </w:pPr>
            <w:r w:rsidRPr="000C17BA">
              <w:rPr>
                <w:rFonts w:ascii="Avenir Book" w:eastAsia="MS Mincho" w:hAnsi="Avenir Book"/>
              </w:rPr>
              <w:t xml:space="preserve">Not applicable. The project does not </w:t>
            </w:r>
            <w:r w:rsidR="00F35E73" w:rsidRPr="000C17BA">
              <w:rPr>
                <w:rFonts w:ascii="Avenir Book" w:eastAsia="MS Mincho" w:hAnsi="Avenir Book"/>
              </w:rPr>
              <w:t>involve</w:t>
            </w:r>
            <w:r w:rsidRPr="000C17BA">
              <w:rPr>
                <w:rFonts w:ascii="Avenir Book" w:eastAsia="MS Mincho" w:hAnsi="Avenir Book"/>
              </w:rPr>
              <w:t xml:space="preserve"> any production process</w:t>
            </w:r>
          </w:p>
        </w:tc>
        <w:tc>
          <w:tcPr>
            <w:tcW w:w="1249" w:type="pct"/>
            <w:vMerge w:val="restart"/>
            <w:shd w:val="clear" w:color="auto" w:fill="FFFFFF"/>
          </w:tcPr>
          <w:p w14:paraId="39DFFFFF" w14:textId="52F39A1B" w:rsidR="00410F54" w:rsidRPr="000C17BA" w:rsidRDefault="0055588C" w:rsidP="00410F54">
            <w:pPr>
              <w:spacing w:line="276" w:lineRule="auto"/>
              <w:rPr>
                <w:lang w:val="en-GB"/>
              </w:rPr>
            </w:pPr>
            <w:r w:rsidRPr="000C17BA">
              <w:rPr>
                <w:lang w:val="en-GB"/>
              </w:rPr>
              <w:t>Not applicable</w:t>
            </w:r>
          </w:p>
        </w:tc>
      </w:tr>
      <w:tr w:rsidR="00410F54" w:rsidRPr="000C17BA" w14:paraId="7735E1E0" w14:textId="77777777" w:rsidTr="00AB4B86">
        <w:trPr>
          <w:trHeight w:val="149"/>
        </w:trPr>
        <w:tc>
          <w:tcPr>
            <w:tcW w:w="1276" w:type="pct"/>
          </w:tcPr>
          <w:p w14:paraId="1F246602" w14:textId="6DB34D66" w:rsidR="00410F54" w:rsidRPr="000C17BA" w:rsidRDefault="00410F54" w:rsidP="00410F54">
            <w:pPr>
              <w:spacing w:line="276" w:lineRule="auto"/>
              <w:rPr>
                <w:lang w:val="en-GB"/>
              </w:rPr>
            </w:pPr>
            <w:r w:rsidRPr="000C17BA">
              <w:rPr>
                <w:lang w:val="en-GB"/>
              </w:rPr>
              <w:t>&gt;&gt;</w:t>
            </w:r>
          </w:p>
        </w:tc>
        <w:tc>
          <w:tcPr>
            <w:tcW w:w="1224" w:type="pct"/>
            <w:vMerge/>
          </w:tcPr>
          <w:p w14:paraId="526A2594" w14:textId="77777777" w:rsidR="00410F54" w:rsidRPr="000C17BA" w:rsidRDefault="00410F54" w:rsidP="00410F54">
            <w:pPr>
              <w:spacing w:line="276" w:lineRule="auto"/>
              <w:rPr>
                <w:lang w:val="en-GB"/>
              </w:rPr>
            </w:pPr>
          </w:p>
        </w:tc>
        <w:tc>
          <w:tcPr>
            <w:tcW w:w="1251" w:type="pct"/>
            <w:vMerge/>
            <w:shd w:val="clear" w:color="auto" w:fill="FFFFFF"/>
          </w:tcPr>
          <w:p w14:paraId="4D308A36"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5A332596" w14:textId="77777777" w:rsidR="00410F54" w:rsidRPr="000C17BA" w:rsidRDefault="00410F54" w:rsidP="00067EEE">
            <w:pPr>
              <w:numPr>
                <w:ilvl w:val="0"/>
                <w:numId w:val="21"/>
              </w:numPr>
              <w:spacing w:line="276" w:lineRule="auto"/>
              <w:rPr>
                <w:lang w:val="en-GB"/>
              </w:rPr>
            </w:pPr>
          </w:p>
        </w:tc>
      </w:tr>
      <w:tr w:rsidR="00410F54" w:rsidRPr="000C17BA" w14:paraId="23F2D608" w14:textId="77777777" w:rsidTr="00AB4B86">
        <w:tc>
          <w:tcPr>
            <w:tcW w:w="5000" w:type="pct"/>
            <w:gridSpan w:val="4"/>
            <w:shd w:val="clear" w:color="auto" w:fill="E2F8FA"/>
          </w:tcPr>
          <w:p w14:paraId="69274E47" w14:textId="77777777" w:rsidR="00410F54" w:rsidRPr="000C17BA" w:rsidRDefault="00410F54" w:rsidP="00410F54">
            <w:pPr>
              <w:spacing w:line="276" w:lineRule="auto"/>
              <w:rPr>
                <w:lang w:val="en-GB"/>
              </w:rPr>
            </w:pPr>
            <w:r w:rsidRPr="000C17BA">
              <w:rPr>
                <w:b/>
                <w:bCs/>
                <w:lang w:val="en-GB"/>
              </w:rPr>
              <w:lastRenderedPageBreak/>
              <w:t xml:space="preserve">Principle 9.6 Pesticides &amp; Fertilisers </w:t>
            </w:r>
          </w:p>
        </w:tc>
      </w:tr>
      <w:tr w:rsidR="00410F54" w:rsidRPr="000C17BA" w14:paraId="7F7936FC" w14:textId="77777777" w:rsidTr="00AB4B86">
        <w:trPr>
          <w:trHeight w:val="149"/>
        </w:trPr>
        <w:tc>
          <w:tcPr>
            <w:tcW w:w="1276" w:type="pct"/>
          </w:tcPr>
          <w:p w14:paraId="3609BB63" w14:textId="77777777" w:rsidR="00410F54" w:rsidRPr="000C17BA" w:rsidRDefault="00410F54" w:rsidP="00410F54">
            <w:pPr>
              <w:spacing w:line="276" w:lineRule="auto"/>
              <w:rPr>
                <w:lang w:val="en-GB"/>
              </w:rPr>
            </w:pPr>
            <w:r w:rsidRPr="000C17BA">
              <w:rPr>
                <w:lang w:val="en-GB"/>
              </w:rPr>
              <w:t>Will the Project involve the application of pesticides and/or fertilisers?</w:t>
            </w:r>
          </w:p>
        </w:tc>
        <w:tc>
          <w:tcPr>
            <w:tcW w:w="1224" w:type="pct"/>
            <w:vMerge w:val="restart"/>
          </w:tcPr>
          <w:p w14:paraId="2E668D92" w14:textId="160DD1A6"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2F51F441" w14:textId="37D74FEA" w:rsidR="00410F54" w:rsidRPr="000C17BA" w:rsidDel="00BF65FF" w:rsidRDefault="0055588C" w:rsidP="00410F54">
            <w:pPr>
              <w:spacing w:line="276" w:lineRule="auto"/>
              <w:rPr>
                <w:lang w:val="en-GB"/>
              </w:rPr>
            </w:pPr>
            <w:r w:rsidRPr="000C17BA">
              <w:rPr>
                <w:lang w:val="en-GB"/>
              </w:rPr>
              <w:t>No</w:t>
            </w:r>
          </w:p>
        </w:tc>
        <w:tc>
          <w:tcPr>
            <w:tcW w:w="1249" w:type="pct"/>
            <w:vMerge w:val="restart"/>
            <w:shd w:val="clear" w:color="auto" w:fill="FFFFFF"/>
          </w:tcPr>
          <w:p w14:paraId="76142FC3" w14:textId="54E88CE7" w:rsidR="00410F54" w:rsidRPr="000C17BA" w:rsidRDefault="0055588C" w:rsidP="00410F54">
            <w:pPr>
              <w:spacing w:line="276" w:lineRule="auto"/>
              <w:rPr>
                <w:lang w:val="en-GB"/>
              </w:rPr>
            </w:pPr>
            <w:r w:rsidRPr="000C17BA">
              <w:rPr>
                <w:lang w:val="en-GB"/>
              </w:rPr>
              <w:t>Not applicable</w:t>
            </w:r>
          </w:p>
        </w:tc>
      </w:tr>
      <w:tr w:rsidR="00410F54" w:rsidRPr="000C17BA" w14:paraId="0747FD6C" w14:textId="77777777" w:rsidTr="00AB4B86">
        <w:trPr>
          <w:trHeight w:val="149"/>
        </w:trPr>
        <w:tc>
          <w:tcPr>
            <w:tcW w:w="1276" w:type="pct"/>
          </w:tcPr>
          <w:p w14:paraId="683F5828" w14:textId="77777777" w:rsidR="00410F54" w:rsidRPr="000C17BA" w:rsidRDefault="00410F54" w:rsidP="00410F54">
            <w:pPr>
              <w:spacing w:line="276" w:lineRule="auto"/>
              <w:rPr>
                <w:lang w:val="en-GB"/>
              </w:rPr>
            </w:pPr>
            <w:r w:rsidRPr="000C17BA">
              <w:rPr>
                <w:lang w:val="en-GB"/>
              </w:rPr>
              <w:t>&gt;&gt;</w:t>
            </w:r>
          </w:p>
        </w:tc>
        <w:tc>
          <w:tcPr>
            <w:tcW w:w="1224" w:type="pct"/>
            <w:vMerge/>
          </w:tcPr>
          <w:p w14:paraId="6125E50C" w14:textId="77777777" w:rsidR="00410F54" w:rsidRPr="000C17BA" w:rsidRDefault="00410F54" w:rsidP="00410F54">
            <w:pPr>
              <w:spacing w:line="276" w:lineRule="auto"/>
              <w:rPr>
                <w:lang w:val="en-GB"/>
              </w:rPr>
            </w:pPr>
          </w:p>
        </w:tc>
        <w:tc>
          <w:tcPr>
            <w:tcW w:w="1251" w:type="pct"/>
            <w:vMerge/>
            <w:shd w:val="clear" w:color="auto" w:fill="FFFFFF"/>
          </w:tcPr>
          <w:p w14:paraId="05D0FA7E"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3D26744A" w14:textId="77777777" w:rsidR="00410F54" w:rsidRPr="000C17BA" w:rsidRDefault="00410F54" w:rsidP="00067EEE">
            <w:pPr>
              <w:numPr>
                <w:ilvl w:val="0"/>
                <w:numId w:val="21"/>
              </w:numPr>
              <w:spacing w:line="276" w:lineRule="auto"/>
              <w:rPr>
                <w:lang w:val="en-GB"/>
              </w:rPr>
            </w:pPr>
          </w:p>
        </w:tc>
      </w:tr>
      <w:tr w:rsidR="00410F54" w:rsidRPr="000C17BA" w14:paraId="6035C321" w14:textId="77777777" w:rsidTr="00AB4B86">
        <w:tc>
          <w:tcPr>
            <w:tcW w:w="5000" w:type="pct"/>
            <w:gridSpan w:val="4"/>
            <w:shd w:val="clear" w:color="auto" w:fill="E2F8FA"/>
          </w:tcPr>
          <w:p w14:paraId="6FD1D719" w14:textId="77777777" w:rsidR="00410F54" w:rsidRPr="000C17BA" w:rsidRDefault="00410F54" w:rsidP="00410F54">
            <w:pPr>
              <w:spacing w:line="276" w:lineRule="auto"/>
              <w:rPr>
                <w:lang w:val="en-GB"/>
              </w:rPr>
            </w:pPr>
            <w:r w:rsidRPr="000C17BA">
              <w:rPr>
                <w:b/>
                <w:bCs/>
                <w:lang w:val="en-GB"/>
              </w:rPr>
              <w:t>Principle 9.7  Harvesting of Forests</w:t>
            </w:r>
          </w:p>
        </w:tc>
      </w:tr>
      <w:tr w:rsidR="00410F54" w:rsidRPr="000C17BA" w14:paraId="0BF5933D" w14:textId="77777777" w:rsidTr="00AB4B86">
        <w:trPr>
          <w:trHeight w:val="149"/>
        </w:trPr>
        <w:tc>
          <w:tcPr>
            <w:tcW w:w="1276" w:type="pct"/>
          </w:tcPr>
          <w:p w14:paraId="098BBC4E" w14:textId="77777777" w:rsidR="00410F54" w:rsidRPr="000C17BA" w:rsidRDefault="00410F54" w:rsidP="00410F54">
            <w:pPr>
              <w:spacing w:line="276" w:lineRule="auto"/>
              <w:rPr>
                <w:lang w:val="en-GB"/>
              </w:rPr>
            </w:pPr>
            <w:r w:rsidRPr="000C17BA">
              <w:rPr>
                <w:lang w:val="en-GB"/>
              </w:rPr>
              <w:t>Will the Project involve the harvesting of forests?</w:t>
            </w:r>
          </w:p>
        </w:tc>
        <w:tc>
          <w:tcPr>
            <w:tcW w:w="1224" w:type="pct"/>
            <w:vMerge w:val="restart"/>
          </w:tcPr>
          <w:p w14:paraId="50C3C4B7" w14:textId="3C4880E2"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015E8C28" w14:textId="314BFA97" w:rsidR="00410F54" w:rsidRPr="000C17BA" w:rsidDel="00BF65FF" w:rsidRDefault="0055588C" w:rsidP="00410F54">
            <w:pPr>
              <w:spacing w:line="276" w:lineRule="auto"/>
              <w:rPr>
                <w:lang w:val="en-GB"/>
              </w:rPr>
            </w:pPr>
            <w:r w:rsidRPr="000C17BA">
              <w:rPr>
                <w:rFonts w:ascii="Avenir Book" w:eastAsia="MS Mincho" w:hAnsi="Avenir Book"/>
              </w:rPr>
              <w:t>Not applicable. The project happens at individual households</w:t>
            </w:r>
          </w:p>
        </w:tc>
        <w:tc>
          <w:tcPr>
            <w:tcW w:w="1249" w:type="pct"/>
            <w:vMerge w:val="restart"/>
            <w:shd w:val="clear" w:color="auto" w:fill="FFFFFF"/>
          </w:tcPr>
          <w:p w14:paraId="23338EAF" w14:textId="20B1AE0E" w:rsidR="00410F54" w:rsidRPr="000C17BA" w:rsidRDefault="0055588C" w:rsidP="00410F54">
            <w:pPr>
              <w:spacing w:line="276" w:lineRule="auto"/>
              <w:rPr>
                <w:lang w:val="en-GB"/>
              </w:rPr>
            </w:pPr>
            <w:r w:rsidRPr="000C17BA">
              <w:rPr>
                <w:lang w:val="en-GB"/>
              </w:rPr>
              <w:t>Not applicable</w:t>
            </w:r>
          </w:p>
        </w:tc>
      </w:tr>
      <w:tr w:rsidR="00410F54" w:rsidRPr="000C17BA" w14:paraId="62969FEA" w14:textId="77777777" w:rsidTr="00AB4B86">
        <w:trPr>
          <w:trHeight w:val="149"/>
        </w:trPr>
        <w:tc>
          <w:tcPr>
            <w:tcW w:w="1276" w:type="pct"/>
          </w:tcPr>
          <w:p w14:paraId="671E4AF6" w14:textId="77777777" w:rsidR="00410F54" w:rsidRPr="000C17BA" w:rsidRDefault="00410F54" w:rsidP="00410F54">
            <w:pPr>
              <w:spacing w:line="276" w:lineRule="auto"/>
              <w:rPr>
                <w:lang w:val="en-GB"/>
              </w:rPr>
            </w:pPr>
            <w:r w:rsidRPr="000C17BA">
              <w:rPr>
                <w:lang w:val="en-GB"/>
              </w:rPr>
              <w:t>&gt;&gt;</w:t>
            </w:r>
          </w:p>
        </w:tc>
        <w:tc>
          <w:tcPr>
            <w:tcW w:w="1224" w:type="pct"/>
            <w:vMerge/>
          </w:tcPr>
          <w:p w14:paraId="102E9F9E" w14:textId="77777777" w:rsidR="00410F54" w:rsidRPr="000C17BA" w:rsidRDefault="00410F54" w:rsidP="00410F54">
            <w:pPr>
              <w:spacing w:line="276" w:lineRule="auto"/>
              <w:rPr>
                <w:lang w:val="en-GB"/>
              </w:rPr>
            </w:pPr>
          </w:p>
        </w:tc>
        <w:tc>
          <w:tcPr>
            <w:tcW w:w="1251" w:type="pct"/>
            <w:vMerge/>
            <w:shd w:val="clear" w:color="auto" w:fill="FFFFFF"/>
          </w:tcPr>
          <w:p w14:paraId="67AE1CE7"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1D97C614" w14:textId="77777777" w:rsidR="00410F54" w:rsidRPr="000C17BA" w:rsidRDefault="00410F54" w:rsidP="00067EEE">
            <w:pPr>
              <w:numPr>
                <w:ilvl w:val="0"/>
                <w:numId w:val="21"/>
              </w:numPr>
              <w:spacing w:line="276" w:lineRule="auto"/>
              <w:rPr>
                <w:lang w:val="en-GB"/>
              </w:rPr>
            </w:pPr>
          </w:p>
        </w:tc>
      </w:tr>
      <w:tr w:rsidR="00410F54" w:rsidRPr="000C17BA" w14:paraId="59807B41" w14:textId="77777777" w:rsidTr="00AB4B86">
        <w:tc>
          <w:tcPr>
            <w:tcW w:w="5000" w:type="pct"/>
            <w:gridSpan w:val="4"/>
            <w:shd w:val="clear" w:color="auto" w:fill="E2F8FA"/>
          </w:tcPr>
          <w:p w14:paraId="4781CC1E" w14:textId="77777777" w:rsidR="00410F54" w:rsidRPr="000C17BA" w:rsidRDefault="00410F54" w:rsidP="00410F54">
            <w:pPr>
              <w:spacing w:line="276" w:lineRule="auto"/>
              <w:rPr>
                <w:b/>
                <w:bCs/>
                <w:lang w:val="en-GB"/>
              </w:rPr>
            </w:pPr>
            <w:r w:rsidRPr="000C17BA">
              <w:rPr>
                <w:b/>
                <w:bCs/>
                <w:lang w:val="en-GB"/>
              </w:rPr>
              <w:t>Principle 9.8 Food</w:t>
            </w:r>
          </w:p>
        </w:tc>
      </w:tr>
      <w:tr w:rsidR="00410F54" w:rsidRPr="000C17BA" w14:paraId="7F3990D6" w14:textId="77777777" w:rsidTr="00AB4B86">
        <w:trPr>
          <w:trHeight w:val="149"/>
        </w:trPr>
        <w:tc>
          <w:tcPr>
            <w:tcW w:w="1276" w:type="pct"/>
          </w:tcPr>
          <w:p w14:paraId="31055D15" w14:textId="77777777" w:rsidR="00410F54" w:rsidRPr="000C17BA" w:rsidRDefault="00410F54" w:rsidP="00410F54">
            <w:pPr>
              <w:spacing w:line="276" w:lineRule="auto"/>
              <w:rPr>
                <w:lang w:val="en-GB"/>
              </w:rPr>
            </w:pPr>
            <w:r w:rsidRPr="000C17BA">
              <w:rPr>
                <w:lang w:val="en-GB"/>
              </w:rPr>
              <w:t>Does the Project modify the quantity or nutritional quality of food available such as through crop regime alteration or export or economic incentives?</w:t>
            </w:r>
          </w:p>
        </w:tc>
        <w:tc>
          <w:tcPr>
            <w:tcW w:w="1224" w:type="pct"/>
            <w:vMerge w:val="restart"/>
          </w:tcPr>
          <w:p w14:paraId="35D0BAC2" w14:textId="42345895" w:rsidR="00410F54" w:rsidRPr="000C17BA" w:rsidRDefault="0055588C" w:rsidP="00410F54">
            <w:pPr>
              <w:spacing w:line="276" w:lineRule="auto"/>
              <w:rPr>
                <w:lang w:val="en-GB"/>
              </w:rPr>
            </w:pPr>
            <w:r w:rsidRPr="000C17BA">
              <w:rPr>
                <w:lang w:val="en-GB"/>
              </w:rPr>
              <w:t>No</w:t>
            </w:r>
          </w:p>
        </w:tc>
        <w:tc>
          <w:tcPr>
            <w:tcW w:w="1251" w:type="pct"/>
            <w:vMerge w:val="restart"/>
            <w:shd w:val="clear" w:color="auto" w:fill="FFFFFF"/>
          </w:tcPr>
          <w:p w14:paraId="23996CEF" w14:textId="1BC3AB7D" w:rsidR="00410F54" w:rsidRPr="000C17BA" w:rsidDel="00BF65FF" w:rsidRDefault="0055588C" w:rsidP="00410F54">
            <w:pPr>
              <w:spacing w:line="276" w:lineRule="auto"/>
              <w:rPr>
                <w:lang w:val="en-GB"/>
              </w:rPr>
            </w:pPr>
            <w:r w:rsidRPr="000C17BA">
              <w:rPr>
                <w:lang w:val="en-GB"/>
              </w:rPr>
              <w:t>Not applicable</w:t>
            </w:r>
          </w:p>
        </w:tc>
        <w:tc>
          <w:tcPr>
            <w:tcW w:w="1249" w:type="pct"/>
            <w:vMerge w:val="restart"/>
            <w:shd w:val="clear" w:color="auto" w:fill="FFFFFF"/>
          </w:tcPr>
          <w:p w14:paraId="4FF4D91A" w14:textId="692ABF12" w:rsidR="00410F54" w:rsidRPr="000C17BA" w:rsidRDefault="0055588C" w:rsidP="00410F54">
            <w:pPr>
              <w:spacing w:line="276" w:lineRule="auto"/>
              <w:rPr>
                <w:lang w:val="en-GB"/>
              </w:rPr>
            </w:pPr>
            <w:r w:rsidRPr="000C17BA">
              <w:rPr>
                <w:lang w:val="en-GB"/>
              </w:rPr>
              <w:t>Not applicable</w:t>
            </w:r>
          </w:p>
        </w:tc>
      </w:tr>
      <w:tr w:rsidR="00410F54" w:rsidRPr="000C17BA" w14:paraId="3ED392A2" w14:textId="77777777" w:rsidTr="00AB4B86">
        <w:trPr>
          <w:trHeight w:val="149"/>
        </w:trPr>
        <w:tc>
          <w:tcPr>
            <w:tcW w:w="1276" w:type="pct"/>
          </w:tcPr>
          <w:p w14:paraId="5E764C24" w14:textId="77777777" w:rsidR="00410F54" w:rsidRPr="000C17BA" w:rsidRDefault="00410F54" w:rsidP="00410F54">
            <w:pPr>
              <w:spacing w:line="276" w:lineRule="auto"/>
              <w:rPr>
                <w:lang w:val="en-GB"/>
              </w:rPr>
            </w:pPr>
            <w:r w:rsidRPr="000C17BA">
              <w:rPr>
                <w:lang w:val="en-GB"/>
              </w:rPr>
              <w:t>&gt;&gt;</w:t>
            </w:r>
          </w:p>
        </w:tc>
        <w:tc>
          <w:tcPr>
            <w:tcW w:w="1224" w:type="pct"/>
            <w:vMerge/>
          </w:tcPr>
          <w:p w14:paraId="7B53D837" w14:textId="77777777" w:rsidR="00410F54" w:rsidRPr="000C17BA" w:rsidRDefault="00410F54" w:rsidP="00410F54">
            <w:pPr>
              <w:spacing w:line="276" w:lineRule="auto"/>
              <w:rPr>
                <w:lang w:val="en-GB"/>
              </w:rPr>
            </w:pPr>
          </w:p>
        </w:tc>
        <w:tc>
          <w:tcPr>
            <w:tcW w:w="1251" w:type="pct"/>
            <w:vMerge/>
            <w:shd w:val="clear" w:color="auto" w:fill="FFFFFF"/>
          </w:tcPr>
          <w:p w14:paraId="5A9ABFB3" w14:textId="77777777" w:rsidR="00410F54" w:rsidRPr="000C17BA" w:rsidDel="00BF65FF" w:rsidRDefault="00410F54" w:rsidP="00067EEE">
            <w:pPr>
              <w:numPr>
                <w:ilvl w:val="0"/>
                <w:numId w:val="25"/>
              </w:numPr>
              <w:spacing w:line="276" w:lineRule="auto"/>
              <w:rPr>
                <w:lang w:val="en-GB"/>
              </w:rPr>
            </w:pPr>
          </w:p>
        </w:tc>
        <w:tc>
          <w:tcPr>
            <w:tcW w:w="1249" w:type="pct"/>
            <w:vMerge/>
            <w:shd w:val="clear" w:color="auto" w:fill="FFFFFF"/>
          </w:tcPr>
          <w:p w14:paraId="7DB90A78" w14:textId="77777777" w:rsidR="00410F54" w:rsidRPr="000C17BA" w:rsidRDefault="00410F54" w:rsidP="00067EEE">
            <w:pPr>
              <w:numPr>
                <w:ilvl w:val="0"/>
                <w:numId w:val="21"/>
              </w:numPr>
              <w:spacing w:line="276" w:lineRule="auto"/>
              <w:rPr>
                <w:lang w:val="en-GB"/>
              </w:rPr>
            </w:pPr>
          </w:p>
        </w:tc>
      </w:tr>
      <w:tr w:rsidR="00410F54" w:rsidRPr="000C17BA" w14:paraId="6DB92C13" w14:textId="77777777" w:rsidTr="00AB4B86">
        <w:tc>
          <w:tcPr>
            <w:tcW w:w="5000" w:type="pct"/>
            <w:gridSpan w:val="4"/>
            <w:shd w:val="clear" w:color="auto" w:fill="E2F8FA"/>
          </w:tcPr>
          <w:p w14:paraId="55AD2033" w14:textId="77777777" w:rsidR="00410F54" w:rsidRPr="000C17BA" w:rsidRDefault="00410F54" w:rsidP="00410F54">
            <w:pPr>
              <w:spacing w:line="276" w:lineRule="auto"/>
              <w:rPr>
                <w:lang w:val="en-GB"/>
              </w:rPr>
            </w:pPr>
            <w:r w:rsidRPr="000C17BA">
              <w:rPr>
                <w:b/>
                <w:bCs/>
                <w:lang w:val="en-GB"/>
              </w:rPr>
              <w:t>Principle 9.9  Animal husbandry </w:t>
            </w:r>
          </w:p>
        </w:tc>
      </w:tr>
      <w:tr w:rsidR="0055588C" w:rsidRPr="000C17BA" w14:paraId="6E724D27" w14:textId="77777777" w:rsidTr="00AB4B86">
        <w:trPr>
          <w:trHeight w:val="149"/>
        </w:trPr>
        <w:tc>
          <w:tcPr>
            <w:tcW w:w="1276" w:type="pct"/>
          </w:tcPr>
          <w:p w14:paraId="7A107CBE" w14:textId="12AD2BEE" w:rsidR="0055588C" w:rsidRPr="000C17BA" w:rsidRDefault="0055588C" w:rsidP="0055588C">
            <w:pPr>
              <w:spacing w:line="276" w:lineRule="auto"/>
              <w:rPr>
                <w:lang w:val="en-GB"/>
              </w:rPr>
            </w:pPr>
            <w:r w:rsidRPr="000C17BA">
              <w:rPr>
                <w:lang w:val="en-GB"/>
              </w:rPr>
              <w:t>Will the Project involve animal husbandry?</w:t>
            </w:r>
          </w:p>
        </w:tc>
        <w:tc>
          <w:tcPr>
            <w:tcW w:w="1224" w:type="pct"/>
            <w:vMerge w:val="restart"/>
          </w:tcPr>
          <w:p w14:paraId="658E787C" w14:textId="3C5B2470" w:rsidR="0055588C" w:rsidRPr="000C17BA" w:rsidRDefault="0055588C" w:rsidP="0055588C">
            <w:pPr>
              <w:spacing w:line="276" w:lineRule="auto"/>
              <w:rPr>
                <w:lang w:val="en-GB"/>
              </w:rPr>
            </w:pPr>
            <w:r w:rsidRPr="000C17BA">
              <w:rPr>
                <w:lang w:val="en-GB"/>
              </w:rPr>
              <w:t>No</w:t>
            </w:r>
          </w:p>
        </w:tc>
        <w:tc>
          <w:tcPr>
            <w:tcW w:w="1251" w:type="pct"/>
            <w:vMerge w:val="restart"/>
            <w:shd w:val="clear" w:color="auto" w:fill="FFFFFF"/>
          </w:tcPr>
          <w:p w14:paraId="25B129CE" w14:textId="25D3A778" w:rsidR="0055588C" w:rsidRPr="000C17BA" w:rsidDel="00BF65FF" w:rsidRDefault="0055588C" w:rsidP="0055588C">
            <w:pPr>
              <w:spacing w:line="276" w:lineRule="auto"/>
              <w:rPr>
                <w:lang w:val="en-GB"/>
              </w:rPr>
            </w:pPr>
            <w:r w:rsidRPr="000C17BA">
              <w:rPr>
                <w:lang w:val="en-GB"/>
              </w:rPr>
              <w:t>Not applicable</w:t>
            </w:r>
          </w:p>
        </w:tc>
        <w:tc>
          <w:tcPr>
            <w:tcW w:w="1249" w:type="pct"/>
            <w:vMerge w:val="restart"/>
            <w:shd w:val="clear" w:color="auto" w:fill="FFFFFF"/>
          </w:tcPr>
          <w:p w14:paraId="189D87E0" w14:textId="454493A6" w:rsidR="0055588C" w:rsidRPr="000C17BA" w:rsidRDefault="0055588C" w:rsidP="0055588C">
            <w:pPr>
              <w:spacing w:line="276" w:lineRule="auto"/>
              <w:rPr>
                <w:lang w:val="en-GB"/>
              </w:rPr>
            </w:pPr>
            <w:r w:rsidRPr="000C17BA">
              <w:rPr>
                <w:lang w:val="en-GB"/>
              </w:rPr>
              <w:t>Not applicable</w:t>
            </w:r>
          </w:p>
        </w:tc>
      </w:tr>
      <w:tr w:rsidR="0055588C" w:rsidRPr="000C17BA" w14:paraId="0837319A" w14:textId="77777777" w:rsidTr="00AB4B86">
        <w:trPr>
          <w:trHeight w:val="149"/>
        </w:trPr>
        <w:tc>
          <w:tcPr>
            <w:tcW w:w="1276" w:type="pct"/>
          </w:tcPr>
          <w:p w14:paraId="3206B486" w14:textId="77777777" w:rsidR="0055588C" w:rsidRPr="000C17BA" w:rsidRDefault="0055588C" w:rsidP="0055588C">
            <w:pPr>
              <w:spacing w:line="276" w:lineRule="auto"/>
              <w:rPr>
                <w:lang w:val="en-GB"/>
              </w:rPr>
            </w:pPr>
            <w:r w:rsidRPr="000C17BA">
              <w:rPr>
                <w:lang w:val="en-GB"/>
              </w:rPr>
              <w:t>&gt;&gt;</w:t>
            </w:r>
          </w:p>
        </w:tc>
        <w:tc>
          <w:tcPr>
            <w:tcW w:w="1224" w:type="pct"/>
            <w:vMerge/>
          </w:tcPr>
          <w:p w14:paraId="46484D20" w14:textId="77777777" w:rsidR="0055588C" w:rsidRPr="000C17BA" w:rsidRDefault="0055588C" w:rsidP="0055588C">
            <w:pPr>
              <w:spacing w:line="276" w:lineRule="auto"/>
              <w:rPr>
                <w:lang w:val="en-GB"/>
              </w:rPr>
            </w:pPr>
          </w:p>
        </w:tc>
        <w:tc>
          <w:tcPr>
            <w:tcW w:w="1251" w:type="pct"/>
            <w:vMerge/>
            <w:shd w:val="clear" w:color="auto" w:fill="FFFFFF"/>
          </w:tcPr>
          <w:p w14:paraId="5EC3934C" w14:textId="77777777" w:rsidR="0055588C" w:rsidRPr="000C17BA" w:rsidDel="00BF65FF" w:rsidRDefault="0055588C" w:rsidP="0055588C">
            <w:pPr>
              <w:numPr>
                <w:ilvl w:val="0"/>
                <w:numId w:val="25"/>
              </w:numPr>
              <w:spacing w:line="276" w:lineRule="auto"/>
              <w:rPr>
                <w:lang w:val="en-GB"/>
              </w:rPr>
            </w:pPr>
          </w:p>
        </w:tc>
        <w:tc>
          <w:tcPr>
            <w:tcW w:w="1249" w:type="pct"/>
            <w:vMerge/>
            <w:shd w:val="clear" w:color="auto" w:fill="FFFFFF"/>
          </w:tcPr>
          <w:p w14:paraId="0FF6C02D" w14:textId="77777777" w:rsidR="0055588C" w:rsidRPr="000C17BA" w:rsidRDefault="0055588C" w:rsidP="0055588C">
            <w:pPr>
              <w:numPr>
                <w:ilvl w:val="0"/>
                <w:numId w:val="21"/>
              </w:numPr>
              <w:spacing w:line="276" w:lineRule="auto"/>
              <w:rPr>
                <w:lang w:val="en-GB"/>
              </w:rPr>
            </w:pPr>
          </w:p>
        </w:tc>
      </w:tr>
      <w:tr w:rsidR="0055588C" w:rsidRPr="000C17BA" w14:paraId="098D34E0" w14:textId="77777777" w:rsidTr="00AB4B86">
        <w:tc>
          <w:tcPr>
            <w:tcW w:w="5000" w:type="pct"/>
            <w:gridSpan w:val="4"/>
            <w:shd w:val="clear" w:color="auto" w:fill="E2F8FA"/>
          </w:tcPr>
          <w:p w14:paraId="48769DB6" w14:textId="77777777" w:rsidR="0055588C" w:rsidRPr="000C17BA" w:rsidRDefault="0055588C" w:rsidP="0055588C">
            <w:pPr>
              <w:spacing w:line="276" w:lineRule="auto"/>
              <w:rPr>
                <w:lang w:val="en-GB"/>
              </w:rPr>
            </w:pPr>
            <w:r w:rsidRPr="000C17BA">
              <w:rPr>
                <w:b/>
                <w:bCs/>
                <w:lang w:val="en-GB"/>
              </w:rPr>
              <w:t xml:space="preserve">Principle 9.10  High Conservation Value Areas and Critical Habitats </w:t>
            </w:r>
          </w:p>
        </w:tc>
      </w:tr>
      <w:tr w:rsidR="0055588C" w:rsidRPr="000C17BA" w14:paraId="622859F1" w14:textId="77777777" w:rsidTr="00AB4B86">
        <w:trPr>
          <w:trHeight w:val="188"/>
        </w:trPr>
        <w:tc>
          <w:tcPr>
            <w:tcW w:w="1276" w:type="pct"/>
          </w:tcPr>
          <w:p w14:paraId="09321C1E" w14:textId="77777777" w:rsidR="0055588C" w:rsidRPr="000C17BA" w:rsidRDefault="0055588C" w:rsidP="0055588C">
            <w:pPr>
              <w:spacing w:line="276" w:lineRule="auto"/>
              <w:rPr>
                <w:lang w:val="en-GB"/>
              </w:rPr>
            </w:pPr>
            <w:r w:rsidRPr="000C17BA">
              <w:rPr>
                <w:lang w:val="en-GB"/>
              </w:rPr>
              <w:lastRenderedPageBreak/>
              <w:t>Does the Project physically affect or alter largely intact or High Conservation Value (HCV) ecosystems, critical habitats, landscapes, key biodiversity areas or sites identified?</w:t>
            </w:r>
          </w:p>
        </w:tc>
        <w:tc>
          <w:tcPr>
            <w:tcW w:w="1224" w:type="pct"/>
            <w:vMerge w:val="restart"/>
          </w:tcPr>
          <w:p w14:paraId="626D5ADA" w14:textId="3611596D" w:rsidR="0055588C" w:rsidRPr="000C17BA" w:rsidRDefault="0055588C" w:rsidP="0055588C">
            <w:pPr>
              <w:spacing w:line="276" w:lineRule="auto"/>
              <w:rPr>
                <w:lang w:val="en-GB"/>
              </w:rPr>
            </w:pPr>
            <w:r w:rsidRPr="000C17BA">
              <w:rPr>
                <w:lang w:val="en-GB"/>
              </w:rPr>
              <w:t>No</w:t>
            </w:r>
          </w:p>
        </w:tc>
        <w:tc>
          <w:tcPr>
            <w:tcW w:w="1251" w:type="pct"/>
            <w:vMerge w:val="restart"/>
            <w:shd w:val="clear" w:color="auto" w:fill="FFFFFF"/>
          </w:tcPr>
          <w:p w14:paraId="184340A1" w14:textId="092556B2" w:rsidR="0055588C" w:rsidRPr="000C17BA" w:rsidDel="00BF65FF" w:rsidRDefault="0055588C" w:rsidP="0055588C">
            <w:pPr>
              <w:spacing w:line="276" w:lineRule="auto"/>
              <w:rPr>
                <w:lang w:val="en-GB"/>
              </w:rPr>
            </w:pPr>
            <w:r w:rsidRPr="000C17BA">
              <w:rPr>
                <w:lang w:val="en-GB"/>
              </w:rPr>
              <w:t>Not applicable</w:t>
            </w:r>
          </w:p>
        </w:tc>
        <w:tc>
          <w:tcPr>
            <w:tcW w:w="1249" w:type="pct"/>
            <w:vMerge w:val="restart"/>
            <w:shd w:val="clear" w:color="auto" w:fill="FFFFFF"/>
          </w:tcPr>
          <w:p w14:paraId="67131563" w14:textId="787BA2A2" w:rsidR="0055588C" w:rsidRPr="000C17BA" w:rsidRDefault="0055588C" w:rsidP="0055588C">
            <w:pPr>
              <w:spacing w:line="276" w:lineRule="auto"/>
              <w:rPr>
                <w:lang w:val="en-GB"/>
              </w:rPr>
            </w:pPr>
            <w:r w:rsidRPr="000C17BA">
              <w:rPr>
                <w:lang w:val="en-GB"/>
              </w:rPr>
              <w:t>Not applicable</w:t>
            </w:r>
          </w:p>
        </w:tc>
      </w:tr>
      <w:tr w:rsidR="0055588C" w:rsidRPr="000C17BA" w14:paraId="12C5EE4E" w14:textId="77777777" w:rsidTr="00AB4B86">
        <w:trPr>
          <w:trHeight w:val="187"/>
        </w:trPr>
        <w:tc>
          <w:tcPr>
            <w:tcW w:w="1276" w:type="pct"/>
          </w:tcPr>
          <w:p w14:paraId="410F70BB" w14:textId="77777777" w:rsidR="0055588C" w:rsidRPr="000C17BA" w:rsidRDefault="0055588C" w:rsidP="0055588C">
            <w:pPr>
              <w:spacing w:line="276" w:lineRule="auto"/>
              <w:rPr>
                <w:lang w:val="en-GB"/>
              </w:rPr>
            </w:pPr>
            <w:r w:rsidRPr="000C17BA">
              <w:rPr>
                <w:lang w:val="en-GB"/>
              </w:rPr>
              <w:t>&gt;&gt;</w:t>
            </w:r>
          </w:p>
        </w:tc>
        <w:tc>
          <w:tcPr>
            <w:tcW w:w="1224" w:type="pct"/>
            <w:vMerge/>
          </w:tcPr>
          <w:p w14:paraId="08648B48" w14:textId="77777777" w:rsidR="0055588C" w:rsidRPr="000C17BA" w:rsidRDefault="0055588C" w:rsidP="0055588C">
            <w:pPr>
              <w:spacing w:line="276" w:lineRule="auto"/>
              <w:rPr>
                <w:lang w:val="en-GB"/>
              </w:rPr>
            </w:pPr>
          </w:p>
        </w:tc>
        <w:tc>
          <w:tcPr>
            <w:tcW w:w="1251" w:type="pct"/>
            <w:vMerge/>
            <w:shd w:val="clear" w:color="auto" w:fill="FFFFFF"/>
          </w:tcPr>
          <w:p w14:paraId="143FF85D" w14:textId="77777777" w:rsidR="0055588C" w:rsidRPr="000C17BA" w:rsidDel="00BF65FF" w:rsidRDefault="0055588C" w:rsidP="0055588C">
            <w:pPr>
              <w:numPr>
                <w:ilvl w:val="0"/>
                <w:numId w:val="25"/>
              </w:numPr>
              <w:spacing w:line="276" w:lineRule="auto"/>
              <w:rPr>
                <w:lang w:val="en-GB"/>
              </w:rPr>
            </w:pPr>
          </w:p>
        </w:tc>
        <w:tc>
          <w:tcPr>
            <w:tcW w:w="1249" w:type="pct"/>
            <w:vMerge/>
            <w:shd w:val="clear" w:color="auto" w:fill="FFFFFF"/>
          </w:tcPr>
          <w:p w14:paraId="7527CBE4" w14:textId="77777777" w:rsidR="0055588C" w:rsidRPr="000C17BA" w:rsidRDefault="0055588C" w:rsidP="0055588C">
            <w:pPr>
              <w:numPr>
                <w:ilvl w:val="0"/>
                <w:numId w:val="21"/>
              </w:numPr>
              <w:spacing w:line="276" w:lineRule="auto"/>
              <w:rPr>
                <w:lang w:val="en-GB"/>
              </w:rPr>
            </w:pPr>
          </w:p>
        </w:tc>
      </w:tr>
      <w:tr w:rsidR="0055588C" w:rsidRPr="000C17BA" w14:paraId="02A6C8ED" w14:textId="77777777" w:rsidTr="00AB4B86">
        <w:tc>
          <w:tcPr>
            <w:tcW w:w="5000" w:type="pct"/>
            <w:gridSpan w:val="4"/>
            <w:shd w:val="clear" w:color="auto" w:fill="E2F8FA"/>
          </w:tcPr>
          <w:p w14:paraId="4E53DF35" w14:textId="77777777" w:rsidR="0055588C" w:rsidRPr="000C17BA" w:rsidRDefault="0055588C" w:rsidP="0055588C">
            <w:pPr>
              <w:spacing w:line="276" w:lineRule="auto"/>
              <w:rPr>
                <w:lang w:val="en-GB"/>
              </w:rPr>
            </w:pPr>
            <w:r w:rsidRPr="000C17BA">
              <w:rPr>
                <w:b/>
                <w:bCs/>
                <w:lang w:val="en-GB"/>
              </w:rPr>
              <w:t>Principle 9.11  Endangered Species </w:t>
            </w:r>
          </w:p>
        </w:tc>
      </w:tr>
      <w:tr w:rsidR="0055588C" w:rsidRPr="000C17BA" w14:paraId="38A148C0" w14:textId="77777777" w:rsidTr="00AB4B86">
        <w:trPr>
          <w:trHeight w:val="188"/>
        </w:trPr>
        <w:tc>
          <w:tcPr>
            <w:tcW w:w="1276" w:type="pct"/>
          </w:tcPr>
          <w:p w14:paraId="3086A421" w14:textId="5DAFF686" w:rsidR="0055588C" w:rsidRPr="000C17BA" w:rsidRDefault="0055588C" w:rsidP="0055588C">
            <w:pPr>
              <w:spacing w:line="276" w:lineRule="auto"/>
              <w:rPr>
                <w:rFonts w:cs="Arial"/>
                <w:szCs w:val="22"/>
                <w:lang w:eastAsia="de-DE"/>
              </w:rPr>
            </w:pPr>
            <w:r w:rsidRPr="000C17BA">
              <w:rPr>
                <w:rFonts w:cs="Arial"/>
                <w:szCs w:val="22"/>
                <w:lang w:eastAsia="de-DE"/>
              </w:rPr>
              <w:t>a. Are there any endangered species identified as potentially being present within the Project boundary (including those that may route through the area)?</w:t>
            </w:r>
          </w:p>
          <w:p w14:paraId="3853551D" w14:textId="5EB2034E" w:rsidR="0055588C" w:rsidRPr="000C17BA" w:rsidRDefault="0055588C" w:rsidP="0055588C">
            <w:pPr>
              <w:pStyle w:val="ListParagraph"/>
              <w:numPr>
                <w:ilvl w:val="3"/>
                <w:numId w:val="28"/>
              </w:numPr>
              <w:spacing w:line="276" w:lineRule="auto"/>
              <w:ind w:left="313" w:hanging="313"/>
              <w:rPr>
                <w:rFonts w:cs="Arial"/>
                <w:szCs w:val="22"/>
                <w:lang w:eastAsia="de-DE"/>
              </w:rPr>
            </w:pPr>
            <w:r w:rsidRPr="000C17BA">
              <w:rPr>
                <w:rFonts w:cs="Arial"/>
                <w:szCs w:val="22"/>
                <w:lang w:eastAsia="de-DE"/>
              </w:rPr>
              <w:t xml:space="preserve">Does the Project potentially impact other areas where endangered species may be present through transboundary affects? </w:t>
            </w:r>
          </w:p>
        </w:tc>
        <w:tc>
          <w:tcPr>
            <w:tcW w:w="1224" w:type="pct"/>
            <w:vMerge w:val="restart"/>
          </w:tcPr>
          <w:p w14:paraId="6FF50C2E" w14:textId="0CEC663B" w:rsidR="0055588C" w:rsidRPr="000C17BA" w:rsidRDefault="0055588C" w:rsidP="0055588C">
            <w:pPr>
              <w:spacing w:line="276" w:lineRule="auto"/>
              <w:rPr>
                <w:lang w:val="en-GB"/>
              </w:rPr>
            </w:pPr>
            <w:r w:rsidRPr="000C17BA">
              <w:rPr>
                <w:lang w:val="en-GB"/>
              </w:rPr>
              <w:t>No</w:t>
            </w:r>
          </w:p>
        </w:tc>
        <w:tc>
          <w:tcPr>
            <w:tcW w:w="1251" w:type="pct"/>
            <w:vMerge w:val="restart"/>
            <w:shd w:val="clear" w:color="auto" w:fill="FFFFFF"/>
          </w:tcPr>
          <w:p w14:paraId="26E127F7" w14:textId="35A012E2" w:rsidR="0055588C" w:rsidRPr="000C17BA" w:rsidDel="00BF65FF" w:rsidRDefault="0055588C" w:rsidP="0055588C">
            <w:pPr>
              <w:spacing w:line="276" w:lineRule="auto"/>
              <w:rPr>
                <w:lang w:val="en-GB"/>
              </w:rPr>
            </w:pPr>
            <w:r w:rsidRPr="000C17BA">
              <w:rPr>
                <w:lang w:val="en-GB"/>
              </w:rPr>
              <w:t>Not applicable</w:t>
            </w:r>
          </w:p>
        </w:tc>
        <w:tc>
          <w:tcPr>
            <w:tcW w:w="1249" w:type="pct"/>
            <w:vMerge w:val="restart"/>
            <w:shd w:val="clear" w:color="auto" w:fill="FFFFFF"/>
          </w:tcPr>
          <w:p w14:paraId="26C6EDE6" w14:textId="590129BD" w:rsidR="0055588C" w:rsidRPr="000C17BA" w:rsidRDefault="0055588C" w:rsidP="0055588C">
            <w:pPr>
              <w:spacing w:line="276" w:lineRule="auto"/>
              <w:rPr>
                <w:lang w:val="en-GB"/>
              </w:rPr>
            </w:pPr>
            <w:r w:rsidRPr="000C17BA">
              <w:rPr>
                <w:lang w:val="en-GB"/>
              </w:rPr>
              <w:t>Not applicable</w:t>
            </w:r>
          </w:p>
        </w:tc>
      </w:tr>
      <w:tr w:rsidR="0055588C" w:rsidRPr="000C17BA" w14:paraId="4F384784" w14:textId="77777777" w:rsidTr="00AB4B86">
        <w:trPr>
          <w:trHeight w:val="187"/>
        </w:trPr>
        <w:tc>
          <w:tcPr>
            <w:tcW w:w="1276" w:type="pct"/>
          </w:tcPr>
          <w:p w14:paraId="1E70D06F" w14:textId="77777777" w:rsidR="0055588C" w:rsidRPr="000C17BA" w:rsidRDefault="0055588C" w:rsidP="0055588C">
            <w:pPr>
              <w:spacing w:line="276" w:lineRule="auto"/>
              <w:rPr>
                <w:lang w:val="en-GB"/>
              </w:rPr>
            </w:pPr>
            <w:r w:rsidRPr="000C17BA">
              <w:rPr>
                <w:lang w:val="en-GB"/>
              </w:rPr>
              <w:t>&gt;&gt;</w:t>
            </w:r>
          </w:p>
        </w:tc>
        <w:tc>
          <w:tcPr>
            <w:tcW w:w="1224" w:type="pct"/>
            <w:vMerge/>
          </w:tcPr>
          <w:p w14:paraId="68F8EE44" w14:textId="77777777" w:rsidR="0055588C" w:rsidRPr="000C17BA" w:rsidRDefault="0055588C" w:rsidP="0055588C">
            <w:pPr>
              <w:spacing w:line="276" w:lineRule="auto"/>
              <w:rPr>
                <w:lang w:val="en-GB"/>
              </w:rPr>
            </w:pPr>
          </w:p>
        </w:tc>
        <w:tc>
          <w:tcPr>
            <w:tcW w:w="1251" w:type="pct"/>
            <w:vMerge/>
            <w:shd w:val="clear" w:color="auto" w:fill="FFFFFF"/>
          </w:tcPr>
          <w:p w14:paraId="30D98C88" w14:textId="77777777" w:rsidR="0055588C" w:rsidRPr="000C17BA" w:rsidDel="00BF65FF" w:rsidRDefault="0055588C" w:rsidP="0055588C">
            <w:pPr>
              <w:numPr>
                <w:ilvl w:val="0"/>
                <w:numId w:val="25"/>
              </w:numPr>
              <w:spacing w:line="276" w:lineRule="auto"/>
              <w:rPr>
                <w:lang w:val="en-GB"/>
              </w:rPr>
            </w:pPr>
          </w:p>
        </w:tc>
        <w:tc>
          <w:tcPr>
            <w:tcW w:w="1249" w:type="pct"/>
            <w:vMerge/>
            <w:shd w:val="clear" w:color="auto" w:fill="FFFFFF"/>
          </w:tcPr>
          <w:p w14:paraId="24F1117A" w14:textId="77777777" w:rsidR="0055588C" w:rsidRPr="000C17BA" w:rsidRDefault="0055588C" w:rsidP="0055588C">
            <w:pPr>
              <w:numPr>
                <w:ilvl w:val="0"/>
                <w:numId w:val="21"/>
              </w:numPr>
              <w:spacing w:line="276" w:lineRule="auto"/>
              <w:rPr>
                <w:lang w:val="en-GB"/>
              </w:rPr>
            </w:pPr>
          </w:p>
        </w:tc>
      </w:tr>
    </w:tbl>
    <w:p w14:paraId="1B974581" w14:textId="4439FFA2" w:rsidR="009B77FD" w:rsidRPr="000C17BA" w:rsidRDefault="009B77FD" w:rsidP="006D53FE"/>
    <w:p w14:paraId="5E8398CF" w14:textId="798A2220" w:rsidR="00AB4B86" w:rsidRPr="000C17BA" w:rsidRDefault="00AB4B86">
      <w:pPr>
        <w:spacing w:line="276" w:lineRule="auto"/>
        <w:contextualSpacing w:val="0"/>
      </w:pPr>
      <w:r w:rsidRPr="000C17BA">
        <w:br w:type="page"/>
      </w:r>
    </w:p>
    <w:p w14:paraId="75419C8B" w14:textId="77777777" w:rsidR="00AB4B86" w:rsidRPr="000C17BA" w:rsidRDefault="00AB4B86" w:rsidP="006D53FE">
      <w:pPr>
        <w:sectPr w:rsidR="00AB4B86" w:rsidRPr="000C17BA" w:rsidSect="00785AE1">
          <w:pgSz w:w="16840" w:h="11900" w:orient="landscape"/>
          <w:pgMar w:top="284" w:right="1021" w:bottom="1134" w:left="1381" w:header="283" w:footer="0" w:gutter="0"/>
          <w:cols w:space="720"/>
          <w:docGrid w:linePitch="360"/>
        </w:sectPr>
      </w:pPr>
    </w:p>
    <w:p w14:paraId="434C192A" w14:textId="3A215BE6" w:rsidR="00AB4B86" w:rsidRPr="000C17BA" w:rsidRDefault="00B71A2B" w:rsidP="00B71A2B">
      <w:pPr>
        <w:pStyle w:val="Heading3"/>
      </w:pPr>
      <w:bookmarkStart w:id="1163" w:name="_Ref49516032"/>
      <w:r w:rsidRPr="000C17BA">
        <w:lastRenderedPageBreak/>
        <w:t xml:space="preserve">Appendix 2- </w:t>
      </w:r>
      <w:r w:rsidR="00AB4B86" w:rsidRPr="000C17BA">
        <w:t xml:space="preserve">Contact information of </w:t>
      </w:r>
      <w:bookmarkEnd w:id="1163"/>
      <w:r w:rsidR="00665583" w:rsidRPr="000C17BA">
        <w:t>project participants</w:t>
      </w:r>
    </w:p>
    <w:p w14:paraId="2CCF583A" w14:textId="77777777" w:rsidR="00B4102E" w:rsidRPr="000C17BA" w:rsidRDefault="00B4102E" w:rsidP="00B4102E"/>
    <w:tbl>
      <w:tblPr>
        <w:tblStyle w:val="GridTable5Dark-Accent1"/>
        <w:tblW w:w="5000" w:type="pct"/>
        <w:tblCellMar>
          <w:top w:w="57" w:type="dxa"/>
        </w:tblCellMar>
        <w:tblLook w:val="0680" w:firstRow="0" w:lastRow="0" w:firstColumn="1" w:lastColumn="0" w:noHBand="1" w:noVBand="1"/>
      </w:tblPr>
      <w:tblGrid>
        <w:gridCol w:w="2492"/>
        <w:gridCol w:w="7130"/>
      </w:tblGrid>
      <w:tr w:rsidR="00B71A2B" w:rsidRPr="000C17BA"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77777777" w:rsidR="00B71A2B" w:rsidRPr="000C17BA" w:rsidRDefault="00B71A2B" w:rsidP="00B71A2B">
            <w:pPr>
              <w:spacing w:after="200"/>
              <w:rPr>
                <w:color w:val="FFFFFF" w:themeColor="background1"/>
                <w:lang w:val="en-GB"/>
              </w:rPr>
            </w:pPr>
            <w:r w:rsidRPr="000C17BA">
              <w:rPr>
                <w:color w:val="FFFFFF" w:themeColor="background1"/>
                <w:lang w:val="en-GB"/>
              </w:rPr>
              <w:t>Organization name</w:t>
            </w:r>
          </w:p>
        </w:tc>
        <w:tc>
          <w:tcPr>
            <w:tcW w:w="3705" w:type="pct"/>
          </w:tcPr>
          <w:p w14:paraId="33E75CBD" w14:textId="55B8DFD4"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Greneity Infocom Service Pvt Ltd</w:t>
            </w:r>
          </w:p>
        </w:tc>
      </w:tr>
      <w:tr w:rsidR="00B71A2B" w:rsidRPr="000C17BA"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0C17BA" w:rsidRDefault="00B71A2B" w:rsidP="00DA2BC8">
            <w:pPr>
              <w:spacing w:after="200" w:line="276" w:lineRule="auto"/>
              <w:rPr>
                <w:color w:val="FFFFFF" w:themeColor="background1"/>
                <w:lang w:val="en-GB"/>
              </w:rPr>
            </w:pPr>
            <w:r w:rsidRPr="000C17BA">
              <w:rPr>
                <w:color w:val="FFFFFF" w:themeColor="background1"/>
                <w:lang w:val="en-GB"/>
              </w:rPr>
              <w:t>Registration number with relevant authority</w:t>
            </w:r>
          </w:p>
        </w:tc>
        <w:tc>
          <w:tcPr>
            <w:tcW w:w="3705" w:type="pct"/>
          </w:tcPr>
          <w:p w14:paraId="3E2F4A85" w14:textId="0C219C0E"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CIN-U74900DL2013PTC253219 under Companies Act,1956</w:t>
            </w:r>
          </w:p>
        </w:tc>
      </w:tr>
      <w:tr w:rsidR="00B71A2B" w:rsidRPr="000C17BA"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0C17BA" w:rsidRDefault="00B71A2B" w:rsidP="00B71A2B">
            <w:pPr>
              <w:spacing w:after="200"/>
              <w:rPr>
                <w:color w:val="FFFFFF" w:themeColor="background1"/>
                <w:lang w:val="en-GB"/>
              </w:rPr>
            </w:pPr>
            <w:r w:rsidRPr="000C17BA">
              <w:rPr>
                <w:color w:val="FFFFFF" w:themeColor="background1"/>
                <w:lang w:val="en-GB"/>
              </w:rPr>
              <w:t>Street/P.O. Box</w:t>
            </w:r>
          </w:p>
        </w:tc>
        <w:tc>
          <w:tcPr>
            <w:tcW w:w="3705" w:type="pct"/>
          </w:tcPr>
          <w:p w14:paraId="3EDB4EED" w14:textId="5472B6A4"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Dilshad Garden</w:t>
            </w:r>
          </w:p>
        </w:tc>
      </w:tr>
      <w:tr w:rsidR="00B71A2B" w:rsidRPr="000C17BA"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0C17BA" w:rsidRDefault="00B71A2B" w:rsidP="00B71A2B">
            <w:pPr>
              <w:spacing w:after="200"/>
              <w:rPr>
                <w:color w:val="FFFFFF" w:themeColor="background1"/>
                <w:lang w:val="en-GB"/>
              </w:rPr>
            </w:pPr>
            <w:r w:rsidRPr="000C17BA">
              <w:rPr>
                <w:color w:val="FFFFFF" w:themeColor="background1"/>
                <w:lang w:val="en-GB"/>
              </w:rPr>
              <w:t>Building</w:t>
            </w:r>
          </w:p>
        </w:tc>
        <w:tc>
          <w:tcPr>
            <w:tcW w:w="3705" w:type="pct"/>
          </w:tcPr>
          <w:p w14:paraId="18F862A0" w14:textId="321984BA"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137-B, Pocket-A</w:t>
            </w:r>
          </w:p>
        </w:tc>
      </w:tr>
      <w:tr w:rsidR="00B71A2B" w:rsidRPr="000C17BA"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B71A2B" w:rsidRPr="000C17BA" w:rsidRDefault="00B71A2B" w:rsidP="00B71A2B">
            <w:pPr>
              <w:spacing w:after="200"/>
              <w:rPr>
                <w:color w:val="FFFFFF" w:themeColor="background1"/>
                <w:lang w:val="en-GB"/>
              </w:rPr>
            </w:pPr>
            <w:r w:rsidRPr="000C17BA">
              <w:rPr>
                <w:color w:val="FFFFFF" w:themeColor="background1"/>
                <w:lang w:val="en-GB"/>
              </w:rPr>
              <w:t>City</w:t>
            </w:r>
          </w:p>
        </w:tc>
        <w:tc>
          <w:tcPr>
            <w:tcW w:w="3705" w:type="pct"/>
          </w:tcPr>
          <w:p w14:paraId="47B2A8C1" w14:textId="78B66FB8"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Delhi</w:t>
            </w:r>
          </w:p>
        </w:tc>
      </w:tr>
      <w:tr w:rsidR="00B71A2B" w:rsidRPr="000C17BA"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B71A2B" w:rsidRPr="000C17BA" w:rsidRDefault="00B71A2B" w:rsidP="00B71A2B">
            <w:pPr>
              <w:spacing w:after="200"/>
              <w:rPr>
                <w:color w:val="FFFFFF" w:themeColor="background1"/>
                <w:lang w:val="en-GB"/>
              </w:rPr>
            </w:pPr>
            <w:r w:rsidRPr="000C17BA">
              <w:rPr>
                <w:color w:val="FFFFFF" w:themeColor="background1"/>
                <w:lang w:val="en-GB"/>
              </w:rPr>
              <w:t>State/Region</w:t>
            </w:r>
          </w:p>
        </w:tc>
        <w:tc>
          <w:tcPr>
            <w:tcW w:w="3705" w:type="pct"/>
          </w:tcPr>
          <w:p w14:paraId="0D65EA2A" w14:textId="709D9F0D"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Delhi</w:t>
            </w:r>
          </w:p>
        </w:tc>
      </w:tr>
      <w:tr w:rsidR="00B71A2B" w:rsidRPr="000C17BA"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B71A2B" w:rsidRPr="000C17BA" w:rsidRDefault="00B71A2B" w:rsidP="00B71A2B">
            <w:pPr>
              <w:spacing w:after="200"/>
              <w:rPr>
                <w:color w:val="FFFFFF" w:themeColor="background1"/>
                <w:lang w:val="en-GB"/>
              </w:rPr>
            </w:pPr>
            <w:r w:rsidRPr="000C17BA">
              <w:rPr>
                <w:color w:val="FFFFFF" w:themeColor="background1"/>
                <w:lang w:val="en-GB"/>
              </w:rPr>
              <w:t>Postcode</w:t>
            </w:r>
          </w:p>
        </w:tc>
        <w:tc>
          <w:tcPr>
            <w:tcW w:w="3705" w:type="pct"/>
          </w:tcPr>
          <w:p w14:paraId="36EABF0A" w14:textId="60E57C7D"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110095</w:t>
            </w:r>
          </w:p>
        </w:tc>
      </w:tr>
      <w:tr w:rsidR="00B71A2B" w:rsidRPr="000C17BA"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B71A2B" w:rsidRPr="000C17BA" w:rsidRDefault="00B71A2B" w:rsidP="00B71A2B">
            <w:pPr>
              <w:spacing w:after="200"/>
              <w:rPr>
                <w:color w:val="FFFFFF" w:themeColor="background1"/>
                <w:lang w:val="en-GB"/>
              </w:rPr>
            </w:pPr>
            <w:r w:rsidRPr="000C17BA">
              <w:rPr>
                <w:color w:val="FFFFFF" w:themeColor="background1"/>
                <w:lang w:val="en-GB"/>
              </w:rPr>
              <w:t>Country</w:t>
            </w:r>
          </w:p>
        </w:tc>
        <w:tc>
          <w:tcPr>
            <w:tcW w:w="3705" w:type="pct"/>
          </w:tcPr>
          <w:p w14:paraId="6C234C91" w14:textId="4E828453" w:rsidR="00B71A2B" w:rsidRPr="000C17BA" w:rsidRDefault="000C17BA"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India</w:t>
            </w:r>
          </w:p>
        </w:tc>
      </w:tr>
      <w:tr w:rsidR="000C17BA" w:rsidRPr="000C17BA"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0C17BA" w:rsidRPr="000C17BA" w:rsidRDefault="000C17BA" w:rsidP="000C17BA">
            <w:pPr>
              <w:spacing w:after="200"/>
              <w:rPr>
                <w:color w:val="FFFFFF" w:themeColor="background1"/>
                <w:lang w:val="en-GB"/>
              </w:rPr>
            </w:pPr>
            <w:r w:rsidRPr="000C17BA">
              <w:rPr>
                <w:color w:val="FFFFFF" w:themeColor="background1"/>
                <w:lang w:val="en-GB"/>
              </w:rPr>
              <w:t>Telephone</w:t>
            </w:r>
          </w:p>
        </w:tc>
        <w:tc>
          <w:tcPr>
            <w:tcW w:w="3705" w:type="pct"/>
          </w:tcPr>
          <w:p w14:paraId="3C5973AD" w14:textId="46934893"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+91-9886252062</w:t>
            </w:r>
          </w:p>
        </w:tc>
      </w:tr>
      <w:tr w:rsidR="000C17BA" w:rsidRPr="000C17BA"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0C17BA" w:rsidRPr="000C17BA" w:rsidRDefault="000C17BA" w:rsidP="000C17BA">
            <w:pPr>
              <w:spacing w:after="200"/>
              <w:rPr>
                <w:color w:val="FFFFFF" w:themeColor="background1"/>
                <w:lang w:val="en-GB"/>
              </w:rPr>
            </w:pPr>
            <w:r w:rsidRPr="000C17BA">
              <w:rPr>
                <w:color w:val="FFFFFF" w:themeColor="background1"/>
                <w:lang w:val="en-GB"/>
              </w:rPr>
              <w:t>E-mail</w:t>
            </w:r>
          </w:p>
        </w:tc>
        <w:tc>
          <w:tcPr>
            <w:tcW w:w="3705" w:type="pct"/>
          </w:tcPr>
          <w:p w14:paraId="0142B770" w14:textId="1B53FDA1"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Shivani.garg@greneity.com</w:t>
            </w:r>
          </w:p>
        </w:tc>
      </w:tr>
      <w:tr w:rsidR="000C17BA" w:rsidRPr="000C17BA"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0C17BA" w:rsidRPr="000C17BA" w:rsidRDefault="000C17BA" w:rsidP="000C17BA">
            <w:pPr>
              <w:spacing w:after="200"/>
              <w:rPr>
                <w:color w:val="FFFFFF" w:themeColor="background1"/>
                <w:lang w:val="en-GB"/>
              </w:rPr>
            </w:pPr>
            <w:r w:rsidRPr="000C17BA">
              <w:rPr>
                <w:color w:val="FFFFFF" w:themeColor="background1"/>
                <w:lang w:val="en-GB"/>
              </w:rPr>
              <w:t>Website</w:t>
            </w:r>
          </w:p>
        </w:tc>
        <w:tc>
          <w:tcPr>
            <w:tcW w:w="3705" w:type="pct"/>
          </w:tcPr>
          <w:p w14:paraId="0BB2A81B" w14:textId="0035D53F"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www.greneity.com</w:t>
            </w:r>
          </w:p>
        </w:tc>
      </w:tr>
      <w:tr w:rsidR="000C17BA" w:rsidRPr="000C17BA"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0C17BA" w:rsidRPr="000C17BA" w:rsidRDefault="000C17BA" w:rsidP="000C17BA">
            <w:pPr>
              <w:spacing w:after="200"/>
              <w:rPr>
                <w:color w:val="FFFFFF" w:themeColor="background1"/>
                <w:lang w:val="en-GB"/>
              </w:rPr>
            </w:pPr>
            <w:r w:rsidRPr="000C17BA">
              <w:rPr>
                <w:color w:val="FFFFFF" w:themeColor="background1"/>
                <w:lang w:val="en-GB"/>
              </w:rPr>
              <w:t>Contact person</w:t>
            </w:r>
          </w:p>
        </w:tc>
        <w:tc>
          <w:tcPr>
            <w:tcW w:w="3705" w:type="pct"/>
          </w:tcPr>
          <w:p w14:paraId="3FC88745" w14:textId="2C427781"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Shivani Garg</w:t>
            </w:r>
          </w:p>
        </w:tc>
      </w:tr>
      <w:tr w:rsidR="000C17BA" w:rsidRPr="000C17BA"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0C17BA" w:rsidRPr="000C17BA" w:rsidRDefault="000C17BA" w:rsidP="000C17BA">
            <w:pPr>
              <w:spacing w:after="200"/>
              <w:rPr>
                <w:color w:val="FFFFFF" w:themeColor="background1"/>
                <w:lang w:val="en-GB"/>
              </w:rPr>
            </w:pPr>
            <w:r w:rsidRPr="000C17BA">
              <w:rPr>
                <w:color w:val="FFFFFF" w:themeColor="background1"/>
                <w:lang w:val="en-GB"/>
              </w:rPr>
              <w:t>Title</w:t>
            </w:r>
          </w:p>
        </w:tc>
        <w:tc>
          <w:tcPr>
            <w:tcW w:w="3705" w:type="pct"/>
          </w:tcPr>
          <w:p w14:paraId="13E0D261" w14:textId="0CEF4A63"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Managing Director</w:t>
            </w:r>
          </w:p>
        </w:tc>
      </w:tr>
      <w:tr w:rsidR="000C17BA" w:rsidRPr="000C17BA"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0C17BA" w:rsidRPr="000C17BA" w:rsidRDefault="000C17BA" w:rsidP="000C17BA">
            <w:pPr>
              <w:spacing w:after="200"/>
              <w:rPr>
                <w:color w:val="FFFFFF" w:themeColor="background1"/>
                <w:lang w:val="en-GB"/>
              </w:rPr>
            </w:pPr>
            <w:r w:rsidRPr="000C17BA">
              <w:rPr>
                <w:color w:val="FFFFFF" w:themeColor="background1"/>
                <w:lang w:val="en-GB"/>
              </w:rPr>
              <w:t>Salutation</w:t>
            </w:r>
          </w:p>
        </w:tc>
        <w:tc>
          <w:tcPr>
            <w:tcW w:w="3705" w:type="pct"/>
          </w:tcPr>
          <w:p w14:paraId="36AA163D" w14:textId="53057482"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Ms.</w:t>
            </w:r>
          </w:p>
        </w:tc>
      </w:tr>
      <w:tr w:rsidR="000C17BA" w:rsidRPr="000C17BA"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0C17BA" w:rsidRPr="000C17BA" w:rsidRDefault="000C17BA" w:rsidP="000C17BA">
            <w:pPr>
              <w:spacing w:after="200"/>
              <w:rPr>
                <w:color w:val="FFFFFF" w:themeColor="background1"/>
                <w:lang w:val="en-GB"/>
              </w:rPr>
            </w:pPr>
            <w:r w:rsidRPr="000C17BA">
              <w:rPr>
                <w:color w:val="FFFFFF" w:themeColor="background1"/>
                <w:lang w:val="en-GB"/>
              </w:rPr>
              <w:t>Last name</w:t>
            </w:r>
          </w:p>
        </w:tc>
        <w:tc>
          <w:tcPr>
            <w:tcW w:w="3705" w:type="pct"/>
          </w:tcPr>
          <w:p w14:paraId="0D05072F" w14:textId="13537014"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Garg</w:t>
            </w:r>
          </w:p>
        </w:tc>
      </w:tr>
      <w:tr w:rsidR="000C17BA" w:rsidRPr="000C17BA"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0C17BA" w:rsidRPr="000C17BA" w:rsidRDefault="000C17BA" w:rsidP="000C17BA">
            <w:pPr>
              <w:spacing w:after="200"/>
              <w:rPr>
                <w:color w:val="FFFFFF" w:themeColor="background1"/>
                <w:lang w:val="en-GB"/>
              </w:rPr>
            </w:pPr>
            <w:r w:rsidRPr="000C17BA">
              <w:rPr>
                <w:color w:val="FFFFFF" w:themeColor="background1"/>
                <w:lang w:val="en-GB"/>
              </w:rPr>
              <w:t>Middle name</w:t>
            </w:r>
          </w:p>
        </w:tc>
        <w:tc>
          <w:tcPr>
            <w:tcW w:w="3705" w:type="pct"/>
          </w:tcPr>
          <w:p w14:paraId="003EF018" w14:textId="77777777"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0C17BA" w:rsidRPr="000C17BA"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0C17BA" w:rsidRPr="000C17BA" w:rsidRDefault="000C17BA" w:rsidP="000C17BA">
            <w:pPr>
              <w:spacing w:after="200"/>
              <w:rPr>
                <w:color w:val="FFFFFF" w:themeColor="background1"/>
                <w:lang w:val="en-GB"/>
              </w:rPr>
            </w:pPr>
            <w:r w:rsidRPr="000C17BA">
              <w:rPr>
                <w:color w:val="FFFFFF" w:themeColor="background1"/>
                <w:lang w:val="en-GB"/>
              </w:rPr>
              <w:t>First name</w:t>
            </w:r>
          </w:p>
        </w:tc>
        <w:tc>
          <w:tcPr>
            <w:tcW w:w="3705" w:type="pct"/>
          </w:tcPr>
          <w:p w14:paraId="0945300C" w14:textId="02FF625F"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Shivani</w:t>
            </w:r>
          </w:p>
        </w:tc>
      </w:tr>
      <w:tr w:rsidR="000C17BA" w:rsidRPr="000C17BA"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0C17BA" w:rsidRPr="000C17BA" w:rsidRDefault="000C17BA" w:rsidP="000C17BA">
            <w:pPr>
              <w:spacing w:after="200"/>
              <w:rPr>
                <w:color w:val="FFFFFF" w:themeColor="background1"/>
                <w:lang w:val="en-GB"/>
              </w:rPr>
            </w:pPr>
            <w:r w:rsidRPr="000C17BA">
              <w:rPr>
                <w:color w:val="FFFFFF" w:themeColor="background1"/>
                <w:lang w:val="en-GB"/>
              </w:rPr>
              <w:t>Department</w:t>
            </w:r>
          </w:p>
        </w:tc>
        <w:tc>
          <w:tcPr>
            <w:tcW w:w="3705" w:type="pct"/>
          </w:tcPr>
          <w:p w14:paraId="2CADDCBC" w14:textId="77777777"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0C17BA" w:rsidRPr="000C17BA"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0C17BA" w:rsidRPr="000C17BA" w:rsidRDefault="000C17BA" w:rsidP="000C17BA">
            <w:pPr>
              <w:spacing w:after="200"/>
              <w:rPr>
                <w:color w:val="FFFFFF" w:themeColor="background1"/>
                <w:lang w:val="en-GB"/>
              </w:rPr>
            </w:pPr>
            <w:r w:rsidRPr="000C17BA">
              <w:rPr>
                <w:color w:val="FFFFFF" w:themeColor="background1"/>
                <w:lang w:val="en-GB"/>
              </w:rPr>
              <w:t>Mobile</w:t>
            </w:r>
          </w:p>
        </w:tc>
        <w:tc>
          <w:tcPr>
            <w:tcW w:w="3705" w:type="pct"/>
          </w:tcPr>
          <w:p w14:paraId="4D248AB8" w14:textId="1A6D8558"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+91- 9886252062</w:t>
            </w:r>
          </w:p>
        </w:tc>
      </w:tr>
      <w:tr w:rsidR="000C17BA" w:rsidRPr="000C17BA"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0C17BA" w:rsidRPr="000C17BA" w:rsidRDefault="000C17BA" w:rsidP="000C17BA">
            <w:pPr>
              <w:spacing w:after="200"/>
              <w:rPr>
                <w:color w:val="FFFFFF" w:themeColor="background1"/>
                <w:lang w:val="en-GB"/>
              </w:rPr>
            </w:pPr>
            <w:r w:rsidRPr="000C17BA">
              <w:rPr>
                <w:color w:val="FFFFFF" w:themeColor="background1"/>
                <w:lang w:val="en-GB"/>
              </w:rPr>
              <w:t>Direct tel.</w:t>
            </w:r>
          </w:p>
        </w:tc>
        <w:tc>
          <w:tcPr>
            <w:tcW w:w="3705" w:type="pct"/>
          </w:tcPr>
          <w:p w14:paraId="00B0311E" w14:textId="77777777"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0C17BA" w:rsidRPr="000C17BA"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0C17BA" w:rsidRPr="000C17BA" w:rsidRDefault="000C17BA" w:rsidP="000C17BA">
            <w:pPr>
              <w:spacing w:after="200"/>
              <w:rPr>
                <w:color w:val="FFFFFF" w:themeColor="background1"/>
                <w:lang w:val="en-GB"/>
              </w:rPr>
            </w:pPr>
            <w:r w:rsidRPr="000C17BA">
              <w:rPr>
                <w:color w:val="FFFFFF" w:themeColor="background1"/>
                <w:lang w:val="en-GB"/>
              </w:rPr>
              <w:t>Personal e-mail</w:t>
            </w:r>
          </w:p>
        </w:tc>
        <w:tc>
          <w:tcPr>
            <w:tcW w:w="3705" w:type="pct"/>
          </w:tcPr>
          <w:p w14:paraId="4711329F" w14:textId="76A14899" w:rsidR="000C17BA" w:rsidRPr="000C17BA" w:rsidRDefault="000C17BA" w:rsidP="000C17BA">
            <w:pPr>
              <w:spacing w:after="200"/>
              <w:cnfStyle w:val="000000000000" w:firstRow="0" w:lastRow="0" w:firstColumn="0" w:lastColumn="0" w:oddVBand="0" w:evenVBand="0" w:oddHBand="0" w:evenHBand="0" w:firstRowFirstColumn="0" w:firstRowLastColumn="0" w:lastRowFirstColumn="0" w:lastRowLastColumn="0"/>
              <w:rPr>
                <w:lang w:val="en-GB"/>
              </w:rPr>
            </w:pPr>
            <w:r w:rsidRPr="000C17BA">
              <w:rPr>
                <w:lang w:val="en-GB"/>
              </w:rPr>
              <w:t>Shivani.garg@greneity.com</w:t>
            </w:r>
          </w:p>
        </w:tc>
      </w:tr>
    </w:tbl>
    <w:p w14:paraId="779D30DE" w14:textId="77777777" w:rsidR="00B4102E" w:rsidRPr="000C17BA" w:rsidRDefault="00B4102E" w:rsidP="00B4102E">
      <w:pPr>
        <w:rPr>
          <w:rFonts w:asciiTheme="majorHAnsi" w:eastAsiaTheme="majorEastAsia" w:hAnsiTheme="majorHAnsi" w:cs="Times New Roman (Headings CS)"/>
          <w:color w:val="00B9BD" w:themeColor="accent1"/>
          <w:sz w:val="32"/>
        </w:rPr>
      </w:pPr>
      <w:bookmarkStart w:id="1164" w:name="_Ref49516052"/>
      <w:r w:rsidRPr="000C17BA">
        <w:br w:type="page"/>
      </w:r>
    </w:p>
    <w:p w14:paraId="64E7E2C4" w14:textId="30D90B52" w:rsidR="00B71A2B" w:rsidRPr="000C17BA" w:rsidRDefault="00B71A2B" w:rsidP="00B71A2B">
      <w:pPr>
        <w:pStyle w:val="Heading3"/>
      </w:pPr>
      <w:r w:rsidRPr="000C17BA">
        <w:lastRenderedPageBreak/>
        <w:t xml:space="preserve">Appendix </w:t>
      </w:r>
      <w:r w:rsidR="00DA2BC8" w:rsidRPr="000C17BA">
        <w:t>4</w:t>
      </w:r>
      <w:r w:rsidRPr="000C17BA">
        <w:t>-Summary of Approved Design Changes</w:t>
      </w:r>
      <w:bookmarkEnd w:id="1164"/>
    </w:p>
    <w:p w14:paraId="2EF35D02" w14:textId="5F674B7D" w:rsidR="00B71A2B" w:rsidRPr="000C17BA" w:rsidRDefault="00B71A2B" w:rsidP="00A61CC2">
      <w:pPr>
        <w:rPr>
          <w:lang w:eastAsia="en-GB"/>
        </w:rPr>
      </w:pPr>
      <w:r w:rsidRPr="000C17BA">
        <w:rPr>
          <w:lang w:eastAsia="en-GB"/>
        </w:rPr>
        <w:t xml:space="preserve">Please refer to </w:t>
      </w:r>
      <w:r w:rsidR="0044468F" w:rsidRPr="000C17BA">
        <w:rPr>
          <w:lang w:eastAsia="en-GB"/>
        </w:rPr>
        <w:t xml:space="preserve">Design Change </w:t>
      </w:r>
      <w:hyperlink r:id="rId37" w:history="1">
        <w:r w:rsidR="0044468F" w:rsidRPr="000C17BA">
          <w:rPr>
            <w:rStyle w:val="Hyperlink"/>
            <w:rFonts w:ascii="Verdana" w:hAnsi="Verdana"/>
            <w:lang w:eastAsia="en-GB"/>
          </w:rPr>
          <w:t>Requirements</w:t>
        </w:r>
      </w:hyperlink>
      <w:r w:rsidRPr="000C17BA">
        <w:rPr>
          <w:lang w:eastAsia="en-GB"/>
        </w:rPr>
        <w:t xml:space="preserve"> for more information on procedures governing Design Changes</w:t>
      </w:r>
    </w:p>
    <w:p w14:paraId="3246E5BA" w14:textId="7B2B6863" w:rsidR="00B71A2B" w:rsidRPr="000C17BA" w:rsidRDefault="00B71A2B" w:rsidP="00A61CC2"/>
    <w:p w14:paraId="4B50884A" w14:textId="6B894F21" w:rsidR="00206434" w:rsidRPr="000C17BA" w:rsidRDefault="00206434" w:rsidP="00A61CC2"/>
    <w:p w14:paraId="0DAD9370" w14:textId="56FDD946" w:rsidR="00206434" w:rsidRPr="000C17BA" w:rsidRDefault="00206434" w:rsidP="00A61CC2"/>
    <w:p w14:paraId="63852500" w14:textId="33F6F5A0" w:rsidR="00206434" w:rsidRPr="000C17BA" w:rsidRDefault="00206434" w:rsidP="00206434">
      <w:pPr>
        <w:pStyle w:val="Heading5"/>
      </w:pPr>
      <w:r w:rsidRPr="000C17BA">
        <w:t>Revision History</w:t>
      </w:r>
    </w:p>
    <w:p w14:paraId="2439CF46" w14:textId="77777777" w:rsidR="00206434" w:rsidRPr="000C17BA" w:rsidRDefault="00206434" w:rsidP="00206434"/>
    <w:tbl>
      <w:tblPr>
        <w:tblStyle w:val="GSTableSimple"/>
        <w:tblW w:w="0" w:type="auto"/>
        <w:tblLook w:val="04A0" w:firstRow="1" w:lastRow="0" w:firstColumn="1" w:lastColumn="0" w:noHBand="0" w:noVBand="1"/>
      </w:tblPr>
      <w:tblGrid>
        <w:gridCol w:w="1277"/>
        <w:gridCol w:w="1275"/>
        <w:gridCol w:w="7077"/>
      </w:tblGrid>
      <w:tr w:rsidR="00206434" w:rsidRPr="000C17BA" w14:paraId="70C89C00" w14:textId="77777777" w:rsidTr="00DA2BC8">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0C17BA" w:rsidRDefault="00206434" w:rsidP="00206434">
            <w:pPr>
              <w:rPr>
                <w:rFonts w:asciiTheme="minorHAnsi" w:hAnsiTheme="minorHAnsi"/>
                <w:b/>
                <w:bCs/>
                <w:sz w:val="20"/>
              </w:rPr>
            </w:pPr>
            <w:r w:rsidRPr="000C17BA">
              <w:rPr>
                <w:rFonts w:asciiTheme="minorHAnsi" w:hAnsiTheme="minorHAnsi"/>
                <w:b/>
                <w:bCs/>
                <w:sz w:val="20"/>
              </w:rPr>
              <w:t>Version</w:t>
            </w:r>
          </w:p>
        </w:tc>
        <w:tc>
          <w:tcPr>
            <w:tcW w:w="1275" w:type="dxa"/>
            <w:vAlign w:val="top"/>
          </w:tcPr>
          <w:p w14:paraId="150B9B3D" w14:textId="77777777" w:rsidR="00206434" w:rsidRPr="000C17BA" w:rsidRDefault="00206434" w:rsidP="00206434">
            <w:pPr>
              <w:rPr>
                <w:rFonts w:asciiTheme="minorHAnsi" w:hAnsiTheme="minorHAnsi"/>
                <w:b/>
                <w:bCs/>
                <w:sz w:val="20"/>
              </w:rPr>
            </w:pPr>
            <w:r w:rsidRPr="000C17BA">
              <w:rPr>
                <w:rFonts w:asciiTheme="minorHAnsi" w:hAnsiTheme="minorHAnsi"/>
                <w:b/>
                <w:bCs/>
                <w:sz w:val="20"/>
              </w:rPr>
              <w:t>Date</w:t>
            </w:r>
          </w:p>
        </w:tc>
        <w:tc>
          <w:tcPr>
            <w:tcW w:w="7077" w:type="dxa"/>
            <w:vAlign w:val="top"/>
          </w:tcPr>
          <w:p w14:paraId="794F42F5" w14:textId="77777777" w:rsidR="00206434" w:rsidRPr="000C17BA" w:rsidRDefault="00206434" w:rsidP="00206434">
            <w:pPr>
              <w:rPr>
                <w:rFonts w:asciiTheme="minorHAnsi" w:hAnsiTheme="minorHAnsi"/>
                <w:b/>
                <w:bCs/>
                <w:sz w:val="20"/>
              </w:rPr>
            </w:pPr>
            <w:r w:rsidRPr="000C17BA">
              <w:rPr>
                <w:rFonts w:asciiTheme="minorHAnsi" w:hAnsiTheme="minorHAnsi"/>
                <w:b/>
                <w:bCs/>
                <w:sz w:val="20"/>
              </w:rPr>
              <w:t>Remarks</w:t>
            </w:r>
          </w:p>
        </w:tc>
      </w:tr>
      <w:tr w:rsidR="00206434" w:rsidRPr="000C17BA" w14:paraId="590179F0"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12EE2A3F" w:rsidR="00206434" w:rsidRPr="000C17BA" w:rsidRDefault="00206434" w:rsidP="00206434">
            <w:pPr>
              <w:rPr>
                <w:rFonts w:asciiTheme="minorHAnsi" w:hAnsiTheme="minorHAnsi"/>
                <w:sz w:val="20"/>
              </w:rPr>
            </w:pPr>
            <w:r w:rsidRPr="000C17BA">
              <w:rPr>
                <w:rFonts w:asciiTheme="minorHAnsi" w:hAnsiTheme="minorHAnsi"/>
                <w:sz w:val="20"/>
              </w:rPr>
              <w:t>1.</w:t>
            </w:r>
            <w:r w:rsidR="00DA2BC8" w:rsidRPr="000C17BA">
              <w:rPr>
                <w:rFonts w:asciiTheme="minorHAnsi" w:hAnsiTheme="minorHAnsi"/>
                <w:sz w:val="20"/>
              </w:rPr>
              <w:t>2</w:t>
            </w:r>
          </w:p>
        </w:tc>
        <w:tc>
          <w:tcPr>
            <w:tcW w:w="1275" w:type="dxa"/>
            <w:vAlign w:val="top"/>
          </w:tcPr>
          <w:p w14:paraId="65EFC181" w14:textId="78A569F0" w:rsidR="00206434" w:rsidRPr="000C17BA" w:rsidRDefault="00DA2BC8" w:rsidP="00206434">
            <w:pPr>
              <w:rPr>
                <w:rFonts w:asciiTheme="minorHAnsi" w:hAnsiTheme="minorHAnsi"/>
                <w:sz w:val="20"/>
              </w:rPr>
            </w:pPr>
            <w:r w:rsidRPr="000C17BA">
              <w:rPr>
                <w:rFonts w:asciiTheme="minorHAnsi" w:hAnsiTheme="minorHAnsi"/>
                <w:sz w:val="20"/>
              </w:rPr>
              <w:t xml:space="preserve">14 </w:t>
            </w:r>
            <w:r w:rsidR="00206434" w:rsidRPr="000C17BA">
              <w:rPr>
                <w:rFonts w:asciiTheme="minorHAnsi" w:hAnsiTheme="minorHAnsi"/>
                <w:sz w:val="20"/>
              </w:rPr>
              <w:t>October 2020</w:t>
            </w:r>
          </w:p>
        </w:tc>
        <w:tc>
          <w:tcPr>
            <w:tcW w:w="7077" w:type="dxa"/>
            <w:vAlign w:val="top"/>
          </w:tcPr>
          <w:p w14:paraId="39DF5020" w14:textId="77777777" w:rsidR="00206434" w:rsidRPr="000C17BA" w:rsidRDefault="00206434" w:rsidP="00AE357F">
            <w:pPr>
              <w:spacing w:line="240" w:lineRule="auto"/>
              <w:rPr>
                <w:sz w:val="20"/>
                <w:szCs w:val="20"/>
              </w:rPr>
            </w:pPr>
            <w:r w:rsidRPr="000C17BA">
              <w:rPr>
                <w:sz w:val="20"/>
                <w:szCs w:val="20"/>
              </w:rPr>
              <w:t>Hyperlinked section summary to enable quick access to key sections</w:t>
            </w:r>
          </w:p>
          <w:p w14:paraId="4711A26F" w14:textId="77777777" w:rsidR="00206434" w:rsidRPr="000C17BA" w:rsidRDefault="00206434" w:rsidP="00AE357F">
            <w:pPr>
              <w:spacing w:line="240" w:lineRule="auto"/>
              <w:rPr>
                <w:sz w:val="20"/>
                <w:szCs w:val="20"/>
              </w:rPr>
            </w:pPr>
            <w:r w:rsidRPr="000C17BA">
              <w:rPr>
                <w:sz w:val="20"/>
                <w:szCs w:val="20"/>
              </w:rPr>
              <w:t>Improved clarity on Key Project Information</w:t>
            </w:r>
          </w:p>
          <w:p w14:paraId="0A9148C1" w14:textId="77777777" w:rsidR="00206434" w:rsidRPr="000C17BA" w:rsidRDefault="00206434" w:rsidP="00AE357F">
            <w:pPr>
              <w:spacing w:line="240" w:lineRule="auto"/>
              <w:rPr>
                <w:sz w:val="20"/>
                <w:szCs w:val="20"/>
              </w:rPr>
            </w:pPr>
            <w:r w:rsidRPr="000C17BA">
              <w:rPr>
                <w:sz w:val="20"/>
                <w:szCs w:val="20"/>
              </w:rPr>
              <w:t>Inclusion criteria table added</w:t>
            </w:r>
          </w:p>
          <w:p w14:paraId="02A0D215" w14:textId="77777777" w:rsidR="00206434" w:rsidRPr="000C17BA" w:rsidRDefault="00206434" w:rsidP="00AE357F">
            <w:pPr>
              <w:spacing w:line="240" w:lineRule="auto"/>
              <w:rPr>
                <w:sz w:val="20"/>
                <w:szCs w:val="20"/>
              </w:rPr>
            </w:pPr>
            <w:r w:rsidRPr="000C17BA">
              <w:rPr>
                <w:sz w:val="20"/>
                <w:szCs w:val="20"/>
              </w:rPr>
              <w:t xml:space="preserve">Gender sensitive requirements added </w:t>
            </w:r>
          </w:p>
          <w:p w14:paraId="6EA82B6B" w14:textId="77777777" w:rsidR="00206434" w:rsidRPr="000C17BA" w:rsidRDefault="00206434" w:rsidP="00AE357F">
            <w:pPr>
              <w:spacing w:line="240" w:lineRule="auto"/>
              <w:rPr>
                <w:sz w:val="20"/>
                <w:szCs w:val="20"/>
              </w:rPr>
            </w:pPr>
            <w:r w:rsidRPr="000C17BA">
              <w:rPr>
                <w:sz w:val="20"/>
                <w:szCs w:val="20"/>
              </w:rPr>
              <w:t>Prior consideration (1 yr rule) and Ongoing Financial Need added</w:t>
            </w:r>
          </w:p>
          <w:p w14:paraId="4496A621" w14:textId="77777777" w:rsidR="00206434" w:rsidRPr="000C17BA" w:rsidRDefault="00206434" w:rsidP="00AE357F">
            <w:pPr>
              <w:spacing w:line="240" w:lineRule="auto"/>
              <w:rPr>
                <w:sz w:val="20"/>
                <w:szCs w:val="20"/>
              </w:rPr>
            </w:pPr>
            <w:r w:rsidRPr="000C17BA">
              <w:rPr>
                <w:sz w:val="20"/>
                <w:szCs w:val="20"/>
              </w:rPr>
              <w:t>Safeguard Principles Assessment as annex and a new section to include applicable safeguards for clarity</w:t>
            </w:r>
          </w:p>
          <w:p w14:paraId="62700CF0" w14:textId="77777777" w:rsidR="00206434" w:rsidRPr="000C17BA" w:rsidRDefault="00206434" w:rsidP="00AE357F">
            <w:pPr>
              <w:spacing w:line="240" w:lineRule="auto"/>
              <w:rPr>
                <w:sz w:val="20"/>
                <w:szCs w:val="20"/>
              </w:rPr>
            </w:pPr>
            <w:r w:rsidRPr="000C17BA">
              <w:rPr>
                <w:sz w:val="20"/>
                <w:szCs w:val="20"/>
              </w:rPr>
              <w:t>Improved Clarity on SDG contribution/SDG Impact term used throughout</w:t>
            </w:r>
          </w:p>
          <w:p w14:paraId="7FAD41EE" w14:textId="77777777" w:rsidR="00206434" w:rsidRPr="000C17BA" w:rsidRDefault="00206434" w:rsidP="00AE357F">
            <w:pPr>
              <w:spacing w:line="240" w:lineRule="auto"/>
              <w:rPr>
                <w:sz w:val="20"/>
                <w:szCs w:val="20"/>
              </w:rPr>
            </w:pPr>
            <w:r w:rsidRPr="000C17BA">
              <w:rPr>
                <w:sz w:val="20"/>
                <w:szCs w:val="20"/>
              </w:rPr>
              <w:t>Clarity on Stakeholder Consultation information required</w:t>
            </w:r>
          </w:p>
          <w:p w14:paraId="34C73322" w14:textId="447F49EF" w:rsidR="00206434" w:rsidRPr="000C17BA" w:rsidRDefault="00542571" w:rsidP="00AE357F">
            <w:pPr>
              <w:spacing w:line="240" w:lineRule="auto"/>
            </w:pPr>
            <w:r w:rsidRPr="000C17BA">
              <w:rPr>
                <w:sz w:val="20"/>
                <w:szCs w:val="20"/>
              </w:rPr>
              <w:t xml:space="preserve">Provision of an </w:t>
            </w:r>
            <w:hyperlink r:id="rId38" w:history="1">
              <w:r w:rsidRPr="000C17BA">
                <w:rPr>
                  <w:rStyle w:val="Hyperlink"/>
                  <w:sz w:val="20"/>
                  <w:szCs w:val="20"/>
                </w:rPr>
                <w:t>accompanying Guide</w:t>
              </w:r>
            </w:hyperlink>
            <w:r w:rsidRPr="000C17BA">
              <w:rPr>
                <w:sz w:val="20"/>
                <w:szCs w:val="20"/>
              </w:rPr>
              <w:t xml:space="preserve"> to help the user understand detailed rules and requirements</w:t>
            </w:r>
          </w:p>
        </w:tc>
      </w:tr>
      <w:tr w:rsidR="00DA2BC8" w:rsidRPr="000C17BA" w14:paraId="0A7E35FF" w14:textId="77777777" w:rsidTr="00DA2BC8">
        <w:tc>
          <w:tcPr>
            <w:tcW w:w="1277" w:type="dxa"/>
            <w:vAlign w:val="top"/>
          </w:tcPr>
          <w:p w14:paraId="5B85D762" w14:textId="5CFD359A" w:rsidR="00DA2BC8" w:rsidRPr="000C17BA" w:rsidRDefault="00DA2BC8" w:rsidP="00DA2BC8">
            <w:pPr>
              <w:rPr>
                <w:rFonts w:asciiTheme="minorHAnsi" w:hAnsiTheme="minorHAnsi"/>
                <w:sz w:val="20"/>
              </w:rPr>
            </w:pPr>
            <w:r w:rsidRPr="000C17BA">
              <w:rPr>
                <w:rFonts w:asciiTheme="minorHAnsi" w:hAnsiTheme="minorHAnsi"/>
                <w:sz w:val="20"/>
              </w:rPr>
              <w:t>1.1</w:t>
            </w:r>
          </w:p>
        </w:tc>
        <w:tc>
          <w:tcPr>
            <w:tcW w:w="1275" w:type="dxa"/>
            <w:vAlign w:val="top"/>
          </w:tcPr>
          <w:p w14:paraId="38A4ABB6" w14:textId="68CC908B" w:rsidR="00DA2BC8" w:rsidRPr="000C17BA" w:rsidRDefault="00DA2BC8" w:rsidP="00DA2BC8">
            <w:pPr>
              <w:rPr>
                <w:rFonts w:asciiTheme="minorHAnsi" w:hAnsiTheme="minorHAnsi"/>
                <w:sz w:val="20"/>
              </w:rPr>
            </w:pPr>
            <w:r w:rsidRPr="000C17BA">
              <w:rPr>
                <w:rFonts w:asciiTheme="minorHAnsi" w:hAnsiTheme="minorHAnsi"/>
                <w:sz w:val="20"/>
              </w:rPr>
              <w:t>24 August 2017</w:t>
            </w:r>
          </w:p>
        </w:tc>
        <w:tc>
          <w:tcPr>
            <w:tcW w:w="7077" w:type="dxa"/>
            <w:vAlign w:val="top"/>
          </w:tcPr>
          <w:p w14:paraId="205C282E" w14:textId="6EC9216E" w:rsidR="00DA2BC8" w:rsidRPr="000C17BA" w:rsidRDefault="00DA2BC8" w:rsidP="00DA2BC8">
            <w:pPr>
              <w:spacing w:line="276" w:lineRule="auto"/>
              <w:rPr>
                <w:rFonts w:asciiTheme="minorHAnsi" w:hAnsiTheme="minorHAnsi"/>
                <w:sz w:val="20"/>
              </w:rPr>
            </w:pPr>
            <w:r w:rsidRPr="000C17BA">
              <w:rPr>
                <w:rFonts w:asciiTheme="minorHAnsi" w:hAnsiTheme="minorHAnsi"/>
                <w:sz w:val="20"/>
              </w:rPr>
              <w:t>Updated to include section A.8 on ‘gender sensitive’ requirements</w:t>
            </w:r>
          </w:p>
        </w:tc>
      </w:tr>
      <w:tr w:rsidR="00DA2BC8" w:rsidRPr="00B72193" w14:paraId="7B33608A"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8AFDD2E" w14:textId="389BEB6D" w:rsidR="00DA2BC8" w:rsidRPr="000C17BA" w:rsidRDefault="00DA2BC8" w:rsidP="00DA2BC8">
            <w:pPr>
              <w:rPr>
                <w:rFonts w:asciiTheme="minorHAnsi" w:hAnsiTheme="minorHAnsi"/>
                <w:sz w:val="20"/>
              </w:rPr>
            </w:pPr>
            <w:r w:rsidRPr="000C17BA">
              <w:rPr>
                <w:rFonts w:asciiTheme="minorHAnsi" w:hAnsiTheme="minorHAnsi"/>
                <w:sz w:val="20"/>
              </w:rPr>
              <w:t>1.0</w:t>
            </w:r>
          </w:p>
        </w:tc>
        <w:tc>
          <w:tcPr>
            <w:tcW w:w="1275" w:type="dxa"/>
            <w:vAlign w:val="top"/>
          </w:tcPr>
          <w:p w14:paraId="7DC50440" w14:textId="109EB861" w:rsidR="00DA2BC8" w:rsidRPr="000C17BA" w:rsidRDefault="00DA2BC8" w:rsidP="00DA2BC8">
            <w:pPr>
              <w:rPr>
                <w:rFonts w:asciiTheme="minorHAnsi" w:hAnsiTheme="minorHAnsi"/>
                <w:sz w:val="20"/>
              </w:rPr>
            </w:pPr>
            <w:r w:rsidRPr="000C17BA">
              <w:rPr>
                <w:rFonts w:asciiTheme="minorHAnsi" w:hAnsiTheme="minorHAnsi"/>
                <w:sz w:val="20"/>
              </w:rPr>
              <w:t>10 July 2017</w:t>
            </w:r>
          </w:p>
        </w:tc>
        <w:tc>
          <w:tcPr>
            <w:tcW w:w="7077" w:type="dxa"/>
            <w:vAlign w:val="top"/>
          </w:tcPr>
          <w:p w14:paraId="0A410397" w14:textId="77777777" w:rsidR="00DA2BC8" w:rsidRPr="00206434" w:rsidRDefault="00DA2BC8" w:rsidP="00DA2BC8">
            <w:pPr>
              <w:rPr>
                <w:rFonts w:asciiTheme="minorHAnsi" w:hAnsiTheme="minorHAnsi"/>
                <w:sz w:val="20"/>
              </w:rPr>
            </w:pPr>
            <w:r w:rsidRPr="000C17BA">
              <w:rPr>
                <w:rFonts w:asciiTheme="minorHAnsi" w:hAnsiTheme="minorHAnsi"/>
                <w:sz w:val="20"/>
              </w:rPr>
              <w:t>Initial adoption</w:t>
            </w:r>
          </w:p>
        </w:tc>
      </w:tr>
    </w:tbl>
    <w:p w14:paraId="62E020A7" w14:textId="38A8CF30"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5AA94" w14:textId="77777777" w:rsidR="00A10DD2" w:rsidRDefault="00A10DD2" w:rsidP="008C7A19">
      <w:r>
        <w:separator/>
      </w:r>
    </w:p>
    <w:p w14:paraId="359DCB67" w14:textId="77777777" w:rsidR="00A10DD2" w:rsidRDefault="00A10DD2"/>
    <w:p w14:paraId="01910DE1" w14:textId="77777777" w:rsidR="00A10DD2" w:rsidRDefault="00A10DD2"/>
  </w:endnote>
  <w:endnote w:type="continuationSeparator" w:id="0">
    <w:p w14:paraId="65ABC87E" w14:textId="77777777" w:rsidR="00A10DD2" w:rsidRDefault="00A10DD2" w:rsidP="008C7A19">
      <w:r>
        <w:continuationSeparator/>
      </w:r>
    </w:p>
    <w:p w14:paraId="0A377F9A" w14:textId="77777777" w:rsidR="00A10DD2" w:rsidRDefault="00A10DD2"/>
    <w:p w14:paraId="0E26EF72" w14:textId="77777777" w:rsidR="00A10DD2" w:rsidRDefault="00A10D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Body CS)">
    <w:altName w:val="Times New Roman"/>
    <w:charset w:val="00"/>
    <w:family w:val="roman"/>
    <w:pitch w:val="variable"/>
    <w:sig w:usb0="E0002AEF" w:usb1="C0007841"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venir Book">
    <w:altName w:val="Corbel"/>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DC077A" w:rsidRDefault="00DC077A" w:rsidP="00926E1B">
    <w:pPr>
      <w:framePr w:wrap="none" w:vAnchor="text" w:hAnchor="margin" w:xAlign="right" w:y="1"/>
    </w:pPr>
    <w:r>
      <w:fldChar w:fldCharType="begin"/>
    </w:r>
    <w:r>
      <w:instrText xml:space="preserve">PAGE  </w:instrText>
    </w:r>
    <w:r>
      <w:fldChar w:fldCharType="end"/>
    </w:r>
  </w:p>
  <w:p w14:paraId="06054D33" w14:textId="77777777" w:rsidR="00DC077A" w:rsidRDefault="00DC077A" w:rsidP="006E4980">
    <w:pPr>
      <w:ind w:right="360"/>
    </w:pPr>
  </w:p>
  <w:p w14:paraId="146F635D" w14:textId="77777777" w:rsidR="00DC077A" w:rsidRDefault="00DC077A"/>
  <w:p w14:paraId="0B4C13D8" w14:textId="77777777" w:rsidR="00DC077A" w:rsidRDefault="00DC07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77777777" w:rsidR="00DC077A" w:rsidRPr="00872BFA" w:rsidRDefault="00DC077A"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DC077A" w:rsidRPr="001F6981" w:rsidRDefault="00DC077A" w:rsidP="00D061EC">
                          <w:pPr>
                            <w:ind w:right="360"/>
                            <w:rPr>
                              <w:i/>
                              <w:iCs/>
                              <w:szCs w:val="20"/>
                            </w:rPr>
                          </w:pPr>
                          <w:r w:rsidRPr="001F6981">
                            <w:rPr>
                              <w:i/>
                              <w:iCs/>
                              <w:szCs w:val="20"/>
                            </w:rPr>
                            <w:t>Climate Security and Sustainable Development</w:t>
                          </w:r>
                        </w:p>
                        <w:p w14:paraId="3DE1EA25" w14:textId="77777777" w:rsidR="00DC077A" w:rsidRDefault="00DC077A"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8"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DC077A" w:rsidRPr="001F6981" w:rsidRDefault="00DC077A" w:rsidP="00D061EC">
                    <w:pPr>
                      <w:ind w:right="360"/>
                      <w:rPr>
                        <w:i/>
                        <w:iCs/>
                        <w:szCs w:val="20"/>
                      </w:rPr>
                    </w:pPr>
                    <w:r w:rsidRPr="001F6981">
                      <w:rPr>
                        <w:i/>
                        <w:iCs/>
                        <w:szCs w:val="20"/>
                      </w:rPr>
                      <w:t>Climate Security and Sustainable Development</w:t>
                    </w:r>
                  </w:p>
                  <w:p w14:paraId="3DE1EA25" w14:textId="77777777" w:rsidR="00DC077A" w:rsidRDefault="00DC077A"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65CAAFEF" w:rsidR="00DC077A" w:rsidRPr="00B01B0E" w:rsidRDefault="00DC077A"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00BB17C1">
      <w:rPr>
        <w:rFonts w:asciiTheme="minorHAnsi" w:hAnsiTheme="minorHAnsi"/>
        <w:noProof/>
        <w:sz w:val="18"/>
        <w:szCs w:val="18"/>
      </w:rPr>
      <w:t>34</w:t>
    </w:r>
    <w:r w:rsidRPr="00B01B0E">
      <w:rPr>
        <w:rFonts w:asciiTheme="minorHAnsi" w:hAnsiTheme="minorHAnsi"/>
        <w:sz w:val="18"/>
        <w:szCs w:val="18"/>
      </w:rPr>
      <w:fldChar w:fldCharType="end"/>
    </w:r>
  </w:p>
  <w:p w14:paraId="295AF4EB" w14:textId="77777777" w:rsidR="00DC077A" w:rsidRDefault="00DC077A"/>
  <w:p w14:paraId="61A4650C" w14:textId="77777777" w:rsidR="00DC077A" w:rsidRDefault="00DC07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77777777" w:rsidR="00DC077A" w:rsidRDefault="00DC077A">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DC077A" w:rsidRPr="001F6981" w:rsidRDefault="00DC077A" w:rsidP="007B2737">
                          <w:pPr>
                            <w:ind w:right="360"/>
                            <w:rPr>
                              <w:i/>
                              <w:iCs/>
                              <w:szCs w:val="20"/>
                            </w:rPr>
                          </w:pPr>
                          <w:r w:rsidRPr="001F6981">
                            <w:rPr>
                              <w:i/>
                              <w:iCs/>
                              <w:szCs w:val="20"/>
                            </w:rPr>
                            <w:t>Climate Security and Sustainable Development</w:t>
                          </w:r>
                        </w:p>
                        <w:p w14:paraId="396CB80D" w14:textId="77777777" w:rsidR="00DC077A" w:rsidRDefault="00DC077A"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30"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DC077A" w:rsidRPr="001F6981" w:rsidRDefault="00DC077A" w:rsidP="007B2737">
                    <w:pPr>
                      <w:ind w:right="360"/>
                      <w:rPr>
                        <w:i/>
                        <w:iCs/>
                        <w:szCs w:val="20"/>
                      </w:rPr>
                    </w:pPr>
                    <w:r w:rsidRPr="001F6981">
                      <w:rPr>
                        <w:i/>
                        <w:iCs/>
                        <w:szCs w:val="20"/>
                      </w:rPr>
                      <w:t>Climate Security and Sustainable Development</w:t>
                    </w:r>
                  </w:p>
                  <w:p w14:paraId="396CB80D" w14:textId="77777777" w:rsidR="00DC077A" w:rsidRDefault="00DC077A"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6BB0A" w14:textId="77777777" w:rsidR="00A10DD2" w:rsidRDefault="00A10DD2" w:rsidP="008C7A19">
      <w:r>
        <w:separator/>
      </w:r>
    </w:p>
    <w:p w14:paraId="76226611" w14:textId="77777777" w:rsidR="00A10DD2" w:rsidRDefault="00A10DD2"/>
    <w:p w14:paraId="20B288B2" w14:textId="77777777" w:rsidR="00A10DD2" w:rsidRDefault="00A10DD2"/>
  </w:footnote>
  <w:footnote w:type="continuationSeparator" w:id="0">
    <w:p w14:paraId="4881A1B5" w14:textId="77777777" w:rsidR="00A10DD2" w:rsidRDefault="00A10DD2" w:rsidP="008C7A19">
      <w:r>
        <w:continuationSeparator/>
      </w:r>
    </w:p>
    <w:p w14:paraId="302581AF" w14:textId="77777777" w:rsidR="00A10DD2" w:rsidRDefault="00A10DD2"/>
    <w:p w14:paraId="29ECE3C1" w14:textId="77777777" w:rsidR="00A10DD2" w:rsidRDefault="00A10DD2"/>
  </w:footnote>
  <w:footnote w:id="1">
    <w:p w14:paraId="35B99DF5" w14:textId="7DDA910D" w:rsidR="00DC077A" w:rsidRDefault="00DC077A">
      <w:pPr>
        <w:pStyle w:val="FootnoteText"/>
      </w:pPr>
      <w:ins w:id="283" w:author="Stephy" w:date="2022-04-16T17:11:00Z">
        <w:r>
          <w:rPr>
            <w:rStyle w:val="FootnoteReference"/>
          </w:rPr>
          <w:footnoteRef/>
        </w:r>
        <w:r>
          <w:t xml:space="preserve"> </w:t>
        </w:r>
        <w:r w:rsidRPr="00544618">
          <w:t>Commissioning certificates co-signed by the respective plant owners and Samagra Vikas Mission.</w:t>
        </w:r>
      </w:ins>
    </w:p>
  </w:footnote>
  <w:footnote w:id="2">
    <w:p w14:paraId="6F30596F" w14:textId="0354EC6F" w:rsidR="00DC077A" w:rsidRDefault="00DC077A">
      <w:pPr>
        <w:pStyle w:val="FootnoteText"/>
      </w:pPr>
      <w:ins w:id="292" w:author="Stephy" w:date="2022-04-16T17:13:00Z">
        <w:r>
          <w:rPr>
            <w:rStyle w:val="FootnoteReference"/>
          </w:rPr>
          <w:footnoteRef/>
        </w:r>
        <w:r>
          <w:t xml:space="preserve"> </w:t>
        </w:r>
      </w:ins>
      <w:ins w:id="293" w:author="Stephy" w:date="2022-04-25T17:09:00Z">
        <w:r w:rsidR="008F3920">
          <w:fldChar w:fldCharType="begin"/>
        </w:r>
        <w:r w:rsidR="008F3920">
          <w:instrText xml:space="preserve"> HYPERLINK "</w:instrText>
        </w:r>
      </w:ins>
      <w:ins w:id="294" w:author="Stephy" w:date="2022-04-16T17:13:00Z">
        <w:r w:rsidR="008F3920" w:rsidRPr="00D55CE3">
          <w:instrText>https://www.ctae.ac.in/images/editorFiles/file/CTAE-2017/Biogas%20FAQ_English.pdf</w:instrText>
        </w:r>
      </w:ins>
      <w:ins w:id="295" w:author="Stephy" w:date="2022-04-25T17:09:00Z">
        <w:r w:rsidR="008F3920">
          <w:instrText xml:space="preserve">" </w:instrText>
        </w:r>
        <w:r w:rsidR="008F3920">
          <w:fldChar w:fldCharType="separate"/>
        </w:r>
      </w:ins>
      <w:ins w:id="296" w:author="Stephy" w:date="2022-04-16T17:13:00Z">
        <w:r w:rsidR="008F3920" w:rsidRPr="00B81DD2">
          <w:rPr>
            <w:rStyle w:val="Hyperlink"/>
            <w:rFonts w:ascii="Verdana" w:hAnsi="Verdana"/>
            <w:sz w:val="16"/>
          </w:rPr>
          <w:t>https://www.ctae.ac.in/images/editorFiles/file/CTAE-2017/Biogas%20FAQ_English.pdf</w:t>
        </w:r>
      </w:ins>
      <w:ins w:id="297" w:author="Stephy" w:date="2022-04-25T17:09:00Z">
        <w:r w:rsidR="008F3920">
          <w:fldChar w:fldCharType="end"/>
        </w:r>
        <w:r w:rsidR="008F3920">
          <w:t xml:space="preserve"> </w:t>
        </w:r>
      </w:ins>
      <w:ins w:id="298" w:author="Stephy" w:date="2022-04-16T17:13:00Z">
        <w:r w:rsidRPr="00D55CE3">
          <w:t xml:space="preserve"> (Refer the page no. </w:t>
        </w:r>
      </w:ins>
      <w:ins w:id="299" w:author="Stephy" w:date="2022-04-25T17:09:00Z">
        <w:r w:rsidR="008F3920">
          <w:t>06</w:t>
        </w:r>
      </w:ins>
      <w:ins w:id="300" w:author="Stephy" w:date="2022-04-16T17:13:00Z">
        <w:r w:rsidRPr="00D55CE3">
          <w:t xml:space="preserve"> point 25 of the document.)</w:t>
        </w:r>
      </w:ins>
    </w:p>
  </w:footnote>
  <w:footnote w:id="3">
    <w:p w14:paraId="3029B51B" w14:textId="57ABE9E5" w:rsidR="00DC077A" w:rsidRDefault="00DC077A">
      <w:pPr>
        <w:pStyle w:val="FootnoteText"/>
      </w:pPr>
      <w:ins w:id="585" w:author="Stephy" w:date="2022-04-18T17:22:00Z">
        <w:r>
          <w:rPr>
            <w:rStyle w:val="FootnoteReference"/>
          </w:rPr>
          <w:footnoteRef/>
        </w:r>
        <w:r>
          <w:t xml:space="preserve"> </w:t>
        </w:r>
        <w:r>
          <w:fldChar w:fldCharType="begin"/>
        </w:r>
        <w:r>
          <w:instrText xml:space="preserve"> HYPERLINK "</w:instrText>
        </w:r>
        <w:r w:rsidRPr="001C0618">
          <w:instrText>https://fsi.nic.in/cover_2011/chapter7.pdf</w:instrText>
        </w:r>
        <w:r>
          <w:instrText xml:space="preserve">" </w:instrText>
        </w:r>
        <w:r>
          <w:fldChar w:fldCharType="separate"/>
        </w:r>
        <w:r w:rsidRPr="00B94530">
          <w:rPr>
            <w:rStyle w:val="Hyperlink"/>
            <w:rFonts w:ascii="Verdana" w:hAnsi="Verdana"/>
            <w:sz w:val="16"/>
          </w:rPr>
          <w:t>https://fsi.nic.in/cover_2011/chapter7.pdf</w:t>
        </w:r>
        <w:r>
          <w:fldChar w:fldCharType="end"/>
        </w:r>
      </w:ins>
    </w:p>
  </w:footnote>
  <w:footnote w:id="4">
    <w:p w14:paraId="41C01C6C" w14:textId="3B29CF9E" w:rsidR="00DC077A" w:rsidRDefault="00DC077A">
      <w:pPr>
        <w:pStyle w:val="FootnoteText"/>
      </w:pPr>
      <w:ins w:id="597" w:author="Stephy" w:date="2022-04-18T17:22:00Z">
        <w:r>
          <w:rPr>
            <w:rStyle w:val="FootnoteReference"/>
          </w:rPr>
          <w:footnoteRef/>
        </w:r>
        <w:r>
          <w:t xml:space="preserve"> </w:t>
        </w:r>
        <w:r>
          <w:fldChar w:fldCharType="begin"/>
        </w:r>
        <w:r>
          <w:instrText xml:space="preserve"> HYPERLINK "</w:instrText>
        </w:r>
        <w:r w:rsidRPr="001C0618">
          <w:instrText>https://fsi.nic.in/cover_2011/chapter7.pdf</w:instrText>
        </w:r>
        <w:r>
          <w:instrText xml:space="preserve">" </w:instrText>
        </w:r>
        <w:r>
          <w:fldChar w:fldCharType="separate"/>
        </w:r>
        <w:r w:rsidRPr="00B94530">
          <w:rPr>
            <w:rStyle w:val="Hyperlink"/>
            <w:rFonts w:ascii="Verdana" w:hAnsi="Verdana"/>
            <w:sz w:val="16"/>
          </w:rPr>
          <w:t>https://fsi.nic.in/cover_2011/chapter7.pdf</w:t>
        </w:r>
        <w:r>
          <w:fldChar w:fldCharType="end"/>
        </w:r>
      </w:ins>
    </w:p>
  </w:footnote>
  <w:footnote w:id="5">
    <w:p w14:paraId="79448285" w14:textId="77777777" w:rsidR="00DC077A" w:rsidRDefault="00DC077A" w:rsidP="00005EFA">
      <w:pPr>
        <w:pStyle w:val="FootnoteText"/>
        <w:rPr>
          <w:ins w:id="640" w:author="Stephy" w:date="2022-04-19T18:53:00Z"/>
        </w:rPr>
      </w:pPr>
      <w:ins w:id="641" w:author="Stephy" w:date="2022-04-19T18:53:00Z">
        <w:r>
          <w:rPr>
            <w:rStyle w:val="FootnoteReference"/>
          </w:rPr>
          <w:footnoteRef/>
        </w:r>
        <w:r>
          <w:t xml:space="preserve"> </w:t>
        </w:r>
        <w:r w:rsidRPr="002E1231">
          <w:t>CDM Methodological Tool -30: Calculation of the fraction of non-renewable biomass, version 03</w:t>
        </w:r>
      </w:ins>
    </w:p>
  </w:footnote>
  <w:footnote w:id="6">
    <w:p w14:paraId="545014E1" w14:textId="0CFF4F6E" w:rsidR="00DC077A" w:rsidRDefault="00DC077A" w:rsidP="00005EFA">
      <w:pPr>
        <w:pStyle w:val="FootnoteText"/>
        <w:rPr>
          <w:ins w:id="652" w:author="Stephy" w:date="2022-04-19T18:53:00Z"/>
        </w:rPr>
      </w:pPr>
      <w:ins w:id="653" w:author="Stephy" w:date="2022-04-19T18:53:00Z">
        <w:r>
          <w:rPr>
            <w:rStyle w:val="FootnoteReference"/>
          </w:rPr>
          <w:footnoteRef/>
        </w:r>
        <w:r>
          <w:t xml:space="preserve"> </w:t>
        </w:r>
      </w:ins>
      <w:ins w:id="654" w:author="Stephy" w:date="2022-04-19T18:58:00Z">
        <w:r w:rsidRPr="00005EFA">
          <w:t>https://fsi.nic.in/isfr19/vol2/isfr-2019-vol-ii-chhattisgarh.pdf</w:t>
        </w:r>
      </w:ins>
      <w:ins w:id="655" w:author="Stephy" w:date="2022-04-19T18:53:00Z">
        <w:r>
          <w:t xml:space="preserve"> (Page no. </w:t>
        </w:r>
      </w:ins>
      <w:ins w:id="656" w:author="Stephy" w:date="2022-04-19T18:58:00Z">
        <w:r>
          <w:t>44</w:t>
        </w:r>
      </w:ins>
      <w:ins w:id="657" w:author="Stephy" w:date="2022-04-19T18:53:00Z">
        <w:r>
          <w:t>)</w:t>
        </w:r>
      </w:ins>
    </w:p>
  </w:footnote>
  <w:footnote w:id="7">
    <w:p w14:paraId="1F3DCDF0" w14:textId="77777777" w:rsidR="00DC077A" w:rsidRDefault="00DC077A" w:rsidP="00005EFA">
      <w:pPr>
        <w:pStyle w:val="FootnoteText"/>
        <w:rPr>
          <w:ins w:id="660" w:author="Stephy" w:date="2022-04-19T18:53:00Z"/>
        </w:rPr>
      </w:pPr>
      <w:ins w:id="661" w:author="Stephy" w:date="2022-04-19T18:53:00Z">
        <w:r>
          <w:rPr>
            <w:rStyle w:val="FootnoteReference"/>
          </w:rPr>
          <w:footnoteRef/>
        </w:r>
        <w:r>
          <w:t xml:space="preserve"> </w:t>
        </w:r>
        <w:r>
          <w:fldChar w:fldCharType="begin"/>
        </w:r>
        <w:r>
          <w:instrText xml:space="preserve"> HYPERLINK "</w:instrText>
        </w:r>
        <w:r w:rsidRPr="00583728">
          <w:instrText>https://fsi.nic.in/isfr19/vol2/isfr-2019-vol-ii-bihar.pdf</w:instrText>
        </w:r>
        <w:r>
          <w:instrText xml:space="preserve">" </w:instrText>
        </w:r>
        <w:r>
          <w:fldChar w:fldCharType="separate"/>
        </w:r>
        <w:r w:rsidRPr="00735CD3">
          <w:rPr>
            <w:rStyle w:val="Hyperlink"/>
            <w:rFonts w:ascii="Verdana" w:hAnsi="Verdana"/>
            <w:sz w:val="16"/>
          </w:rPr>
          <w:t>https://fsi.nic.in/isfr19/vol2/isfr-2019-vol-ii-bihar.pdf</w:t>
        </w:r>
        <w:r>
          <w:fldChar w:fldCharType="end"/>
        </w:r>
        <w:r>
          <w:t xml:space="preserve"> (Page no. 34)</w:t>
        </w:r>
      </w:ins>
    </w:p>
  </w:footnote>
  <w:footnote w:id="8">
    <w:p w14:paraId="3B2868E4" w14:textId="77777777" w:rsidR="00DC077A" w:rsidRDefault="00DC077A" w:rsidP="00005EFA">
      <w:pPr>
        <w:pStyle w:val="FootnoteText"/>
        <w:rPr>
          <w:ins w:id="665" w:author="Stephy" w:date="2022-04-19T18:53:00Z"/>
        </w:rPr>
      </w:pPr>
      <w:ins w:id="666" w:author="Stephy" w:date="2022-04-19T18:53:00Z">
        <w:r>
          <w:rPr>
            <w:rStyle w:val="FootnoteReference"/>
          </w:rPr>
          <w:footnoteRef/>
        </w:r>
        <w:r>
          <w:t xml:space="preserve"> </w:t>
        </w:r>
        <w:r w:rsidRPr="002E1231">
          <w:t>https://moef.gov.in/wp-content/uploads/2019/06/Pacific.pdf (page no. 16 of Asia-Pacific Forestry Sector Outlook Study II India Outlook Study 2020)</w:t>
        </w:r>
      </w:ins>
    </w:p>
  </w:footnote>
  <w:footnote w:id="9">
    <w:p w14:paraId="3DD7371A" w14:textId="0CA35493" w:rsidR="00DC077A" w:rsidDel="00C43D88" w:rsidRDefault="00DC077A" w:rsidP="00067EEE">
      <w:pPr>
        <w:pStyle w:val="FootnoteText"/>
        <w:keepLines/>
        <w:numPr>
          <w:ilvl w:val="0"/>
          <w:numId w:val="33"/>
        </w:numPr>
        <w:spacing w:before="120" w:after="60"/>
        <w:contextualSpacing w:val="0"/>
        <w:jc w:val="both"/>
        <w:rPr>
          <w:del w:id="779" w:author="Stephy" w:date="2022-04-25T17:12:00Z"/>
        </w:rPr>
      </w:pPr>
      <w:del w:id="780" w:author="Stephy" w:date="2022-04-25T17:12:00Z">
        <w:r w:rsidDel="00C43D88">
          <w:rPr>
            <w:rStyle w:val="FootnoteReference"/>
          </w:rPr>
          <w:footnoteRef/>
        </w:r>
        <w:r w:rsidDel="00C43D88">
          <w:delText xml:space="preserve"> </w:delText>
        </w:r>
      </w:del>
      <w:ins w:id="781" w:author="Stephy" w:date="2022-04-25T17:10:00Z">
        <w:del w:id="782" w:author="Stephy" w:date="2022-04-25T17:12:00Z">
          <w:r w:rsidR="00C43D88" w:rsidDel="00C43D88">
            <w:fldChar w:fldCharType="begin"/>
          </w:r>
          <w:r w:rsidR="00C43D88" w:rsidDel="00C43D88">
            <w:delInstrText xml:space="preserve"> HYPERLINK "</w:delInstrText>
          </w:r>
        </w:del>
      </w:ins>
      <w:del w:id="783" w:author="Stephy" w:date="2022-04-25T17:12:00Z">
        <w:r w:rsidR="00C43D88" w:rsidDel="00C43D88">
          <w:delInstrText>https://www.who.int/heli/risks/indoorair/en/</w:delInstrText>
        </w:r>
      </w:del>
      <w:ins w:id="784" w:author="Stephy" w:date="2022-04-25T17:10:00Z">
        <w:del w:id="785" w:author="Stephy" w:date="2022-04-25T17:12:00Z">
          <w:r w:rsidR="00C43D88" w:rsidDel="00C43D88">
            <w:delInstrText xml:space="preserve">" </w:delInstrText>
          </w:r>
          <w:r w:rsidR="00C43D88" w:rsidDel="00C43D88">
            <w:fldChar w:fldCharType="separate"/>
          </w:r>
        </w:del>
      </w:ins>
      <w:r w:rsidR="0055726D">
        <w:rPr>
          <w:b/>
          <w:bCs/>
          <w:lang w:val="en-GB"/>
        </w:rPr>
        <w:t>Error! Hyperlink reference not valid.</w:t>
      </w:r>
      <w:ins w:id="786" w:author="Stephy" w:date="2022-04-25T17:10:00Z">
        <w:del w:id="787" w:author="Stephy" w:date="2022-04-25T17:12:00Z">
          <w:r w:rsidR="00C43D88" w:rsidDel="00C43D88">
            <w:fldChar w:fldCharType="end"/>
          </w:r>
          <w:r w:rsidR="00C43D88" w:rsidDel="00C43D88">
            <w:delText xml:space="preserve"> </w:delText>
          </w:r>
        </w:del>
      </w:ins>
    </w:p>
  </w:footnote>
  <w:footnote w:id="10">
    <w:p w14:paraId="0469A6E2" w14:textId="77777777" w:rsidR="00DC077A" w:rsidDel="00FB3E0F" w:rsidRDefault="00DC077A" w:rsidP="00067EEE">
      <w:pPr>
        <w:pStyle w:val="FootnoteText"/>
        <w:keepLines/>
        <w:numPr>
          <w:ilvl w:val="0"/>
          <w:numId w:val="33"/>
        </w:numPr>
        <w:spacing w:before="120" w:after="60"/>
        <w:contextualSpacing w:val="0"/>
        <w:jc w:val="both"/>
        <w:rPr>
          <w:del w:id="822" w:author="Stephy" w:date="2022-04-25T17:16:00Z"/>
        </w:rPr>
      </w:pPr>
      <w:del w:id="823" w:author="Stephy" w:date="2022-04-25T17:16:00Z">
        <w:r w:rsidDel="00FB3E0F">
          <w:rPr>
            <w:rStyle w:val="FootnoteReference"/>
          </w:rPr>
          <w:footnoteRef/>
        </w:r>
        <w:r w:rsidDel="00FB3E0F">
          <w:delText xml:space="preserve"> </w:delText>
        </w:r>
        <w:r w:rsidR="001C21D6" w:rsidDel="00FB3E0F">
          <w:fldChar w:fldCharType="begin"/>
        </w:r>
        <w:r w:rsidR="001C21D6" w:rsidDel="00FB3E0F">
          <w:delInstrText xml:space="preserve"> HYPERLINK "https://www.ncbi.nlm.nih.gov/pmc/articles/PMC4215499/" </w:delInstrText>
        </w:r>
        <w:r w:rsidR="001C21D6" w:rsidDel="00FB3E0F">
          <w:fldChar w:fldCharType="separate"/>
        </w:r>
      </w:del>
      <w:r w:rsidR="0055726D">
        <w:rPr>
          <w:b/>
          <w:bCs/>
          <w:lang w:val="en-GB"/>
        </w:rPr>
        <w:t>Error! Hyperlink reference not valid.</w:t>
      </w:r>
      <w:del w:id="824" w:author="Stephy" w:date="2022-04-25T17:16:00Z">
        <w:r w:rsidR="001C21D6" w:rsidDel="00FB3E0F">
          <w:rPr>
            <w:rStyle w:val="Hyperlink"/>
          </w:rPr>
          <w:fldChar w:fldCharType="end"/>
        </w:r>
        <w:r w:rsidDel="00FB3E0F">
          <w:delText xml:space="preserve"> </w:delText>
        </w:r>
      </w:del>
    </w:p>
  </w:footnote>
  <w:footnote w:id="11">
    <w:p w14:paraId="7C7986F3" w14:textId="77777777" w:rsidR="00DC077A" w:rsidRDefault="00DC077A" w:rsidP="00A83678">
      <w:pPr>
        <w:pStyle w:val="FootnoteText"/>
      </w:pPr>
      <w:r>
        <w:rPr>
          <w:rStyle w:val="FootnoteReference"/>
        </w:rPr>
        <w:footnoteRef/>
      </w:r>
      <w:hyperlink r:id="rId1" w:history="1">
        <w:r w:rsidRPr="00167A0F">
          <w:rPr>
            <w:rStyle w:val="Hyperlink"/>
          </w:rPr>
          <w:t>http://pib.nic.in/newsite/PrintRelease.aspx?relid=132945</w:t>
        </w:r>
      </w:hyperlink>
    </w:p>
  </w:footnote>
  <w:footnote w:id="12">
    <w:p w14:paraId="5D3B0C0A" w14:textId="77777777" w:rsidR="00DC077A" w:rsidRDefault="00DC077A" w:rsidP="00A83678">
      <w:pPr>
        <w:pStyle w:val="FootnoteText"/>
      </w:pPr>
      <w:r>
        <w:rPr>
          <w:rStyle w:val="FootnoteReference"/>
        </w:rPr>
        <w:footnoteRef/>
      </w:r>
      <w:hyperlink r:id="rId2" w:history="1">
        <w:r w:rsidRPr="00167A0F">
          <w:rPr>
            <w:rStyle w:val="Hyperlink"/>
          </w:rPr>
          <w:t>http://wcd.nic.in/sites/default/files/women%20empowerment%20poliy_Final_17May.pdf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DC077A" w:rsidRDefault="00DC077A" w:rsidP="00926E1B">
    <w:pPr>
      <w:framePr w:wrap="none" w:vAnchor="text" w:hAnchor="margin" w:xAlign="right" w:y="1"/>
    </w:pPr>
    <w:r>
      <w:fldChar w:fldCharType="begin"/>
    </w:r>
    <w:r>
      <w:instrText xml:space="preserve">PAGE  </w:instrText>
    </w:r>
    <w:r>
      <w:fldChar w:fldCharType="end"/>
    </w:r>
  </w:p>
  <w:p w14:paraId="1703D2EC" w14:textId="77777777" w:rsidR="00DC077A" w:rsidRDefault="00DC077A" w:rsidP="00DB4ED0">
    <w:pPr>
      <w:ind w:right="360"/>
    </w:pPr>
  </w:p>
  <w:p w14:paraId="08BF73F1" w14:textId="77777777" w:rsidR="00DC077A" w:rsidRDefault="00DC077A"/>
  <w:p w14:paraId="5F471A1D" w14:textId="77777777" w:rsidR="00DC077A" w:rsidRDefault="00DC07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74FA2E6D" w:rsidR="00DC077A" w:rsidRPr="006C572D" w:rsidRDefault="00DC077A"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Pr>
            <w:b/>
            <w:bCs/>
            <w:color w:val="00B9BD" w:themeColor="accent1"/>
            <w:sz w:val="16"/>
            <w:szCs w:val="16"/>
          </w:rPr>
          <w:t>TEMPLATE- T-PreReview_V1.2-Project-Design-Document</w:t>
        </w:r>
      </w:sdtContent>
    </w:sdt>
  </w:p>
  <w:p w14:paraId="4B85A8B5" w14:textId="77777777" w:rsidR="00DC077A" w:rsidRDefault="00DC07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77777777" w:rsidR="00DC077A" w:rsidRPr="008F3380" w:rsidRDefault="00DC077A"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DC077A" w:rsidRPr="00EC5900" w:rsidRDefault="00DC077A">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9"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DC077A" w:rsidRPr="00EC5900" w:rsidRDefault="00DC077A">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8" name="Diagram 8"/>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2" type="#_x0000_t75" style="width:8.75pt;height:8.75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styleLink w:val="SDMFootnoteList2"/>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4957051"/>
    <w:multiLevelType w:val="multilevel"/>
    <w:tmpl w:val="BFACA294"/>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2"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3" w15:restartNumberingAfterBreak="0">
    <w:nsid w:val="0C1C4E0F"/>
    <w:multiLevelType w:val="hybridMultilevel"/>
    <w:tmpl w:val="99D0290A"/>
    <w:lvl w:ilvl="0" w:tplc="0409001B">
      <w:start w:val="1"/>
      <w:numFmt w:val="lowerRoman"/>
      <w:lvlText w:val="%1."/>
      <w:lvlJc w:val="right"/>
      <w:pPr>
        <w:ind w:left="720" w:hanging="360"/>
      </w:pPr>
    </w:lvl>
    <w:lvl w:ilvl="1" w:tplc="04090005">
      <w:start w:val="1"/>
      <w:numFmt w:val="bullet"/>
      <w:lvlText w:val=""/>
      <w:lvlJc w:val="left"/>
      <w:pPr>
        <w:ind w:left="1440" w:hanging="360"/>
      </w:pPr>
      <w:rPr>
        <w:rFonts w:ascii="Wingdings" w:hAnsi="Wingdings" w:hint="default"/>
      </w:r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0FB12BA1"/>
    <w:multiLevelType w:val="multilevel"/>
    <w:tmpl w:val="45C27C68"/>
    <w:styleLink w:val="SDMFootnoteList"/>
    <w:lvl w:ilvl="0">
      <w:start w:val="1"/>
      <w:numFmt w:val="none"/>
      <w:suff w:val="nothing"/>
      <w:lvlText w:val=""/>
      <w:lvlJc w:val="left"/>
      <w:pPr>
        <w:ind w:left="227" w:hanging="227"/>
      </w:pPr>
    </w:lvl>
    <w:lvl w:ilvl="1">
      <w:start w:val="1"/>
      <w:numFmt w:val="lowerLetter"/>
      <w:lvlText w:val="(%2)"/>
      <w:lvlJc w:val="left"/>
      <w:pPr>
        <w:ind w:left="624" w:hanging="397"/>
      </w:pPr>
    </w:lvl>
    <w:lvl w:ilvl="2">
      <w:start w:val="1"/>
      <w:numFmt w:val="lowerRoman"/>
      <w:lvlText w:val="(%3)"/>
      <w:lvlJc w:val="left"/>
      <w:pPr>
        <w:ind w:left="1021" w:hanging="397"/>
      </w:pPr>
    </w:lvl>
    <w:lvl w:ilvl="3">
      <w:start w:val="1"/>
      <w:numFmt w:val="lowerLetter"/>
      <w:lvlText w:val="%4."/>
      <w:lvlJc w:val="left"/>
      <w:pPr>
        <w:ind w:left="1418" w:hanging="397"/>
      </w:pPr>
    </w:lvl>
    <w:lvl w:ilvl="4">
      <w:start w:val="1"/>
      <w:numFmt w:val="lowerRoman"/>
      <w:lvlText w:val="%5."/>
      <w:lvlJc w:val="left"/>
      <w:pPr>
        <w:ind w:left="1814" w:hanging="396"/>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15"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6"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7"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0" w15:restartNumberingAfterBreak="0">
    <w:nsid w:val="224858E1"/>
    <w:multiLevelType w:val="multilevel"/>
    <w:tmpl w:val="A5D42878"/>
    <w:name w:val="Sections LIST2"/>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pStyle w:val="SectionList"/>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29276E79"/>
    <w:multiLevelType w:val="hybridMultilevel"/>
    <w:tmpl w:val="BB4A742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2B2037D9"/>
    <w:multiLevelType w:val="multilevel"/>
    <w:tmpl w:val="C182385A"/>
    <w:numStyleLink w:val="SDMAppHeadList"/>
  </w:abstractNum>
  <w:abstractNum w:abstractNumId="23" w15:restartNumberingAfterBreak="0">
    <w:nsid w:val="2C7A097D"/>
    <w:multiLevelType w:val="multilevel"/>
    <w:tmpl w:val="73DE8720"/>
    <w:lvl w:ilvl="0">
      <w:start w:val="1"/>
      <w:numFmt w:val="decimal"/>
      <w:lvlText w:val="%1."/>
      <w:lvlJc w:val="left"/>
      <w:pPr>
        <w:tabs>
          <w:tab w:val="num" w:pos="510"/>
        </w:tabs>
        <w:ind w:left="510" w:hanging="340"/>
      </w:pPr>
    </w:lvl>
    <w:lvl w:ilvl="1">
      <w:start w:val="1"/>
      <w:numFmt w:val="lowerLetter"/>
      <w:lvlText w:val="%2."/>
      <w:lvlJc w:val="left"/>
      <w:pPr>
        <w:tabs>
          <w:tab w:val="num" w:pos="1021"/>
        </w:tabs>
        <w:ind w:left="1021" w:hanging="227"/>
      </w:pPr>
    </w:lvl>
    <w:lvl w:ilvl="2">
      <w:start w:val="1"/>
      <w:numFmt w:val="lowerRoman"/>
      <w:lvlText w:val="%3."/>
      <w:lvlJc w:val="right"/>
      <w:pPr>
        <w:tabs>
          <w:tab w:val="num" w:pos="1474"/>
        </w:tabs>
        <w:ind w:left="1474" w:hanging="283"/>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2CD1755"/>
    <w:multiLevelType w:val="hybridMultilevel"/>
    <w:tmpl w:val="40D494C8"/>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40E4D914">
      <w:start w:val="2"/>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5D74629"/>
    <w:multiLevelType w:val="hybridMultilevel"/>
    <w:tmpl w:val="AC42D8A8"/>
    <w:lvl w:ilvl="0" w:tplc="01683AD8">
      <w:start w:val="1"/>
      <w:numFmt w:val="lowerLetter"/>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26"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7"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8"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F486C5F"/>
    <w:multiLevelType w:val="hybridMultilevel"/>
    <w:tmpl w:val="8C6A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EA6D64"/>
    <w:multiLevelType w:val="multilevel"/>
    <w:tmpl w:val="0809001D"/>
    <w:name w:val="Sections LIST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BA3735B"/>
    <w:multiLevelType w:val="multilevel"/>
    <w:tmpl w:val="2E5020FE"/>
    <w:numStyleLink w:val="GS-Parapgraphsnumbered"/>
  </w:abstractNum>
  <w:abstractNum w:abstractNumId="33" w15:restartNumberingAfterBreak="0">
    <w:nsid w:val="4DFF6BDB"/>
    <w:multiLevelType w:val="hybridMultilevel"/>
    <w:tmpl w:val="1EA867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33275BE"/>
    <w:multiLevelType w:val="hybridMultilevel"/>
    <w:tmpl w:val="8D2E92D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A87EF1"/>
    <w:multiLevelType w:val="hybridMultilevel"/>
    <w:tmpl w:val="C7186F1A"/>
    <w:lvl w:ilvl="0" w:tplc="395038AE">
      <w:start w:val="1"/>
      <w:numFmt w:val="lowerRoman"/>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5A2B6EDB"/>
    <w:multiLevelType w:val="multilevel"/>
    <w:tmpl w:val="8FEA73FC"/>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sz w:val="16"/>
        <w:szCs w:val="16"/>
      </w:rPr>
    </w:lvl>
    <w:lvl w:ilvl="8">
      <w:start w:val="1"/>
      <w:numFmt w:val="lowerRoman"/>
      <w:lvlText w:val="%9."/>
      <w:lvlJc w:val="left"/>
      <w:pPr>
        <w:tabs>
          <w:tab w:val="num" w:pos="2520"/>
        </w:tabs>
        <w:ind w:left="2520" w:hanging="360"/>
      </w:pPr>
      <w:rPr>
        <w:rFonts w:hint="default"/>
      </w:rPr>
    </w:lvl>
  </w:abstractNum>
  <w:abstractNum w:abstractNumId="37"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38" w15:restartNumberingAfterBreak="0">
    <w:nsid w:val="65246254"/>
    <w:multiLevelType w:val="hybridMultilevel"/>
    <w:tmpl w:val="D298B9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num w:numId="1" w16cid:durableId="112554282">
    <w:abstractNumId w:val="9"/>
  </w:num>
  <w:num w:numId="2" w16cid:durableId="1567884130">
    <w:abstractNumId w:val="7"/>
  </w:num>
  <w:num w:numId="3" w16cid:durableId="695929350">
    <w:abstractNumId w:val="6"/>
  </w:num>
  <w:num w:numId="4" w16cid:durableId="1277907808">
    <w:abstractNumId w:val="5"/>
  </w:num>
  <w:num w:numId="5" w16cid:durableId="1928296649">
    <w:abstractNumId w:val="4"/>
  </w:num>
  <w:num w:numId="6" w16cid:durableId="553467731">
    <w:abstractNumId w:val="8"/>
  </w:num>
  <w:num w:numId="7" w16cid:durableId="291055176">
    <w:abstractNumId w:val="3"/>
  </w:num>
  <w:num w:numId="8" w16cid:durableId="1551844642">
    <w:abstractNumId w:val="2"/>
  </w:num>
  <w:num w:numId="9" w16cid:durableId="1415054556">
    <w:abstractNumId w:val="1"/>
  </w:num>
  <w:num w:numId="10" w16cid:durableId="1429232029">
    <w:abstractNumId w:val="0"/>
  </w:num>
  <w:num w:numId="11" w16cid:durableId="1171262773">
    <w:abstractNumId w:val="27"/>
  </w:num>
  <w:num w:numId="12" w16cid:durableId="728040138">
    <w:abstractNumId w:val="12"/>
  </w:num>
  <w:num w:numId="13" w16cid:durableId="1045452555">
    <w:abstractNumId w:val="19"/>
  </w:num>
  <w:num w:numId="14" w16cid:durableId="1450247382">
    <w:abstractNumId w:val="16"/>
  </w:num>
  <w:num w:numId="15" w16cid:durableId="1420104524">
    <w:abstractNumId w:val="32"/>
  </w:num>
  <w:num w:numId="16" w16cid:durableId="938639325">
    <w:abstractNumId w:val="11"/>
  </w:num>
  <w:num w:numId="17" w16cid:durableId="2025548571">
    <w:abstractNumId w:val="18"/>
  </w:num>
  <w:num w:numId="18" w16cid:durableId="1480464878">
    <w:abstractNumId w:val="22"/>
  </w:num>
  <w:num w:numId="19" w16cid:durableId="206722781">
    <w:abstractNumId w:val="15"/>
  </w:num>
  <w:num w:numId="20" w16cid:durableId="12829595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2854792">
    <w:abstractNumId w:val="26"/>
  </w:num>
  <w:num w:numId="22" w16cid:durableId="20886505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44157054">
    <w:abstractNumId w:val="40"/>
  </w:num>
  <w:num w:numId="24" w16cid:durableId="61415877">
    <w:abstractNumId w:val="37"/>
  </w:num>
  <w:num w:numId="25" w16cid:durableId="497770270">
    <w:abstractNumId w:val="28"/>
  </w:num>
  <w:num w:numId="26" w16cid:durableId="268321623">
    <w:abstractNumId w:val="29"/>
  </w:num>
  <w:num w:numId="27" w16cid:durableId="273758195">
    <w:abstractNumId w:val="39"/>
  </w:num>
  <w:num w:numId="28" w16cid:durableId="848715015">
    <w:abstractNumId w:val="24"/>
  </w:num>
  <w:num w:numId="29" w16cid:durableId="267084139">
    <w:abstractNumId w:val="20"/>
  </w:num>
  <w:num w:numId="30" w16cid:durableId="153647373">
    <w:abstractNumId w:val="38"/>
  </w:num>
  <w:num w:numId="31" w16cid:durableId="188296671">
    <w:abstractNumId w:val="33"/>
  </w:num>
  <w:num w:numId="32" w16cid:durableId="255329667">
    <w:abstractNumId w:val="14"/>
  </w:num>
  <w:num w:numId="33" w16cid:durableId="4794268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7826997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722242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78374956">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357413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625086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2696058">
    <w:abstractNumId w:val="13"/>
  </w:num>
  <w:num w:numId="40" w16cid:durableId="719938824">
    <w:abstractNumId w:val="34"/>
  </w:num>
  <w:num w:numId="41" w16cid:durableId="1078331874">
    <w:abstractNumId w:val="30"/>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y">
    <w15:presenceInfo w15:providerId="Windows Live" w15:userId="e124f39accf9aba1"/>
  </w15:person>
  <w15:person w15:author="Shivani Garg">
    <w15:presenceInfo w15:providerId="Windows Live" w15:userId="0dfd1c160fee3e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4A4"/>
    <w:rsid w:val="000026C5"/>
    <w:rsid w:val="00003D6F"/>
    <w:rsid w:val="00005EFA"/>
    <w:rsid w:val="00006426"/>
    <w:rsid w:val="000075AF"/>
    <w:rsid w:val="00020299"/>
    <w:rsid w:val="0002272D"/>
    <w:rsid w:val="00023280"/>
    <w:rsid w:val="0002378C"/>
    <w:rsid w:val="00024265"/>
    <w:rsid w:val="000247F2"/>
    <w:rsid w:val="000274C3"/>
    <w:rsid w:val="00030446"/>
    <w:rsid w:val="00030A48"/>
    <w:rsid w:val="00031E9E"/>
    <w:rsid w:val="0003304E"/>
    <w:rsid w:val="000333C7"/>
    <w:rsid w:val="000359F4"/>
    <w:rsid w:val="00037780"/>
    <w:rsid w:val="00040E7E"/>
    <w:rsid w:val="000419C8"/>
    <w:rsid w:val="00044765"/>
    <w:rsid w:val="00050063"/>
    <w:rsid w:val="000522F0"/>
    <w:rsid w:val="0005345A"/>
    <w:rsid w:val="0005546C"/>
    <w:rsid w:val="00063EB5"/>
    <w:rsid w:val="00066900"/>
    <w:rsid w:val="00067EEE"/>
    <w:rsid w:val="000810C1"/>
    <w:rsid w:val="000814FF"/>
    <w:rsid w:val="00084B59"/>
    <w:rsid w:val="000A0D06"/>
    <w:rsid w:val="000A0DC9"/>
    <w:rsid w:val="000A16D6"/>
    <w:rsid w:val="000A200D"/>
    <w:rsid w:val="000A35C3"/>
    <w:rsid w:val="000A4875"/>
    <w:rsid w:val="000B0F87"/>
    <w:rsid w:val="000B4978"/>
    <w:rsid w:val="000B631A"/>
    <w:rsid w:val="000B6474"/>
    <w:rsid w:val="000B7DA5"/>
    <w:rsid w:val="000C17BA"/>
    <w:rsid w:val="000C1CE2"/>
    <w:rsid w:val="000D6486"/>
    <w:rsid w:val="000D6E99"/>
    <w:rsid w:val="000D7884"/>
    <w:rsid w:val="000D7EE9"/>
    <w:rsid w:val="000E12EB"/>
    <w:rsid w:val="000E13FE"/>
    <w:rsid w:val="000F6BC9"/>
    <w:rsid w:val="000F72AE"/>
    <w:rsid w:val="001021D9"/>
    <w:rsid w:val="00110538"/>
    <w:rsid w:val="00112BD5"/>
    <w:rsid w:val="00115344"/>
    <w:rsid w:val="00115BD1"/>
    <w:rsid w:val="00115D7C"/>
    <w:rsid w:val="00116173"/>
    <w:rsid w:val="00133432"/>
    <w:rsid w:val="00137CA0"/>
    <w:rsid w:val="00146F26"/>
    <w:rsid w:val="00154D7B"/>
    <w:rsid w:val="00162234"/>
    <w:rsid w:val="001660DA"/>
    <w:rsid w:val="001663D9"/>
    <w:rsid w:val="001730C7"/>
    <w:rsid w:val="0017623D"/>
    <w:rsid w:val="00180D81"/>
    <w:rsid w:val="00182685"/>
    <w:rsid w:val="00187D08"/>
    <w:rsid w:val="001912A7"/>
    <w:rsid w:val="00194BC2"/>
    <w:rsid w:val="00195ABB"/>
    <w:rsid w:val="0019700D"/>
    <w:rsid w:val="001A0599"/>
    <w:rsid w:val="001A3EB6"/>
    <w:rsid w:val="001A4056"/>
    <w:rsid w:val="001A689F"/>
    <w:rsid w:val="001B2CC4"/>
    <w:rsid w:val="001B309B"/>
    <w:rsid w:val="001B467E"/>
    <w:rsid w:val="001B63F7"/>
    <w:rsid w:val="001C21D6"/>
    <w:rsid w:val="001D1337"/>
    <w:rsid w:val="001D2EDD"/>
    <w:rsid w:val="001E1C7C"/>
    <w:rsid w:val="001E6A43"/>
    <w:rsid w:val="001F6981"/>
    <w:rsid w:val="002035F7"/>
    <w:rsid w:val="00206434"/>
    <w:rsid w:val="00207CC8"/>
    <w:rsid w:val="00211D67"/>
    <w:rsid w:val="0021283B"/>
    <w:rsid w:val="00215AC7"/>
    <w:rsid w:val="00227C74"/>
    <w:rsid w:val="00230562"/>
    <w:rsid w:val="00232015"/>
    <w:rsid w:val="0023634A"/>
    <w:rsid w:val="00242B17"/>
    <w:rsid w:val="00252EB9"/>
    <w:rsid w:val="00253496"/>
    <w:rsid w:val="0025433D"/>
    <w:rsid w:val="00254AEF"/>
    <w:rsid w:val="00254C62"/>
    <w:rsid w:val="00255D8C"/>
    <w:rsid w:val="00255E44"/>
    <w:rsid w:val="002562D0"/>
    <w:rsid w:val="00256315"/>
    <w:rsid w:val="00266621"/>
    <w:rsid w:val="0027089C"/>
    <w:rsid w:val="00270B0D"/>
    <w:rsid w:val="00274E51"/>
    <w:rsid w:val="00276BDE"/>
    <w:rsid w:val="00277899"/>
    <w:rsid w:val="002825C3"/>
    <w:rsid w:val="00285911"/>
    <w:rsid w:val="0029674D"/>
    <w:rsid w:val="00296DC5"/>
    <w:rsid w:val="002A0F33"/>
    <w:rsid w:val="002A3DA4"/>
    <w:rsid w:val="002A44F4"/>
    <w:rsid w:val="002A5BC3"/>
    <w:rsid w:val="002B1D07"/>
    <w:rsid w:val="002B4300"/>
    <w:rsid w:val="002B46AC"/>
    <w:rsid w:val="002B50AD"/>
    <w:rsid w:val="002C39B0"/>
    <w:rsid w:val="002C482C"/>
    <w:rsid w:val="002D3696"/>
    <w:rsid w:val="002D49B8"/>
    <w:rsid w:val="002D4C81"/>
    <w:rsid w:val="002D6690"/>
    <w:rsid w:val="002D7511"/>
    <w:rsid w:val="002D7849"/>
    <w:rsid w:val="002E14BB"/>
    <w:rsid w:val="002E5A40"/>
    <w:rsid w:val="002E5DB5"/>
    <w:rsid w:val="002E6553"/>
    <w:rsid w:val="002F3F74"/>
    <w:rsid w:val="002F4151"/>
    <w:rsid w:val="003033AA"/>
    <w:rsid w:val="00303D6E"/>
    <w:rsid w:val="00305A97"/>
    <w:rsid w:val="00306F75"/>
    <w:rsid w:val="00310BA7"/>
    <w:rsid w:val="003133AC"/>
    <w:rsid w:val="00315108"/>
    <w:rsid w:val="003222C4"/>
    <w:rsid w:val="00323887"/>
    <w:rsid w:val="00324E24"/>
    <w:rsid w:val="003250CD"/>
    <w:rsid w:val="00332EC8"/>
    <w:rsid w:val="0034270A"/>
    <w:rsid w:val="00344999"/>
    <w:rsid w:val="003457C2"/>
    <w:rsid w:val="0034581C"/>
    <w:rsid w:val="003506DB"/>
    <w:rsid w:val="00350D03"/>
    <w:rsid w:val="00354BD9"/>
    <w:rsid w:val="003554D2"/>
    <w:rsid w:val="00355EF5"/>
    <w:rsid w:val="003578B0"/>
    <w:rsid w:val="00357A49"/>
    <w:rsid w:val="00357FBC"/>
    <w:rsid w:val="00367DCF"/>
    <w:rsid w:val="00371AAD"/>
    <w:rsid w:val="00374D1A"/>
    <w:rsid w:val="003762B2"/>
    <w:rsid w:val="003765B8"/>
    <w:rsid w:val="00376725"/>
    <w:rsid w:val="00381555"/>
    <w:rsid w:val="003842BC"/>
    <w:rsid w:val="00384ED0"/>
    <w:rsid w:val="003905E0"/>
    <w:rsid w:val="00390A80"/>
    <w:rsid w:val="00390CCD"/>
    <w:rsid w:val="00391F1F"/>
    <w:rsid w:val="003945B3"/>
    <w:rsid w:val="00394A4D"/>
    <w:rsid w:val="00395992"/>
    <w:rsid w:val="003A6007"/>
    <w:rsid w:val="003A74D4"/>
    <w:rsid w:val="003B02ED"/>
    <w:rsid w:val="003B4BCC"/>
    <w:rsid w:val="003C5387"/>
    <w:rsid w:val="003C74B1"/>
    <w:rsid w:val="003D079F"/>
    <w:rsid w:val="003D37DD"/>
    <w:rsid w:val="003D5FDB"/>
    <w:rsid w:val="003D78AB"/>
    <w:rsid w:val="003D7C4A"/>
    <w:rsid w:val="003E1832"/>
    <w:rsid w:val="003E1EF0"/>
    <w:rsid w:val="003E2308"/>
    <w:rsid w:val="003E4D37"/>
    <w:rsid w:val="003E5C1D"/>
    <w:rsid w:val="003E6F11"/>
    <w:rsid w:val="003F0289"/>
    <w:rsid w:val="003F2ECB"/>
    <w:rsid w:val="003F42F2"/>
    <w:rsid w:val="003F4502"/>
    <w:rsid w:val="003F5D2F"/>
    <w:rsid w:val="003F5E94"/>
    <w:rsid w:val="003F672B"/>
    <w:rsid w:val="003F79A1"/>
    <w:rsid w:val="003F7A2E"/>
    <w:rsid w:val="00407130"/>
    <w:rsid w:val="00410F54"/>
    <w:rsid w:val="00414D3B"/>
    <w:rsid w:val="00417945"/>
    <w:rsid w:val="00417C20"/>
    <w:rsid w:val="00420BCD"/>
    <w:rsid w:val="00420D7B"/>
    <w:rsid w:val="00425C4E"/>
    <w:rsid w:val="00430A1F"/>
    <w:rsid w:val="00434113"/>
    <w:rsid w:val="00436C24"/>
    <w:rsid w:val="00441D36"/>
    <w:rsid w:val="00442DEF"/>
    <w:rsid w:val="004431BA"/>
    <w:rsid w:val="0044468F"/>
    <w:rsid w:val="00444CAE"/>
    <w:rsid w:val="0045206A"/>
    <w:rsid w:val="00452510"/>
    <w:rsid w:val="0045722A"/>
    <w:rsid w:val="0046072C"/>
    <w:rsid w:val="004609CC"/>
    <w:rsid w:val="00460A48"/>
    <w:rsid w:val="00460D2E"/>
    <w:rsid w:val="0046225B"/>
    <w:rsid w:val="004645C7"/>
    <w:rsid w:val="00465C92"/>
    <w:rsid w:val="00465ED6"/>
    <w:rsid w:val="00472B8D"/>
    <w:rsid w:val="00473166"/>
    <w:rsid w:val="004733D4"/>
    <w:rsid w:val="00473D57"/>
    <w:rsid w:val="00474F46"/>
    <w:rsid w:val="0047688F"/>
    <w:rsid w:val="004809E4"/>
    <w:rsid w:val="0049179E"/>
    <w:rsid w:val="004A4010"/>
    <w:rsid w:val="004B4BFB"/>
    <w:rsid w:val="004C18FD"/>
    <w:rsid w:val="004C32AF"/>
    <w:rsid w:val="004C3B1A"/>
    <w:rsid w:val="004C7F61"/>
    <w:rsid w:val="004D3B79"/>
    <w:rsid w:val="004E361A"/>
    <w:rsid w:val="004E5D90"/>
    <w:rsid w:val="004F01F3"/>
    <w:rsid w:val="004F1FBA"/>
    <w:rsid w:val="004F2E51"/>
    <w:rsid w:val="004F41F8"/>
    <w:rsid w:val="004F6DAD"/>
    <w:rsid w:val="00504DF3"/>
    <w:rsid w:val="00504EA6"/>
    <w:rsid w:val="005076F0"/>
    <w:rsid w:val="00510583"/>
    <w:rsid w:val="00513C87"/>
    <w:rsid w:val="00523A5E"/>
    <w:rsid w:val="005317E3"/>
    <w:rsid w:val="0053201C"/>
    <w:rsid w:val="005344A4"/>
    <w:rsid w:val="00535750"/>
    <w:rsid w:val="00540464"/>
    <w:rsid w:val="00540B39"/>
    <w:rsid w:val="00542571"/>
    <w:rsid w:val="00544618"/>
    <w:rsid w:val="00544D39"/>
    <w:rsid w:val="00551567"/>
    <w:rsid w:val="0055588C"/>
    <w:rsid w:val="005567EB"/>
    <w:rsid w:val="0055726D"/>
    <w:rsid w:val="005572AE"/>
    <w:rsid w:val="005603AE"/>
    <w:rsid w:val="0056431C"/>
    <w:rsid w:val="00574567"/>
    <w:rsid w:val="005763F3"/>
    <w:rsid w:val="00576FC7"/>
    <w:rsid w:val="005773AE"/>
    <w:rsid w:val="005906EB"/>
    <w:rsid w:val="005948B0"/>
    <w:rsid w:val="005A1818"/>
    <w:rsid w:val="005A26D3"/>
    <w:rsid w:val="005A434A"/>
    <w:rsid w:val="005A4E62"/>
    <w:rsid w:val="005B089A"/>
    <w:rsid w:val="005B270D"/>
    <w:rsid w:val="005B5D81"/>
    <w:rsid w:val="005C0043"/>
    <w:rsid w:val="005D1CA5"/>
    <w:rsid w:val="005D3504"/>
    <w:rsid w:val="005D3DDB"/>
    <w:rsid w:val="005E39D8"/>
    <w:rsid w:val="005E3BAB"/>
    <w:rsid w:val="005E56D6"/>
    <w:rsid w:val="005F02A4"/>
    <w:rsid w:val="005F494A"/>
    <w:rsid w:val="00615C39"/>
    <w:rsid w:val="00617B6E"/>
    <w:rsid w:val="00626247"/>
    <w:rsid w:val="00630842"/>
    <w:rsid w:val="00630FFC"/>
    <w:rsid w:val="0063193F"/>
    <w:rsid w:val="00635A56"/>
    <w:rsid w:val="00643361"/>
    <w:rsid w:val="00645B2A"/>
    <w:rsid w:val="0064613C"/>
    <w:rsid w:val="00646539"/>
    <w:rsid w:val="00651118"/>
    <w:rsid w:val="00654716"/>
    <w:rsid w:val="00665583"/>
    <w:rsid w:val="00665AA9"/>
    <w:rsid w:val="0067057B"/>
    <w:rsid w:val="00673824"/>
    <w:rsid w:val="00674989"/>
    <w:rsid w:val="0068201F"/>
    <w:rsid w:val="006824D1"/>
    <w:rsid w:val="00695D96"/>
    <w:rsid w:val="006A18D6"/>
    <w:rsid w:val="006A2FAC"/>
    <w:rsid w:val="006B0E02"/>
    <w:rsid w:val="006B1CE7"/>
    <w:rsid w:val="006B37F3"/>
    <w:rsid w:val="006B78DA"/>
    <w:rsid w:val="006C0412"/>
    <w:rsid w:val="006C572D"/>
    <w:rsid w:val="006D0870"/>
    <w:rsid w:val="006D157F"/>
    <w:rsid w:val="006D1E83"/>
    <w:rsid w:val="006D20D9"/>
    <w:rsid w:val="006D2F2C"/>
    <w:rsid w:val="006D4A43"/>
    <w:rsid w:val="006D4C9D"/>
    <w:rsid w:val="006D53FE"/>
    <w:rsid w:val="006D70A5"/>
    <w:rsid w:val="006E22C3"/>
    <w:rsid w:val="006E3CFB"/>
    <w:rsid w:val="006E3FE5"/>
    <w:rsid w:val="006E4258"/>
    <w:rsid w:val="006E4980"/>
    <w:rsid w:val="006F036D"/>
    <w:rsid w:val="006F1E95"/>
    <w:rsid w:val="006F3E5E"/>
    <w:rsid w:val="006F47AB"/>
    <w:rsid w:val="006F52DA"/>
    <w:rsid w:val="006F70F4"/>
    <w:rsid w:val="006F7BB5"/>
    <w:rsid w:val="00703916"/>
    <w:rsid w:val="007153F9"/>
    <w:rsid w:val="00716AF9"/>
    <w:rsid w:val="00720C0A"/>
    <w:rsid w:val="007216C7"/>
    <w:rsid w:val="00723916"/>
    <w:rsid w:val="007372C4"/>
    <w:rsid w:val="00740142"/>
    <w:rsid w:val="00744F34"/>
    <w:rsid w:val="007502EB"/>
    <w:rsid w:val="00750F10"/>
    <w:rsid w:val="007530C0"/>
    <w:rsid w:val="00755559"/>
    <w:rsid w:val="007556B8"/>
    <w:rsid w:val="0076407F"/>
    <w:rsid w:val="00765E86"/>
    <w:rsid w:val="007731FC"/>
    <w:rsid w:val="00777074"/>
    <w:rsid w:val="007779C9"/>
    <w:rsid w:val="00782BD0"/>
    <w:rsid w:val="00785AE1"/>
    <w:rsid w:val="00791122"/>
    <w:rsid w:val="00793CCD"/>
    <w:rsid w:val="00794454"/>
    <w:rsid w:val="00795912"/>
    <w:rsid w:val="007A0AE9"/>
    <w:rsid w:val="007A2C94"/>
    <w:rsid w:val="007A43A9"/>
    <w:rsid w:val="007A6351"/>
    <w:rsid w:val="007A7003"/>
    <w:rsid w:val="007B2737"/>
    <w:rsid w:val="007B281F"/>
    <w:rsid w:val="007D142E"/>
    <w:rsid w:val="007D2F0B"/>
    <w:rsid w:val="007E06F4"/>
    <w:rsid w:val="007E209F"/>
    <w:rsid w:val="007E245A"/>
    <w:rsid w:val="007E4B7E"/>
    <w:rsid w:val="007E6E61"/>
    <w:rsid w:val="007E7DD7"/>
    <w:rsid w:val="007F21DA"/>
    <w:rsid w:val="007F4C53"/>
    <w:rsid w:val="00805821"/>
    <w:rsid w:val="008144AA"/>
    <w:rsid w:val="00814C0E"/>
    <w:rsid w:val="00816068"/>
    <w:rsid w:val="008179CB"/>
    <w:rsid w:val="00817E73"/>
    <w:rsid w:val="008241AC"/>
    <w:rsid w:val="008268CB"/>
    <w:rsid w:val="00831193"/>
    <w:rsid w:val="00841049"/>
    <w:rsid w:val="008447C8"/>
    <w:rsid w:val="00845146"/>
    <w:rsid w:val="008454D4"/>
    <w:rsid w:val="008475C2"/>
    <w:rsid w:val="00856754"/>
    <w:rsid w:val="008621EB"/>
    <w:rsid w:val="00862687"/>
    <w:rsid w:val="0086356F"/>
    <w:rsid w:val="00863985"/>
    <w:rsid w:val="00865667"/>
    <w:rsid w:val="00870EB1"/>
    <w:rsid w:val="00872BFA"/>
    <w:rsid w:val="00876776"/>
    <w:rsid w:val="00876E68"/>
    <w:rsid w:val="008772B1"/>
    <w:rsid w:val="008843D4"/>
    <w:rsid w:val="00885D25"/>
    <w:rsid w:val="00886640"/>
    <w:rsid w:val="00886C69"/>
    <w:rsid w:val="00887036"/>
    <w:rsid w:val="00897F51"/>
    <w:rsid w:val="008A09BB"/>
    <w:rsid w:val="008A2069"/>
    <w:rsid w:val="008A21FD"/>
    <w:rsid w:val="008B0FFF"/>
    <w:rsid w:val="008B266D"/>
    <w:rsid w:val="008B6037"/>
    <w:rsid w:val="008C145D"/>
    <w:rsid w:val="008C7A19"/>
    <w:rsid w:val="008D3102"/>
    <w:rsid w:val="008D6DAE"/>
    <w:rsid w:val="008D7EED"/>
    <w:rsid w:val="008E0B1D"/>
    <w:rsid w:val="008E1F4D"/>
    <w:rsid w:val="008E24AE"/>
    <w:rsid w:val="008E4E30"/>
    <w:rsid w:val="008F3380"/>
    <w:rsid w:val="008F3920"/>
    <w:rsid w:val="008F3BFC"/>
    <w:rsid w:val="008F7114"/>
    <w:rsid w:val="008F7F78"/>
    <w:rsid w:val="00900D2B"/>
    <w:rsid w:val="00902FE5"/>
    <w:rsid w:val="009102B0"/>
    <w:rsid w:val="00912AEB"/>
    <w:rsid w:val="0092116A"/>
    <w:rsid w:val="00924273"/>
    <w:rsid w:val="00926E1B"/>
    <w:rsid w:val="0093232F"/>
    <w:rsid w:val="009347B6"/>
    <w:rsid w:val="00935E5B"/>
    <w:rsid w:val="009450D7"/>
    <w:rsid w:val="00945374"/>
    <w:rsid w:val="00945CCE"/>
    <w:rsid w:val="00945F17"/>
    <w:rsid w:val="009474C7"/>
    <w:rsid w:val="00947B25"/>
    <w:rsid w:val="00953185"/>
    <w:rsid w:val="00956232"/>
    <w:rsid w:val="00956C00"/>
    <w:rsid w:val="009609BB"/>
    <w:rsid w:val="0096101A"/>
    <w:rsid w:val="0096773B"/>
    <w:rsid w:val="00971778"/>
    <w:rsid w:val="00974F10"/>
    <w:rsid w:val="009777A4"/>
    <w:rsid w:val="00980B70"/>
    <w:rsid w:val="00980D83"/>
    <w:rsid w:val="009823F5"/>
    <w:rsid w:val="00982B72"/>
    <w:rsid w:val="00983299"/>
    <w:rsid w:val="009864AA"/>
    <w:rsid w:val="009900F2"/>
    <w:rsid w:val="00991401"/>
    <w:rsid w:val="0099229A"/>
    <w:rsid w:val="00993DDB"/>
    <w:rsid w:val="009A6536"/>
    <w:rsid w:val="009B1091"/>
    <w:rsid w:val="009B20DD"/>
    <w:rsid w:val="009B304F"/>
    <w:rsid w:val="009B75F1"/>
    <w:rsid w:val="009B77FD"/>
    <w:rsid w:val="009C0570"/>
    <w:rsid w:val="009C0A4A"/>
    <w:rsid w:val="009C72AA"/>
    <w:rsid w:val="009D22A9"/>
    <w:rsid w:val="009D5821"/>
    <w:rsid w:val="009E6C75"/>
    <w:rsid w:val="009F0A48"/>
    <w:rsid w:val="009F2BB0"/>
    <w:rsid w:val="009F6BF9"/>
    <w:rsid w:val="00A0148B"/>
    <w:rsid w:val="00A0155E"/>
    <w:rsid w:val="00A029A0"/>
    <w:rsid w:val="00A10B8A"/>
    <w:rsid w:val="00A10DD2"/>
    <w:rsid w:val="00A135E3"/>
    <w:rsid w:val="00A219EB"/>
    <w:rsid w:val="00A26E83"/>
    <w:rsid w:val="00A30A73"/>
    <w:rsid w:val="00A40EA3"/>
    <w:rsid w:val="00A43B8D"/>
    <w:rsid w:val="00A44419"/>
    <w:rsid w:val="00A5101E"/>
    <w:rsid w:val="00A56D5F"/>
    <w:rsid w:val="00A578CC"/>
    <w:rsid w:val="00A60CCC"/>
    <w:rsid w:val="00A61CC2"/>
    <w:rsid w:val="00A6345E"/>
    <w:rsid w:val="00A63FD6"/>
    <w:rsid w:val="00A656B9"/>
    <w:rsid w:val="00A73DCA"/>
    <w:rsid w:val="00A75D05"/>
    <w:rsid w:val="00A762C3"/>
    <w:rsid w:val="00A83678"/>
    <w:rsid w:val="00A84259"/>
    <w:rsid w:val="00A86EDD"/>
    <w:rsid w:val="00A90FAC"/>
    <w:rsid w:val="00A96321"/>
    <w:rsid w:val="00A9671C"/>
    <w:rsid w:val="00AA3730"/>
    <w:rsid w:val="00AA381B"/>
    <w:rsid w:val="00AA48A0"/>
    <w:rsid w:val="00AA5DF7"/>
    <w:rsid w:val="00AB1B8A"/>
    <w:rsid w:val="00AB4B86"/>
    <w:rsid w:val="00AB6778"/>
    <w:rsid w:val="00AB677D"/>
    <w:rsid w:val="00AC2448"/>
    <w:rsid w:val="00AC750C"/>
    <w:rsid w:val="00AD65F1"/>
    <w:rsid w:val="00AE357F"/>
    <w:rsid w:val="00AE7C52"/>
    <w:rsid w:val="00AF0E13"/>
    <w:rsid w:val="00AF17F0"/>
    <w:rsid w:val="00AF1B21"/>
    <w:rsid w:val="00AF6E33"/>
    <w:rsid w:val="00B01408"/>
    <w:rsid w:val="00B01B0E"/>
    <w:rsid w:val="00B03B63"/>
    <w:rsid w:val="00B04B01"/>
    <w:rsid w:val="00B07798"/>
    <w:rsid w:val="00B101DD"/>
    <w:rsid w:val="00B14058"/>
    <w:rsid w:val="00B14D3F"/>
    <w:rsid w:val="00B264DF"/>
    <w:rsid w:val="00B26817"/>
    <w:rsid w:val="00B26DED"/>
    <w:rsid w:val="00B3080C"/>
    <w:rsid w:val="00B34990"/>
    <w:rsid w:val="00B35CC7"/>
    <w:rsid w:val="00B36696"/>
    <w:rsid w:val="00B4102E"/>
    <w:rsid w:val="00B446DF"/>
    <w:rsid w:val="00B46B23"/>
    <w:rsid w:val="00B47041"/>
    <w:rsid w:val="00B4786D"/>
    <w:rsid w:val="00B47D9C"/>
    <w:rsid w:val="00B5109B"/>
    <w:rsid w:val="00B518BB"/>
    <w:rsid w:val="00B60961"/>
    <w:rsid w:val="00B62B62"/>
    <w:rsid w:val="00B6326B"/>
    <w:rsid w:val="00B64ECF"/>
    <w:rsid w:val="00B6506A"/>
    <w:rsid w:val="00B7120F"/>
    <w:rsid w:val="00B71A2B"/>
    <w:rsid w:val="00B80242"/>
    <w:rsid w:val="00B8229D"/>
    <w:rsid w:val="00B84C9F"/>
    <w:rsid w:val="00B8535E"/>
    <w:rsid w:val="00B85932"/>
    <w:rsid w:val="00B91CFF"/>
    <w:rsid w:val="00B925F2"/>
    <w:rsid w:val="00B928BE"/>
    <w:rsid w:val="00B92E40"/>
    <w:rsid w:val="00B94D1C"/>
    <w:rsid w:val="00BA49E6"/>
    <w:rsid w:val="00BB17C1"/>
    <w:rsid w:val="00BB1DCE"/>
    <w:rsid w:val="00BB518D"/>
    <w:rsid w:val="00BB782E"/>
    <w:rsid w:val="00BB7B7D"/>
    <w:rsid w:val="00BC0D41"/>
    <w:rsid w:val="00BC32E7"/>
    <w:rsid w:val="00BD17F6"/>
    <w:rsid w:val="00BD19CD"/>
    <w:rsid w:val="00BD1B9F"/>
    <w:rsid w:val="00BD25D0"/>
    <w:rsid w:val="00BD3B1F"/>
    <w:rsid w:val="00BE4299"/>
    <w:rsid w:val="00BE6E21"/>
    <w:rsid w:val="00BE771C"/>
    <w:rsid w:val="00BF6C17"/>
    <w:rsid w:val="00C064DB"/>
    <w:rsid w:val="00C06D7B"/>
    <w:rsid w:val="00C07624"/>
    <w:rsid w:val="00C15B27"/>
    <w:rsid w:val="00C171B1"/>
    <w:rsid w:val="00C27AC9"/>
    <w:rsid w:val="00C30F02"/>
    <w:rsid w:val="00C33EA5"/>
    <w:rsid w:val="00C3740B"/>
    <w:rsid w:val="00C37B0E"/>
    <w:rsid w:val="00C40D2D"/>
    <w:rsid w:val="00C42270"/>
    <w:rsid w:val="00C43D88"/>
    <w:rsid w:val="00C446FB"/>
    <w:rsid w:val="00C45155"/>
    <w:rsid w:val="00C46075"/>
    <w:rsid w:val="00C474AC"/>
    <w:rsid w:val="00C50691"/>
    <w:rsid w:val="00C522C0"/>
    <w:rsid w:val="00C54DF9"/>
    <w:rsid w:val="00C575F3"/>
    <w:rsid w:val="00C622E4"/>
    <w:rsid w:val="00C63D3D"/>
    <w:rsid w:val="00C63D79"/>
    <w:rsid w:val="00C64ACB"/>
    <w:rsid w:val="00C657D0"/>
    <w:rsid w:val="00C77216"/>
    <w:rsid w:val="00C815A2"/>
    <w:rsid w:val="00C83BD8"/>
    <w:rsid w:val="00C8412C"/>
    <w:rsid w:val="00C92677"/>
    <w:rsid w:val="00C97873"/>
    <w:rsid w:val="00CA264D"/>
    <w:rsid w:val="00CA4306"/>
    <w:rsid w:val="00CC0F34"/>
    <w:rsid w:val="00CC7902"/>
    <w:rsid w:val="00CD1C93"/>
    <w:rsid w:val="00CD41BB"/>
    <w:rsid w:val="00CD604B"/>
    <w:rsid w:val="00CD6F2D"/>
    <w:rsid w:val="00CE2E4A"/>
    <w:rsid w:val="00CE374E"/>
    <w:rsid w:val="00CE38AB"/>
    <w:rsid w:val="00CF1A06"/>
    <w:rsid w:val="00CF2594"/>
    <w:rsid w:val="00CF3112"/>
    <w:rsid w:val="00CF467C"/>
    <w:rsid w:val="00CF5514"/>
    <w:rsid w:val="00CF77FC"/>
    <w:rsid w:val="00D061EC"/>
    <w:rsid w:val="00D06D09"/>
    <w:rsid w:val="00D07221"/>
    <w:rsid w:val="00D11347"/>
    <w:rsid w:val="00D13CAE"/>
    <w:rsid w:val="00D156EE"/>
    <w:rsid w:val="00D16A7D"/>
    <w:rsid w:val="00D16BCB"/>
    <w:rsid w:val="00D16FF2"/>
    <w:rsid w:val="00D21220"/>
    <w:rsid w:val="00D23FDC"/>
    <w:rsid w:val="00D26A58"/>
    <w:rsid w:val="00D36E48"/>
    <w:rsid w:val="00D37847"/>
    <w:rsid w:val="00D42E09"/>
    <w:rsid w:val="00D4654B"/>
    <w:rsid w:val="00D5370E"/>
    <w:rsid w:val="00D53E6E"/>
    <w:rsid w:val="00D55CE3"/>
    <w:rsid w:val="00D57184"/>
    <w:rsid w:val="00D61BA3"/>
    <w:rsid w:val="00D62519"/>
    <w:rsid w:val="00D64309"/>
    <w:rsid w:val="00D6703C"/>
    <w:rsid w:val="00D675AC"/>
    <w:rsid w:val="00D72227"/>
    <w:rsid w:val="00D7300E"/>
    <w:rsid w:val="00D828F7"/>
    <w:rsid w:val="00D82FCB"/>
    <w:rsid w:val="00D83439"/>
    <w:rsid w:val="00D850C2"/>
    <w:rsid w:val="00D86D16"/>
    <w:rsid w:val="00D870E8"/>
    <w:rsid w:val="00D919E5"/>
    <w:rsid w:val="00D93C56"/>
    <w:rsid w:val="00DA07B5"/>
    <w:rsid w:val="00DA2BC8"/>
    <w:rsid w:val="00DA3B7A"/>
    <w:rsid w:val="00DA79DC"/>
    <w:rsid w:val="00DB0BFB"/>
    <w:rsid w:val="00DB4ED0"/>
    <w:rsid w:val="00DB5A1C"/>
    <w:rsid w:val="00DC077A"/>
    <w:rsid w:val="00DD1390"/>
    <w:rsid w:val="00DD578B"/>
    <w:rsid w:val="00DD5F2A"/>
    <w:rsid w:val="00DD76F7"/>
    <w:rsid w:val="00DE1179"/>
    <w:rsid w:val="00DE1A23"/>
    <w:rsid w:val="00DF46E4"/>
    <w:rsid w:val="00E105D3"/>
    <w:rsid w:val="00E11165"/>
    <w:rsid w:val="00E11C36"/>
    <w:rsid w:val="00E13D0C"/>
    <w:rsid w:val="00E169C2"/>
    <w:rsid w:val="00E26B22"/>
    <w:rsid w:val="00E34A98"/>
    <w:rsid w:val="00E3712B"/>
    <w:rsid w:val="00E40011"/>
    <w:rsid w:val="00E466C8"/>
    <w:rsid w:val="00E47FE4"/>
    <w:rsid w:val="00E540EB"/>
    <w:rsid w:val="00E7045D"/>
    <w:rsid w:val="00E719E1"/>
    <w:rsid w:val="00E73D9B"/>
    <w:rsid w:val="00E75006"/>
    <w:rsid w:val="00E754C9"/>
    <w:rsid w:val="00E82BCE"/>
    <w:rsid w:val="00E84A40"/>
    <w:rsid w:val="00E86263"/>
    <w:rsid w:val="00EA3AB2"/>
    <w:rsid w:val="00EA3ADE"/>
    <w:rsid w:val="00EA3FEF"/>
    <w:rsid w:val="00EC15FF"/>
    <w:rsid w:val="00EC19F3"/>
    <w:rsid w:val="00EC1EFC"/>
    <w:rsid w:val="00EC2BB0"/>
    <w:rsid w:val="00EC5900"/>
    <w:rsid w:val="00ED5E94"/>
    <w:rsid w:val="00ED67E7"/>
    <w:rsid w:val="00ED7B6B"/>
    <w:rsid w:val="00EE468D"/>
    <w:rsid w:val="00EF223D"/>
    <w:rsid w:val="00EF5292"/>
    <w:rsid w:val="00F00C93"/>
    <w:rsid w:val="00F12591"/>
    <w:rsid w:val="00F16A68"/>
    <w:rsid w:val="00F3398E"/>
    <w:rsid w:val="00F34038"/>
    <w:rsid w:val="00F35E73"/>
    <w:rsid w:val="00F35E8F"/>
    <w:rsid w:val="00F37CB7"/>
    <w:rsid w:val="00F41867"/>
    <w:rsid w:val="00F42BD2"/>
    <w:rsid w:val="00F43583"/>
    <w:rsid w:val="00F43982"/>
    <w:rsid w:val="00F451D8"/>
    <w:rsid w:val="00F476BB"/>
    <w:rsid w:val="00F5420F"/>
    <w:rsid w:val="00F5452B"/>
    <w:rsid w:val="00F61D00"/>
    <w:rsid w:val="00F63098"/>
    <w:rsid w:val="00F65B41"/>
    <w:rsid w:val="00F65B67"/>
    <w:rsid w:val="00F70072"/>
    <w:rsid w:val="00F71AA8"/>
    <w:rsid w:val="00F71EBA"/>
    <w:rsid w:val="00F74E31"/>
    <w:rsid w:val="00F751F2"/>
    <w:rsid w:val="00F82FB1"/>
    <w:rsid w:val="00F83822"/>
    <w:rsid w:val="00F842B1"/>
    <w:rsid w:val="00F84B56"/>
    <w:rsid w:val="00F84BDE"/>
    <w:rsid w:val="00F87EBE"/>
    <w:rsid w:val="00F92931"/>
    <w:rsid w:val="00F95EE3"/>
    <w:rsid w:val="00FA2695"/>
    <w:rsid w:val="00FA54F4"/>
    <w:rsid w:val="00FB3E0F"/>
    <w:rsid w:val="00FB5BFF"/>
    <w:rsid w:val="00FD1F3C"/>
    <w:rsid w:val="00FD2192"/>
    <w:rsid w:val="00FD2E95"/>
    <w:rsid w:val="00FD688C"/>
    <w:rsid w:val="00FE1411"/>
    <w:rsid w:val="00FE33E0"/>
    <w:rsid w:val="00FE34E8"/>
    <w:rsid w:val="00FE48DE"/>
    <w:rsid w:val="00FF0B47"/>
    <w:rsid w:val="00FF6C9D"/>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Heading5"/>
    <w:link w:val="Heading4Char"/>
    <w:uiPriority w:val="9"/>
    <w:unhideWhenUsed/>
    <w:rsid w:val="007F21DA"/>
    <w:pPr>
      <w:keepNext/>
      <w:keepLines/>
      <w:spacing w:before="240" w:after="120" w:line="240" w:lineRule="auto"/>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B01408"/>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7F21DA"/>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semiHidden/>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semiHidden/>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aliases w:val="ftref"/>
    <w:basedOn w:val="DefaultParagraphFont"/>
    <w:unhideWhenUsed/>
    <w:rsid w:val="00B01B0E"/>
    <w:rPr>
      <w:vertAlign w:val="superscript"/>
    </w:rPr>
  </w:style>
  <w:style w:type="paragraph" w:styleId="FootnoteText">
    <w:name w:val="footnote text"/>
    <w:aliases w:val="FOOTNOTES,fn,single space,footnote text,ft,DNV-FT"/>
    <w:basedOn w:val="Normal"/>
    <w:link w:val="FootnoteTextChar"/>
    <w:uiPriority w:val="99"/>
    <w:unhideWhenUsed/>
    <w:rsid w:val="00947B25"/>
    <w:pPr>
      <w:spacing w:after="0" w:line="240" w:lineRule="auto"/>
    </w:pPr>
    <w:rPr>
      <w:sz w:val="16"/>
      <w:szCs w:val="20"/>
    </w:rPr>
  </w:style>
  <w:style w:type="character" w:customStyle="1" w:styleId="FootnoteTextChar">
    <w:name w:val="Footnote Text Char"/>
    <w:aliases w:val="FOOTNOTES Char,fn Char,single space Char,footnote text Char,ft Char,DNV-FT Char"/>
    <w:basedOn w:val="DefaultParagraphFont"/>
    <w:link w:val="FootnoteText"/>
    <w:uiPriority w:val="99"/>
    <w:rsid w:val="00947B25"/>
    <w:rPr>
      <w:rFonts w:ascii="Verdana" w:hAnsi="Verdana" w:cs="Times New Roman (Body CS)"/>
      <w:color w:val="4D4D4C"/>
      <w:sz w:val="16"/>
      <w:szCs w:val="20"/>
      <w14:cntxtAlts/>
    </w:rPr>
  </w:style>
  <w:style w:type="table" w:styleId="GridTable1Light">
    <w:name w:val="Grid Table 1 Light"/>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rful">
    <w:name w:val="Grid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rful-Accent3">
    <w:name w:val="Grid Table 7 Colorful Accent 3"/>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rful-Accent4">
    <w:name w:val="Grid Table 7 Colorful Accent 4"/>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customStyle="1" w:styleId="Hashtag1">
    <w:name w:val="Hashtag1"/>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15"/>
      </w:numPr>
    </w:pPr>
  </w:style>
  <w:style w:type="paragraph" w:customStyle="1" w:styleId="H5">
    <w:name w:val="H5"/>
    <w:basedOn w:val="Heading5"/>
    <w:qFormat/>
    <w:rsid w:val="00350D03"/>
    <w:pPr>
      <w:numPr>
        <w:ilvl w:val="1"/>
        <w:numId w:val="15"/>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aliases w:val="Paragraph,Citation List,Resume Title,Bulet Para,List Paragraph Char Char,List Paragraph1,b1,Number_1,SGLText List Paragraph,new,lp1,Normal Sentence,ListPar1,List Paragraph2,List Paragraph11,list1,HEAD 3,Bullet li"/>
    <w:basedOn w:val="Normal"/>
    <w:link w:val="ListParagraphChar"/>
    <w:uiPriority w:val="34"/>
    <w:qFormat/>
    <w:rsid w:val="00B01B0E"/>
    <w:pPr>
      <w:ind w:left="720"/>
    </w:pPr>
  </w:style>
  <w:style w:type="table" w:styleId="ListTable1Light">
    <w:name w:val="List Table 1 Light"/>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rful">
    <w:name w:val="List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rful-Accent1">
    <w:name w:val="List Table 6 Colorful Accent 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rful-Accent2">
    <w:name w:val="List Table 6 Colorful Accent 2"/>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rful-Accent3">
    <w:name w:val="List Table 6 Colorful Accent 3"/>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rful-Accent5">
    <w:name w:val="List Table 6 Colorful Accent 5"/>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rful">
    <w:name w:val="List Table 7 Colorful"/>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customStyle="1" w:styleId="Mention1">
    <w:name w:val="Mention1"/>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styleId="PlainTable1">
    <w:name w:val="Plain Table 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customStyle="1" w:styleId="SmartHyperlink1">
    <w:name w:val="Smart Hyperlink1"/>
    <w:uiPriority w:val="99"/>
    <w:unhideWhenUsed/>
    <w:qFormat/>
    <w:rsid w:val="00B01B0E"/>
    <w:rPr>
      <w:rFonts w:asciiTheme="minorHAnsi" w:hAnsiTheme="minorHAnsi"/>
      <w:color w:val="323232" w:themeColor="text2"/>
      <w:sz w:val="22"/>
      <w:u w:val="dotted" w:color="00B9BD" w:themeColor="accent1"/>
    </w:rPr>
  </w:style>
  <w:style w:type="character" w:customStyle="1" w:styleId="SmartLink1">
    <w:name w:val="SmartLink1"/>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customStyle="1" w:styleId="UnresolvedMention1">
    <w:name w:val="Unresolved Mention1"/>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styleId="GridTable5Dark-Accent1">
    <w:name w:val="Grid Table 5 Dark Accent 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GridTable5Dark">
    <w:name w:val="Grid Table 5 Dark"/>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GridTable4-Accent3">
    <w:name w:val="Grid Table 4 Accent 3"/>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5Dark-Accent2">
    <w:name w:val="Grid Table 5 Dark Accent 2"/>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Normal-white">
    <w:name w:val="Normal - white"/>
    <w:basedOn w:val="Normal"/>
    <w:qFormat/>
    <w:rsid w:val="00444CAE"/>
    <w:pPr>
      <w:spacing w:before="120" w:after="120" w:line="240" w:lineRule="auto"/>
    </w:pPr>
    <w:rPr>
      <w:rFonts w:asciiTheme="minorHAnsi" w:hAnsiTheme="minorHAnsi" w:cs="Arial"/>
      <w:bCs/>
      <w:color w:val="FFFFFF" w:themeColor="background1"/>
      <w:sz w:val="20"/>
      <w:lang w:eastAsia="en-GB"/>
    </w:rPr>
  </w:style>
  <w:style w:type="paragraph" w:customStyle="1" w:styleId="SectionList">
    <w:name w:val="Section List"/>
    <w:basedOn w:val="Heading5"/>
    <w:next w:val="Default"/>
    <w:autoRedefine/>
    <w:rsid w:val="00B01408"/>
    <w:pPr>
      <w:numPr>
        <w:ilvl w:val="4"/>
        <w:numId w:val="29"/>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B01408"/>
    <w:pPr>
      <w:numPr>
        <w:ilvl w:val="2"/>
        <w:numId w:val="29"/>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7"/>
      </w:numPr>
    </w:pPr>
  </w:style>
  <w:style w:type="table" w:styleId="GridTable4-Accent1">
    <w:name w:val="Grid Table 4 Accent 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RegTableText">
    <w:name w:val="RegTableText"/>
    <w:basedOn w:val="Normal"/>
    <w:rsid w:val="00E34A98"/>
    <w:pPr>
      <w:tabs>
        <w:tab w:val="num" w:pos="0"/>
      </w:tabs>
      <w:spacing w:before="20" w:after="20" w:line="240" w:lineRule="auto"/>
      <w:contextualSpacing w:val="0"/>
      <w:jc w:val="both"/>
    </w:pPr>
    <w:rPr>
      <w:rFonts w:ascii="Arial" w:eastAsia="Times New Roman" w:hAnsi="Arial" w:cs="Times New Roman"/>
      <w:color w:val="auto"/>
      <w:szCs w:val="20"/>
      <w:lang w:val="en-GB" w:eastAsia="de-DE"/>
      <w14:cntxtAlts w14:val="0"/>
    </w:rPr>
  </w:style>
  <w:style w:type="paragraph" w:customStyle="1" w:styleId="SDMPDDPoASubSection1">
    <w:name w:val="SDMPDD&amp;PoASubSection1"/>
    <w:basedOn w:val="Normal"/>
    <w:qFormat/>
    <w:rsid w:val="004B4BFB"/>
    <w:pPr>
      <w:keepNext/>
      <w:keepLines/>
      <w:tabs>
        <w:tab w:val="left" w:pos="1474"/>
      </w:tabs>
      <w:suppressAutoHyphens/>
      <w:spacing w:before="240" w:after="60" w:line="240" w:lineRule="auto"/>
      <w:contextualSpacing w:val="0"/>
      <w:jc w:val="both"/>
      <w:outlineLvl w:val="1"/>
    </w:pPr>
    <w:rPr>
      <w:rFonts w:ascii="Arial" w:eastAsia="MS Mincho" w:hAnsi="Arial" w:cs="Arial"/>
      <w:b/>
      <w:color w:val="auto"/>
      <w:lang w:val="en-GB" w:eastAsia="de-DE"/>
      <w14:cntxtAlts w14:val="0"/>
    </w:rPr>
  </w:style>
  <w:style w:type="paragraph" w:customStyle="1" w:styleId="RegSectionLevel1">
    <w:name w:val="RegSectionLevel1"/>
    <w:basedOn w:val="Normal"/>
    <w:rsid w:val="00C27AC9"/>
    <w:pPr>
      <w:keepNext/>
      <w:spacing w:before="120" w:after="0" w:line="240" w:lineRule="auto"/>
      <w:contextualSpacing w:val="0"/>
      <w:jc w:val="both"/>
      <w:outlineLvl w:val="0"/>
    </w:pPr>
    <w:rPr>
      <w:rFonts w:ascii="Arial" w:eastAsia="MS Mincho" w:hAnsi="Arial" w:cs="Times New Roman"/>
      <w:b/>
      <w:color w:val="auto"/>
      <w:szCs w:val="20"/>
      <w:lang w:val="en-GB"/>
      <w14:cntxtAlts w14:val="0"/>
    </w:rPr>
  </w:style>
  <w:style w:type="paragraph" w:customStyle="1" w:styleId="RegSectionLevel2">
    <w:name w:val="RegSectionLevel2"/>
    <w:basedOn w:val="Normal"/>
    <w:rsid w:val="00C27AC9"/>
    <w:pPr>
      <w:keepNext/>
      <w:spacing w:after="0" w:line="240" w:lineRule="auto"/>
      <w:contextualSpacing w:val="0"/>
      <w:jc w:val="both"/>
    </w:pPr>
    <w:rPr>
      <w:rFonts w:ascii="Arial" w:eastAsia="Times New Roman" w:hAnsi="Arial" w:cs="Times New Roman"/>
      <w:b/>
      <w:color w:val="auto"/>
      <w:szCs w:val="22"/>
      <w:lang w:val="en-GB" w:eastAsia="de-DE"/>
      <w14:cntxtAlts w14:val="0"/>
    </w:rPr>
  </w:style>
  <w:style w:type="paragraph" w:customStyle="1" w:styleId="RegSectionLevel3">
    <w:name w:val="RegSectionLevel3"/>
    <w:basedOn w:val="Normal"/>
    <w:rsid w:val="00C27AC9"/>
    <w:pPr>
      <w:keepNext/>
      <w:autoSpaceDE w:val="0"/>
      <w:autoSpaceDN w:val="0"/>
      <w:adjustRightInd w:val="0"/>
      <w:spacing w:after="0" w:line="240" w:lineRule="auto"/>
      <w:contextualSpacing w:val="0"/>
      <w:jc w:val="both"/>
    </w:pPr>
    <w:rPr>
      <w:rFonts w:ascii="Arial" w:eastAsia="Times New Roman" w:hAnsi="Arial" w:cs="Times New Roman"/>
      <w:b/>
      <w:bCs/>
      <w:color w:val="auto"/>
      <w:szCs w:val="22"/>
      <w:lang w:eastAsia="de-DE"/>
      <w14:cntxtAlts w14:val="0"/>
    </w:rPr>
  </w:style>
  <w:style w:type="paragraph" w:customStyle="1" w:styleId="RegSectionLevel4">
    <w:name w:val="RegSectionLevel4"/>
    <w:basedOn w:val="Normal"/>
    <w:rsid w:val="00C27AC9"/>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5">
    <w:name w:val="RegSectionLevel5"/>
    <w:basedOn w:val="Normal"/>
    <w:rsid w:val="00C27AC9"/>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6">
    <w:name w:val="RegSectionLevel6"/>
    <w:basedOn w:val="Normal"/>
    <w:rsid w:val="00C27AC9"/>
    <w:pPr>
      <w:keepNext/>
      <w:spacing w:after="120" w:line="240" w:lineRule="auto"/>
      <w:ind w:left="1296" w:hanging="1296"/>
      <w:contextualSpacing w:val="0"/>
      <w:jc w:val="both"/>
    </w:pPr>
    <w:rPr>
      <w:rFonts w:ascii="Arial" w:eastAsia="MS Mincho" w:hAnsi="Arial" w:cs="Times New Roman"/>
      <w:b/>
      <w:color w:val="auto"/>
      <w:szCs w:val="20"/>
      <w:lang w:val="en-GB" w:eastAsia="de-DE"/>
      <w14:cntxtAlts w14:val="0"/>
    </w:rPr>
  </w:style>
  <w:style w:type="paragraph" w:customStyle="1" w:styleId="RegSectionLevel7">
    <w:name w:val="RegSectionLevel7"/>
    <w:basedOn w:val="Normal"/>
    <w:rsid w:val="00C27AC9"/>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RegSectionLevel8">
    <w:name w:val="RegSectionLevel8"/>
    <w:basedOn w:val="Normal"/>
    <w:rsid w:val="00C27AC9"/>
    <w:pPr>
      <w:keepNext/>
      <w:spacing w:after="120" w:line="240" w:lineRule="auto"/>
      <w:contextualSpacing w:val="0"/>
      <w:jc w:val="both"/>
    </w:pPr>
    <w:rPr>
      <w:rFonts w:ascii="Arial" w:eastAsia="MS Mincho" w:hAnsi="Arial" w:cs="Times New Roman"/>
      <w:b/>
      <w:color w:val="auto"/>
      <w:szCs w:val="20"/>
      <w:lang w:val="en-GB" w:eastAsia="de-DE"/>
      <w14:cntxtAlts w14:val="0"/>
    </w:rPr>
  </w:style>
  <w:style w:type="paragraph" w:customStyle="1" w:styleId="PartTitleBox">
    <w:name w:val="PartTitleBox"/>
    <w:basedOn w:val="Normal"/>
    <w:rsid w:val="00C27AC9"/>
    <w:pPr>
      <w:keepNext/>
      <w:keepLines/>
      <w:pBdr>
        <w:top w:val="single" w:sz="4" w:space="1" w:color="auto"/>
        <w:left w:val="single" w:sz="4" w:space="1" w:color="auto"/>
        <w:bottom w:val="single" w:sz="4" w:space="1" w:color="auto"/>
        <w:right w:val="single" w:sz="4" w:space="1" w:color="auto"/>
      </w:pBdr>
      <w:shd w:val="clear" w:color="auto" w:fill="D9D9D9"/>
      <w:spacing w:after="0" w:line="240" w:lineRule="auto"/>
      <w:ind w:right="57"/>
      <w:contextualSpacing w:val="0"/>
      <w:jc w:val="center"/>
      <w:outlineLvl w:val="0"/>
    </w:pPr>
    <w:rPr>
      <w:rFonts w:ascii="Times New Roman Bold" w:eastAsia="Times New Roman" w:hAnsi="Times New Roman Bold" w:cs="Times New Roman"/>
      <w:b/>
      <w:color w:val="auto"/>
      <w:szCs w:val="20"/>
      <w:u w:val="dash"/>
      <w:lang w:val="en-GB" w:eastAsia="de-DE"/>
      <w14:cntxtAlts w14:val="0"/>
    </w:rPr>
  </w:style>
  <w:style w:type="paragraph" w:customStyle="1" w:styleId="SDMPDDPoASubSection2">
    <w:name w:val="SDMPDD&amp;PoASubSection2"/>
    <w:basedOn w:val="Normal"/>
    <w:qFormat/>
    <w:rsid w:val="00C27AC9"/>
    <w:pPr>
      <w:keepNext/>
      <w:keepLines/>
      <w:tabs>
        <w:tab w:val="left" w:pos="1474"/>
      </w:tabs>
      <w:suppressAutoHyphens/>
      <w:spacing w:before="240" w:after="60" w:line="240" w:lineRule="auto"/>
      <w:contextualSpacing w:val="0"/>
      <w:jc w:val="both"/>
      <w:outlineLvl w:val="2"/>
    </w:pPr>
    <w:rPr>
      <w:rFonts w:ascii="Arial" w:eastAsia="Times New Roman" w:hAnsi="Arial" w:cs="Arial"/>
      <w:b/>
      <w:color w:val="auto"/>
      <w:lang w:val="en-GB" w:eastAsia="de-DE"/>
      <w14:cntxtAlts w14:val="0"/>
    </w:rPr>
  </w:style>
  <w:style w:type="table" w:customStyle="1" w:styleId="TableGrid1">
    <w:name w:val="Table Grid1"/>
    <w:basedOn w:val="TableNormal"/>
    <w:next w:val="TableGrid"/>
    <w:rsid w:val="00137CA0"/>
    <w:pPr>
      <w:spacing w:after="0" w:line="240" w:lineRule="auto"/>
    </w:pPr>
    <w:rPr>
      <w:rFonts w:ascii="Times New Roman" w:eastAsia="MS Mincho"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97F51"/>
    <w:pPr>
      <w:spacing w:after="0" w:line="240" w:lineRule="auto"/>
    </w:pPr>
    <w:rPr>
      <w:rFonts w:ascii="Times New Roman" w:eastAsia="MS Mincho"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DMMethTableEquationParameters">
    <w:name w:val="SDMMethTableEquationParameters"/>
    <w:basedOn w:val="TableNormal"/>
    <w:uiPriority w:val="99"/>
    <w:rsid w:val="00716AF9"/>
    <w:pPr>
      <w:spacing w:after="0" w:line="240" w:lineRule="auto"/>
    </w:pPr>
    <w:rPr>
      <w:rFonts w:ascii="Arial" w:eastAsia="Times New Roman" w:hAnsi="Arial" w:cs="Times New Roman"/>
      <w:sz w:val="22"/>
      <w:szCs w:val="20"/>
      <w:lang w:val="en-GB" w:eastAsia="en-GB"/>
    </w:rPr>
    <w:tblPr>
      <w:tblInd w:w="0" w:type="nil"/>
      <w:tblCellMar>
        <w:top w:w="85" w:type="dxa"/>
        <w:bottom w:w="28" w:type="dxa"/>
      </w:tblCellMar>
    </w:tblPr>
    <w:tcPr>
      <w:vAlign w:val="center"/>
    </w:tcPr>
  </w:style>
  <w:style w:type="table" w:customStyle="1" w:styleId="SDMMethTableEquation">
    <w:name w:val="SDMMethTableEquation"/>
    <w:basedOn w:val="TableNormal"/>
    <w:uiPriority w:val="99"/>
    <w:rsid w:val="00716AF9"/>
    <w:pPr>
      <w:spacing w:after="0" w:line="240" w:lineRule="auto"/>
    </w:pPr>
    <w:rPr>
      <w:rFonts w:ascii="Arial" w:eastAsia="Times New Roman" w:hAnsi="Arial" w:cs="Times New Roman"/>
      <w:sz w:val="22"/>
      <w:szCs w:val="20"/>
      <w:lang w:val="en-GB" w:eastAsia="en-GB"/>
    </w:rPr>
    <w:tblPr>
      <w:tblInd w:w="0" w:type="nil"/>
    </w:tblPr>
  </w:style>
  <w:style w:type="table" w:customStyle="1" w:styleId="TableGrid3">
    <w:name w:val="Table Grid3"/>
    <w:basedOn w:val="TableNormal"/>
    <w:next w:val="TableGrid"/>
    <w:rsid w:val="003F0289"/>
    <w:pPr>
      <w:spacing w:after="0" w:line="240" w:lineRule="auto"/>
    </w:pPr>
    <w:rPr>
      <w:rFonts w:ascii="Times New Roman" w:eastAsia="MS Mincho"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83BD8"/>
    <w:pPr>
      <w:spacing w:after="0" w:line="240" w:lineRule="auto"/>
    </w:pPr>
    <w:rPr>
      <w:rFonts w:ascii="Times New Roman" w:eastAsia="MS Mincho"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DMMethTableEquationParameters1">
    <w:name w:val="SDMMethTableEquationParameters1"/>
    <w:basedOn w:val="TableNormal"/>
    <w:uiPriority w:val="99"/>
    <w:rsid w:val="00C83BD8"/>
    <w:pPr>
      <w:spacing w:after="0" w:line="240" w:lineRule="auto"/>
    </w:pPr>
    <w:rPr>
      <w:rFonts w:ascii="Arial" w:eastAsia="Times New Roman" w:hAnsi="Arial" w:cs="Times New Roman"/>
      <w:sz w:val="22"/>
      <w:szCs w:val="20"/>
      <w:lang w:val="en-GB" w:eastAsia="en-GB"/>
    </w:rPr>
    <w:tblPr>
      <w:tblInd w:w="0" w:type="nil"/>
      <w:tblCellMar>
        <w:top w:w="85" w:type="dxa"/>
        <w:bottom w:w="28" w:type="dxa"/>
      </w:tblCellMar>
    </w:tblPr>
    <w:tcPr>
      <w:vAlign w:val="center"/>
    </w:tcPr>
  </w:style>
  <w:style w:type="table" w:customStyle="1" w:styleId="SDMMethTableEquation1">
    <w:name w:val="SDMMethTableEquation1"/>
    <w:basedOn w:val="TableNormal"/>
    <w:uiPriority w:val="99"/>
    <w:rsid w:val="00C83BD8"/>
    <w:pPr>
      <w:spacing w:after="0" w:line="240" w:lineRule="auto"/>
    </w:pPr>
    <w:rPr>
      <w:rFonts w:ascii="Arial" w:eastAsia="Times New Roman" w:hAnsi="Arial" w:cs="Times New Roman"/>
      <w:sz w:val="22"/>
      <w:szCs w:val="20"/>
      <w:lang w:val="en-GB" w:eastAsia="en-GB"/>
    </w:rPr>
    <w:tblPr>
      <w:tblInd w:w="0" w:type="nil"/>
    </w:tblPr>
  </w:style>
  <w:style w:type="numbering" w:customStyle="1" w:styleId="SDMFootnoteList">
    <w:name w:val="SDMFootnoteList"/>
    <w:uiPriority w:val="99"/>
    <w:rsid w:val="00C83BD8"/>
    <w:pPr>
      <w:numPr>
        <w:numId w:val="32"/>
      </w:numPr>
    </w:pPr>
  </w:style>
  <w:style w:type="numbering" w:customStyle="1" w:styleId="SDMFootnoteList1">
    <w:name w:val="SDMFootnoteList1"/>
    <w:uiPriority w:val="99"/>
    <w:rsid w:val="00C83BD8"/>
  </w:style>
  <w:style w:type="character" w:customStyle="1" w:styleId="ListParagraphChar">
    <w:name w:val="List Paragraph Char"/>
    <w:aliases w:val="Paragraph Char,Citation List Char,Resume Title Char,Bulet Para Char,List Paragraph Char Char Char,List Paragraph1 Char,b1 Char,Number_1 Char,SGLText List Paragraph Char,new Char,lp1 Char,Normal Sentence Char,ListPar1 Char,list1 Char"/>
    <w:link w:val="ListParagraph"/>
    <w:uiPriority w:val="34"/>
    <w:qFormat/>
    <w:locked/>
    <w:rsid w:val="00C83BD8"/>
    <w:rPr>
      <w:rFonts w:ascii="Verdana" w:hAnsi="Verdana" w:cs="Times New Roman (Body CS)"/>
      <w:color w:val="4D4D4C"/>
      <w:sz w:val="22"/>
      <w14:cntxtAlts/>
    </w:rPr>
  </w:style>
  <w:style w:type="numbering" w:customStyle="1" w:styleId="SDMFootnoteList2">
    <w:name w:val="SDMFootnoteList2"/>
    <w:uiPriority w:val="99"/>
    <w:rsid w:val="00A9671C"/>
    <w:pPr>
      <w:numPr>
        <w:numId w:val="1"/>
      </w:numPr>
    </w:pPr>
  </w:style>
  <w:style w:type="table" w:customStyle="1" w:styleId="TableGrid5">
    <w:name w:val="Table Grid5"/>
    <w:basedOn w:val="TableNormal"/>
    <w:next w:val="TableGrid"/>
    <w:rsid w:val="00A75D05"/>
    <w:pPr>
      <w:spacing w:after="0" w:line="240" w:lineRule="auto"/>
    </w:pPr>
    <w:rPr>
      <w:rFonts w:ascii="Times New Roman" w:eastAsia="MS Mincho"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DMMethTableEquation2">
    <w:name w:val="SDMMethTableEquation2"/>
    <w:basedOn w:val="TableNormal"/>
    <w:uiPriority w:val="99"/>
    <w:rsid w:val="00A75D05"/>
    <w:pPr>
      <w:spacing w:after="0" w:line="240" w:lineRule="auto"/>
    </w:pPr>
    <w:rPr>
      <w:rFonts w:ascii="Arial" w:eastAsia="Times New Roman" w:hAnsi="Arial" w:cs="Times New Roman"/>
      <w:sz w:val="22"/>
      <w:szCs w:val="20"/>
      <w:lang w:val="en-GB" w:eastAsia="en-GB"/>
    </w:rPr>
    <w:tblPr>
      <w:tblInd w:w="0" w:type="nil"/>
    </w:tblPr>
  </w:style>
  <w:style w:type="paragraph" w:styleId="Revision">
    <w:name w:val="Revision"/>
    <w:hidden/>
    <w:uiPriority w:val="99"/>
    <w:semiHidden/>
    <w:rsid w:val="00BD1B9F"/>
    <w:pPr>
      <w:spacing w:after="0" w:line="240" w:lineRule="auto"/>
    </w:pPr>
    <w:rPr>
      <w:rFonts w:ascii="Verdana" w:hAnsi="Verdana" w:cs="Times New Roman (Body CS)"/>
      <w:color w:val="4D4D4C"/>
      <w:sz w:val="22"/>
      <w14:cntxtAlts/>
    </w:rPr>
  </w:style>
  <w:style w:type="character" w:customStyle="1" w:styleId="UnresolvedMention2">
    <w:name w:val="Unresolved Mention2"/>
    <w:basedOn w:val="DefaultParagraphFont"/>
    <w:uiPriority w:val="99"/>
    <w:semiHidden/>
    <w:unhideWhenUsed/>
    <w:rsid w:val="00F43982"/>
    <w:rPr>
      <w:color w:val="605E5C"/>
      <w:shd w:val="clear" w:color="auto" w:fill="E1DFDD"/>
    </w:rPr>
  </w:style>
  <w:style w:type="table" w:styleId="LightShading-Accent1">
    <w:name w:val="Light Shading Accent 1"/>
    <w:basedOn w:val="TableNormal"/>
    <w:uiPriority w:val="60"/>
    <w:rsid w:val="003B4BCC"/>
    <w:pPr>
      <w:spacing w:after="0" w:line="240" w:lineRule="auto"/>
    </w:pPr>
    <w:rPr>
      <w:color w:val="008A8D" w:themeColor="accent1" w:themeShade="BF"/>
      <w:sz w:val="22"/>
      <w:szCs w:val="22"/>
    </w:rPr>
    <w:tblPr>
      <w:tblStyleRowBandSize w:val="1"/>
      <w:tblStyleColBandSize w:val="1"/>
      <w:tblBorders>
        <w:top w:val="single" w:sz="8" w:space="0" w:color="00B9BD" w:themeColor="accent1"/>
        <w:bottom w:val="single" w:sz="8" w:space="0" w:color="00B9BD" w:themeColor="accent1"/>
      </w:tblBorders>
    </w:tblPr>
    <w:tblStylePr w:type="firstRow">
      <w:pPr>
        <w:spacing w:before="0" w:after="0" w:line="240" w:lineRule="auto"/>
      </w:pPr>
      <w:rPr>
        <w:b/>
        <w:bCs/>
      </w:rPr>
      <w:tblPr/>
      <w:tcPr>
        <w:tcBorders>
          <w:top w:val="single" w:sz="8" w:space="0" w:color="00B9BD" w:themeColor="accent1"/>
          <w:left w:val="nil"/>
          <w:bottom w:val="single" w:sz="8" w:space="0" w:color="00B9BD" w:themeColor="accent1"/>
          <w:right w:val="nil"/>
          <w:insideH w:val="nil"/>
          <w:insideV w:val="nil"/>
        </w:tcBorders>
      </w:tcPr>
    </w:tblStylePr>
    <w:tblStylePr w:type="lastRow">
      <w:pPr>
        <w:spacing w:before="0" w:after="0" w:line="240" w:lineRule="auto"/>
      </w:pPr>
      <w:rPr>
        <w:b/>
        <w:bCs/>
      </w:rPr>
      <w:tblPr/>
      <w:tcPr>
        <w:tcBorders>
          <w:top w:val="single" w:sz="8" w:space="0" w:color="00B9BD" w:themeColor="accent1"/>
          <w:left w:val="nil"/>
          <w:bottom w:val="single" w:sz="8" w:space="0" w:color="00B9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DFF" w:themeFill="accent1" w:themeFillTint="3F"/>
      </w:tcPr>
    </w:tblStylePr>
    <w:tblStylePr w:type="band1Horz">
      <w:tblPr/>
      <w:tcPr>
        <w:tcBorders>
          <w:left w:val="nil"/>
          <w:right w:val="nil"/>
          <w:insideH w:val="nil"/>
          <w:insideV w:val="nil"/>
        </w:tcBorders>
        <w:shd w:val="clear" w:color="auto" w:fill="AFFDFF"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7375">
      <w:bodyDiv w:val="1"/>
      <w:marLeft w:val="0"/>
      <w:marRight w:val="0"/>
      <w:marTop w:val="0"/>
      <w:marBottom w:val="0"/>
      <w:divBdr>
        <w:top w:val="none" w:sz="0" w:space="0" w:color="auto"/>
        <w:left w:val="none" w:sz="0" w:space="0" w:color="auto"/>
        <w:bottom w:val="none" w:sz="0" w:space="0" w:color="auto"/>
        <w:right w:val="none" w:sz="0" w:space="0" w:color="auto"/>
      </w:divBdr>
    </w:div>
    <w:div w:id="24139091">
      <w:bodyDiv w:val="1"/>
      <w:marLeft w:val="0"/>
      <w:marRight w:val="0"/>
      <w:marTop w:val="0"/>
      <w:marBottom w:val="0"/>
      <w:divBdr>
        <w:top w:val="none" w:sz="0" w:space="0" w:color="auto"/>
        <w:left w:val="none" w:sz="0" w:space="0" w:color="auto"/>
        <w:bottom w:val="none" w:sz="0" w:space="0" w:color="auto"/>
        <w:right w:val="none" w:sz="0" w:space="0" w:color="auto"/>
      </w:divBdr>
    </w:div>
    <w:div w:id="35661959">
      <w:bodyDiv w:val="1"/>
      <w:marLeft w:val="0"/>
      <w:marRight w:val="0"/>
      <w:marTop w:val="0"/>
      <w:marBottom w:val="0"/>
      <w:divBdr>
        <w:top w:val="none" w:sz="0" w:space="0" w:color="auto"/>
        <w:left w:val="none" w:sz="0" w:space="0" w:color="auto"/>
        <w:bottom w:val="none" w:sz="0" w:space="0" w:color="auto"/>
        <w:right w:val="none" w:sz="0" w:space="0" w:color="auto"/>
      </w:divBdr>
    </w:div>
    <w:div w:id="74593931">
      <w:bodyDiv w:val="1"/>
      <w:marLeft w:val="0"/>
      <w:marRight w:val="0"/>
      <w:marTop w:val="0"/>
      <w:marBottom w:val="0"/>
      <w:divBdr>
        <w:top w:val="none" w:sz="0" w:space="0" w:color="auto"/>
        <w:left w:val="none" w:sz="0" w:space="0" w:color="auto"/>
        <w:bottom w:val="none" w:sz="0" w:space="0" w:color="auto"/>
        <w:right w:val="none" w:sz="0" w:space="0" w:color="auto"/>
      </w:divBdr>
    </w:div>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114519954">
      <w:bodyDiv w:val="1"/>
      <w:marLeft w:val="0"/>
      <w:marRight w:val="0"/>
      <w:marTop w:val="0"/>
      <w:marBottom w:val="0"/>
      <w:divBdr>
        <w:top w:val="none" w:sz="0" w:space="0" w:color="auto"/>
        <w:left w:val="none" w:sz="0" w:space="0" w:color="auto"/>
        <w:bottom w:val="none" w:sz="0" w:space="0" w:color="auto"/>
        <w:right w:val="none" w:sz="0" w:space="0" w:color="auto"/>
      </w:divBdr>
    </w:div>
    <w:div w:id="122624306">
      <w:bodyDiv w:val="1"/>
      <w:marLeft w:val="0"/>
      <w:marRight w:val="0"/>
      <w:marTop w:val="0"/>
      <w:marBottom w:val="0"/>
      <w:divBdr>
        <w:top w:val="none" w:sz="0" w:space="0" w:color="auto"/>
        <w:left w:val="none" w:sz="0" w:space="0" w:color="auto"/>
        <w:bottom w:val="none" w:sz="0" w:space="0" w:color="auto"/>
        <w:right w:val="none" w:sz="0" w:space="0" w:color="auto"/>
      </w:divBdr>
    </w:div>
    <w:div w:id="168644245">
      <w:bodyDiv w:val="1"/>
      <w:marLeft w:val="0"/>
      <w:marRight w:val="0"/>
      <w:marTop w:val="0"/>
      <w:marBottom w:val="0"/>
      <w:divBdr>
        <w:top w:val="none" w:sz="0" w:space="0" w:color="auto"/>
        <w:left w:val="none" w:sz="0" w:space="0" w:color="auto"/>
        <w:bottom w:val="none" w:sz="0" w:space="0" w:color="auto"/>
        <w:right w:val="none" w:sz="0" w:space="0" w:color="auto"/>
      </w:divBdr>
    </w:div>
    <w:div w:id="212693921">
      <w:bodyDiv w:val="1"/>
      <w:marLeft w:val="0"/>
      <w:marRight w:val="0"/>
      <w:marTop w:val="0"/>
      <w:marBottom w:val="0"/>
      <w:divBdr>
        <w:top w:val="none" w:sz="0" w:space="0" w:color="auto"/>
        <w:left w:val="none" w:sz="0" w:space="0" w:color="auto"/>
        <w:bottom w:val="none" w:sz="0" w:space="0" w:color="auto"/>
        <w:right w:val="none" w:sz="0" w:space="0" w:color="auto"/>
      </w:divBdr>
    </w:div>
    <w:div w:id="221723622">
      <w:bodyDiv w:val="1"/>
      <w:marLeft w:val="0"/>
      <w:marRight w:val="0"/>
      <w:marTop w:val="0"/>
      <w:marBottom w:val="0"/>
      <w:divBdr>
        <w:top w:val="none" w:sz="0" w:space="0" w:color="auto"/>
        <w:left w:val="none" w:sz="0" w:space="0" w:color="auto"/>
        <w:bottom w:val="none" w:sz="0" w:space="0" w:color="auto"/>
        <w:right w:val="none" w:sz="0" w:space="0" w:color="auto"/>
      </w:divBdr>
    </w:div>
    <w:div w:id="233778803">
      <w:bodyDiv w:val="1"/>
      <w:marLeft w:val="0"/>
      <w:marRight w:val="0"/>
      <w:marTop w:val="0"/>
      <w:marBottom w:val="0"/>
      <w:divBdr>
        <w:top w:val="none" w:sz="0" w:space="0" w:color="auto"/>
        <w:left w:val="none" w:sz="0" w:space="0" w:color="auto"/>
        <w:bottom w:val="none" w:sz="0" w:space="0" w:color="auto"/>
        <w:right w:val="none" w:sz="0" w:space="0" w:color="auto"/>
      </w:divBdr>
    </w:div>
    <w:div w:id="267784416">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15570752">
      <w:bodyDiv w:val="1"/>
      <w:marLeft w:val="0"/>
      <w:marRight w:val="0"/>
      <w:marTop w:val="0"/>
      <w:marBottom w:val="0"/>
      <w:divBdr>
        <w:top w:val="none" w:sz="0" w:space="0" w:color="auto"/>
        <w:left w:val="none" w:sz="0" w:space="0" w:color="auto"/>
        <w:bottom w:val="none" w:sz="0" w:space="0" w:color="auto"/>
        <w:right w:val="none" w:sz="0" w:space="0" w:color="auto"/>
      </w:divBdr>
    </w:div>
    <w:div w:id="335884870">
      <w:bodyDiv w:val="1"/>
      <w:marLeft w:val="0"/>
      <w:marRight w:val="0"/>
      <w:marTop w:val="0"/>
      <w:marBottom w:val="0"/>
      <w:divBdr>
        <w:top w:val="none" w:sz="0" w:space="0" w:color="auto"/>
        <w:left w:val="none" w:sz="0" w:space="0" w:color="auto"/>
        <w:bottom w:val="none" w:sz="0" w:space="0" w:color="auto"/>
        <w:right w:val="none" w:sz="0" w:space="0" w:color="auto"/>
      </w:divBdr>
    </w:div>
    <w:div w:id="336662782">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352339225">
      <w:bodyDiv w:val="1"/>
      <w:marLeft w:val="0"/>
      <w:marRight w:val="0"/>
      <w:marTop w:val="0"/>
      <w:marBottom w:val="0"/>
      <w:divBdr>
        <w:top w:val="none" w:sz="0" w:space="0" w:color="auto"/>
        <w:left w:val="none" w:sz="0" w:space="0" w:color="auto"/>
        <w:bottom w:val="none" w:sz="0" w:space="0" w:color="auto"/>
        <w:right w:val="none" w:sz="0" w:space="0" w:color="auto"/>
      </w:divBdr>
    </w:div>
    <w:div w:id="438528480">
      <w:bodyDiv w:val="1"/>
      <w:marLeft w:val="0"/>
      <w:marRight w:val="0"/>
      <w:marTop w:val="0"/>
      <w:marBottom w:val="0"/>
      <w:divBdr>
        <w:top w:val="none" w:sz="0" w:space="0" w:color="auto"/>
        <w:left w:val="none" w:sz="0" w:space="0" w:color="auto"/>
        <w:bottom w:val="none" w:sz="0" w:space="0" w:color="auto"/>
        <w:right w:val="none" w:sz="0" w:space="0" w:color="auto"/>
      </w:divBdr>
    </w:div>
    <w:div w:id="484736607">
      <w:bodyDiv w:val="1"/>
      <w:marLeft w:val="0"/>
      <w:marRight w:val="0"/>
      <w:marTop w:val="0"/>
      <w:marBottom w:val="0"/>
      <w:divBdr>
        <w:top w:val="none" w:sz="0" w:space="0" w:color="auto"/>
        <w:left w:val="none" w:sz="0" w:space="0" w:color="auto"/>
        <w:bottom w:val="none" w:sz="0" w:space="0" w:color="auto"/>
        <w:right w:val="none" w:sz="0" w:space="0" w:color="auto"/>
      </w:divBdr>
    </w:div>
    <w:div w:id="486363783">
      <w:bodyDiv w:val="1"/>
      <w:marLeft w:val="0"/>
      <w:marRight w:val="0"/>
      <w:marTop w:val="0"/>
      <w:marBottom w:val="0"/>
      <w:divBdr>
        <w:top w:val="none" w:sz="0" w:space="0" w:color="auto"/>
        <w:left w:val="none" w:sz="0" w:space="0" w:color="auto"/>
        <w:bottom w:val="none" w:sz="0" w:space="0" w:color="auto"/>
        <w:right w:val="none" w:sz="0" w:space="0" w:color="auto"/>
      </w:divBdr>
    </w:div>
    <w:div w:id="598411959">
      <w:bodyDiv w:val="1"/>
      <w:marLeft w:val="0"/>
      <w:marRight w:val="0"/>
      <w:marTop w:val="0"/>
      <w:marBottom w:val="0"/>
      <w:divBdr>
        <w:top w:val="none" w:sz="0" w:space="0" w:color="auto"/>
        <w:left w:val="none" w:sz="0" w:space="0" w:color="auto"/>
        <w:bottom w:val="none" w:sz="0" w:space="0" w:color="auto"/>
        <w:right w:val="none" w:sz="0" w:space="0" w:color="auto"/>
      </w:divBdr>
    </w:div>
    <w:div w:id="609821731">
      <w:bodyDiv w:val="1"/>
      <w:marLeft w:val="0"/>
      <w:marRight w:val="0"/>
      <w:marTop w:val="0"/>
      <w:marBottom w:val="0"/>
      <w:divBdr>
        <w:top w:val="none" w:sz="0" w:space="0" w:color="auto"/>
        <w:left w:val="none" w:sz="0" w:space="0" w:color="auto"/>
        <w:bottom w:val="none" w:sz="0" w:space="0" w:color="auto"/>
        <w:right w:val="none" w:sz="0" w:space="0" w:color="auto"/>
      </w:divBdr>
    </w:div>
    <w:div w:id="612133578">
      <w:bodyDiv w:val="1"/>
      <w:marLeft w:val="0"/>
      <w:marRight w:val="0"/>
      <w:marTop w:val="0"/>
      <w:marBottom w:val="0"/>
      <w:divBdr>
        <w:top w:val="none" w:sz="0" w:space="0" w:color="auto"/>
        <w:left w:val="none" w:sz="0" w:space="0" w:color="auto"/>
        <w:bottom w:val="none" w:sz="0" w:space="0" w:color="auto"/>
        <w:right w:val="none" w:sz="0" w:space="0" w:color="auto"/>
      </w:divBdr>
    </w:div>
    <w:div w:id="627778384">
      <w:bodyDiv w:val="1"/>
      <w:marLeft w:val="0"/>
      <w:marRight w:val="0"/>
      <w:marTop w:val="0"/>
      <w:marBottom w:val="0"/>
      <w:divBdr>
        <w:top w:val="none" w:sz="0" w:space="0" w:color="auto"/>
        <w:left w:val="none" w:sz="0" w:space="0" w:color="auto"/>
        <w:bottom w:val="none" w:sz="0" w:space="0" w:color="auto"/>
        <w:right w:val="none" w:sz="0" w:space="0" w:color="auto"/>
      </w:divBdr>
    </w:div>
    <w:div w:id="631132189">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747846717">
      <w:bodyDiv w:val="1"/>
      <w:marLeft w:val="0"/>
      <w:marRight w:val="0"/>
      <w:marTop w:val="0"/>
      <w:marBottom w:val="0"/>
      <w:divBdr>
        <w:top w:val="none" w:sz="0" w:space="0" w:color="auto"/>
        <w:left w:val="none" w:sz="0" w:space="0" w:color="auto"/>
        <w:bottom w:val="none" w:sz="0" w:space="0" w:color="auto"/>
        <w:right w:val="none" w:sz="0" w:space="0" w:color="auto"/>
      </w:divBdr>
    </w:div>
    <w:div w:id="776868413">
      <w:bodyDiv w:val="1"/>
      <w:marLeft w:val="0"/>
      <w:marRight w:val="0"/>
      <w:marTop w:val="0"/>
      <w:marBottom w:val="0"/>
      <w:divBdr>
        <w:top w:val="none" w:sz="0" w:space="0" w:color="auto"/>
        <w:left w:val="none" w:sz="0" w:space="0" w:color="auto"/>
        <w:bottom w:val="none" w:sz="0" w:space="0" w:color="auto"/>
        <w:right w:val="none" w:sz="0" w:space="0" w:color="auto"/>
      </w:divBdr>
    </w:div>
    <w:div w:id="783352364">
      <w:bodyDiv w:val="1"/>
      <w:marLeft w:val="0"/>
      <w:marRight w:val="0"/>
      <w:marTop w:val="0"/>
      <w:marBottom w:val="0"/>
      <w:divBdr>
        <w:top w:val="none" w:sz="0" w:space="0" w:color="auto"/>
        <w:left w:val="none" w:sz="0" w:space="0" w:color="auto"/>
        <w:bottom w:val="none" w:sz="0" w:space="0" w:color="auto"/>
        <w:right w:val="none" w:sz="0" w:space="0" w:color="auto"/>
      </w:divBdr>
    </w:div>
    <w:div w:id="800270313">
      <w:bodyDiv w:val="1"/>
      <w:marLeft w:val="0"/>
      <w:marRight w:val="0"/>
      <w:marTop w:val="0"/>
      <w:marBottom w:val="0"/>
      <w:divBdr>
        <w:top w:val="none" w:sz="0" w:space="0" w:color="auto"/>
        <w:left w:val="none" w:sz="0" w:space="0" w:color="auto"/>
        <w:bottom w:val="none" w:sz="0" w:space="0" w:color="auto"/>
        <w:right w:val="none" w:sz="0" w:space="0" w:color="auto"/>
      </w:divBdr>
    </w:div>
    <w:div w:id="822888345">
      <w:bodyDiv w:val="1"/>
      <w:marLeft w:val="0"/>
      <w:marRight w:val="0"/>
      <w:marTop w:val="0"/>
      <w:marBottom w:val="0"/>
      <w:divBdr>
        <w:top w:val="none" w:sz="0" w:space="0" w:color="auto"/>
        <w:left w:val="none" w:sz="0" w:space="0" w:color="auto"/>
        <w:bottom w:val="none" w:sz="0" w:space="0" w:color="auto"/>
        <w:right w:val="none" w:sz="0" w:space="0" w:color="auto"/>
      </w:divBdr>
    </w:div>
    <w:div w:id="880094951">
      <w:bodyDiv w:val="1"/>
      <w:marLeft w:val="0"/>
      <w:marRight w:val="0"/>
      <w:marTop w:val="0"/>
      <w:marBottom w:val="0"/>
      <w:divBdr>
        <w:top w:val="none" w:sz="0" w:space="0" w:color="auto"/>
        <w:left w:val="none" w:sz="0" w:space="0" w:color="auto"/>
        <w:bottom w:val="none" w:sz="0" w:space="0" w:color="auto"/>
        <w:right w:val="none" w:sz="0" w:space="0" w:color="auto"/>
      </w:divBdr>
    </w:div>
    <w:div w:id="885877831">
      <w:bodyDiv w:val="1"/>
      <w:marLeft w:val="0"/>
      <w:marRight w:val="0"/>
      <w:marTop w:val="0"/>
      <w:marBottom w:val="0"/>
      <w:divBdr>
        <w:top w:val="none" w:sz="0" w:space="0" w:color="auto"/>
        <w:left w:val="none" w:sz="0" w:space="0" w:color="auto"/>
        <w:bottom w:val="none" w:sz="0" w:space="0" w:color="auto"/>
        <w:right w:val="none" w:sz="0" w:space="0" w:color="auto"/>
      </w:divBdr>
    </w:div>
    <w:div w:id="891965155">
      <w:bodyDiv w:val="1"/>
      <w:marLeft w:val="0"/>
      <w:marRight w:val="0"/>
      <w:marTop w:val="0"/>
      <w:marBottom w:val="0"/>
      <w:divBdr>
        <w:top w:val="none" w:sz="0" w:space="0" w:color="auto"/>
        <w:left w:val="none" w:sz="0" w:space="0" w:color="auto"/>
        <w:bottom w:val="none" w:sz="0" w:space="0" w:color="auto"/>
        <w:right w:val="none" w:sz="0" w:space="0" w:color="auto"/>
      </w:divBdr>
    </w:div>
    <w:div w:id="93382299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36725">
      <w:bodyDiv w:val="1"/>
      <w:marLeft w:val="0"/>
      <w:marRight w:val="0"/>
      <w:marTop w:val="0"/>
      <w:marBottom w:val="0"/>
      <w:divBdr>
        <w:top w:val="none" w:sz="0" w:space="0" w:color="auto"/>
        <w:left w:val="none" w:sz="0" w:space="0" w:color="auto"/>
        <w:bottom w:val="none" w:sz="0" w:space="0" w:color="auto"/>
        <w:right w:val="none" w:sz="0" w:space="0" w:color="auto"/>
      </w:divBdr>
    </w:div>
    <w:div w:id="958683553">
      <w:bodyDiv w:val="1"/>
      <w:marLeft w:val="0"/>
      <w:marRight w:val="0"/>
      <w:marTop w:val="0"/>
      <w:marBottom w:val="0"/>
      <w:divBdr>
        <w:top w:val="none" w:sz="0" w:space="0" w:color="auto"/>
        <w:left w:val="none" w:sz="0" w:space="0" w:color="auto"/>
        <w:bottom w:val="none" w:sz="0" w:space="0" w:color="auto"/>
        <w:right w:val="none" w:sz="0" w:space="0" w:color="auto"/>
      </w:divBdr>
    </w:div>
    <w:div w:id="989481365">
      <w:bodyDiv w:val="1"/>
      <w:marLeft w:val="0"/>
      <w:marRight w:val="0"/>
      <w:marTop w:val="0"/>
      <w:marBottom w:val="0"/>
      <w:divBdr>
        <w:top w:val="none" w:sz="0" w:space="0" w:color="auto"/>
        <w:left w:val="none" w:sz="0" w:space="0" w:color="auto"/>
        <w:bottom w:val="none" w:sz="0" w:space="0" w:color="auto"/>
        <w:right w:val="none" w:sz="0" w:space="0" w:color="auto"/>
      </w:divBdr>
    </w:div>
    <w:div w:id="989945621">
      <w:bodyDiv w:val="1"/>
      <w:marLeft w:val="0"/>
      <w:marRight w:val="0"/>
      <w:marTop w:val="0"/>
      <w:marBottom w:val="0"/>
      <w:divBdr>
        <w:top w:val="none" w:sz="0" w:space="0" w:color="auto"/>
        <w:left w:val="none" w:sz="0" w:space="0" w:color="auto"/>
        <w:bottom w:val="none" w:sz="0" w:space="0" w:color="auto"/>
        <w:right w:val="none" w:sz="0" w:space="0" w:color="auto"/>
      </w:divBdr>
    </w:div>
    <w:div w:id="1017197050">
      <w:bodyDiv w:val="1"/>
      <w:marLeft w:val="0"/>
      <w:marRight w:val="0"/>
      <w:marTop w:val="0"/>
      <w:marBottom w:val="0"/>
      <w:divBdr>
        <w:top w:val="none" w:sz="0" w:space="0" w:color="auto"/>
        <w:left w:val="none" w:sz="0" w:space="0" w:color="auto"/>
        <w:bottom w:val="none" w:sz="0" w:space="0" w:color="auto"/>
        <w:right w:val="none" w:sz="0" w:space="0" w:color="auto"/>
      </w:divBdr>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032269843">
      <w:bodyDiv w:val="1"/>
      <w:marLeft w:val="0"/>
      <w:marRight w:val="0"/>
      <w:marTop w:val="0"/>
      <w:marBottom w:val="0"/>
      <w:divBdr>
        <w:top w:val="none" w:sz="0" w:space="0" w:color="auto"/>
        <w:left w:val="none" w:sz="0" w:space="0" w:color="auto"/>
        <w:bottom w:val="none" w:sz="0" w:space="0" w:color="auto"/>
        <w:right w:val="none" w:sz="0" w:space="0" w:color="auto"/>
      </w:divBdr>
    </w:div>
    <w:div w:id="1058239012">
      <w:bodyDiv w:val="1"/>
      <w:marLeft w:val="0"/>
      <w:marRight w:val="0"/>
      <w:marTop w:val="0"/>
      <w:marBottom w:val="0"/>
      <w:divBdr>
        <w:top w:val="none" w:sz="0" w:space="0" w:color="auto"/>
        <w:left w:val="none" w:sz="0" w:space="0" w:color="auto"/>
        <w:bottom w:val="none" w:sz="0" w:space="0" w:color="auto"/>
        <w:right w:val="none" w:sz="0" w:space="0" w:color="auto"/>
      </w:divBdr>
    </w:div>
    <w:div w:id="1058358847">
      <w:bodyDiv w:val="1"/>
      <w:marLeft w:val="0"/>
      <w:marRight w:val="0"/>
      <w:marTop w:val="0"/>
      <w:marBottom w:val="0"/>
      <w:divBdr>
        <w:top w:val="none" w:sz="0" w:space="0" w:color="auto"/>
        <w:left w:val="none" w:sz="0" w:space="0" w:color="auto"/>
        <w:bottom w:val="none" w:sz="0" w:space="0" w:color="auto"/>
        <w:right w:val="none" w:sz="0" w:space="0" w:color="auto"/>
      </w:divBdr>
    </w:div>
    <w:div w:id="1063673626">
      <w:bodyDiv w:val="1"/>
      <w:marLeft w:val="0"/>
      <w:marRight w:val="0"/>
      <w:marTop w:val="0"/>
      <w:marBottom w:val="0"/>
      <w:divBdr>
        <w:top w:val="none" w:sz="0" w:space="0" w:color="auto"/>
        <w:left w:val="none" w:sz="0" w:space="0" w:color="auto"/>
        <w:bottom w:val="none" w:sz="0" w:space="0" w:color="auto"/>
        <w:right w:val="none" w:sz="0" w:space="0" w:color="auto"/>
      </w:divBdr>
    </w:div>
    <w:div w:id="1066415261">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157765961">
      <w:bodyDiv w:val="1"/>
      <w:marLeft w:val="0"/>
      <w:marRight w:val="0"/>
      <w:marTop w:val="0"/>
      <w:marBottom w:val="0"/>
      <w:divBdr>
        <w:top w:val="none" w:sz="0" w:space="0" w:color="auto"/>
        <w:left w:val="none" w:sz="0" w:space="0" w:color="auto"/>
        <w:bottom w:val="none" w:sz="0" w:space="0" w:color="auto"/>
        <w:right w:val="none" w:sz="0" w:space="0" w:color="auto"/>
      </w:divBdr>
    </w:div>
    <w:div w:id="1176187939">
      <w:bodyDiv w:val="1"/>
      <w:marLeft w:val="0"/>
      <w:marRight w:val="0"/>
      <w:marTop w:val="0"/>
      <w:marBottom w:val="0"/>
      <w:divBdr>
        <w:top w:val="none" w:sz="0" w:space="0" w:color="auto"/>
        <w:left w:val="none" w:sz="0" w:space="0" w:color="auto"/>
        <w:bottom w:val="none" w:sz="0" w:space="0" w:color="auto"/>
        <w:right w:val="none" w:sz="0" w:space="0" w:color="auto"/>
      </w:divBdr>
    </w:div>
    <w:div w:id="1206066849">
      <w:bodyDiv w:val="1"/>
      <w:marLeft w:val="0"/>
      <w:marRight w:val="0"/>
      <w:marTop w:val="0"/>
      <w:marBottom w:val="0"/>
      <w:divBdr>
        <w:top w:val="none" w:sz="0" w:space="0" w:color="auto"/>
        <w:left w:val="none" w:sz="0" w:space="0" w:color="auto"/>
        <w:bottom w:val="none" w:sz="0" w:space="0" w:color="auto"/>
        <w:right w:val="none" w:sz="0" w:space="0" w:color="auto"/>
      </w:divBdr>
    </w:div>
    <w:div w:id="1320773353">
      <w:bodyDiv w:val="1"/>
      <w:marLeft w:val="0"/>
      <w:marRight w:val="0"/>
      <w:marTop w:val="0"/>
      <w:marBottom w:val="0"/>
      <w:divBdr>
        <w:top w:val="none" w:sz="0" w:space="0" w:color="auto"/>
        <w:left w:val="none" w:sz="0" w:space="0" w:color="auto"/>
        <w:bottom w:val="none" w:sz="0" w:space="0" w:color="auto"/>
        <w:right w:val="none" w:sz="0" w:space="0" w:color="auto"/>
      </w:divBdr>
    </w:div>
    <w:div w:id="1325545147">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29122">
      <w:bodyDiv w:val="1"/>
      <w:marLeft w:val="0"/>
      <w:marRight w:val="0"/>
      <w:marTop w:val="0"/>
      <w:marBottom w:val="0"/>
      <w:divBdr>
        <w:top w:val="none" w:sz="0" w:space="0" w:color="auto"/>
        <w:left w:val="none" w:sz="0" w:space="0" w:color="auto"/>
        <w:bottom w:val="none" w:sz="0" w:space="0" w:color="auto"/>
        <w:right w:val="none" w:sz="0" w:space="0" w:color="auto"/>
      </w:divBdr>
    </w:div>
    <w:div w:id="1438213540">
      <w:bodyDiv w:val="1"/>
      <w:marLeft w:val="0"/>
      <w:marRight w:val="0"/>
      <w:marTop w:val="0"/>
      <w:marBottom w:val="0"/>
      <w:divBdr>
        <w:top w:val="none" w:sz="0" w:space="0" w:color="auto"/>
        <w:left w:val="none" w:sz="0" w:space="0" w:color="auto"/>
        <w:bottom w:val="none" w:sz="0" w:space="0" w:color="auto"/>
        <w:right w:val="none" w:sz="0" w:space="0" w:color="auto"/>
      </w:divBdr>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473985528">
      <w:bodyDiv w:val="1"/>
      <w:marLeft w:val="0"/>
      <w:marRight w:val="0"/>
      <w:marTop w:val="0"/>
      <w:marBottom w:val="0"/>
      <w:divBdr>
        <w:top w:val="none" w:sz="0" w:space="0" w:color="auto"/>
        <w:left w:val="none" w:sz="0" w:space="0" w:color="auto"/>
        <w:bottom w:val="none" w:sz="0" w:space="0" w:color="auto"/>
        <w:right w:val="none" w:sz="0" w:space="0" w:color="auto"/>
      </w:divBdr>
    </w:div>
    <w:div w:id="1474105610">
      <w:bodyDiv w:val="1"/>
      <w:marLeft w:val="0"/>
      <w:marRight w:val="0"/>
      <w:marTop w:val="0"/>
      <w:marBottom w:val="0"/>
      <w:divBdr>
        <w:top w:val="none" w:sz="0" w:space="0" w:color="auto"/>
        <w:left w:val="none" w:sz="0" w:space="0" w:color="auto"/>
        <w:bottom w:val="none" w:sz="0" w:space="0" w:color="auto"/>
        <w:right w:val="none" w:sz="0" w:space="0" w:color="auto"/>
      </w:divBdr>
    </w:div>
    <w:div w:id="1477530589">
      <w:bodyDiv w:val="1"/>
      <w:marLeft w:val="0"/>
      <w:marRight w:val="0"/>
      <w:marTop w:val="0"/>
      <w:marBottom w:val="0"/>
      <w:divBdr>
        <w:top w:val="none" w:sz="0" w:space="0" w:color="auto"/>
        <w:left w:val="none" w:sz="0" w:space="0" w:color="auto"/>
        <w:bottom w:val="none" w:sz="0" w:space="0" w:color="auto"/>
        <w:right w:val="none" w:sz="0" w:space="0" w:color="auto"/>
      </w:divBdr>
    </w:div>
    <w:div w:id="1507132710">
      <w:bodyDiv w:val="1"/>
      <w:marLeft w:val="0"/>
      <w:marRight w:val="0"/>
      <w:marTop w:val="0"/>
      <w:marBottom w:val="0"/>
      <w:divBdr>
        <w:top w:val="none" w:sz="0" w:space="0" w:color="auto"/>
        <w:left w:val="none" w:sz="0" w:space="0" w:color="auto"/>
        <w:bottom w:val="none" w:sz="0" w:space="0" w:color="auto"/>
        <w:right w:val="none" w:sz="0" w:space="0" w:color="auto"/>
      </w:divBdr>
    </w:div>
    <w:div w:id="1508714965">
      <w:bodyDiv w:val="1"/>
      <w:marLeft w:val="0"/>
      <w:marRight w:val="0"/>
      <w:marTop w:val="0"/>
      <w:marBottom w:val="0"/>
      <w:divBdr>
        <w:top w:val="none" w:sz="0" w:space="0" w:color="auto"/>
        <w:left w:val="none" w:sz="0" w:space="0" w:color="auto"/>
        <w:bottom w:val="none" w:sz="0" w:space="0" w:color="auto"/>
        <w:right w:val="none" w:sz="0" w:space="0" w:color="auto"/>
      </w:divBdr>
    </w:div>
    <w:div w:id="1530987859">
      <w:bodyDiv w:val="1"/>
      <w:marLeft w:val="0"/>
      <w:marRight w:val="0"/>
      <w:marTop w:val="0"/>
      <w:marBottom w:val="0"/>
      <w:divBdr>
        <w:top w:val="none" w:sz="0" w:space="0" w:color="auto"/>
        <w:left w:val="none" w:sz="0" w:space="0" w:color="auto"/>
        <w:bottom w:val="none" w:sz="0" w:space="0" w:color="auto"/>
        <w:right w:val="none" w:sz="0" w:space="0" w:color="auto"/>
      </w:divBdr>
    </w:div>
    <w:div w:id="1606497724">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728188940">
      <w:bodyDiv w:val="1"/>
      <w:marLeft w:val="0"/>
      <w:marRight w:val="0"/>
      <w:marTop w:val="0"/>
      <w:marBottom w:val="0"/>
      <w:divBdr>
        <w:top w:val="none" w:sz="0" w:space="0" w:color="auto"/>
        <w:left w:val="none" w:sz="0" w:space="0" w:color="auto"/>
        <w:bottom w:val="none" w:sz="0" w:space="0" w:color="auto"/>
        <w:right w:val="none" w:sz="0" w:space="0" w:color="auto"/>
      </w:divBdr>
    </w:div>
    <w:div w:id="1763640605">
      <w:bodyDiv w:val="1"/>
      <w:marLeft w:val="0"/>
      <w:marRight w:val="0"/>
      <w:marTop w:val="0"/>
      <w:marBottom w:val="0"/>
      <w:divBdr>
        <w:top w:val="none" w:sz="0" w:space="0" w:color="auto"/>
        <w:left w:val="none" w:sz="0" w:space="0" w:color="auto"/>
        <w:bottom w:val="none" w:sz="0" w:space="0" w:color="auto"/>
        <w:right w:val="none" w:sz="0" w:space="0" w:color="auto"/>
      </w:divBdr>
    </w:div>
    <w:div w:id="1787920248">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833059948">
      <w:bodyDiv w:val="1"/>
      <w:marLeft w:val="0"/>
      <w:marRight w:val="0"/>
      <w:marTop w:val="0"/>
      <w:marBottom w:val="0"/>
      <w:divBdr>
        <w:top w:val="none" w:sz="0" w:space="0" w:color="auto"/>
        <w:left w:val="none" w:sz="0" w:space="0" w:color="auto"/>
        <w:bottom w:val="none" w:sz="0" w:space="0" w:color="auto"/>
        <w:right w:val="none" w:sz="0" w:space="0" w:color="auto"/>
      </w:divBdr>
    </w:div>
    <w:div w:id="1833136138">
      <w:bodyDiv w:val="1"/>
      <w:marLeft w:val="0"/>
      <w:marRight w:val="0"/>
      <w:marTop w:val="0"/>
      <w:marBottom w:val="0"/>
      <w:divBdr>
        <w:top w:val="none" w:sz="0" w:space="0" w:color="auto"/>
        <w:left w:val="none" w:sz="0" w:space="0" w:color="auto"/>
        <w:bottom w:val="none" w:sz="0" w:space="0" w:color="auto"/>
        <w:right w:val="none" w:sz="0" w:space="0" w:color="auto"/>
      </w:divBdr>
    </w:div>
    <w:div w:id="1845197742">
      <w:bodyDiv w:val="1"/>
      <w:marLeft w:val="0"/>
      <w:marRight w:val="0"/>
      <w:marTop w:val="0"/>
      <w:marBottom w:val="0"/>
      <w:divBdr>
        <w:top w:val="none" w:sz="0" w:space="0" w:color="auto"/>
        <w:left w:val="none" w:sz="0" w:space="0" w:color="auto"/>
        <w:bottom w:val="none" w:sz="0" w:space="0" w:color="auto"/>
        <w:right w:val="none" w:sz="0" w:space="0" w:color="auto"/>
      </w:divBdr>
    </w:div>
    <w:div w:id="1899240275">
      <w:bodyDiv w:val="1"/>
      <w:marLeft w:val="0"/>
      <w:marRight w:val="0"/>
      <w:marTop w:val="0"/>
      <w:marBottom w:val="0"/>
      <w:divBdr>
        <w:top w:val="none" w:sz="0" w:space="0" w:color="auto"/>
        <w:left w:val="none" w:sz="0" w:space="0" w:color="auto"/>
        <w:bottom w:val="none" w:sz="0" w:space="0" w:color="auto"/>
        <w:right w:val="none" w:sz="0" w:space="0" w:color="auto"/>
      </w:divBdr>
    </w:div>
    <w:div w:id="1917586618">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www.grassrootsindia.com/wpimages/wpa9037ac5_0f.jpg" TargetMode="External"/><Relationship Id="rId18" Type="http://schemas.openxmlformats.org/officeDocument/2006/relationships/image" Target="media/image6.jpeg"/><Relationship Id="rId26" Type="http://schemas.openxmlformats.org/officeDocument/2006/relationships/image" Target="media/image13.emf"/><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emf"/><Relationship Id="rId29" Type="http://schemas.openxmlformats.org/officeDocument/2006/relationships/header" Target="header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standards/TGuide-PreReview_V1.2-Project-Design-Document.pdf" TargetMode="External"/><Relationship Id="rId24" Type="http://schemas.openxmlformats.org/officeDocument/2006/relationships/image" Target="media/image11.emf"/><Relationship Id="rId32" Type="http://schemas.openxmlformats.org/officeDocument/2006/relationships/footer" Target="footer2.xml"/><Relationship Id="rId37" Type="http://schemas.openxmlformats.org/officeDocument/2006/relationships/hyperlink" Target="https://globalgoals.goldstandard.org/111-par-design-change-requirements/" TargetMode="Externa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oleObject" Target="embeddings/oleObject1.bin"/><Relationship Id="rId28" Type="http://schemas.openxmlformats.org/officeDocument/2006/relationships/hyperlink" Target="mailto:help@goldstandard.org" TargetMode="External"/><Relationship Id="rId36" Type="http://schemas.openxmlformats.org/officeDocument/2006/relationships/hyperlink" Target="https://globalgoals.goldstandard.org/glossary/" TargetMode="Externa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wmf"/><Relationship Id="rId27" Type="http://schemas.openxmlformats.org/officeDocument/2006/relationships/image" Target="media/image14.png"/><Relationship Id="rId30" Type="http://schemas.openxmlformats.org/officeDocument/2006/relationships/header" Target="header2.xml"/><Relationship Id="rId35" Type="http://schemas.openxmlformats.org/officeDocument/2006/relationships/hyperlink" Target="https://globalgoals.goldstandard.org/standards/TGuide-PreReview_V1.2-Project-Design-Document.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cdm.unfccc.int/methodologies/DB/BLVN9ULDP1FRUVS2LYWW6WPYN9W78E" TargetMode="External"/><Relationship Id="rId25" Type="http://schemas.openxmlformats.org/officeDocument/2006/relationships/image" Target="media/image12.emf"/><Relationship Id="rId33" Type="http://schemas.openxmlformats.org/officeDocument/2006/relationships/header" Target="header3.xml"/><Relationship Id="rId38" Type="http://schemas.openxmlformats.org/officeDocument/2006/relationships/hyperlink" Target="https://globalgoals.goldstandard.org/standards/TGuide-PreReview_V1.2-Project-Design-Document.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5.emf"/></Relationships>
</file>

<file path=word/_rels/footer3.xml.rels><?xml version="1.0" encoding="UTF-8" standalone="yes"?>
<Relationships xmlns="http://schemas.openxmlformats.org/package/2006/relationships"><Relationship Id="rId3" Type="http://schemas.openxmlformats.org/officeDocument/2006/relationships/image" Target="media/image19.emf"/><Relationship Id="rId2" Type="http://schemas.openxmlformats.org/officeDocument/2006/relationships/image" Target="media/image15.emf"/><Relationship Id="rId1" Type="http://schemas.openxmlformats.org/officeDocument/2006/relationships/image" Target="media/image18.emf"/></Relationships>
</file>

<file path=word/_rels/footnotes.xml.rels><?xml version="1.0" encoding="UTF-8" standalone="yes"?>
<Relationships xmlns="http://schemas.openxmlformats.org/package/2006/relationships"><Relationship Id="rId2" Type="http://schemas.openxmlformats.org/officeDocument/2006/relationships/hyperlink" Target="http://wcd.nic.in/sites/default/files/women%20empowerment%20poliy_Final_17May.pdf" TargetMode="External"/><Relationship Id="rId1" Type="http://schemas.openxmlformats.org/officeDocument/2006/relationships/hyperlink" Target="http://pib.nic.in/newsite/PrintRelease.aspx?relid=132945"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16.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7.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E4750F6899D704E86ED59F92C8BD84A" ma:contentTypeVersion="9" ma:contentTypeDescription="Create a new document." ma:contentTypeScope="" ma:versionID="4b08852f38f9d61af653bede4b00e2bf">
  <xsd:schema xmlns:xsd="http://www.w3.org/2001/XMLSchema" xmlns:xs="http://www.w3.org/2001/XMLSchema" xmlns:p="http://schemas.microsoft.com/office/2006/metadata/properties" xmlns:ns2="40ff25b3-493e-4851-82b7-4e504def2eba" xmlns:ns3="f6af1aca-0353-497c-ad55-189cc252d094" targetNamespace="http://schemas.microsoft.com/office/2006/metadata/properties" ma:root="true" ma:fieldsID="8b6799b798efcce2c0f77415f89f005a" ns2:_="" ns3:_="">
    <xsd:import namespace="40ff25b3-493e-4851-82b7-4e504def2eba"/>
    <xsd:import namespace="f6af1aca-0353-497c-ad55-189cc252d09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af1aca-0353-497c-ad55-189cc252d09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DE8F7C-7BE8-43D9-A505-4A9FCFC7CB2D}">
  <ds:schemaRefs>
    <ds:schemaRef ds:uri="http://schemas.microsoft.com/sharepoint/v3/contenttype/forms"/>
  </ds:schemaRefs>
</ds:datastoreItem>
</file>

<file path=customXml/itemProps2.xml><?xml version="1.0" encoding="utf-8"?>
<ds:datastoreItem xmlns:ds="http://schemas.openxmlformats.org/officeDocument/2006/customXml" ds:itemID="{813170AA-84D6-4CA5-8657-A5838CDD492B}">
  <ds:schemaRefs>
    <ds:schemaRef ds:uri="http://schemas.openxmlformats.org/officeDocument/2006/bibliography"/>
  </ds:schemaRefs>
</ds:datastoreItem>
</file>

<file path=customXml/itemProps3.xml><?xml version="1.0" encoding="utf-8"?>
<ds:datastoreItem xmlns:ds="http://schemas.openxmlformats.org/officeDocument/2006/customXml" ds:itemID="{0644BE17-4E2E-4E9F-8BC1-E57398AD15E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F0AEA1-04B7-46F7-8597-6E912AF3A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f6af1aca-0353-497c-ad55-189cc252d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60</Pages>
  <Words>13683</Words>
  <Characters>77998</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TEMPLATE- T-PreReview_V1.2-Project-Design-Document</vt:lpstr>
    </vt:vector>
  </TitlesOfParts>
  <Manager/>
  <Company/>
  <LinksUpToDate>false</LinksUpToDate>
  <CharactersWithSpaces>91499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T-PreReview_V1.2-Project-Design-Document</dc:title>
  <dc:subject/>
  <dc:creator>Gold Standard</dc:creator>
  <cp:keywords/>
  <dc:description/>
  <cp:lastModifiedBy>Shivani Garg</cp:lastModifiedBy>
  <cp:revision>3</cp:revision>
  <cp:lastPrinted>2017-11-02T02:38:00Z</cp:lastPrinted>
  <dcterms:created xsi:type="dcterms:W3CDTF">2022-06-08T08:55:00Z</dcterms:created>
  <dcterms:modified xsi:type="dcterms:W3CDTF">2022-06-08T09:06:00Z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0x0101001E4750F6899D704E86ED59F92C8BD84A</vt:lpwstr>
  </property>
</Properties>
</file>